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90F20" w14:textId="552C1192" w:rsidR="00DF0C5D" w:rsidRPr="007025F9" w:rsidRDefault="006B3E61" w:rsidP="007025F9">
      <w:pPr>
        <w:spacing w:line="276" w:lineRule="auto"/>
        <w:jc w:val="right"/>
      </w:pPr>
      <w:bookmarkStart w:id="0" w:name="_Toc500837933"/>
      <w:r w:rsidRPr="007025F9">
        <w:t>DORA 09/30/2026</w:t>
      </w:r>
    </w:p>
    <w:p w14:paraId="79D3D64F" w14:textId="26423FA2" w:rsidR="00CE5883" w:rsidRPr="007025F9" w:rsidRDefault="006B3E61" w:rsidP="009A12DB">
      <w:pPr>
        <w:pStyle w:val="Heading1"/>
      </w:pPr>
      <w:bookmarkStart w:id="1" w:name="_Toc194484082"/>
      <w:bookmarkEnd w:id="0"/>
      <w:r w:rsidRPr="007025F9">
        <w:t xml:space="preserve">FINAL REGULATIONS - </w:t>
      </w:r>
      <w:r w:rsidR="00CE5883" w:rsidRPr="009A12DB">
        <w:t>CHAPTER</w:t>
      </w:r>
      <w:r w:rsidR="00CE5883" w:rsidRPr="007025F9">
        <w:t xml:space="preserve"> W-1 – FISHING</w:t>
      </w:r>
    </w:p>
    <w:p w14:paraId="3A822731" w14:textId="0BCDE15C" w:rsidR="00CE5883" w:rsidRPr="007025F9" w:rsidRDefault="006B3E61" w:rsidP="007025F9">
      <w:pPr>
        <w:spacing w:before="200" w:after="200" w:line="276" w:lineRule="auto"/>
      </w:pPr>
      <w:r w:rsidRPr="007025F9">
        <w:t>Note:</w:t>
      </w:r>
      <w:r w:rsidRPr="007025F9">
        <w:rPr>
          <w:b w:val="0"/>
        </w:rPr>
        <w:t xml:space="preserve"> Amendments to the Rules are </w:t>
      </w:r>
      <w:ins w:id="2" w:author="Hernandez, Hilary" w:date="2025-08-06T12:18:00Z">
        <w:r w:rsidRPr="007025F9">
          <w:rPr>
            <w:b w:val="0"/>
          </w:rPr>
          <w:t xml:space="preserve">added in red text </w:t>
        </w:r>
      </w:ins>
      <w:r w:rsidRPr="007025F9">
        <w:rPr>
          <w:b w:val="0"/>
        </w:rPr>
        <w:t xml:space="preserve">and </w:t>
      </w:r>
      <w:ins w:id="3" w:author="Hernandez, Hilary" w:date="2025-08-06T12:18:00Z">
        <w:r w:rsidRPr="007025F9">
          <w:rPr>
            <w:b w:val="0"/>
          </w:rPr>
          <w:t>del</w:t>
        </w:r>
      </w:ins>
      <w:ins w:id="4" w:author="Hernandez, Hilary" w:date="2025-08-06T12:19:00Z">
        <w:r w:rsidRPr="007025F9">
          <w:rPr>
            <w:b w:val="0"/>
          </w:rPr>
          <w:t>etions are in red text with strikethrough.</w:t>
        </w:r>
      </w:ins>
    </w:p>
    <w:p w14:paraId="565580F4" w14:textId="260DC88F" w:rsidR="008A6852" w:rsidRPr="007025F9" w:rsidRDefault="008A6852" w:rsidP="009A12DB">
      <w:pPr>
        <w:pStyle w:val="Heading2"/>
      </w:pPr>
      <w:r w:rsidRPr="009A12DB">
        <w:t>ARTICLE</w:t>
      </w:r>
      <w:r w:rsidRPr="007025F9">
        <w:t xml:space="preserve"> I </w:t>
      </w:r>
      <w:r w:rsidRPr="007025F9">
        <w:noBreakHyphen/>
        <w:t xml:space="preserve"> GENERAL PROVISIONS</w:t>
      </w:r>
      <w:bookmarkEnd w:id="1"/>
    </w:p>
    <w:p w14:paraId="29410262" w14:textId="77777777" w:rsidR="008A6852" w:rsidRPr="007025F9" w:rsidRDefault="008A6852" w:rsidP="007025F9">
      <w:pPr>
        <w:spacing w:line="276" w:lineRule="auto"/>
      </w:pPr>
    </w:p>
    <w:p w14:paraId="3E05391A" w14:textId="77777777" w:rsidR="008A6852" w:rsidRPr="009A12DB" w:rsidRDefault="008A6852" w:rsidP="009A12DB">
      <w:pPr>
        <w:pStyle w:val="Heading3"/>
        <w:spacing w:after="200"/>
      </w:pPr>
      <w:bookmarkStart w:id="5" w:name="_Toc500837934"/>
      <w:bookmarkStart w:id="6" w:name="_Toc194484083"/>
      <w:bookmarkStart w:id="7" w:name="Def100"/>
      <w:r w:rsidRPr="009A12DB">
        <w:t>#100 – DEFINITIONS</w:t>
      </w:r>
      <w:bookmarkEnd w:id="5"/>
      <w:bookmarkEnd w:id="6"/>
      <w:r w:rsidR="00E56D5C" w:rsidRPr="009A12DB">
        <w:t xml:space="preserve"> </w:t>
      </w:r>
    </w:p>
    <w:bookmarkEnd w:id="7"/>
    <w:p w14:paraId="7F1AD8AE" w14:textId="2496AF04" w:rsidR="008A6852" w:rsidRPr="007025F9" w:rsidRDefault="008A6852" w:rsidP="009A12DB">
      <w:pPr>
        <w:spacing w:after="240" w:line="276" w:lineRule="auto"/>
        <w:ind w:left="360"/>
      </w:pPr>
      <w:r w:rsidRPr="007025F9">
        <w:t>See also 33-1-102, C.R.S and Chapter 0 of these regulations for other applicable definitions.</w:t>
      </w:r>
    </w:p>
    <w:p w14:paraId="43F798D3" w14:textId="77777777" w:rsidR="008A6852" w:rsidRPr="007025F9" w:rsidRDefault="008A6852" w:rsidP="007025F9">
      <w:pPr>
        <w:spacing w:line="276" w:lineRule="auto"/>
        <w:ind w:left="1080" w:hanging="360"/>
        <w:rPr>
          <w:b w:val="0"/>
        </w:rPr>
      </w:pPr>
      <w:r w:rsidRPr="007025F9">
        <w:t>A.</w:t>
      </w:r>
      <w:r w:rsidRPr="007025F9">
        <w:tab/>
        <w:t>"Artificial flies and lures"</w:t>
      </w:r>
      <w:r w:rsidRPr="007025F9">
        <w:rPr>
          <w:b w:val="0"/>
        </w:rPr>
        <w:t xml:space="preserve"> </w:t>
      </w:r>
      <w:proofErr w:type="gramStart"/>
      <w:r w:rsidRPr="007025F9">
        <w:rPr>
          <w:b w:val="0"/>
        </w:rPr>
        <w:t>means</w:t>
      </w:r>
      <w:proofErr w:type="gramEnd"/>
      <w:r w:rsidRPr="007025F9">
        <w:rPr>
          <w:b w:val="0"/>
        </w:rPr>
        <w:t xml:space="preserve"> devices made entirely of, or a combination of, natural or synthetic non-edible, non-scented (</w:t>
      </w:r>
      <w:proofErr w:type="gramStart"/>
      <w:r w:rsidRPr="007025F9">
        <w:rPr>
          <w:b w:val="0"/>
        </w:rPr>
        <w:t>regardless</w:t>
      </w:r>
      <w:proofErr w:type="gramEnd"/>
      <w:r w:rsidRPr="007025F9">
        <w:rPr>
          <w:b w:val="0"/>
        </w:rPr>
        <w:t xml:space="preserve"> if the scent is added in the manufacturing process or applied afterward), materials such as wood, plastic, silicone, rubber, epoxy, glass, hair, metal, feathers, or fiber, designed to attract fish.</w:t>
      </w:r>
      <w:r w:rsidR="00E56D5C" w:rsidRPr="007025F9">
        <w:rPr>
          <w:b w:val="0"/>
        </w:rPr>
        <w:t xml:space="preserve"> </w:t>
      </w:r>
      <w:r w:rsidRPr="007025F9">
        <w:rPr>
          <w:b w:val="0"/>
        </w:rPr>
        <w:t>This definition does not include anything defined as bait in #100.B below.</w:t>
      </w:r>
    </w:p>
    <w:p w14:paraId="0CAEBC2F" w14:textId="77777777" w:rsidR="008A6852" w:rsidRPr="007025F9" w:rsidRDefault="008A6852" w:rsidP="007025F9">
      <w:pPr>
        <w:spacing w:line="276" w:lineRule="auto"/>
        <w:ind w:left="1080" w:hanging="360"/>
        <w:rPr>
          <w:color w:val="000000"/>
        </w:rPr>
      </w:pPr>
    </w:p>
    <w:p w14:paraId="26760F46" w14:textId="6AD4F1EE" w:rsidR="008A6852" w:rsidRPr="007025F9" w:rsidRDefault="008A6852" w:rsidP="007025F9">
      <w:pPr>
        <w:spacing w:line="276" w:lineRule="auto"/>
        <w:ind w:left="1080" w:hanging="360"/>
        <w:rPr>
          <w:b w:val="0"/>
          <w:bCs w:val="0"/>
          <w:color w:val="000000"/>
        </w:rPr>
      </w:pPr>
      <w:r w:rsidRPr="007025F9">
        <w:rPr>
          <w:color w:val="000000"/>
        </w:rPr>
        <w:t>B.</w:t>
      </w:r>
      <w:r w:rsidRPr="007025F9">
        <w:rPr>
          <w:color w:val="000000"/>
        </w:rPr>
        <w:tab/>
        <w:t>“Bait”</w:t>
      </w:r>
      <w:r w:rsidRPr="007025F9">
        <w:rPr>
          <w:b w:val="0"/>
          <w:bCs w:val="0"/>
          <w:color w:val="000000"/>
        </w:rPr>
        <w:t xml:space="preserve"> means any hand-moldable material designed to attract fish by the sense of taste or smell; those devices to which scents or smell attractants have been added or externally applied (</w:t>
      </w:r>
      <w:proofErr w:type="gramStart"/>
      <w:r w:rsidRPr="007025F9">
        <w:rPr>
          <w:b w:val="0"/>
          <w:bCs w:val="0"/>
          <w:color w:val="000000"/>
        </w:rPr>
        <w:t>regardless</w:t>
      </w:r>
      <w:proofErr w:type="gramEnd"/>
      <w:r w:rsidRPr="007025F9">
        <w:rPr>
          <w:b w:val="0"/>
          <w:bCs w:val="0"/>
          <w:color w:val="000000"/>
        </w:rPr>
        <w:t xml:space="preserve"> if the scent is added in the manufacturing process or applied afterward); scented manufactured fish eggs and traditional organic baits, including but not limited to worms, grubs, crickets, leeches, dough baits or stink baits, insects, crayfish, human food, fish, fish parts or fish eggs</w:t>
      </w:r>
      <w:r w:rsidR="00483969" w:rsidRPr="007025F9">
        <w:t>.</w:t>
      </w:r>
      <w:ins w:id="8" w:author="Hernandez, Hilary" w:date="2026-09-18T10:38:00Z" w16du:dateUtc="2026-09-18T16:38:00Z">
        <w:r w:rsidR="00FC7498" w:rsidRPr="007025F9">
          <w:t xml:space="preserve"> </w:t>
        </w:r>
        <w:r w:rsidR="00FC7498" w:rsidRPr="007025F9">
          <w:rPr>
            <w:b w:val="0"/>
            <w:bCs w:val="0"/>
          </w:rPr>
          <w:t>“Bait” does not include amphibians, alive or dead, or any part thereof.</w:t>
        </w:r>
      </w:ins>
    </w:p>
    <w:p w14:paraId="1A34ACC0" w14:textId="77777777" w:rsidR="008A6852" w:rsidRPr="007025F9" w:rsidRDefault="008A6852" w:rsidP="007025F9">
      <w:pPr>
        <w:spacing w:line="276" w:lineRule="auto"/>
        <w:ind w:left="1080" w:hanging="360"/>
        <w:rPr>
          <w:color w:val="000000"/>
        </w:rPr>
      </w:pPr>
    </w:p>
    <w:p w14:paraId="71D3FDB1" w14:textId="77777777" w:rsidR="008A6852" w:rsidRPr="007025F9" w:rsidRDefault="008A6852" w:rsidP="007025F9">
      <w:pPr>
        <w:spacing w:line="276" w:lineRule="auto"/>
        <w:ind w:left="1080" w:hanging="360"/>
        <w:rPr>
          <w:b w:val="0"/>
          <w:bCs w:val="0"/>
          <w:color w:val="000000"/>
        </w:rPr>
      </w:pPr>
      <w:r w:rsidRPr="007025F9">
        <w:rPr>
          <w:color w:val="000000"/>
        </w:rPr>
        <w:t>C.</w:t>
      </w:r>
      <w:r w:rsidRPr="007025F9">
        <w:rPr>
          <w:color w:val="000000"/>
        </w:rPr>
        <w:tab/>
        <w:t>"Chumming"</w:t>
      </w:r>
      <w:r w:rsidRPr="007025F9">
        <w:rPr>
          <w:b w:val="0"/>
          <w:bCs w:val="0"/>
          <w:color w:val="000000"/>
        </w:rPr>
        <w:t xml:space="preserve"> means placing fish, parts of fish, or other material upon which fish might feed in the waters of this state for the purpose of attracting fish to a particular area in order that they might be taken, but such term shall not include fishing with baited hooks or live traps.</w:t>
      </w:r>
    </w:p>
    <w:p w14:paraId="6CB85520" w14:textId="77777777" w:rsidR="008A6852" w:rsidRPr="007025F9" w:rsidRDefault="008A6852" w:rsidP="007025F9">
      <w:pPr>
        <w:spacing w:line="276" w:lineRule="auto"/>
        <w:ind w:left="1080" w:hanging="360"/>
        <w:rPr>
          <w:color w:val="000000"/>
        </w:rPr>
      </w:pPr>
    </w:p>
    <w:p w14:paraId="76A6A721" w14:textId="77777777" w:rsidR="008A6852" w:rsidRPr="007025F9" w:rsidRDefault="008A6852" w:rsidP="007025F9">
      <w:pPr>
        <w:tabs>
          <w:tab w:val="left" w:pos="450"/>
        </w:tabs>
        <w:spacing w:line="276" w:lineRule="auto"/>
        <w:ind w:left="1080" w:hanging="360"/>
        <w:rPr>
          <w:b w:val="0"/>
          <w:bCs w:val="0"/>
          <w:color w:val="000000"/>
        </w:rPr>
      </w:pPr>
      <w:r w:rsidRPr="007025F9">
        <w:rPr>
          <w:color w:val="000000"/>
        </w:rPr>
        <w:t>D.</w:t>
      </w:r>
      <w:r w:rsidRPr="007025F9">
        <w:rPr>
          <w:b w:val="0"/>
          <w:bCs w:val="0"/>
          <w:color w:val="000000"/>
        </w:rPr>
        <w:tab/>
      </w:r>
      <w:r w:rsidRPr="007025F9">
        <w:rPr>
          <w:color w:val="000000"/>
        </w:rPr>
        <w:t>“Game fish</w:t>
      </w:r>
      <w:r w:rsidRPr="007025F9">
        <w:rPr>
          <w:b w:val="0"/>
          <w:bCs w:val="0"/>
          <w:color w:val="000000"/>
        </w:rPr>
        <w:t xml:space="preserve">” means all species of fish except unregulated species, prohibited nongame, endangered and threatened species, which currently exist or may be introduced into the </w:t>
      </w:r>
      <w:proofErr w:type="gramStart"/>
      <w:r w:rsidRPr="007025F9">
        <w:rPr>
          <w:b w:val="0"/>
          <w:bCs w:val="0"/>
          <w:color w:val="000000"/>
        </w:rPr>
        <w:t>state</w:t>
      </w:r>
      <w:proofErr w:type="gramEnd"/>
      <w:r w:rsidRPr="007025F9">
        <w:rPr>
          <w:b w:val="0"/>
          <w:bCs w:val="0"/>
          <w:color w:val="000000"/>
        </w:rPr>
        <w:t xml:space="preserve"> and which are classified as game fish by the Commission.</w:t>
      </w:r>
      <w:r w:rsidR="00E56D5C" w:rsidRPr="007025F9">
        <w:rPr>
          <w:b w:val="0"/>
          <w:bCs w:val="0"/>
          <w:color w:val="000000"/>
        </w:rPr>
        <w:t xml:space="preserve"> </w:t>
      </w:r>
      <w:r w:rsidRPr="007025F9">
        <w:rPr>
          <w:b w:val="0"/>
          <w:bCs w:val="0"/>
          <w:color w:val="000000"/>
        </w:rPr>
        <w:t>This includes, but is not limited to brown, brook, cutthroat, golden, lake (mackinaw), and rainbow trout; cutbow (rainbow trout x cutthroat trout hybrids), splake (lake trout x brook trout hybrids), and tiger trout (brown trout x brook trout hybrids); arctic char; grayling; kokanee salmon; whitefish; sculpin; smallmouth, largemouth, spotted, striped, and white bass; wipers (striped bass x white bass hybrids); carp; bullhead, blue, channel, and flathead catfish; black and white crappie; drum; northern pike; tiger muskie; sacramento and yellow perch; sauger; saugeye (walleye x sauger hybrids); speckled dace; rainbow smelt; tench; walleye; bluegill; bluegill hybrids (bluegill x green sunfish); green, redear and pumpkin-seed sunfish; gizzard shad; longnose and white suckers; and minnows.</w:t>
      </w:r>
    </w:p>
    <w:p w14:paraId="72669C97" w14:textId="77777777" w:rsidR="008A6852" w:rsidRPr="007025F9" w:rsidRDefault="008A6852" w:rsidP="007025F9">
      <w:pPr>
        <w:tabs>
          <w:tab w:val="left" w:pos="450"/>
        </w:tabs>
        <w:spacing w:line="276" w:lineRule="auto"/>
        <w:ind w:left="1080" w:hanging="360"/>
        <w:rPr>
          <w:b w:val="0"/>
          <w:bCs w:val="0"/>
          <w:color w:val="000000"/>
        </w:rPr>
      </w:pPr>
    </w:p>
    <w:p w14:paraId="65923395" w14:textId="77777777" w:rsidR="008A6852" w:rsidRPr="007025F9" w:rsidRDefault="008A6852" w:rsidP="007025F9">
      <w:pPr>
        <w:tabs>
          <w:tab w:val="left" w:pos="450"/>
        </w:tabs>
        <w:spacing w:line="276" w:lineRule="auto"/>
        <w:ind w:left="1080" w:hanging="360"/>
        <w:rPr>
          <w:b w:val="0"/>
          <w:bCs w:val="0"/>
          <w:color w:val="000000"/>
        </w:rPr>
      </w:pPr>
      <w:r w:rsidRPr="007025F9">
        <w:rPr>
          <w:color w:val="000000"/>
        </w:rPr>
        <w:t>E.</w:t>
      </w:r>
      <w:r w:rsidRPr="007025F9">
        <w:rPr>
          <w:color w:val="000000"/>
        </w:rPr>
        <w:tab/>
        <w:t>“Float tube”</w:t>
      </w:r>
      <w:r w:rsidRPr="007025F9">
        <w:rPr>
          <w:b w:val="0"/>
          <w:bCs w:val="0"/>
          <w:color w:val="000000"/>
        </w:rPr>
        <w:t xml:space="preserve"> means a floating device which suspends a single occupant in the water from the seat down and is not propelled by oars, paddles or motors.</w:t>
      </w:r>
    </w:p>
    <w:p w14:paraId="34D1B62B" w14:textId="77777777" w:rsidR="008A6852" w:rsidRPr="007025F9" w:rsidRDefault="008A6852" w:rsidP="007025F9">
      <w:pPr>
        <w:spacing w:line="276" w:lineRule="auto"/>
        <w:ind w:left="1080" w:hanging="360"/>
        <w:rPr>
          <w:color w:val="000000"/>
        </w:rPr>
      </w:pPr>
      <w:r w:rsidRPr="007025F9">
        <w:rPr>
          <w:color w:val="000000"/>
        </w:rPr>
        <w:t xml:space="preserve"> </w:t>
      </w:r>
    </w:p>
    <w:p w14:paraId="6C465DB2" w14:textId="77777777" w:rsidR="008A6852" w:rsidRPr="007025F9" w:rsidRDefault="008A6852" w:rsidP="007025F9">
      <w:pPr>
        <w:spacing w:line="276" w:lineRule="auto"/>
        <w:ind w:left="1080" w:hanging="360"/>
        <w:rPr>
          <w:b w:val="0"/>
          <w:bCs w:val="0"/>
          <w:color w:val="000000"/>
        </w:rPr>
      </w:pPr>
      <w:r w:rsidRPr="007025F9">
        <w:rPr>
          <w:color w:val="000000"/>
        </w:rPr>
        <w:t>F.</w:t>
      </w:r>
      <w:r w:rsidRPr="007025F9">
        <w:rPr>
          <w:color w:val="000000"/>
        </w:rPr>
        <w:tab/>
        <w:t>"Gig"</w:t>
      </w:r>
      <w:r w:rsidRPr="007025F9">
        <w:rPr>
          <w:b w:val="0"/>
          <w:bCs w:val="0"/>
          <w:color w:val="000000"/>
        </w:rPr>
        <w:t xml:space="preserve"> means a barbed fork with one or more </w:t>
      </w:r>
      <w:proofErr w:type="gramStart"/>
      <w:r w:rsidRPr="007025F9">
        <w:rPr>
          <w:b w:val="0"/>
          <w:bCs w:val="0"/>
          <w:color w:val="000000"/>
        </w:rPr>
        <w:t>tines</w:t>
      </w:r>
      <w:proofErr w:type="gramEnd"/>
      <w:r w:rsidRPr="007025F9">
        <w:rPr>
          <w:b w:val="0"/>
          <w:bCs w:val="0"/>
          <w:color w:val="000000"/>
        </w:rPr>
        <w:t xml:space="preserve"> which is attached to a handle.</w:t>
      </w:r>
    </w:p>
    <w:p w14:paraId="628559D7" w14:textId="77777777" w:rsidR="008A6852" w:rsidRPr="007025F9" w:rsidRDefault="008A6852" w:rsidP="007025F9">
      <w:pPr>
        <w:spacing w:line="276" w:lineRule="auto"/>
        <w:ind w:left="1080" w:hanging="360"/>
        <w:rPr>
          <w:color w:val="000000"/>
        </w:rPr>
      </w:pPr>
    </w:p>
    <w:p w14:paraId="30D487C4" w14:textId="77777777" w:rsidR="008A6852" w:rsidRPr="007025F9" w:rsidRDefault="008A6852" w:rsidP="007025F9">
      <w:pPr>
        <w:spacing w:line="276" w:lineRule="auto"/>
        <w:ind w:left="1080" w:hanging="360"/>
        <w:rPr>
          <w:b w:val="0"/>
          <w:bCs w:val="0"/>
          <w:color w:val="000000"/>
        </w:rPr>
      </w:pPr>
      <w:r w:rsidRPr="007025F9">
        <w:rPr>
          <w:color w:val="000000"/>
        </w:rPr>
        <w:t>G.</w:t>
      </w:r>
      <w:r w:rsidRPr="007025F9">
        <w:rPr>
          <w:color w:val="000000"/>
        </w:rPr>
        <w:tab/>
        <w:t>"Jugs"</w:t>
      </w:r>
      <w:r w:rsidRPr="007025F9">
        <w:rPr>
          <w:b w:val="0"/>
          <w:bCs w:val="0"/>
          <w:color w:val="000000"/>
        </w:rPr>
        <w:t xml:space="preserve"> means floats to which are attached a line and common hook.</w:t>
      </w:r>
    </w:p>
    <w:p w14:paraId="64692AF0" w14:textId="77777777" w:rsidR="008A6852" w:rsidRPr="007025F9" w:rsidRDefault="008A6852" w:rsidP="007025F9">
      <w:pPr>
        <w:spacing w:line="276" w:lineRule="auto"/>
        <w:ind w:left="1080" w:hanging="360"/>
        <w:rPr>
          <w:color w:val="000000"/>
        </w:rPr>
      </w:pPr>
    </w:p>
    <w:p w14:paraId="31A136FE" w14:textId="77777777" w:rsidR="008A6852" w:rsidRPr="007025F9" w:rsidRDefault="008A6852" w:rsidP="007025F9">
      <w:pPr>
        <w:spacing w:line="276" w:lineRule="auto"/>
        <w:ind w:left="1080" w:hanging="360"/>
        <w:rPr>
          <w:b w:val="0"/>
          <w:bCs w:val="0"/>
          <w:color w:val="000000"/>
        </w:rPr>
      </w:pPr>
      <w:r w:rsidRPr="007025F9">
        <w:rPr>
          <w:color w:val="000000"/>
        </w:rPr>
        <w:t>H.</w:t>
      </w:r>
      <w:r w:rsidRPr="007025F9">
        <w:rPr>
          <w:color w:val="000000"/>
        </w:rPr>
        <w:tab/>
        <w:t xml:space="preserve">"Minnow" </w:t>
      </w:r>
      <w:r w:rsidRPr="007025F9">
        <w:rPr>
          <w:b w:val="0"/>
          <w:bCs w:val="0"/>
          <w:color w:val="000000"/>
        </w:rPr>
        <w:t>means all members of the families of fish classified Cyprinidae (which includes but is not limited to Carp, Chub, Dace, Fathead Minnow, Shiner, Stoneroller, and Tench) Cyprinodontidae (including but not limited to Killifish) and Clupeidae (Gizzard Shad), except those designated as nongame, threatened, or endangered in Chapter 10 of these regulations, or those designated as Unregulated Wildlife in Chapter 11 of these regulations.</w:t>
      </w:r>
    </w:p>
    <w:p w14:paraId="10C78724" w14:textId="77777777" w:rsidR="008A6852" w:rsidRPr="007025F9" w:rsidRDefault="008A6852" w:rsidP="007025F9">
      <w:pPr>
        <w:spacing w:line="276" w:lineRule="auto"/>
        <w:ind w:left="1080" w:hanging="360"/>
        <w:rPr>
          <w:b w:val="0"/>
          <w:bCs w:val="0"/>
          <w:color w:val="000000"/>
        </w:rPr>
      </w:pPr>
    </w:p>
    <w:p w14:paraId="519833E3" w14:textId="77777777" w:rsidR="008A6852" w:rsidRPr="007025F9" w:rsidRDefault="008A6852" w:rsidP="007025F9">
      <w:pPr>
        <w:spacing w:line="276" w:lineRule="auto"/>
        <w:ind w:left="1080" w:hanging="360"/>
        <w:rPr>
          <w:b w:val="0"/>
          <w:bCs w:val="0"/>
          <w:color w:val="000000"/>
        </w:rPr>
      </w:pPr>
      <w:r w:rsidRPr="007025F9">
        <w:rPr>
          <w:color w:val="000000"/>
        </w:rPr>
        <w:t>I.</w:t>
      </w:r>
      <w:r w:rsidRPr="007025F9">
        <w:rPr>
          <w:color w:val="000000"/>
        </w:rPr>
        <w:tab/>
        <w:t xml:space="preserve">"Natural stream" </w:t>
      </w:r>
      <w:r w:rsidRPr="007025F9">
        <w:rPr>
          <w:b w:val="0"/>
          <w:bCs w:val="0"/>
          <w:color w:val="000000"/>
        </w:rPr>
        <w:t>means an existing stream course where water naturally flows regularly or intermittently for at least part of the year.</w:t>
      </w:r>
      <w:r w:rsidR="00E56D5C" w:rsidRPr="007025F9">
        <w:rPr>
          <w:b w:val="0"/>
          <w:bCs w:val="0"/>
          <w:color w:val="000000"/>
        </w:rPr>
        <w:t xml:space="preserve"> </w:t>
      </w:r>
      <w:r w:rsidRPr="007025F9">
        <w:rPr>
          <w:b w:val="0"/>
          <w:bCs w:val="0"/>
          <w:color w:val="000000"/>
        </w:rPr>
        <w:t>Ditches or other water conveyance channels which are man-made are not considered natural streams.</w:t>
      </w:r>
    </w:p>
    <w:p w14:paraId="570B7410" w14:textId="77777777" w:rsidR="008A6852" w:rsidRPr="007025F9" w:rsidRDefault="008A6852" w:rsidP="007025F9">
      <w:pPr>
        <w:spacing w:line="276" w:lineRule="auto"/>
        <w:ind w:left="1080" w:hanging="360"/>
        <w:rPr>
          <w:color w:val="000000"/>
        </w:rPr>
      </w:pPr>
    </w:p>
    <w:p w14:paraId="6D707987" w14:textId="7A22B11E" w:rsidR="008A6852" w:rsidRPr="007025F9" w:rsidRDefault="008A6852" w:rsidP="007025F9">
      <w:pPr>
        <w:spacing w:line="276" w:lineRule="auto"/>
        <w:ind w:left="1080" w:hanging="360"/>
        <w:rPr>
          <w:b w:val="0"/>
          <w:bCs w:val="0"/>
          <w:color w:val="000000"/>
        </w:rPr>
      </w:pPr>
      <w:r w:rsidRPr="007025F9">
        <w:rPr>
          <w:color w:val="000000"/>
        </w:rPr>
        <w:t>J.</w:t>
      </w:r>
      <w:r w:rsidRPr="007025F9">
        <w:rPr>
          <w:color w:val="000000"/>
        </w:rPr>
        <w:tab/>
        <w:t xml:space="preserve">"Net" </w:t>
      </w:r>
      <w:r w:rsidR="00483969" w:rsidRPr="007025F9">
        <w:rPr>
          <w:rFonts w:eastAsia="Arial"/>
          <w:b w:val="0"/>
          <w:bCs w:val="0"/>
        </w:rPr>
        <w:t>means</w:t>
      </w:r>
      <w:r w:rsidR="00483969" w:rsidRPr="007025F9">
        <w:rPr>
          <w:rFonts w:eastAsia="Arial"/>
          <w:b w:val="0"/>
          <w:bCs w:val="0"/>
          <w:spacing w:val="-3"/>
        </w:rPr>
        <w:t xml:space="preserve"> </w:t>
      </w:r>
      <w:r w:rsidR="00483969" w:rsidRPr="007025F9">
        <w:rPr>
          <w:rFonts w:eastAsia="Arial"/>
          <w:b w:val="0"/>
          <w:bCs w:val="0"/>
        </w:rPr>
        <w:t>seine,</w:t>
      </w:r>
      <w:r w:rsidR="00483969" w:rsidRPr="007025F9">
        <w:rPr>
          <w:rFonts w:eastAsia="Arial"/>
          <w:b w:val="0"/>
          <w:bCs w:val="0"/>
          <w:spacing w:val="-2"/>
        </w:rPr>
        <w:t xml:space="preserve"> </w:t>
      </w:r>
      <w:r w:rsidR="00483969" w:rsidRPr="007025F9">
        <w:rPr>
          <w:rFonts w:eastAsia="Arial"/>
          <w:b w:val="0"/>
          <w:bCs w:val="0"/>
        </w:rPr>
        <w:t>dip</w:t>
      </w:r>
      <w:r w:rsidR="00483969" w:rsidRPr="007025F9">
        <w:rPr>
          <w:rFonts w:eastAsia="Arial"/>
          <w:b w:val="0"/>
          <w:bCs w:val="0"/>
          <w:spacing w:val="-4"/>
        </w:rPr>
        <w:t xml:space="preserve"> </w:t>
      </w:r>
      <w:r w:rsidR="00483969" w:rsidRPr="007025F9">
        <w:rPr>
          <w:rFonts w:eastAsia="Arial"/>
          <w:b w:val="0"/>
          <w:bCs w:val="0"/>
        </w:rPr>
        <w:t>net,</w:t>
      </w:r>
      <w:r w:rsidR="00483969" w:rsidRPr="007025F9">
        <w:rPr>
          <w:rFonts w:eastAsia="Arial"/>
          <w:b w:val="0"/>
          <w:bCs w:val="0"/>
          <w:spacing w:val="-4"/>
        </w:rPr>
        <w:t xml:space="preserve"> </w:t>
      </w:r>
      <w:r w:rsidR="00483969" w:rsidRPr="007025F9">
        <w:rPr>
          <w:rFonts w:eastAsia="Arial"/>
          <w:b w:val="0"/>
          <w:bCs w:val="0"/>
        </w:rPr>
        <w:t>gill</w:t>
      </w:r>
      <w:r w:rsidR="00483969" w:rsidRPr="007025F9">
        <w:rPr>
          <w:rFonts w:eastAsia="Arial"/>
          <w:b w:val="0"/>
          <w:bCs w:val="0"/>
          <w:spacing w:val="-3"/>
        </w:rPr>
        <w:t xml:space="preserve"> </w:t>
      </w:r>
      <w:r w:rsidR="00483969" w:rsidRPr="007025F9">
        <w:rPr>
          <w:rFonts w:eastAsia="Arial"/>
          <w:b w:val="0"/>
          <w:bCs w:val="0"/>
        </w:rPr>
        <w:t>net,</w:t>
      </w:r>
      <w:r w:rsidR="00483969" w:rsidRPr="007025F9">
        <w:rPr>
          <w:rFonts w:eastAsia="Arial"/>
          <w:b w:val="0"/>
          <w:bCs w:val="0"/>
          <w:spacing w:val="-2"/>
        </w:rPr>
        <w:t xml:space="preserve"> </w:t>
      </w:r>
      <w:r w:rsidR="00483969" w:rsidRPr="007025F9">
        <w:rPr>
          <w:rFonts w:eastAsia="Arial"/>
          <w:b w:val="0"/>
          <w:bCs w:val="0"/>
        </w:rPr>
        <w:t>cast</w:t>
      </w:r>
      <w:r w:rsidR="00483969" w:rsidRPr="007025F9">
        <w:rPr>
          <w:rFonts w:eastAsia="Arial"/>
          <w:b w:val="0"/>
          <w:bCs w:val="0"/>
          <w:spacing w:val="-4"/>
        </w:rPr>
        <w:t xml:space="preserve"> </w:t>
      </w:r>
      <w:r w:rsidR="00483969" w:rsidRPr="007025F9">
        <w:rPr>
          <w:rFonts w:eastAsia="Arial"/>
          <w:b w:val="0"/>
          <w:bCs w:val="0"/>
        </w:rPr>
        <w:t>net,</w:t>
      </w:r>
      <w:r w:rsidR="00483969" w:rsidRPr="007025F9">
        <w:rPr>
          <w:rFonts w:eastAsia="Arial"/>
          <w:b w:val="0"/>
          <w:bCs w:val="0"/>
          <w:spacing w:val="-4"/>
        </w:rPr>
        <w:t xml:space="preserve"> </w:t>
      </w:r>
      <w:r w:rsidR="00483969" w:rsidRPr="007025F9">
        <w:rPr>
          <w:rFonts w:eastAsia="Arial"/>
          <w:b w:val="0"/>
          <w:bCs w:val="0"/>
        </w:rPr>
        <w:t>trap</w:t>
      </w:r>
      <w:r w:rsidR="00483969" w:rsidRPr="007025F9">
        <w:rPr>
          <w:rFonts w:eastAsia="Arial"/>
          <w:b w:val="0"/>
          <w:bCs w:val="0"/>
          <w:spacing w:val="-2"/>
        </w:rPr>
        <w:t xml:space="preserve"> </w:t>
      </w:r>
      <w:r w:rsidR="00483969" w:rsidRPr="007025F9">
        <w:rPr>
          <w:rFonts w:eastAsia="Arial"/>
          <w:b w:val="0"/>
          <w:bCs w:val="0"/>
        </w:rPr>
        <w:t>net, hoop</w:t>
      </w:r>
      <w:r w:rsidR="00483969" w:rsidRPr="007025F9">
        <w:rPr>
          <w:rFonts w:eastAsia="Arial"/>
          <w:b w:val="0"/>
          <w:bCs w:val="0"/>
          <w:spacing w:val="-2"/>
        </w:rPr>
        <w:t xml:space="preserve"> </w:t>
      </w:r>
      <w:r w:rsidR="00483969" w:rsidRPr="007025F9">
        <w:rPr>
          <w:rFonts w:eastAsia="Arial"/>
          <w:b w:val="0"/>
          <w:bCs w:val="0"/>
        </w:rPr>
        <w:t>net</w:t>
      </w:r>
      <w:r w:rsidR="00483969" w:rsidRPr="007025F9">
        <w:rPr>
          <w:rFonts w:eastAsia="Arial"/>
          <w:b w:val="0"/>
          <w:bCs w:val="0"/>
          <w:spacing w:val="-2"/>
        </w:rPr>
        <w:t xml:space="preserve"> </w:t>
      </w:r>
      <w:r w:rsidR="00483969" w:rsidRPr="007025F9">
        <w:rPr>
          <w:rFonts w:eastAsia="Arial"/>
          <w:b w:val="0"/>
          <w:bCs w:val="0"/>
        </w:rPr>
        <w:t>or</w:t>
      </w:r>
      <w:r w:rsidR="00483969" w:rsidRPr="007025F9">
        <w:rPr>
          <w:rFonts w:eastAsia="Arial"/>
          <w:b w:val="0"/>
          <w:bCs w:val="0"/>
          <w:spacing w:val="-3"/>
        </w:rPr>
        <w:t xml:space="preserve"> </w:t>
      </w:r>
      <w:r w:rsidR="00483969" w:rsidRPr="007025F9">
        <w:rPr>
          <w:rFonts w:eastAsia="Arial"/>
          <w:b w:val="0"/>
          <w:bCs w:val="0"/>
        </w:rPr>
        <w:t>similar</w:t>
      </w:r>
      <w:r w:rsidR="00483969" w:rsidRPr="007025F9">
        <w:rPr>
          <w:rFonts w:eastAsia="Arial"/>
          <w:b w:val="0"/>
          <w:bCs w:val="0"/>
          <w:spacing w:val="-3"/>
        </w:rPr>
        <w:t xml:space="preserve"> </w:t>
      </w:r>
      <w:r w:rsidR="00483969" w:rsidRPr="007025F9">
        <w:rPr>
          <w:rFonts w:eastAsia="Arial"/>
          <w:b w:val="0"/>
          <w:bCs w:val="0"/>
        </w:rPr>
        <w:t>devices used to take or as an aid in taking fish</w:t>
      </w:r>
      <w:ins w:id="9" w:author="Christopher Breidenbach" w:date="2026-06-23T13:19:00Z" w16du:dateUtc="2026-06-23T19:19:00Z">
        <w:r w:rsidR="00483969" w:rsidRPr="007025F9">
          <w:rPr>
            <w:rFonts w:eastAsia="Arial"/>
            <w:b w:val="0"/>
            <w:bCs w:val="0"/>
          </w:rPr>
          <w:t xml:space="preserve"> </w:t>
        </w:r>
      </w:ins>
      <w:del w:id="10" w:author="Christopher Breidenbach" w:date="2026-06-23T13:19:00Z" w16du:dateUtc="2026-06-23T19:19:00Z">
        <w:r w:rsidR="00483969" w:rsidRPr="007025F9" w:rsidDel="003171CE">
          <w:rPr>
            <w:rFonts w:eastAsia="Arial"/>
            <w:b w:val="0"/>
            <w:bCs w:val="0"/>
          </w:rPr>
          <w:delText xml:space="preserve">, amphibians </w:delText>
        </w:r>
      </w:del>
      <w:ins w:id="11" w:author="Martin, Lori" w:date="2026-05-10T13:31:00Z" w16du:dateUtc="2026-05-10T19:31:00Z">
        <w:del w:id="12" w:author="Christopher Breidenbach" w:date="2026-06-23T13:19:00Z" w16du:dateUtc="2026-06-23T19:19:00Z">
          <w:r w:rsidR="00483969" w:rsidRPr="007025F9" w:rsidDel="003171CE">
            <w:rPr>
              <w:rFonts w:eastAsia="Arial"/>
              <w:b w:val="0"/>
              <w:bCs w:val="0"/>
            </w:rPr>
            <w:delText xml:space="preserve">bullfrogs, </w:delText>
          </w:r>
        </w:del>
      </w:ins>
      <w:r w:rsidR="00483969" w:rsidRPr="007025F9">
        <w:rPr>
          <w:rFonts w:eastAsia="Arial"/>
          <w:b w:val="0"/>
          <w:bCs w:val="0"/>
        </w:rPr>
        <w:t>or crustaceans</w:t>
      </w:r>
      <w:r w:rsidRPr="007025F9">
        <w:rPr>
          <w:b w:val="0"/>
          <w:bCs w:val="0"/>
          <w:color w:val="000000"/>
        </w:rPr>
        <w:t>.</w:t>
      </w:r>
    </w:p>
    <w:p w14:paraId="0EF32994" w14:textId="77777777" w:rsidR="008A6852" w:rsidRPr="007025F9" w:rsidRDefault="008A6852" w:rsidP="007025F9">
      <w:pPr>
        <w:spacing w:line="276" w:lineRule="auto"/>
        <w:ind w:left="1080" w:hanging="360"/>
        <w:rPr>
          <w:b w:val="0"/>
          <w:bCs w:val="0"/>
          <w:color w:val="000000"/>
        </w:rPr>
      </w:pPr>
    </w:p>
    <w:p w14:paraId="218EDE38" w14:textId="77777777" w:rsidR="008A6852" w:rsidRPr="007025F9" w:rsidRDefault="008A6852" w:rsidP="007025F9">
      <w:pPr>
        <w:spacing w:line="276" w:lineRule="auto"/>
        <w:ind w:left="1080" w:hanging="360"/>
        <w:rPr>
          <w:b w:val="0"/>
          <w:bCs w:val="0"/>
          <w:color w:val="000000"/>
        </w:rPr>
      </w:pPr>
      <w:r w:rsidRPr="007025F9">
        <w:rPr>
          <w:color w:val="000000"/>
        </w:rPr>
        <w:t>K.</w:t>
      </w:r>
      <w:r w:rsidRPr="007025F9">
        <w:rPr>
          <w:color w:val="000000"/>
        </w:rPr>
        <w:tab/>
        <w:t xml:space="preserve">"Personally attended line" </w:t>
      </w:r>
      <w:r w:rsidRPr="007025F9">
        <w:rPr>
          <w:b w:val="0"/>
          <w:bCs w:val="0"/>
          <w:color w:val="000000"/>
        </w:rPr>
        <w:t>means a rod and line, hand line, or tip up that is used for fishing and which is under the personal control of a person who is in proximity to it.</w:t>
      </w:r>
    </w:p>
    <w:p w14:paraId="00EFE0D1" w14:textId="77777777" w:rsidR="008A6852" w:rsidRPr="007025F9" w:rsidRDefault="008A6852" w:rsidP="007025F9">
      <w:pPr>
        <w:spacing w:line="276" w:lineRule="auto"/>
        <w:ind w:left="1080" w:hanging="360"/>
        <w:rPr>
          <w:color w:val="000000"/>
        </w:rPr>
      </w:pPr>
    </w:p>
    <w:p w14:paraId="0D905692" w14:textId="77777777" w:rsidR="008A6852" w:rsidRPr="007025F9" w:rsidRDefault="008A6852" w:rsidP="007025F9">
      <w:pPr>
        <w:spacing w:line="276" w:lineRule="auto"/>
        <w:ind w:left="1080" w:hanging="360"/>
        <w:rPr>
          <w:b w:val="0"/>
          <w:bCs w:val="0"/>
          <w:color w:val="000000"/>
        </w:rPr>
      </w:pPr>
      <w:r w:rsidRPr="007025F9">
        <w:rPr>
          <w:color w:val="000000"/>
        </w:rPr>
        <w:t>L.</w:t>
      </w:r>
      <w:r w:rsidRPr="007025F9">
        <w:rPr>
          <w:color w:val="000000"/>
        </w:rPr>
        <w:tab/>
        <w:t xml:space="preserve">"Common hook" </w:t>
      </w:r>
      <w:r w:rsidRPr="007025F9">
        <w:rPr>
          <w:b w:val="0"/>
          <w:bCs w:val="0"/>
          <w:color w:val="000000"/>
        </w:rPr>
        <w:t>means any hook or multiple hooks having a common shank. All hooks attached to a manufactured artificial lure shall be considered a common hook.</w:t>
      </w:r>
    </w:p>
    <w:p w14:paraId="7555CBB2" w14:textId="77777777" w:rsidR="008A6852" w:rsidRPr="007025F9" w:rsidRDefault="008A6852" w:rsidP="007025F9">
      <w:pPr>
        <w:spacing w:line="276" w:lineRule="auto"/>
        <w:ind w:left="1080" w:hanging="360"/>
        <w:rPr>
          <w:color w:val="000000"/>
        </w:rPr>
      </w:pPr>
    </w:p>
    <w:p w14:paraId="77745AE4" w14:textId="77777777" w:rsidR="008A6852" w:rsidRPr="007025F9" w:rsidRDefault="008A6852" w:rsidP="007025F9">
      <w:pPr>
        <w:spacing w:line="276" w:lineRule="auto"/>
        <w:ind w:left="1080" w:hanging="360"/>
        <w:rPr>
          <w:b w:val="0"/>
          <w:bCs w:val="0"/>
          <w:color w:val="000000"/>
        </w:rPr>
      </w:pPr>
      <w:r w:rsidRPr="007025F9">
        <w:rPr>
          <w:color w:val="000000"/>
        </w:rPr>
        <w:t xml:space="preserve">M. "Size" or "Length" </w:t>
      </w:r>
      <w:r w:rsidRPr="007025F9">
        <w:rPr>
          <w:b w:val="0"/>
          <w:bCs w:val="0"/>
          <w:color w:val="000000"/>
        </w:rPr>
        <w:t>means the total length of a fish with head and tail attached measured from the tip of the snout to the tip of the tail.</w:t>
      </w:r>
    </w:p>
    <w:p w14:paraId="45CFE2BA" w14:textId="77777777" w:rsidR="008A6852" w:rsidRPr="007025F9" w:rsidRDefault="008A6852" w:rsidP="007025F9">
      <w:pPr>
        <w:spacing w:line="276" w:lineRule="auto"/>
        <w:ind w:left="1080" w:hanging="360"/>
        <w:rPr>
          <w:color w:val="000000"/>
        </w:rPr>
      </w:pPr>
    </w:p>
    <w:p w14:paraId="5339C3D3" w14:textId="77777777" w:rsidR="008A6852" w:rsidRPr="007025F9" w:rsidRDefault="008A6852" w:rsidP="007025F9">
      <w:pPr>
        <w:spacing w:line="276" w:lineRule="auto"/>
        <w:ind w:left="1080" w:hanging="360"/>
        <w:rPr>
          <w:b w:val="0"/>
          <w:bCs w:val="0"/>
          <w:color w:val="000000"/>
        </w:rPr>
      </w:pPr>
      <w:r w:rsidRPr="007025F9">
        <w:rPr>
          <w:color w:val="000000"/>
        </w:rPr>
        <w:t>N.</w:t>
      </w:r>
      <w:r w:rsidRPr="007025F9">
        <w:rPr>
          <w:color w:val="000000"/>
        </w:rPr>
        <w:tab/>
        <w:t xml:space="preserve">"Seining" </w:t>
      </w:r>
      <w:r w:rsidRPr="007025F9">
        <w:rPr>
          <w:b w:val="0"/>
          <w:bCs w:val="0"/>
          <w:color w:val="000000"/>
        </w:rPr>
        <w:t xml:space="preserve">means the capture of live fish with the use of a net that hangs vertically in the water and is used to enclose fish when its ends are pulled </w:t>
      </w:r>
      <w:proofErr w:type="gramStart"/>
      <w:r w:rsidRPr="007025F9">
        <w:rPr>
          <w:b w:val="0"/>
          <w:bCs w:val="0"/>
          <w:color w:val="000000"/>
        </w:rPr>
        <w:t>together, or</w:t>
      </w:r>
      <w:proofErr w:type="gramEnd"/>
      <w:r w:rsidRPr="007025F9">
        <w:rPr>
          <w:b w:val="0"/>
          <w:bCs w:val="0"/>
          <w:color w:val="000000"/>
        </w:rPr>
        <w:t xml:space="preserve"> are drawn ashore.</w:t>
      </w:r>
    </w:p>
    <w:p w14:paraId="6A1A4FB7" w14:textId="77777777" w:rsidR="008A6852" w:rsidRPr="007025F9" w:rsidRDefault="008A6852" w:rsidP="007025F9">
      <w:pPr>
        <w:spacing w:line="276" w:lineRule="auto"/>
        <w:ind w:left="1080" w:hanging="360"/>
        <w:rPr>
          <w:color w:val="000000"/>
        </w:rPr>
      </w:pPr>
    </w:p>
    <w:p w14:paraId="0E710610" w14:textId="77777777" w:rsidR="008A6852" w:rsidRPr="007025F9" w:rsidRDefault="008A6852" w:rsidP="007025F9">
      <w:pPr>
        <w:spacing w:line="276" w:lineRule="auto"/>
        <w:ind w:left="1080" w:hanging="360"/>
        <w:rPr>
          <w:b w:val="0"/>
          <w:bCs w:val="0"/>
          <w:color w:val="000000"/>
        </w:rPr>
      </w:pPr>
      <w:r w:rsidRPr="007025F9">
        <w:rPr>
          <w:color w:val="000000"/>
        </w:rPr>
        <w:t>O.</w:t>
      </w:r>
      <w:r w:rsidRPr="007025F9">
        <w:rPr>
          <w:color w:val="000000"/>
        </w:rPr>
        <w:tab/>
        <w:t xml:space="preserve">"Snagging" </w:t>
      </w:r>
      <w:r w:rsidRPr="007025F9">
        <w:rPr>
          <w:b w:val="0"/>
          <w:bCs w:val="0"/>
          <w:color w:val="000000"/>
        </w:rPr>
        <w:t>means the taking of fish by snatching with hooks, gang hooks, artificial flies or lures, or similar devices where the fish is hooked in a part of the body other than the mouth.</w:t>
      </w:r>
    </w:p>
    <w:p w14:paraId="21023A7A" w14:textId="77777777" w:rsidR="008A6852" w:rsidRPr="007025F9" w:rsidRDefault="008A6852" w:rsidP="007025F9">
      <w:pPr>
        <w:spacing w:line="276" w:lineRule="auto"/>
        <w:ind w:left="1080" w:hanging="360"/>
        <w:rPr>
          <w:b w:val="0"/>
          <w:bCs w:val="0"/>
          <w:color w:val="000000"/>
        </w:rPr>
      </w:pPr>
    </w:p>
    <w:p w14:paraId="6D8A29AB" w14:textId="77777777" w:rsidR="008A6852" w:rsidRPr="007025F9" w:rsidRDefault="008A6852" w:rsidP="007025F9">
      <w:pPr>
        <w:spacing w:line="276" w:lineRule="auto"/>
        <w:ind w:left="1080" w:hanging="360"/>
        <w:rPr>
          <w:b w:val="0"/>
          <w:bCs w:val="0"/>
          <w:color w:val="000000"/>
        </w:rPr>
      </w:pPr>
      <w:r w:rsidRPr="007025F9">
        <w:rPr>
          <w:color w:val="000000"/>
        </w:rPr>
        <w:t>P</w:t>
      </w:r>
      <w:proofErr w:type="gramStart"/>
      <w:r w:rsidRPr="007025F9">
        <w:rPr>
          <w:color w:val="000000"/>
        </w:rPr>
        <w:t xml:space="preserve">. </w:t>
      </w:r>
      <w:r w:rsidRPr="007025F9">
        <w:rPr>
          <w:color w:val="000000"/>
        </w:rPr>
        <w:tab/>
        <w:t>"</w:t>
      </w:r>
      <w:proofErr w:type="gramEnd"/>
      <w:r w:rsidRPr="007025F9">
        <w:rPr>
          <w:color w:val="000000"/>
        </w:rPr>
        <w:t xml:space="preserve">Trotline" </w:t>
      </w:r>
      <w:r w:rsidRPr="007025F9">
        <w:rPr>
          <w:b w:val="0"/>
          <w:bCs w:val="0"/>
          <w:color w:val="000000"/>
        </w:rPr>
        <w:t>means a single, anchored line with a float at each end from which droplines are attached.</w:t>
      </w:r>
      <w:r w:rsidR="00E56D5C" w:rsidRPr="007025F9">
        <w:rPr>
          <w:b w:val="0"/>
          <w:bCs w:val="0"/>
          <w:color w:val="000000"/>
        </w:rPr>
        <w:t xml:space="preserve"> </w:t>
      </w:r>
      <w:r w:rsidRPr="007025F9">
        <w:rPr>
          <w:b w:val="0"/>
          <w:bCs w:val="0"/>
          <w:color w:val="000000"/>
        </w:rPr>
        <w:t xml:space="preserve"> </w:t>
      </w:r>
    </w:p>
    <w:p w14:paraId="686D6CAB" w14:textId="77777777" w:rsidR="008A6852" w:rsidRPr="007025F9" w:rsidRDefault="008A6852" w:rsidP="007025F9">
      <w:pPr>
        <w:spacing w:line="276" w:lineRule="auto"/>
        <w:rPr>
          <w:color w:val="000000"/>
        </w:rPr>
      </w:pPr>
    </w:p>
    <w:p w14:paraId="48EEDD86" w14:textId="77777777" w:rsidR="008A6852" w:rsidRPr="007025F9" w:rsidRDefault="008A6852" w:rsidP="009A12DB">
      <w:pPr>
        <w:pStyle w:val="Heading3"/>
      </w:pPr>
      <w:bookmarkStart w:id="13" w:name="a101"/>
      <w:bookmarkStart w:id="14" w:name="_Toc500837935"/>
      <w:bookmarkStart w:id="15" w:name="_Toc194484084"/>
      <w:bookmarkEnd w:id="13"/>
      <w:r w:rsidRPr="007025F9">
        <w:t>#101 - SEASON DATES AND HOURS</w:t>
      </w:r>
      <w:bookmarkEnd w:id="14"/>
      <w:bookmarkEnd w:id="15"/>
    </w:p>
    <w:p w14:paraId="0EB52BC2" w14:textId="77777777" w:rsidR="008A6852" w:rsidRPr="007025F9" w:rsidRDefault="008A6852" w:rsidP="007025F9">
      <w:pPr>
        <w:spacing w:line="276" w:lineRule="auto"/>
      </w:pPr>
    </w:p>
    <w:p w14:paraId="575C6F4B" w14:textId="77777777" w:rsidR="008A6852" w:rsidRPr="007025F9" w:rsidRDefault="008A6852" w:rsidP="007025F9">
      <w:pPr>
        <w:spacing w:line="276" w:lineRule="auto"/>
        <w:ind w:left="1080" w:hanging="360"/>
        <w:rPr>
          <w:b w:val="0"/>
          <w:bCs w:val="0"/>
          <w:color w:val="000000"/>
        </w:rPr>
      </w:pPr>
      <w:r w:rsidRPr="007025F9">
        <w:rPr>
          <w:color w:val="000000"/>
        </w:rPr>
        <w:t>A.</w:t>
      </w:r>
      <w:r w:rsidRPr="007025F9">
        <w:rPr>
          <w:color w:val="000000"/>
        </w:rPr>
        <w:tab/>
      </w:r>
      <w:r w:rsidRPr="007025F9">
        <w:rPr>
          <w:b w:val="0"/>
          <w:bCs w:val="0"/>
          <w:color w:val="000000"/>
        </w:rPr>
        <w:t>Except as otherwise provided in these regulations, all waters of the state shall be open to fishing using all manners of take day and night, year around.</w:t>
      </w:r>
    </w:p>
    <w:p w14:paraId="10266478" w14:textId="77777777" w:rsidR="008A6852" w:rsidRPr="007025F9" w:rsidRDefault="008A6852" w:rsidP="007025F9">
      <w:pPr>
        <w:spacing w:line="276" w:lineRule="auto"/>
        <w:rPr>
          <w:color w:val="000000"/>
        </w:rPr>
      </w:pPr>
    </w:p>
    <w:p w14:paraId="2BE9095D" w14:textId="77777777" w:rsidR="008A6852" w:rsidRPr="007025F9" w:rsidRDefault="008A6852" w:rsidP="009A12DB">
      <w:pPr>
        <w:pStyle w:val="Heading3"/>
        <w:spacing w:after="240"/>
      </w:pPr>
      <w:bookmarkStart w:id="16" w:name="a102"/>
      <w:bookmarkStart w:id="17" w:name="_Toc500837936"/>
      <w:bookmarkStart w:id="18" w:name="_Toc194484085"/>
      <w:bookmarkEnd w:id="16"/>
      <w:r w:rsidRPr="007025F9">
        <w:t xml:space="preserve">#102 </w:t>
      </w:r>
      <w:r w:rsidRPr="007025F9">
        <w:noBreakHyphen/>
        <w:t xml:space="preserve"> LICENSE AND STAMP REQUIREMENTS</w:t>
      </w:r>
      <w:bookmarkEnd w:id="17"/>
      <w:bookmarkEnd w:id="18"/>
      <w:r w:rsidRPr="007025F9">
        <w:t xml:space="preserve"> </w:t>
      </w:r>
    </w:p>
    <w:p w14:paraId="26191059" w14:textId="77777777" w:rsidR="008A6852" w:rsidRPr="007025F9" w:rsidRDefault="008A6852" w:rsidP="009A12DB">
      <w:r w:rsidRPr="007025F9">
        <w:tab/>
        <w:t>See also 33-6-107 C.R.S. for general fishing license requirements</w:t>
      </w:r>
    </w:p>
    <w:p w14:paraId="2A94FED3" w14:textId="77777777" w:rsidR="008A6852" w:rsidRPr="007025F9" w:rsidRDefault="008A6852" w:rsidP="007025F9">
      <w:pPr>
        <w:spacing w:line="276" w:lineRule="auto"/>
        <w:rPr>
          <w:b w:val="0"/>
          <w:bCs w:val="0"/>
          <w:color w:val="000000"/>
        </w:rPr>
      </w:pPr>
      <w:r w:rsidRPr="007025F9">
        <w:rPr>
          <w:color w:val="000000"/>
        </w:rPr>
        <w:t xml:space="preserve"> </w:t>
      </w:r>
    </w:p>
    <w:p w14:paraId="3100ABFC" w14:textId="121CBAE0" w:rsidR="008A6852" w:rsidRPr="007025F9" w:rsidRDefault="008A6852" w:rsidP="007025F9">
      <w:pPr>
        <w:spacing w:line="276" w:lineRule="auto"/>
        <w:ind w:left="1080" w:hanging="360"/>
        <w:rPr>
          <w:color w:val="000000"/>
        </w:rPr>
      </w:pPr>
      <w:r w:rsidRPr="007025F9">
        <w:rPr>
          <w:color w:val="000000"/>
        </w:rPr>
        <w:t>A.</w:t>
      </w:r>
      <w:r w:rsidRPr="007025F9">
        <w:rPr>
          <w:color w:val="000000"/>
        </w:rPr>
        <w:tab/>
        <w:t>A valid commercial fishing license is required to take or possess bait fish</w:t>
      </w:r>
      <w:del w:id="19" w:author="Hernandez, Hilary" w:date="2026-09-18T10:21:00Z" w16du:dateUtc="2026-09-18T16:21:00Z">
        <w:r w:rsidRPr="007025F9" w:rsidDel="00483969">
          <w:rPr>
            <w:color w:val="000000"/>
          </w:rPr>
          <w:delText>, amphibians,</w:delText>
        </w:r>
      </w:del>
      <w:r w:rsidRPr="007025F9">
        <w:rPr>
          <w:color w:val="000000"/>
        </w:rPr>
        <w:t xml:space="preserve"> or crustaceans for commercial purposes.</w:t>
      </w:r>
    </w:p>
    <w:p w14:paraId="01D2B965" w14:textId="77777777" w:rsidR="008A6852" w:rsidRPr="007025F9" w:rsidRDefault="008A6852" w:rsidP="007025F9">
      <w:pPr>
        <w:spacing w:line="276" w:lineRule="auto"/>
        <w:rPr>
          <w:b w:val="0"/>
          <w:bCs w:val="0"/>
          <w:color w:val="000000"/>
        </w:rPr>
      </w:pPr>
    </w:p>
    <w:p w14:paraId="0C1EF8D0" w14:textId="77777777" w:rsidR="008A6852" w:rsidRPr="007025F9" w:rsidRDefault="008A6852" w:rsidP="007025F9">
      <w:pPr>
        <w:tabs>
          <w:tab w:val="left" w:pos="-90"/>
        </w:tabs>
        <w:spacing w:line="276" w:lineRule="auto"/>
        <w:ind w:left="1440" w:hanging="360"/>
        <w:rPr>
          <w:b w:val="0"/>
          <w:bCs w:val="0"/>
          <w:color w:val="000000"/>
        </w:rPr>
      </w:pPr>
      <w:r w:rsidRPr="007025F9">
        <w:rPr>
          <w:b w:val="0"/>
          <w:bCs w:val="0"/>
          <w:color w:val="000000"/>
        </w:rPr>
        <w:lastRenderedPageBreak/>
        <w:t>1.</w:t>
      </w:r>
      <w:r w:rsidRPr="007025F9">
        <w:rPr>
          <w:b w:val="0"/>
          <w:bCs w:val="0"/>
          <w:color w:val="000000"/>
        </w:rPr>
        <w:tab/>
        <w:t>Commercial fishing licenses shall be available from the Division at a cost of forty dollars ($40.00).</w:t>
      </w:r>
      <w:r w:rsidR="00E56D5C" w:rsidRPr="007025F9">
        <w:rPr>
          <w:b w:val="0"/>
          <w:bCs w:val="0"/>
          <w:color w:val="000000"/>
        </w:rPr>
        <w:t xml:space="preserve"> </w:t>
      </w:r>
      <w:r w:rsidRPr="007025F9">
        <w:rPr>
          <w:b w:val="0"/>
          <w:bCs w:val="0"/>
          <w:color w:val="000000"/>
        </w:rPr>
        <w:t>Applications for licenses are available from the Division.</w:t>
      </w:r>
      <w:r w:rsidR="00E56D5C" w:rsidRPr="007025F9">
        <w:rPr>
          <w:b w:val="0"/>
          <w:bCs w:val="0"/>
          <w:color w:val="000000"/>
        </w:rPr>
        <w:t xml:space="preserve"> </w:t>
      </w:r>
      <w:r w:rsidRPr="007025F9">
        <w:rPr>
          <w:b w:val="0"/>
          <w:bCs w:val="0"/>
          <w:color w:val="000000"/>
        </w:rPr>
        <w:t xml:space="preserve">Licenses issued by the Division can be restricted to specific waters, specific bag limits and times designated by the Division </w:t>
      </w:r>
      <w:proofErr w:type="gramStart"/>
      <w:r w:rsidRPr="007025F9">
        <w:rPr>
          <w:b w:val="0"/>
          <w:bCs w:val="0"/>
          <w:color w:val="000000"/>
        </w:rPr>
        <w:t>on the basis of</w:t>
      </w:r>
      <w:proofErr w:type="gramEnd"/>
      <w:r w:rsidRPr="007025F9">
        <w:rPr>
          <w:b w:val="0"/>
          <w:bCs w:val="0"/>
          <w:color w:val="000000"/>
        </w:rPr>
        <w:t xml:space="preserve"> the following criteria:</w:t>
      </w:r>
    </w:p>
    <w:p w14:paraId="1B3C01FC" w14:textId="77777777" w:rsidR="008A6852" w:rsidRPr="007025F9" w:rsidRDefault="008A6852" w:rsidP="007025F9">
      <w:pPr>
        <w:tabs>
          <w:tab w:val="left" w:pos="270"/>
          <w:tab w:val="left" w:pos="720"/>
        </w:tabs>
        <w:spacing w:line="276" w:lineRule="auto"/>
        <w:rPr>
          <w:b w:val="0"/>
          <w:bCs w:val="0"/>
          <w:color w:val="000000"/>
        </w:rPr>
      </w:pPr>
    </w:p>
    <w:p w14:paraId="6824D06A" w14:textId="77777777" w:rsidR="008A6852" w:rsidRPr="007025F9" w:rsidRDefault="008A6852" w:rsidP="007025F9">
      <w:pPr>
        <w:spacing w:line="276" w:lineRule="auto"/>
        <w:ind w:left="1800" w:hanging="360"/>
        <w:rPr>
          <w:b w:val="0"/>
          <w:bCs w:val="0"/>
        </w:rPr>
      </w:pPr>
      <w:r w:rsidRPr="007025F9">
        <w:rPr>
          <w:b w:val="0"/>
          <w:bCs w:val="0"/>
        </w:rPr>
        <w:t>a.</w:t>
      </w:r>
      <w:r w:rsidRPr="007025F9">
        <w:rPr>
          <w:b w:val="0"/>
          <w:bCs w:val="0"/>
        </w:rPr>
        <w:tab/>
        <w:t>Negative impacts on sport fishing opportunity.</w:t>
      </w:r>
    </w:p>
    <w:p w14:paraId="675C6615" w14:textId="77777777" w:rsidR="008A6852" w:rsidRPr="007025F9" w:rsidRDefault="008A6852" w:rsidP="007025F9">
      <w:pPr>
        <w:spacing w:line="276" w:lineRule="auto"/>
        <w:ind w:left="1800" w:hanging="360"/>
        <w:rPr>
          <w:b w:val="0"/>
          <w:bCs w:val="0"/>
        </w:rPr>
      </w:pPr>
      <w:r w:rsidRPr="007025F9">
        <w:rPr>
          <w:b w:val="0"/>
          <w:bCs w:val="0"/>
        </w:rPr>
        <w:t>b.</w:t>
      </w:r>
      <w:r w:rsidRPr="007025F9">
        <w:rPr>
          <w:b w:val="0"/>
          <w:bCs w:val="0"/>
        </w:rPr>
        <w:tab/>
        <w:t>Effects of commercial harvest on populations of target species.</w:t>
      </w:r>
    </w:p>
    <w:p w14:paraId="5EC5279E" w14:textId="77777777" w:rsidR="008A6852" w:rsidRPr="007025F9" w:rsidRDefault="008A6852" w:rsidP="007025F9">
      <w:pPr>
        <w:spacing w:line="276" w:lineRule="auto"/>
        <w:ind w:left="1800" w:hanging="360"/>
        <w:rPr>
          <w:b w:val="0"/>
          <w:bCs w:val="0"/>
        </w:rPr>
      </w:pPr>
      <w:r w:rsidRPr="007025F9">
        <w:rPr>
          <w:b w:val="0"/>
          <w:bCs w:val="0"/>
        </w:rPr>
        <w:t>c.</w:t>
      </w:r>
      <w:r w:rsidRPr="007025F9">
        <w:rPr>
          <w:b w:val="0"/>
          <w:bCs w:val="0"/>
        </w:rPr>
        <w:tab/>
        <w:t>Detrimental effects of transplanting a species outside its current range.</w:t>
      </w:r>
    </w:p>
    <w:p w14:paraId="4C8DB921" w14:textId="77777777" w:rsidR="008A6852" w:rsidRPr="007025F9" w:rsidRDefault="008A6852" w:rsidP="007025F9">
      <w:pPr>
        <w:spacing w:line="276" w:lineRule="auto"/>
        <w:ind w:left="1800" w:hanging="360"/>
        <w:rPr>
          <w:b w:val="0"/>
          <w:bCs w:val="0"/>
        </w:rPr>
      </w:pPr>
      <w:r w:rsidRPr="007025F9">
        <w:rPr>
          <w:b w:val="0"/>
          <w:bCs w:val="0"/>
        </w:rPr>
        <w:t>d.</w:t>
      </w:r>
      <w:r w:rsidRPr="007025F9">
        <w:rPr>
          <w:b w:val="0"/>
          <w:bCs w:val="0"/>
        </w:rPr>
        <w:tab/>
        <w:t>Presence of threatened or endangered species and species of special concern.</w:t>
      </w:r>
    </w:p>
    <w:p w14:paraId="740413EE" w14:textId="77777777" w:rsidR="008A6852" w:rsidRPr="007025F9" w:rsidRDefault="008A6852" w:rsidP="007025F9">
      <w:pPr>
        <w:spacing w:line="276" w:lineRule="auto"/>
        <w:rPr>
          <w:b w:val="0"/>
          <w:bCs w:val="0"/>
          <w:color w:val="000000"/>
        </w:rPr>
      </w:pPr>
    </w:p>
    <w:p w14:paraId="5B7D95B5" w14:textId="77777777" w:rsidR="008A6852" w:rsidRPr="007025F9" w:rsidRDefault="008A6852" w:rsidP="007025F9">
      <w:pPr>
        <w:spacing w:line="276" w:lineRule="auto"/>
        <w:ind w:left="1440" w:hanging="360"/>
        <w:rPr>
          <w:b w:val="0"/>
          <w:bCs w:val="0"/>
          <w:color w:val="000000"/>
        </w:rPr>
      </w:pPr>
      <w:r w:rsidRPr="007025F9">
        <w:rPr>
          <w:b w:val="0"/>
          <w:bCs w:val="0"/>
          <w:color w:val="000000"/>
        </w:rPr>
        <w:t>2.</w:t>
      </w:r>
      <w:r w:rsidRPr="007025F9">
        <w:rPr>
          <w:b w:val="0"/>
          <w:bCs w:val="0"/>
          <w:color w:val="000000"/>
        </w:rPr>
        <w:tab/>
        <w:t>All commercial fishing license holders shall submit an annual report as specified on the commercial fishing license application to the Division within thirty (30) days of the expiration date of the license.</w:t>
      </w:r>
    </w:p>
    <w:p w14:paraId="7BE53185" w14:textId="77777777" w:rsidR="008A6852" w:rsidRPr="007025F9" w:rsidRDefault="008A6852" w:rsidP="007025F9">
      <w:pPr>
        <w:spacing w:line="276" w:lineRule="auto"/>
        <w:ind w:left="1440" w:hanging="360"/>
        <w:rPr>
          <w:b w:val="0"/>
          <w:bCs w:val="0"/>
          <w:color w:val="000000"/>
        </w:rPr>
      </w:pPr>
    </w:p>
    <w:p w14:paraId="22A9A352" w14:textId="77777777" w:rsidR="008A6852" w:rsidRPr="007025F9" w:rsidRDefault="008A6852" w:rsidP="007025F9">
      <w:pPr>
        <w:spacing w:line="276" w:lineRule="auto"/>
        <w:ind w:left="1440" w:hanging="360"/>
        <w:rPr>
          <w:b w:val="0"/>
          <w:bCs w:val="0"/>
          <w:color w:val="000000"/>
        </w:rPr>
      </w:pPr>
      <w:r w:rsidRPr="007025F9">
        <w:rPr>
          <w:b w:val="0"/>
          <w:bCs w:val="0"/>
          <w:color w:val="000000"/>
        </w:rPr>
        <w:t>3.</w:t>
      </w:r>
      <w:r w:rsidRPr="007025F9">
        <w:rPr>
          <w:b w:val="0"/>
          <w:bCs w:val="0"/>
          <w:color w:val="000000"/>
        </w:rPr>
        <w:tab/>
        <w:t>All commercial fishing license holders shall be required to provide each purchaser of live fish with a written receipt stating the seller’s name, the date of sale, the species, and the number sold.</w:t>
      </w:r>
    </w:p>
    <w:p w14:paraId="60EB38C2" w14:textId="77777777" w:rsidR="008A6852" w:rsidRPr="007025F9" w:rsidRDefault="008A6852" w:rsidP="007025F9">
      <w:pPr>
        <w:spacing w:line="276" w:lineRule="auto"/>
        <w:ind w:left="1440" w:hanging="360"/>
        <w:rPr>
          <w:b w:val="0"/>
          <w:bCs w:val="0"/>
          <w:color w:val="000000"/>
        </w:rPr>
      </w:pPr>
    </w:p>
    <w:p w14:paraId="3AED5E9E" w14:textId="77777777" w:rsidR="008A6852" w:rsidRPr="007025F9" w:rsidRDefault="008A6852" w:rsidP="007025F9">
      <w:pPr>
        <w:spacing w:line="276" w:lineRule="auto"/>
        <w:ind w:left="1440" w:hanging="360"/>
        <w:rPr>
          <w:b w:val="0"/>
          <w:bCs w:val="0"/>
          <w:color w:val="000000"/>
        </w:rPr>
      </w:pPr>
      <w:r w:rsidRPr="007025F9">
        <w:rPr>
          <w:b w:val="0"/>
          <w:bCs w:val="0"/>
          <w:color w:val="000000"/>
        </w:rPr>
        <w:t>4.</w:t>
      </w:r>
      <w:r w:rsidRPr="007025F9">
        <w:rPr>
          <w:b w:val="0"/>
          <w:bCs w:val="0"/>
          <w:color w:val="000000"/>
        </w:rPr>
        <w:tab/>
        <w:t>The taking of mollusks listed in Chapter 10 is prohibited.</w:t>
      </w:r>
    </w:p>
    <w:p w14:paraId="3F539BB4" w14:textId="77777777" w:rsidR="008A6852" w:rsidRPr="007025F9" w:rsidRDefault="008A6852" w:rsidP="007025F9">
      <w:pPr>
        <w:spacing w:line="276" w:lineRule="auto"/>
        <w:rPr>
          <w:b w:val="0"/>
          <w:bCs w:val="0"/>
          <w:color w:val="000000"/>
        </w:rPr>
      </w:pPr>
    </w:p>
    <w:p w14:paraId="05892D19" w14:textId="77777777" w:rsidR="008A6852" w:rsidRPr="007025F9" w:rsidRDefault="008A6852" w:rsidP="007025F9">
      <w:pPr>
        <w:spacing w:line="276" w:lineRule="auto"/>
        <w:ind w:left="1080" w:hanging="360"/>
        <w:rPr>
          <w:b w:val="0"/>
          <w:bCs w:val="0"/>
          <w:color w:val="000000"/>
        </w:rPr>
      </w:pPr>
      <w:r w:rsidRPr="007025F9">
        <w:rPr>
          <w:color w:val="000000"/>
        </w:rPr>
        <w:t>B.</w:t>
      </w:r>
      <w:r w:rsidRPr="007025F9">
        <w:rPr>
          <w:color w:val="000000"/>
        </w:rPr>
        <w:tab/>
        <w:t xml:space="preserve">Free fishing dates - </w:t>
      </w:r>
      <w:r w:rsidRPr="007025F9">
        <w:rPr>
          <w:b w:val="0"/>
          <w:bCs w:val="0"/>
          <w:color w:val="000000"/>
        </w:rPr>
        <w:t>The following dates are open to fishing without a license or Habitat Stamp in all waters of the state:</w:t>
      </w:r>
      <w:r w:rsidR="00E56D5C" w:rsidRPr="007025F9">
        <w:rPr>
          <w:b w:val="0"/>
          <w:bCs w:val="0"/>
          <w:color w:val="000000"/>
        </w:rPr>
        <w:t xml:space="preserve"> </w:t>
      </w:r>
      <w:r w:rsidRPr="007025F9">
        <w:rPr>
          <w:b w:val="0"/>
          <w:bCs w:val="0"/>
          <w:color w:val="000000"/>
        </w:rPr>
        <w:t>The first full weekend of the month of June.</w:t>
      </w:r>
    </w:p>
    <w:p w14:paraId="7A93D05A" w14:textId="77777777" w:rsidR="008A6852" w:rsidRPr="007025F9" w:rsidRDefault="008A6852" w:rsidP="007025F9">
      <w:pPr>
        <w:spacing w:line="276" w:lineRule="auto"/>
        <w:rPr>
          <w:color w:val="000000"/>
        </w:rPr>
      </w:pPr>
    </w:p>
    <w:p w14:paraId="13ACF659" w14:textId="77777777" w:rsidR="008A6852" w:rsidRPr="007025F9" w:rsidRDefault="008A6852" w:rsidP="007025F9">
      <w:pPr>
        <w:spacing w:line="276" w:lineRule="auto"/>
        <w:ind w:left="1080" w:hanging="360"/>
        <w:rPr>
          <w:b w:val="0"/>
          <w:bCs w:val="0"/>
          <w:color w:val="000000"/>
        </w:rPr>
      </w:pPr>
      <w:r w:rsidRPr="007025F9">
        <w:rPr>
          <w:color w:val="000000"/>
        </w:rPr>
        <w:t>C.</w:t>
      </w:r>
      <w:r w:rsidRPr="007025F9">
        <w:rPr>
          <w:color w:val="000000"/>
        </w:rPr>
        <w:tab/>
        <w:t>Second rod stamp</w:t>
      </w:r>
      <w:r w:rsidRPr="007025F9">
        <w:rPr>
          <w:b w:val="0"/>
          <w:bCs w:val="0"/>
          <w:color w:val="000000"/>
        </w:rPr>
        <w:t xml:space="preserve"> –</w:t>
      </w:r>
      <w:r w:rsidRPr="007025F9">
        <w:rPr>
          <w:color w:val="000000"/>
        </w:rPr>
        <w:t xml:space="preserve"> </w:t>
      </w:r>
      <w:r w:rsidRPr="007025F9">
        <w:rPr>
          <w:b w:val="0"/>
          <w:bCs w:val="0"/>
          <w:color w:val="000000"/>
        </w:rPr>
        <w:t>Any person may use one additional (second) personally attended line statewide when a second rod stamp is purchased, as identified on the user's fishing license.</w:t>
      </w:r>
    </w:p>
    <w:p w14:paraId="6D736C4D" w14:textId="77777777" w:rsidR="008A6852" w:rsidRPr="007025F9" w:rsidRDefault="008A6852" w:rsidP="007025F9">
      <w:pPr>
        <w:spacing w:line="276" w:lineRule="auto"/>
        <w:rPr>
          <w:color w:val="000000"/>
        </w:rPr>
      </w:pPr>
    </w:p>
    <w:p w14:paraId="000EBA1E" w14:textId="77777777" w:rsidR="008A6852" w:rsidRPr="007025F9" w:rsidRDefault="008A6852" w:rsidP="007025F9">
      <w:pPr>
        <w:tabs>
          <w:tab w:val="left" w:pos="360"/>
        </w:tabs>
        <w:spacing w:line="276" w:lineRule="auto"/>
        <w:ind w:left="1440" w:hanging="360"/>
        <w:rPr>
          <w:b w:val="0"/>
          <w:bCs w:val="0"/>
          <w:color w:val="000000"/>
        </w:rPr>
      </w:pPr>
      <w:r w:rsidRPr="007025F9">
        <w:rPr>
          <w:b w:val="0"/>
          <w:bCs w:val="0"/>
          <w:color w:val="000000"/>
        </w:rPr>
        <w:t>1.</w:t>
      </w:r>
      <w:r w:rsidRPr="007025F9">
        <w:rPr>
          <w:color w:val="000000"/>
        </w:rPr>
        <w:tab/>
      </w:r>
      <w:r w:rsidRPr="007025F9">
        <w:rPr>
          <w:b w:val="0"/>
          <w:bCs w:val="0"/>
          <w:color w:val="000000"/>
        </w:rPr>
        <w:t xml:space="preserve">Any person under 16 years of age who is not required to have a fishing license must have a second rod stamp with their signature in possession </w:t>
      </w:r>
      <w:proofErr w:type="gramStart"/>
      <w:r w:rsidRPr="007025F9">
        <w:rPr>
          <w:b w:val="0"/>
          <w:bCs w:val="0"/>
          <w:color w:val="000000"/>
        </w:rPr>
        <w:t>in order to</w:t>
      </w:r>
      <w:proofErr w:type="gramEnd"/>
      <w:r w:rsidRPr="007025F9">
        <w:rPr>
          <w:b w:val="0"/>
          <w:bCs w:val="0"/>
          <w:color w:val="000000"/>
        </w:rPr>
        <w:t xml:space="preserve"> use a second personally attended line.</w:t>
      </w:r>
    </w:p>
    <w:p w14:paraId="5006B2FD" w14:textId="77777777" w:rsidR="008A6852" w:rsidRPr="007025F9" w:rsidRDefault="008A6852" w:rsidP="007025F9">
      <w:pPr>
        <w:tabs>
          <w:tab w:val="left" w:pos="360"/>
        </w:tabs>
        <w:spacing w:line="276" w:lineRule="auto"/>
        <w:rPr>
          <w:b w:val="0"/>
          <w:bCs w:val="0"/>
          <w:color w:val="000000"/>
        </w:rPr>
      </w:pPr>
    </w:p>
    <w:p w14:paraId="2C0D868E" w14:textId="77777777" w:rsidR="008A6852" w:rsidRPr="007025F9" w:rsidRDefault="008A6852" w:rsidP="007025F9">
      <w:pPr>
        <w:tabs>
          <w:tab w:val="left" w:pos="360"/>
        </w:tabs>
        <w:spacing w:line="276" w:lineRule="auto"/>
        <w:ind w:left="1440" w:hanging="360"/>
        <w:rPr>
          <w:b w:val="0"/>
          <w:bCs w:val="0"/>
          <w:color w:val="000000"/>
        </w:rPr>
      </w:pPr>
      <w:r w:rsidRPr="007025F9">
        <w:rPr>
          <w:b w:val="0"/>
          <w:bCs w:val="0"/>
          <w:color w:val="000000"/>
        </w:rPr>
        <w:t>2</w:t>
      </w:r>
      <w:r w:rsidRPr="007025F9">
        <w:rPr>
          <w:b w:val="0"/>
          <w:bCs w:val="0"/>
          <w:color w:val="000000"/>
        </w:rPr>
        <w:tab/>
        <w:t>Second rod stamps are not transferable to any other person, nor do they confer fishing privileges to any person other than the license-holder.</w:t>
      </w:r>
    </w:p>
    <w:p w14:paraId="1DEFB341" w14:textId="77777777" w:rsidR="008A6852" w:rsidRPr="007025F9" w:rsidRDefault="008A6852" w:rsidP="007025F9">
      <w:pPr>
        <w:tabs>
          <w:tab w:val="left" w:pos="360"/>
        </w:tabs>
        <w:spacing w:line="276" w:lineRule="auto"/>
        <w:rPr>
          <w:b w:val="0"/>
          <w:bCs w:val="0"/>
          <w:color w:val="000000"/>
        </w:rPr>
      </w:pPr>
    </w:p>
    <w:p w14:paraId="4F295B91" w14:textId="2AE67D20" w:rsidR="008A6852" w:rsidRPr="009A12DB" w:rsidRDefault="008A6852" w:rsidP="009A12DB">
      <w:pPr>
        <w:tabs>
          <w:tab w:val="left" w:pos="360"/>
        </w:tabs>
        <w:spacing w:after="240" w:line="276" w:lineRule="auto"/>
        <w:ind w:left="1440" w:hanging="360"/>
        <w:rPr>
          <w:b w:val="0"/>
          <w:bCs w:val="0"/>
          <w:color w:val="000000"/>
        </w:rPr>
      </w:pPr>
      <w:r w:rsidRPr="007025F9">
        <w:rPr>
          <w:b w:val="0"/>
          <w:bCs w:val="0"/>
          <w:color w:val="000000"/>
        </w:rPr>
        <w:t>3.</w:t>
      </w:r>
      <w:r w:rsidRPr="007025F9">
        <w:rPr>
          <w:b w:val="0"/>
          <w:bCs w:val="0"/>
          <w:color w:val="000000"/>
        </w:rPr>
        <w:tab/>
        <w:t>A second rod stamp is not required when fishing with a trotline or jugs only.</w:t>
      </w:r>
    </w:p>
    <w:p w14:paraId="00AAA47E" w14:textId="77777777" w:rsidR="008A6852" w:rsidRPr="007025F9" w:rsidRDefault="008A6852" w:rsidP="009A12DB">
      <w:pPr>
        <w:pStyle w:val="Heading3"/>
      </w:pPr>
      <w:bookmarkStart w:id="20" w:name="a103"/>
      <w:bookmarkStart w:id="21" w:name="_Toc194484086"/>
      <w:bookmarkEnd w:id="20"/>
      <w:r w:rsidRPr="007025F9">
        <w:t xml:space="preserve">#103 </w:t>
      </w:r>
      <w:r w:rsidRPr="007025F9">
        <w:noBreakHyphen/>
        <w:t xml:space="preserve"> MANNER OF TAKE</w:t>
      </w:r>
      <w:bookmarkEnd w:id="21"/>
    </w:p>
    <w:p w14:paraId="2D752EF2" w14:textId="77777777" w:rsidR="008A6852" w:rsidRPr="007025F9" w:rsidRDefault="008A6852" w:rsidP="007025F9">
      <w:pPr>
        <w:spacing w:line="276" w:lineRule="auto"/>
        <w:rPr>
          <w:color w:val="000000"/>
        </w:rPr>
      </w:pPr>
    </w:p>
    <w:p w14:paraId="0396C419" w14:textId="77777777" w:rsidR="008A6852" w:rsidRPr="007025F9" w:rsidRDefault="008A6852" w:rsidP="007025F9">
      <w:pPr>
        <w:pStyle w:val="FirstLetter"/>
        <w:spacing w:line="276" w:lineRule="auto"/>
        <w:rPr>
          <w:sz w:val="20"/>
          <w:szCs w:val="20"/>
        </w:rPr>
      </w:pPr>
      <w:r w:rsidRPr="007025F9">
        <w:rPr>
          <w:sz w:val="20"/>
          <w:szCs w:val="20"/>
        </w:rPr>
        <w:t>A.</w:t>
      </w:r>
      <w:r w:rsidRPr="007025F9">
        <w:rPr>
          <w:sz w:val="20"/>
          <w:szCs w:val="20"/>
        </w:rPr>
        <w:tab/>
        <w:t>The following are legal methods of take for species listed in this chapter.</w:t>
      </w:r>
      <w:r w:rsidR="00E56D5C" w:rsidRPr="007025F9">
        <w:rPr>
          <w:sz w:val="20"/>
          <w:szCs w:val="20"/>
        </w:rPr>
        <w:t xml:space="preserve"> </w:t>
      </w:r>
      <w:r w:rsidRPr="007025F9">
        <w:rPr>
          <w:sz w:val="20"/>
          <w:szCs w:val="20"/>
        </w:rPr>
        <w:t xml:space="preserve">Any method of </w:t>
      </w:r>
      <w:proofErr w:type="gramStart"/>
      <w:r w:rsidRPr="007025F9">
        <w:rPr>
          <w:sz w:val="20"/>
          <w:szCs w:val="20"/>
        </w:rPr>
        <w:t>take</w:t>
      </w:r>
      <w:proofErr w:type="gramEnd"/>
      <w:r w:rsidRPr="007025F9">
        <w:rPr>
          <w:sz w:val="20"/>
          <w:szCs w:val="20"/>
        </w:rPr>
        <w:t xml:space="preserve"> not listed herein shall be prohibited, except as otherwise provided by statute or these regulations:</w:t>
      </w:r>
    </w:p>
    <w:p w14:paraId="49EDAB51" w14:textId="77777777" w:rsidR="008A6852" w:rsidRPr="007025F9" w:rsidRDefault="008A6852" w:rsidP="007025F9">
      <w:pPr>
        <w:spacing w:line="276" w:lineRule="auto"/>
        <w:rPr>
          <w:b w:val="0"/>
          <w:bCs w:val="0"/>
          <w:color w:val="000000"/>
        </w:rPr>
      </w:pPr>
    </w:p>
    <w:p w14:paraId="3DD21569" w14:textId="77777777" w:rsidR="008A6852" w:rsidRPr="007025F9" w:rsidRDefault="008A6852" w:rsidP="007025F9">
      <w:pPr>
        <w:pStyle w:val="FirstNumber"/>
        <w:spacing w:line="276" w:lineRule="auto"/>
        <w:rPr>
          <w:sz w:val="20"/>
          <w:szCs w:val="20"/>
        </w:rPr>
      </w:pPr>
      <w:r w:rsidRPr="007025F9">
        <w:rPr>
          <w:sz w:val="20"/>
          <w:szCs w:val="20"/>
        </w:rPr>
        <w:t>1.</w:t>
      </w:r>
      <w:r w:rsidRPr="007025F9">
        <w:rPr>
          <w:sz w:val="20"/>
          <w:szCs w:val="20"/>
        </w:rPr>
        <w:tab/>
        <w:t xml:space="preserve">One </w:t>
      </w:r>
      <w:proofErr w:type="gramStart"/>
      <w:r w:rsidRPr="007025F9">
        <w:rPr>
          <w:sz w:val="20"/>
          <w:szCs w:val="20"/>
        </w:rPr>
        <w:t>personally</w:t>
      </w:r>
      <w:proofErr w:type="gramEnd"/>
      <w:r w:rsidRPr="007025F9">
        <w:rPr>
          <w:sz w:val="20"/>
          <w:szCs w:val="20"/>
        </w:rPr>
        <w:t xml:space="preserve"> attended line, except as otherwise authorized in these regulations. </w:t>
      </w:r>
    </w:p>
    <w:p w14:paraId="3F8C2A2C" w14:textId="77777777" w:rsidR="008A6852" w:rsidRPr="007025F9" w:rsidRDefault="008A6852" w:rsidP="007025F9">
      <w:pPr>
        <w:pStyle w:val="SecondLetter"/>
        <w:spacing w:line="276" w:lineRule="auto"/>
        <w:rPr>
          <w:sz w:val="20"/>
          <w:szCs w:val="20"/>
        </w:rPr>
      </w:pPr>
      <w:r w:rsidRPr="007025F9">
        <w:rPr>
          <w:sz w:val="20"/>
          <w:szCs w:val="20"/>
        </w:rPr>
        <w:t>a.</w:t>
      </w:r>
      <w:r w:rsidRPr="007025F9">
        <w:rPr>
          <w:sz w:val="20"/>
          <w:szCs w:val="20"/>
        </w:rPr>
        <w:tab/>
        <w:t xml:space="preserve">Each line shall have no more than 3 common hooks attached. </w:t>
      </w:r>
    </w:p>
    <w:p w14:paraId="7F3AA954" w14:textId="77777777" w:rsidR="008A6852" w:rsidRPr="007025F9" w:rsidRDefault="008A6852" w:rsidP="007025F9">
      <w:pPr>
        <w:spacing w:line="276" w:lineRule="auto"/>
        <w:ind w:left="1440" w:hanging="360"/>
        <w:rPr>
          <w:b w:val="0"/>
          <w:bCs w:val="0"/>
          <w:color w:val="000000"/>
        </w:rPr>
      </w:pPr>
    </w:p>
    <w:p w14:paraId="087F096F" w14:textId="77777777" w:rsidR="008A6852" w:rsidRPr="007025F9" w:rsidRDefault="008A6852" w:rsidP="007025F9">
      <w:pPr>
        <w:pStyle w:val="FirstNumber"/>
        <w:spacing w:line="276" w:lineRule="auto"/>
        <w:rPr>
          <w:sz w:val="20"/>
          <w:szCs w:val="20"/>
        </w:rPr>
      </w:pPr>
      <w:r w:rsidRPr="007025F9">
        <w:rPr>
          <w:sz w:val="20"/>
          <w:szCs w:val="20"/>
        </w:rPr>
        <w:t>2.</w:t>
      </w:r>
      <w:r w:rsidRPr="007025F9">
        <w:rPr>
          <w:sz w:val="20"/>
          <w:szCs w:val="20"/>
        </w:rPr>
        <w:tab/>
        <w:t>Trotlines</w:t>
      </w:r>
    </w:p>
    <w:p w14:paraId="0C999C01" w14:textId="77777777" w:rsidR="008A6852" w:rsidRPr="007025F9" w:rsidRDefault="008A6852" w:rsidP="007025F9">
      <w:pPr>
        <w:spacing w:line="276" w:lineRule="auto"/>
        <w:rPr>
          <w:color w:val="000000"/>
        </w:rPr>
      </w:pPr>
    </w:p>
    <w:p w14:paraId="7C027A12" w14:textId="77777777" w:rsidR="008A6852" w:rsidRPr="007025F9" w:rsidRDefault="008A6852" w:rsidP="007025F9">
      <w:pPr>
        <w:pStyle w:val="SecondLetter"/>
        <w:spacing w:line="276" w:lineRule="auto"/>
        <w:rPr>
          <w:sz w:val="20"/>
          <w:szCs w:val="20"/>
        </w:rPr>
      </w:pPr>
      <w:r w:rsidRPr="007025F9">
        <w:rPr>
          <w:sz w:val="20"/>
          <w:szCs w:val="20"/>
        </w:rPr>
        <w:lastRenderedPageBreak/>
        <w:t>a.</w:t>
      </w:r>
      <w:r w:rsidRPr="007025F9">
        <w:rPr>
          <w:sz w:val="20"/>
          <w:szCs w:val="20"/>
        </w:rPr>
        <w:tab/>
        <w:t>Trotlines may only be used on waters specified in regulation #108.</w:t>
      </w:r>
    </w:p>
    <w:p w14:paraId="06120F16" w14:textId="77777777" w:rsidR="008A6852" w:rsidRPr="007025F9" w:rsidRDefault="008A6852" w:rsidP="007025F9">
      <w:pPr>
        <w:pStyle w:val="SecondLetter"/>
        <w:spacing w:line="276" w:lineRule="auto"/>
        <w:rPr>
          <w:sz w:val="20"/>
          <w:szCs w:val="20"/>
        </w:rPr>
      </w:pPr>
      <w:r w:rsidRPr="007025F9">
        <w:rPr>
          <w:sz w:val="20"/>
          <w:szCs w:val="20"/>
        </w:rPr>
        <w:t>b.</w:t>
      </w:r>
      <w:r w:rsidRPr="007025F9">
        <w:rPr>
          <w:sz w:val="20"/>
          <w:szCs w:val="20"/>
        </w:rPr>
        <w:tab/>
        <w:t xml:space="preserve">No one may use more than one trotline. </w:t>
      </w:r>
    </w:p>
    <w:p w14:paraId="7DD96CEB" w14:textId="77777777" w:rsidR="008A6852" w:rsidRPr="007025F9" w:rsidRDefault="008A6852" w:rsidP="007025F9">
      <w:pPr>
        <w:pStyle w:val="SecondLetter"/>
        <w:spacing w:line="276" w:lineRule="auto"/>
        <w:rPr>
          <w:sz w:val="20"/>
          <w:szCs w:val="20"/>
        </w:rPr>
      </w:pPr>
      <w:r w:rsidRPr="007025F9">
        <w:rPr>
          <w:sz w:val="20"/>
          <w:szCs w:val="20"/>
        </w:rPr>
        <w:t>c.</w:t>
      </w:r>
      <w:r w:rsidRPr="007025F9">
        <w:rPr>
          <w:sz w:val="20"/>
          <w:szCs w:val="20"/>
        </w:rPr>
        <w:tab/>
        <w:t xml:space="preserve">Trotlines shall be anchored, marked at each end by floats, be no more than 150 feet in length, have no more than 25 droplines, and shall be </w:t>
      </w:r>
      <w:proofErr w:type="gramStart"/>
      <w:r w:rsidRPr="007025F9">
        <w:rPr>
          <w:sz w:val="20"/>
          <w:szCs w:val="20"/>
        </w:rPr>
        <w:t>weighted</w:t>
      </w:r>
      <w:proofErr w:type="gramEnd"/>
      <w:r w:rsidRPr="007025F9">
        <w:rPr>
          <w:sz w:val="20"/>
          <w:szCs w:val="20"/>
        </w:rPr>
        <w:t xml:space="preserve"> to place the line a minimum of 3 feet beneath the surface of the water. </w:t>
      </w:r>
    </w:p>
    <w:p w14:paraId="193480D7" w14:textId="77777777" w:rsidR="008A6852" w:rsidRPr="007025F9" w:rsidRDefault="008A6852" w:rsidP="007025F9">
      <w:pPr>
        <w:pStyle w:val="SecondLetter"/>
        <w:spacing w:line="276" w:lineRule="auto"/>
        <w:rPr>
          <w:sz w:val="20"/>
          <w:szCs w:val="20"/>
        </w:rPr>
      </w:pPr>
      <w:r w:rsidRPr="007025F9">
        <w:rPr>
          <w:sz w:val="20"/>
          <w:szCs w:val="20"/>
        </w:rPr>
        <w:t>d.</w:t>
      </w:r>
      <w:r w:rsidRPr="007025F9">
        <w:rPr>
          <w:sz w:val="20"/>
          <w:szCs w:val="20"/>
        </w:rPr>
        <w:tab/>
        <w:t>There shall be no more than 3 barbed hooks on a common hook on each dropline.</w:t>
      </w:r>
    </w:p>
    <w:p w14:paraId="0E3F6930" w14:textId="77777777" w:rsidR="008A6852" w:rsidRPr="007025F9" w:rsidRDefault="008A6852" w:rsidP="007025F9">
      <w:pPr>
        <w:pStyle w:val="SecondLetter"/>
        <w:spacing w:line="276" w:lineRule="auto"/>
        <w:rPr>
          <w:sz w:val="20"/>
          <w:szCs w:val="20"/>
        </w:rPr>
      </w:pPr>
      <w:r w:rsidRPr="007025F9">
        <w:rPr>
          <w:sz w:val="20"/>
          <w:szCs w:val="20"/>
        </w:rPr>
        <w:t>e.</w:t>
      </w:r>
      <w:r w:rsidRPr="007025F9">
        <w:rPr>
          <w:sz w:val="20"/>
          <w:szCs w:val="20"/>
        </w:rPr>
        <w:tab/>
        <w:t>Trotlines shall be tagged with the user’s customer identification number and date set. If the user does not have a customer identification number, trotlines must be tagged with the user’s name.</w:t>
      </w:r>
    </w:p>
    <w:p w14:paraId="31B308F1" w14:textId="77777777" w:rsidR="008A6852" w:rsidRPr="007025F9" w:rsidRDefault="008A6852" w:rsidP="007025F9">
      <w:pPr>
        <w:pStyle w:val="SecondLetter"/>
        <w:spacing w:line="276" w:lineRule="auto"/>
        <w:rPr>
          <w:sz w:val="20"/>
          <w:szCs w:val="20"/>
        </w:rPr>
      </w:pPr>
      <w:r w:rsidRPr="007025F9">
        <w:rPr>
          <w:sz w:val="20"/>
          <w:szCs w:val="20"/>
        </w:rPr>
        <w:t>f.</w:t>
      </w:r>
      <w:r w:rsidRPr="007025F9">
        <w:rPr>
          <w:sz w:val="20"/>
          <w:szCs w:val="20"/>
        </w:rPr>
        <w:tab/>
        <w:t xml:space="preserve">All trotlines shall be personally checked at least once in each 24-hour period. </w:t>
      </w:r>
    </w:p>
    <w:p w14:paraId="3C6AC95D" w14:textId="77777777" w:rsidR="008A6852" w:rsidRPr="007025F9" w:rsidRDefault="008A6852" w:rsidP="007025F9">
      <w:pPr>
        <w:tabs>
          <w:tab w:val="left" w:pos="360"/>
        </w:tabs>
        <w:spacing w:line="276" w:lineRule="auto"/>
        <w:rPr>
          <w:b w:val="0"/>
          <w:bCs w:val="0"/>
          <w:color w:val="000000"/>
        </w:rPr>
      </w:pPr>
    </w:p>
    <w:p w14:paraId="67BBB705" w14:textId="77777777" w:rsidR="008A6852" w:rsidRPr="007025F9" w:rsidRDefault="008A6852" w:rsidP="007025F9">
      <w:pPr>
        <w:pStyle w:val="FirstNumber"/>
        <w:spacing w:line="276" w:lineRule="auto"/>
        <w:rPr>
          <w:sz w:val="20"/>
          <w:szCs w:val="20"/>
        </w:rPr>
      </w:pPr>
      <w:r w:rsidRPr="007025F9">
        <w:rPr>
          <w:sz w:val="20"/>
          <w:szCs w:val="20"/>
        </w:rPr>
        <w:t>3.</w:t>
      </w:r>
      <w:r w:rsidRPr="007025F9">
        <w:rPr>
          <w:sz w:val="20"/>
          <w:szCs w:val="20"/>
        </w:rPr>
        <w:tab/>
        <w:t>Jugs</w:t>
      </w:r>
    </w:p>
    <w:p w14:paraId="27692A89" w14:textId="77777777" w:rsidR="008A6852" w:rsidRPr="007025F9" w:rsidRDefault="008A6852" w:rsidP="007025F9">
      <w:pPr>
        <w:spacing w:line="276" w:lineRule="auto"/>
        <w:rPr>
          <w:color w:val="000000"/>
        </w:rPr>
      </w:pPr>
    </w:p>
    <w:p w14:paraId="08919CF2" w14:textId="77777777" w:rsidR="008A6852" w:rsidRPr="007025F9" w:rsidRDefault="008A6852" w:rsidP="007025F9">
      <w:pPr>
        <w:pStyle w:val="SecondLetter"/>
        <w:spacing w:line="276" w:lineRule="auto"/>
        <w:rPr>
          <w:sz w:val="20"/>
          <w:szCs w:val="20"/>
        </w:rPr>
      </w:pPr>
      <w:r w:rsidRPr="007025F9">
        <w:rPr>
          <w:sz w:val="20"/>
          <w:szCs w:val="20"/>
        </w:rPr>
        <w:t>a.</w:t>
      </w:r>
      <w:r w:rsidRPr="007025F9">
        <w:rPr>
          <w:sz w:val="20"/>
          <w:szCs w:val="20"/>
        </w:rPr>
        <w:tab/>
        <w:t xml:space="preserve">Jugs shall only be </w:t>
      </w:r>
      <w:proofErr w:type="gramStart"/>
      <w:r w:rsidRPr="007025F9">
        <w:rPr>
          <w:sz w:val="20"/>
          <w:szCs w:val="20"/>
        </w:rPr>
        <w:t>used only</w:t>
      </w:r>
      <w:proofErr w:type="gramEnd"/>
      <w:r w:rsidRPr="007025F9">
        <w:rPr>
          <w:sz w:val="20"/>
          <w:szCs w:val="20"/>
        </w:rPr>
        <w:t xml:space="preserve"> on waters specified in regulation #108.</w:t>
      </w:r>
    </w:p>
    <w:p w14:paraId="553E94DA" w14:textId="77777777" w:rsidR="008A6852" w:rsidRPr="007025F9" w:rsidRDefault="008A6852" w:rsidP="007025F9">
      <w:pPr>
        <w:pStyle w:val="SecondLetter"/>
        <w:spacing w:line="276" w:lineRule="auto"/>
        <w:rPr>
          <w:sz w:val="20"/>
          <w:szCs w:val="20"/>
        </w:rPr>
      </w:pPr>
      <w:r w:rsidRPr="007025F9">
        <w:rPr>
          <w:sz w:val="20"/>
          <w:szCs w:val="20"/>
        </w:rPr>
        <w:t>b.</w:t>
      </w:r>
      <w:r w:rsidRPr="007025F9">
        <w:rPr>
          <w:sz w:val="20"/>
          <w:szCs w:val="20"/>
        </w:rPr>
        <w:tab/>
        <w:t xml:space="preserve">No one may use more than 10 jugs, each of which shall not have more than a single line with one common hook attached. </w:t>
      </w:r>
    </w:p>
    <w:p w14:paraId="5CE15E16" w14:textId="77777777" w:rsidR="008A6852" w:rsidRPr="007025F9" w:rsidRDefault="008A6852" w:rsidP="007025F9">
      <w:pPr>
        <w:pStyle w:val="SecondLetter"/>
        <w:spacing w:line="276" w:lineRule="auto"/>
        <w:rPr>
          <w:sz w:val="20"/>
          <w:szCs w:val="20"/>
        </w:rPr>
      </w:pPr>
      <w:r w:rsidRPr="007025F9">
        <w:rPr>
          <w:sz w:val="20"/>
          <w:szCs w:val="20"/>
        </w:rPr>
        <w:t>c.</w:t>
      </w:r>
      <w:r w:rsidRPr="007025F9">
        <w:rPr>
          <w:sz w:val="20"/>
          <w:szCs w:val="20"/>
        </w:rPr>
        <w:tab/>
        <w:t>Jugs shall be tagged with the user’s customer identification number. If the user does not have a customer identification number, jugs must be tagged with the user’s name.</w:t>
      </w:r>
    </w:p>
    <w:p w14:paraId="4CE36B9A" w14:textId="77777777" w:rsidR="008A6852" w:rsidRPr="007025F9" w:rsidRDefault="008A6852" w:rsidP="007025F9">
      <w:pPr>
        <w:pStyle w:val="SecondLetter"/>
        <w:spacing w:line="276" w:lineRule="auto"/>
        <w:rPr>
          <w:sz w:val="20"/>
          <w:szCs w:val="20"/>
        </w:rPr>
      </w:pPr>
      <w:r w:rsidRPr="007025F9">
        <w:rPr>
          <w:sz w:val="20"/>
          <w:szCs w:val="20"/>
        </w:rPr>
        <w:t>d.</w:t>
      </w:r>
      <w:r w:rsidRPr="007025F9">
        <w:rPr>
          <w:sz w:val="20"/>
          <w:szCs w:val="20"/>
        </w:rPr>
        <w:tab/>
        <w:t xml:space="preserve">Jugs shall be personally checked at least once every hour. </w:t>
      </w:r>
      <w:r w:rsidRPr="007025F9">
        <w:rPr>
          <w:sz w:val="20"/>
          <w:szCs w:val="20"/>
        </w:rPr>
        <w:tab/>
      </w:r>
    </w:p>
    <w:p w14:paraId="4BA3C537" w14:textId="77777777" w:rsidR="008A6852" w:rsidRPr="007025F9" w:rsidRDefault="008A6852" w:rsidP="007025F9">
      <w:pPr>
        <w:spacing w:line="276" w:lineRule="auto"/>
        <w:rPr>
          <w:b w:val="0"/>
          <w:bCs w:val="0"/>
          <w:color w:val="000000"/>
        </w:rPr>
      </w:pPr>
    </w:p>
    <w:p w14:paraId="64D1B9C0" w14:textId="77777777" w:rsidR="008A6852" w:rsidRPr="007025F9" w:rsidRDefault="008A6852" w:rsidP="007025F9">
      <w:pPr>
        <w:pStyle w:val="FirstNumber"/>
        <w:spacing w:line="276" w:lineRule="auto"/>
        <w:rPr>
          <w:sz w:val="20"/>
          <w:szCs w:val="20"/>
        </w:rPr>
      </w:pPr>
      <w:r w:rsidRPr="007025F9">
        <w:rPr>
          <w:sz w:val="20"/>
          <w:szCs w:val="20"/>
        </w:rPr>
        <w:t>4.</w:t>
      </w:r>
      <w:r w:rsidRPr="007025F9">
        <w:rPr>
          <w:sz w:val="20"/>
          <w:szCs w:val="20"/>
        </w:rPr>
        <w:tab/>
        <w:t>Underwater spearfishing, archery, slingbows and gigs</w:t>
      </w:r>
    </w:p>
    <w:p w14:paraId="5CCFF4BB" w14:textId="77777777" w:rsidR="008A6852" w:rsidRPr="007025F9" w:rsidRDefault="008A6852" w:rsidP="007025F9">
      <w:pPr>
        <w:spacing w:line="276" w:lineRule="auto"/>
        <w:rPr>
          <w:b w:val="0"/>
          <w:bCs w:val="0"/>
          <w:color w:val="000000"/>
        </w:rPr>
      </w:pPr>
    </w:p>
    <w:p w14:paraId="30EC9F0C" w14:textId="77777777" w:rsidR="008A6852" w:rsidRPr="007025F9" w:rsidRDefault="008A6852" w:rsidP="007025F9">
      <w:pPr>
        <w:pStyle w:val="SecondLetter"/>
        <w:spacing w:line="276" w:lineRule="auto"/>
        <w:rPr>
          <w:sz w:val="20"/>
          <w:szCs w:val="20"/>
        </w:rPr>
      </w:pPr>
      <w:r w:rsidRPr="007025F9">
        <w:rPr>
          <w:sz w:val="20"/>
          <w:szCs w:val="20"/>
        </w:rPr>
        <w:t>a.</w:t>
      </w:r>
      <w:r w:rsidRPr="007025F9">
        <w:rPr>
          <w:sz w:val="20"/>
          <w:szCs w:val="20"/>
        </w:rPr>
        <w:tab/>
        <w:t>Underwater spearfishing, archery, slingbows and gigs may be used statewide for the taking of carp and northern pike, except as otherwise prohibited by these regulations or land management agencies. East of the Continental Divide, gizzard shad, and white or long-nose suckers may also be taken, unless otherwise prohibited in regulation #108. Other game fish species may only be taken when authorized in regulation #108 for a specific water.</w:t>
      </w:r>
      <w:r w:rsidR="00E56D5C" w:rsidRPr="007025F9">
        <w:rPr>
          <w:sz w:val="20"/>
          <w:szCs w:val="20"/>
        </w:rPr>
        <w:t xml:space="preserve"> </w:t>
      </w:r>
    </w:p>
    <w:p w14:paraId="009E6588" w14:textId="77777777" w:rsidR="008A6852" w:rsidRPr="007025F9" w:rsidRDefault="008A6852" w:rsidP="007025F9">
      <w:pPr>
        <w:pStyle w:val="SecondLetter"/>
        <w:spacing w:line="276" w:lineRule="auto"/>
        <w:rPr>
          <w:sz w:val="20"/>
          <w:szCs w:val="20"/>
        </w:rPr>
      </w:pPr>
      <w:r w:rsidRPr="007025F9">
        <w:rPr>
          <w:sz w:val="20"/>
          <w:szCs w:val="20"/>
        </w:rPr>
        <w:t>b.</w:t>
      </w:r>
      <w:r w:rsidRPr="007025F9">
        <w:rPr>
          <w:sz w:val="20"/>
          <w:szCs w:val="20"/>
        </w:rPr>
        <w:tab/>
        <w:t>The following additional restrictions apply to underwater spearfishing:</w:t>
      </w:r>
    </w:p>
    <w:p w14:paraId="57A9C189" w14:textId="77777777" w:rsidR="008A6852" w:rsidRPr="007025F9" w:rsidRDefault="008A6852" w:rsidP="007025F9">
      <w:pPr>
        <w:pStyle w:val="SecondNumber"/>
        <w:spacing w:line="276" w:lineRule="auto"/>
        <w:rPr>
          <w:sz w:val="20"/>
          <w:szCs w:val="20"/>
        </w:rPr>
      </w:pPr>
      <w:r w:rsidRPr="007025F9">
        <w:rPr>
          <w:sz w:val="20"/>
          <w:szCs w:val="20"/>
        </w:rPr>
        <w:t>1.</w:t>
      </w:r>
      <w:r w:rsidRPr="007025F9">
        <w:rPr>
          <w:sz w:val="20"/>
          <w:szCs w:val="20"/>
        </w:rPr>
        <w:tab/>
        <w:t>CO</w:t>
      </w:r>
      <w:r w:rsidRPr="007025F9">
        <w:rPr>
          <w:sz w:val="20"/>
          <w:szCs w:val="20"/>
          <w:vertAlign w:val="subscript"/>
        </w:rPr>
        <w:t>2</w:t>
      </w:r>
      <w:r w:rsidRPr="007025F9">
        <w:rPr>
          <w:sz w:val="20"/>
          <w:szCs w:val="20"/>
        </w:rPr>
        <w:t xml:space="preserve"> guns or cartridge-powered spears are prohibited.</w:t>
      </w:r>
    </w:p>
    <w:p w14:paraId="26728847" w14:textId="77777777" w:rsidR="008A6852" w:rsidRPr="007025F9" w:rsidRDefault="008A6852" w:rsidP="007025F9">
      <w:pPr>
        <w:pStyle w:val="SecondNumber"/>
        <w:spacing w:line="276" w:lineRule="auto"/>
        <w:rPr>
          <w:sz w:val="20"/>
          <w:szCs w:val="20"/>
        </w:rPr>
      </w:pPr>
      <w:r w:rsidRPr="007025F9">
        <w:rPr>
          <w:sz w:val="20"/>
          <w:szCs w:val="20"/>
        </w:rPr>
        <w:t>2.</w:t>
      </w:r>
      <w:r w:rsidRPr="007025F9">
        <w:rPr>
          <w:sz w:val="20"/>
          <w:szCs w:val="20"/>
        </w:rPr>
        <w:tab/>
        <w:t>Guns must be loaded and unloaded while the gun is submerged.</w:t>
      </w:r>
    </w:p>
    <w:p w14:paraId="12E2D321" w14:textId="77777777" w:rsidR="008A6852" w:rsidRPr="007025F9" w:rsidRDefault="008A6852" w:rsidP="007025F9">
      <w:pPr>
        <w:pStyle w:val="SecondNumber"/>
        <w:spacing w:line="276" w:lineRule="auto"/>
        <w:rPr>
          <w:sz w:val="20"/>
          <w:szCs w:val="20"/>
        </w:rPr>
      </w:pPr>
      <w:r w:rsidRPr="007025F9">
        <w:rPr>
          <w:sz w:val="20"/>
          <w:szCs w:val="20"/>
        </w:rPr>
        <w:t>3.</w:t>
      </w:r>
      <w:r w:rsidRPr="007025F9">
        <w:rPr>
          <w:sz w:val="20"/>
          <w:szCs w:val="20"/>
        </w:rPr>
        <w:tab/>
        <w:t>Divers must stay within a radius of 100 feet of a float bearing the National Divers’ Symbol.</w:t>
      </w:r>
    </w:p>
    <w:p w14:paraId="22CA4978" w14:textId="77777777" w:rsidR="008A6852" w:rsidRPr="007025F9" w:rsidRDefault="008A6852" w:rsidP="007025F9">
      <w:pPr>
        <w:pStyle w:val="SecondNumber"/>
        <w:spacing w:line="276" w:lineRule="auto"/>
        <w:rPr>
          <w:sz w:val="20"/>
          <w:szCs w:val="20"/>
        </w:rPr>
      </w:pPr>
      <w:r w:rsidRPr="007025F9">
        <w:rPr>
          <w:sz w:val="20"/>
          <w:szCs w:val="20"/>
        </w:rPr>
        <w:t>4.</w:t>
      </w:r>
      <w:r w:rsidRPr="007025F9">
        <w:rPr>
          <w:sz w:val="20"/>
          <w:szCs w:val="20"/>
        </w:rPr>
        <w:tab/>
        <w:t>Spears must be attached by a safety line.</w:t>
      </w:r>
    </w:p>
    <w:p w14:paraId="45714813" w14:textId="77777777" w:rsidR="008A6852" w:rsidRPr="007025F9" w:rsidRDefault="008A6852" w:rsidP="007025F9">
      <w:pPr>
        <w:pStyle w:val="SecondNumber"/>
        <w:spacing w:line="276" w:lineRule="auto"/>
        <w:ind w:left="1800"/>
        <w:rPr>
          <w:sz w:val="20"/>
          <w:szCs w:val="20"/>
        </w:rPr>
      </w:pPr>
      <w:r w:rsidRPr="007025F9">
        <w:rPr>
          <w:sz w:val="20"/>
          <w:szCs w:val="20"/>
        </w:rPr>
        <w:t>c.</w:t>
      </w:r>
      <w:r w:rsidRPr="007025F9">
        <w:rPr>
          <w:sz w:val="20"/>
          <w:szCs w:val="20"/>
        </w:rPr>
        <w:tab/>
        <w:t>Archery and slingbows may be used for the taking of kokanee salmon during times and in locations otherwise open to snagging of salmon, as established in #108 of these regulations.</w:t>
      </w:r>
      <w:r w:rsidR="00E56D5C" w:rsidRPr="007025F9">
        <w:rPr>
          <w:sz w:val="20"/>
          <w:szCs w:val="20"/>
        </w:rPr>
        <w:t xml:space="preserve"> </w:t>
      </w:r>
    </w:p>
    <w:p w14:paraId="25E6E5AF" w14:textId="77777777" w:rsidR="008A6852" w:rsidRPr="007025F9" w:rsidRDefault="008A6852" w:rsidP="007025F9">
      <w:pPr>
        <w:pStyle w:val="SecondLetter"/>
        <w:spacing w:line="276" w:lineRule="auto"/>
        <w:rPr>
          <w:sz w:val="20"/>
          <w:szCs w:val="20"/>
        </w:rPr>
      </w:pPr>
      <w:r w:rsidRPr="007025F9">
        <w:rPr>
          <w:sz w:val="20"/>
          <w:szCs w:val="20"/>
        </w:rPr>
        <w:t>d.</w:t>
      </w:r>
      <w:r w:rsidRPr="007025F9">
        <w:rPr>
          <w:sz w:val="20"/>
          <w:szCs w:val="20"/>
        </w:rPr>
        <w:tab/>
        <w:t>Archery, slingbows and gigs may be used for the taking of bullfrogs.</w:t>
      </w:r>
    </w:p>
    <w:p w14:paraId="260629D1" w14:textId="77777777" w:rsidR="008A6852" w:rsidRPr="007025F9" w:rsidRDefault="008A6852" w:rsidP="007025F9">
      <w:pPr>
        <w:pStyle w:val="SecondLetter"/>
        <w:spacing w:line="276" w:lineRule="auto"/>
        <w:rPr>
          <w:sz w:val="20"/>
          <w:szCs w:val="20"/>
        </w:rPr>
      </w:pPr>
      <w:r w:rsidRPr="007025F9">
        <w:rPr>
          <w:sz w:val="20"/>
          <w:szCs w:val="20"/>
        </w:rPr>
        <w:t>e.</w:t>
      </w:r>
      <w:r w:rsidRPr="007025F9">
        <w:rPr>
          <w:sz w:val="20"/>
          <w:szCs w:val="20"/>
        </w:rPr>
        <w:tab/>
        <w:t>The following additional restrictions apply to fishing with archery hand-held bows and slingbows:</w:t>
      </w:r>
    </w:p>
    <w:p w14:paraId="557EF617" w14:textId="77777777" w:rsidR="008A6852" w:rsidRPr="007025F9" w:rsidRDefault="008A6852" w:rsidP="007025F9">
      <w:pPr>
        <w:pStyle w:val="SecondLetter"/>
        <w:numPr>
          <w:ilvl w:val="0"/>
          <w:numId w:val="56"/>
        </w:numPr>
        <w:spacing w:line="276" w:lineRule="auto"/>
        <w:rPr>
          <w:sz w:val="20"/>
          <w:szCs w:val="20"/>
        </w:rPr>
      </w:pPr>
      <w:r w:rsidRPr="007025F9">
        <w:rPr>
          <w:sz w:val="20"/>
          <w:szCs w:val="20"/>
        </w:rPr>
        <w:t>All archery hand-held bows and slingbows must have a reel, fishing line and arrow attached to the bow.</w:t>
      </w:r>
    </w:p>
    <w:p w14:paraId="02B3AEEB" w14:textId="77777777" w:rsidR="008A6852" w:rsidRPr="007025F9" w:rsidRDefault="008A6852" w:rsidP="007025F9">
      <w:pPr>
        <w:pStyle w:val="SecondLetter"/>
        <w:numPr>
          <w:ilvl w:val="0"/>
          <w:numId w:val="56"/>
        </w:numPr>
        <w:spacing w:line="276" w:lineRule="auto"/>
        <w:rPr>
          <w:sz w:val="20"/>
          <w:szCs w:val="20"/>
        </w:rPr>
      </w:pPr>
      <w:r w:rsidRPr="007025F9">
        <w:rPr>
          <w:sz w:val="20"/>
          <w:szCs w:val="20"/>
        </w:rPr>
        <w:t xml:space="preserve">All archery hand-held bows must have an arrow safety slide mechanism, which </w:t>
      </w:r>
      <w:proofErr w:type="gramStart"/>
      <w:r w:rsidRPr="007025F9">
        <w:rPr>
          <w:sz w:val="20"/>
          <w:szCs w:val="20"/>
        </w:rPr>
        <w:t>maintains the fishing line in front of the arrow rest at all times</w:t>
      </w:r>
      <w:proofErr w:type="gramEnd"/>
      <w:r w:rsidRPr="007025F9">
        <w:rPr>
          <w:sz w:val="20"/>
          <w:szCs w:val="20"/>
        </w:rPr>
        <w:t xml:space="preserve">. </w:t>
      </w:r>
    </w:p>
    <w:p w14:paraId="424A29B0" w14:textId="77777777" w:rsidR="008A6852" w:rsidRPr="007025F9" w:rsidRDefault="008A6852" w:rsidP="007025F9">
      <w:pPr>
        <w:spacing w:line="276" w:lineRule="auto"/>
        <w:rPr>
          <w:b w:val="0"/>
          <w:bCs w:val="0"/>
          <w:color w:val="000000"/>
        </w:rPr>
      </w:pPr>
    </w:p>
    <w:p w14:paraId="322E273F" w14:textId="77777777" w:rsidR="008A6852" w:rsidRPr="007025F9" w:rsidRDefault="008A6852" w:rsidP="007025F9">
      <w:pPr>
        <w:pStyle w:val="FirstNumber"/>
        <w:spacing w:line="276" w:lineRule="auto"/>
        <w:rPr>
          <w:sz w:val="20"/>
          <w:szCs w:val="20"/>
        </w:rPr>
      </w:pPr>
      <w:r w:rsidRPr="007025F9">
        <w:rPr>
          <w:sz w:val="20"/>
          <w:szCs w:val="20"/>
        </w:rPr>
        <w:t>5.</w:t>
      </w:r>
      <w:r w:rsidRPr="007025F9">
        <w:rPr>
          <w:sz w:val="20"/>
          <w:szCs w:val="20"/>
        </w:rPr>
        <w:tab/>
        <w:t>Snagging</w:t>
      </w:r>
    </w:p>
    <w:p w14:paraId="2FA4725B" w14:textId="77777777" w:rsidR="008A6852" w:rsidRPr="007025F9" w:rsidRDefault="008A6852" w:rsidP="007025F9">
      <w:pPr>
        <w:pStyle w:val="SecondLetter"/>
        <w:spacing w:line="276" w:lineRule="auto"/>
        <w:rPr>
          <w:sz w:val="20"/>
          <w:szCs w:val="20"/>
        </w:rPr>
      </w:pPr>
      <w:r w:rsidRPr="007025F9">
        <w:rPr>
          <w:sz w:val="20"/>
          <w:szCs w:val="20"/>
        </w:rPr>
        <w:lastRenderedPageBreak/>
        <w:t>a.</w:t>
      </w:r>
      <w:r w:rsidRPr="007025F9">
        <w:rPr>
          <w:sz w:val="20"/>
          <w:szCs w:val="20"/>
        </w:rPr>
        <w:tab/>
        <w:t>Snagging shall be used for the taking of kokanee salmon only, and only where specifically authorized in regulation #108.</w:t>
      </w:r>
    </w:p>
    <w:p w14:paraId="52C3D810" w14:textId="77777777" w:rsidR="008A6852" w:rsidRPr="007025F9" w:rsidRDefault="008A6852" w:rsidP="007025F9">
      <w:pPr>
        <w:pStyle w:val="SecondLetter"/>
        <w:spacing w:line="276" w:lineRule="auto"/>
        <w:rPr>
          <w:sz w:val="20"/>
          <w:szCs w:val="20"/>
        </w:rPr>
      </w:pPr>
      <w:r w:rsidRPr="007025F9">
        <w:rPr>
          <w:sz w:val="20"/>
          <w:szCs w:val="20"/>
        </w:rPr>
        <w:t>b.</w:t>
      </w:r>
      <w:r w:rsidRPr="007025F9">
        <w:rPr>
          <w:sz w:val="20"/>
          <w:szCs w:val="20"/>
        </w:rPr>
        <w:tab/>
        <w:t>Snagged fish species other than kokanee salmon must be returned to the water immediately upon catch.</w:t>
      </w:r>
    </w:p>
    <w:p w14:paraId="3E44B0D5" w14:textId="77777777" w:rsidR="008A6852" w:rsidRPr="007025F9" w:rsidRDefault="008A6852" w:rsidP="007025F9">
      <w:pPr>
        <w:spacing w:line="276" w:lineRule="auto"/>
        <w:rPr>
          <w:b w:val="0"/>
          <w:bCs w:val="0"/>
          <w:color w:val="000000"/>
        </w:rPr>
      </w:pPr>
    </w:p>
    <w:p w14:paraId="6C40BF1B" w14:textId="77777777" w:rsidR="008A6852" w:rsidRPr="007025F9" w:rsidRDefault="008A6852" w:rsidP="007025F9">
      <w:pPr>
        <w:pStyle w:val="FirstNumber"/>
        <w:spacing w:line="276" w:lineRule="auto"/>
        <w:rPr>
          <w:sz w:val="20"/>
          <w:szCs w:val="20"/>
        </w:rPr>
      </w:pPr>
      <w:r w:rsidRPr="007025F9">
        <w:rPr>
          <w:sz w:val="20"/>
          <w:szCs w:val="20"/>
        </w:rPr>
        <w:t>6.</w:t>
      </w:r>
      <w:r w:rsidRPr="007025F9">
        <w:rPr>
          <w:sz w:val="20"/>
          <w:szCs w:val="20"/>
        </w:rPr>
        <w:tab/>
        <w:t>Seines and cast-nets</w:t>
      </w:r>
    </w:p>
    <w:p w14:paraId="0AF065F3" w14:textId="3B414379" w:rsidR="008A6852" w:rsidRPr="007025F9" w:rsidRDefault="008A6852" w:rsidP="007025F9">
      <w:pPr>
        <w:pStyle w:val="SecondLetter"/>
        <w:spacing w:line="276" w:lineRule="auto"/>
        <w:rPr>
          <w:sz w:val="20"/>
          <w:szCs w:val="20"/>
        </w:rPr>
      </w:pPr>
      <w:r w:rsidRPr="007025F9">
        <w:rPr>
          <w:sz w:val="20"/>
          <w:szCs w:val="20"/>
        </w:rPr>
        <w:t>a.</w:t>
      </w:r>
      <w:r w:rsidRPr="007025F9">
        <w:rPr>
          <w:sz w:val="20"/>
          <w:szCs w:val="20"/>
        </w:rPr>
        <w:tab/>
        <w:t xml:space="preserve">Seines shall be used only for fish taken in accordance with regulation #104(H), </w:t>
      </w:r>
      <w:del w:id="22" w:author="Hernandez, Hilary" w:date="2026-09-18T10:22:00Z" w16du:dateUtc="2026-09-18T16:22:00Z">
        <w:r w:rsidRPr="007025F9" w:rsidDel="00483969">
          <w:rPr>
            <w:sz w:val="20"/>
            <w:szCs w:val="20"/>
          </w:rPr>
          <w:delText xml:space="preserve">the gilled form aquatic tiger salamander larvae, </w:delText>
        </w:r>
      </w:del>
      <w:r w:rsidRPr="007025F9">
        <w:rPr>
          <w:sz w:val="20"/>
          <w:szCs w:val="20"/>
        </w:rPr>
        <w:t>and crayfish; or when authorized for emergency salvage.</w:t>
      </w:r>
    </w:p>
    <w:p w14:paraId="4383C78F" w14:textId="77777777" w:rsidR="008A6852" w:rsidRPr="007025F9" w:rsidRDefault="008A6852" w:rsidP="007025F9">
      <w:pPr>
        <w:pStyle w:val="SecondLetter"/>
        <w:spacing w:line="276" w:lineRule="auto"/>
        <w:rPr>
          <w:sz w:val="20"/>
          <w:szCs w:val="20"/>
        </w:rPr>
      </w:pPr>
      <w:r w:rsidRPr="007025F9">
        <w:rPr>
          <w:sz w:val="20"/>
          <w:szCs w:val="20"/>
        </w:rPr>
        <w:t>b.</w:t>
      </w:r>
      <w:r w:rsidRPr="007025F9">
        <w:rPr>
          <w:sz w:val="20"/>
          <w:szCs w:val="20"/>
        </w:rPr>
        <w:tab/>
        <w:t>Seines shall be made of one-fourth (1/4) inch or less non-metallic square mesh.</w:t>
      </w:r>
    </w:p>
    <w:p w14:paraId="318BA034" w14:textId="77777777" w:rsidR="008A6852" w:rsidRPr="007025F9" w:rsidRDefault="008A6852" w:rsidP="007025F9">
      <w:pPr>
        <w:pStyle w:val="SecondLetter"/>
        <w:spacing w:line="276" w:lineRule="auto"/>
        <w:rPr>
          <w:sz w:val="20"/>
          <w:szCs w:val="20"/>
        </w:rPr>
      </w:pPr>
      <w:r w:rsidRPr="007025F9">
        <w:rPr>
          <w:sz w:val="20"/>
          <w:szCs w:val="20"/>
        </w:rPr>
        <w:t>c.</w:t>
      </w:r>
      <w:r w:rsidRPr="007025F9">
        <w:rPr>
          <w:sz w:val="20"/>
          <w:szCs w:val="20"/>
        </w:rPr>
        <w:tab/>
        <w:t>Seines shall not exceed 20 feet in length by 4 feet in depth</w:t>
      </w:r>
    </w:p>
    <w:p w14:paraId="548DA9E8" w14:textId="77777777" w:rsidR="008A6852" w:rsidRPr="007025F9" w:rsidRDefault="008A6852" w:rsidP="007025F9">
      <w:pPr>
        <w:spacing w:line="276" w:lineRule="auto"/>
        <w:ind w:left="1440" w:hanging="360"/>
        <w:rPr>
          <w:b w:val="0"/>
          <w:bCs w:val="0"/>
          <w:color w:val="000000"/>
        </w:rPr>
      </w:pPr>
    </w:p>
    <w:p w14:paraId="59BBF9E7" w14:textId="77777777" w:rsidR="008A6852" w:rsidRPr="007025F9" w:rsidRDefault="008A6852" w:rsidP="007025F9">
      <w:pPr>
        <w:pStyle w:val="FirstNumber"/>
        <w:spacing w:line="276" w:lineRule="auto"/>
        <w:rPr>
          <w:sz w:val="20"/>
          <w:szCs w:val="20"/>
        </w:rPr>
      </w:pPr>
      <w:r w:rsidRPr="007025F9">
        <w:rPr>
          <w:sz w:val="20"/>
          <w:szCs w:val="20"/>
        </w:rPr>
        <w:t>7.</w:t>
      </w:r>
      <w:r w:rsidRPr="007025F9">
        <w:rPr>
          <w:sz w:val="20"/>
          <w:szCs w:val="20"/>
        </w:rPr>
        <w:tab/>
        <w:t xml:space="preserve">By hand or with the aid of dip nets </w:t>
      </w:r>
      <w:r w:rsidRPr="007025F9">
        <w:rPr>
          <w:sz w:val="20"/>
          <w:szCs w:val="20"/>
        </w:rPr>
        <w:tab/>
      </w:r>
    </w:p>
    <w:p w14:paraId="1B6EFDD8" w14:textId="56439936" w:rsidR="008A6852" w:rsidRPr="007025F9" w:rsidRDefault="008A6852" w:rsidP="007025F9">
      <w:pPr>
        <w:pStyle w:val="SecondLetter"/>
        <w:spacing w:line="276" w:lineRule="auto"/>
        <w:rPr>
          <w:sz w:val="20"/>
          <w:szCs w:val="20"/>
        </w:rPr>
      </w:pPr>
      <w:r w:rsidRPr="007025F9">
        <w:rPr>
          <w:sz w:val="20"/>
          <w:szCs w:val="20"/>
        </w:rPr>
        <w:t>a.</w:t>
      </w:r>
      <w:r w:rsidRPr="007025F9">
        <w:rPr>
          <w:sz w:val="20"/>
          <w:szCs w:val="20"/>
        </w:rPr>
        <w:tab/>
      </w:r>
      <w:del w:id="23" w:author="Hernandez, Hilary" w:date="2026-09-18T10:22:00Z" w16du:dateUtc="2026-09-18T16:22:00Z">
        <w:r w:rsidRPr="007025F9" w:rsidDel="00483969">
          <w:rPr>
            <w:sz w:val="20"/>
            <w:szCs w:val="20"/>
          </w:rPr>
          <w:delText>Bullfrogs, c</w:delText>
        </w:r>
      </w:del>
      <w:ins w:id="24" w:author="Hernandez, Hilary" w:date="2026-09-18T10:22:00Z" w16du:dateUtc="2026-09-18T16:22:00Z">
        <w:r w:rsidR="00483969" w:rsidRPr="007025F9">
          <w:rPr>
            <w:sz w:val="20"/>
            <w:szCs w:val="20"/>
          </w:rPr>
          <w:t>C</w:t>
        </w:r>
      </w:ins>
      <w:r w:rsidRPr="007025F9">
        <w:rPr>
          <w:sz w:val="20"/>
          <w:szCs w:val="20"/>
        </w:rPr>
        <w:t>rayfish</w:t>
      </w:r>
      <w:del w:id="25" w:author="Hernandez, Hilary" w:date="2026-09-18T10:23:00Z" w16du:dateUtc="2026-09-18T16:23:00Z">
        <w:r w:rsidRPr="007025F9" w:rsidDel="00483969">
          <w:rPr>
            <w:sz w:val="20"/>
            <w:szCs w:val="20"/>
          </w:rPr>
          <w:delText>, and the gilled form aquatic tiger salamander larvae</w:delText>
        </w:r>
      </w:del>
      <w:r w:rsidRPr="007025F9">
        <w:rPr>
          <w:sz w:val="20"/>
          <w:szCs w:val="20"/>
        </w:rPr>
        <w:t xml:space="preserve"> may be taken by hand or with the aid of dip nets.</w:t>
      </w:r>
    </w:p>
    <w:p w14:paraId="0C0D02AA" w14:textId="77777777" w:rsidR="008A6852" w:rsidRPr="007025F9" w:rsidRDefault="008A6852" w:rsidP="007025F9">
      <w:pPr>
        <w:pStyle w:val="SecondLetter"/>
        <w:spacing w:line="276" w:lineRule="auto"/>
        <w:rPr>
          <w:sz w:val="20"/>
          <w:szCs w:val="20"/>
        </w:rPr>
      </w:pPr>
      <w:r w:rsidRPr="007025F9">
        <w:rPr>
          <w:sz w:val="20"/>
          <w:szCs w:val="20"/>
        </w:rPr>
        <w:t>b.</w:t>
      </w:r>
      <w:r w:rsidRPr="007025F9">
        <w:rPr>
          <w:sz w:val="20"/>
          <w:szCs w:val="20"/>
        </w:rPr>
        <w:tab/>
        <w:t>Fish may be taken by hand or with the aid of dip nets or any other method approved by the Director, when emergency public salvage of fish has been approved in accordance with regulation #104(G).</w:t>
      </w:r>
    </w:p>
    <w:p w14:paraId="6A2BFA43" w14:textId="77777777" w:rsidR="008A6852" w:rsidRPr="007025F9" w:rsidRDefault="008A6852" w:rsidP="007025F9">
      <w:pPr>
        <w:pStyle w:val="SecondLetter"/>
        <w:spacing w:line="276" w:lineRule="auto"/>
        <w:rPr>
          <w:sz w:val="20"/>
          <w:szCs w:val="20"/>
        </w:rPr>
      </w:pPr>
      <w:r w:rsidRPr="007025F9">
        <w:rPr>
          <w:sz w:val="20"/>
          <w:szCs w:val="20"/>
        </w:rPr>
        <w:t>c.</w:t>
      </w:r>
      <w:r w:rsidRPr="007025F9">
        <w:rPr>
          <w:sz w:val="20"/>
          <w:szCs w:val="20"/>
        </w:rPr>
        <w:tab/>
      </w:r>
      <w:proofErr w:type="gramStart"/>
      <w:r w:rsidRPr="007025F9">
        <w:rPr>
          <w:sz w:val="20"/>
          <w:szCs w:val="20"/>
        </w:rPr>
        <w:t>Hand held</w:t>
      </w:r>
      <w:proofErr w:type="gramEnd"/>
      <w:r w:rsidRPr="007025F9">
        <w:rPr>
          <w:sz w:val="20"/>
          <w:szCs w:val="20"/>
        </w:rPr>
        <w:t xml:space="preserve"> dip nets may be used for fish taken in accordance with regulation #104(H).</w:t>
      </w:r>
    </w:p>
    <w:p w14:paraId="342CD99F" w14:textId="77777777" w:rsidR="008A6852" w:rsidRPr="007025F9" w:rsidRDefault="008A6852" w:rsidP="007025F9">
      <w:pPr>
        <w:spacing w:line="276" w:lineRule="auto"/>
        <w:ind w:left="1440" w:hanging="360"/>
        <w:rPr>
          <w:b w:val="0"/>
          <w:bCs w:val="0"/>
          <w:color w:val="000000"/>
        </w:rPr>
      </w:pPr>
    </w:p>
    <w:p w14:paraId="37A57736" w14:textId="77777777" w:rsidR="008A6852" w:rsidRPr="007025F9" w:rsidRDefault="008A6852" w:rsidP="007025F9">
      <w:pPr>
        <w:pStyle w:val="FirstNumber"/>
        <w:spacing w:line="276" w:lineRule="auto"/>
        <w:rPr>
          <w:sz w:val="20"/>
          <w:szCs w:val="20"/>
        </w:rPr>
      </w:pPr>
      <w:r w:rsidRPr="007025F9">
        <w:rPr>
          <w:sz w:val="20"/>
          <w:szCs w:val="20"/>
        </w:rPr>
        <w:t>8.</w:t>
      </w:r>
      <w:r w:rsidRPr="007025F9">
        <w:rPr>
          <w:sz w:val="20"/>
          <w:szCs w:val="20"/>
        </w:rPr>
        <w:tab/>
        <w:t>Livetraps</w:t>
      </w:r>
    </w:p>
    <w:p w14:paraId="61DB3346" w14:textId="77777777" w:rsidR="008A6852" w:rsidRPr="007025F9" w:rsidRDefault="008A6852" w:rsidP="007025F9">
      <w:pPr>
        <w:pStyle w:val="SecondLetter"/>
        <w:spacing w:line="276" w:lineRule="auto"/>
        <w:rPr>
          <w:sz w:val="20"/>
          <w:szCs w:val="20"/>
        </w:rPr>
      </w:pPr>
      <w:r w:rsidRPr="007025F9">
        <w:rPr>
          <w:sz w:val="20"/>
          <w:szCs w:val="20"/>
        </w:rPr>
        <w:t>a.</w:t>
      </w:r>
      <w:r w:rsidRPr="007025F9">
        <w:rPr>
          <w:sz w:val="20"/>
          <w:szCs w:val="20"/>
        </w:rPr>
        <w:tab/>
        <w:t xml:space="preserve">Cage or box traps, including set pots, shall be used only for the taking of crayfish, snapping turtles, and fish taken in accordance with regulation #104(H). All cage or box traps, including set pots, shall be tagged with the user’s customer identification number. If the user does not have a customer identification number, traps must be tagged with the user’s name. </w:t>
      </w:r>
    </w:p>
    <w:p w14:paraId="314AEA69" w14:textId="77777777" w:rsidR="008A6852" w:rsidRPr="007025F9" w:rsidRDefault="008A6852" w:rsidP="007025F9">
      <w:pPr>
        <w:spacing w:line="276" w:lineRule="auto"/>
        <w:ind w:left="1800" w:hanging="360"/>
        <w:rPr>
          <w:b w:val="0"/>
          <w:bCs w:val="0"/>
          <w:color w:val="000000"/>
        </w:rPr>
      </w:pPr>
    </w:p>
    <w:p w14:paraId="220F79CA" w14:textId="77777777" w:rsidR="008A6852" w:rsidRPr="007025F9" w:rsidRDefault="008A6852" w:rsidP="007025F9">
      <w:pPr>
        <w:pStyle w:val="FirstNumber"/>
        <w:spacing w:line="276" w:lineRule="auto"/>
        <w:rPr>
          <w:sz w:val="20"/>
          <w:szCs w:val="20"/>
        </w:rPr>
      </w:pPr>
      <w:r w:rsidRPr="007025F9">
        <w:rPr>
          <w:sz w:val="20"/>
          <w:szCs w:val="20"/>
        </w:rPr>
        <w:t>9.</w:t>
      </w:r>
      <w:r w:rsidRPr="007025F9">
        <w:rPr>
          <w:sz w:val="20"/>
          <w:szCs w:val="20"/>
        </w:rPr>
        <w:tab/>
        <w:t>Artificial light</w:t>
      </w:r>
    </w:p>
    <w:p w14:paraId="46C00456" w14:textId="77777777" w:rsidR="008A6852" w:rsidRPr="007025F9" w:rsidRDefault="008A6852" w:rsidP="007025F9">
      <w:pPr>
        <w:pStyle w:val="SecondLetter"/>
        <w:spacing w:line="276" w:lineRule="auto"/>
        <w:rPr>
          <w:sz w:val="20"/>
          <w:szCs w:val="20"/>
        </w:rPr>
      </w:pPr>
      <w:r w:rsidRPr="007025F9">
        <w:rPr>
          <w:sz w:val="20"/>
          <w:szCs w:val="20"/>
        </w:rPr>
        <w:t>a.</w:t>
      </w:r>
      <w:r w:rsidRPr="007025F9">
        <w:rPr>
          <w:sz w:val="20"/>
          <w:szCs w:val="20"/>
        </w:rPr>
        <w:tab/>
        <w:t>Artificial light may be used as an aid in taking.</w:t>
      </w:r>
    </w:p>
    <w:p w14:paraId="4F733BCC" w14:textId="77777777" w:rsidR="008A6852" w:rsidRPr="007025F9" w:rsidRDefault="008A6852" w:rsidP="007025F9">
      <w:pPr>
        <w:spacing w:line="276" w:lineRule="auto"/>
        <w:ind w:left="1440" w:hanging="360"/>
        <w:rPr>
          <w:b w:val="0"/>
          <w:bCs w:val="0"/>
          <w:color w:val="000000"/>
        </w:rPr>
      </w:pPr>
    </w:p>
    <w:p w14:paraId="12C9D1CF" w14:textId="77777777" w:rsidR="008A6852" w:rsidRPr="007025F9" w:rsidRDefault="008A6852" w:rsidP="007025F9">
      <w:pPr>
        <w:pStyle w:val="FirstNumber"/>
        <w:spacing w:line="276" w:lineRule="auto"/>
        <w:rPr>
          <w:sz w:val="20"/>
          <w:szCs w:val="20"/>
        </w:rPr>
      </w:pPr>
      <w:r w:rsidRPr="007025F9">
        <w:rPr>
          <w:sz w:val="20"/>
          <w:szCs w:val="20"/>
        </w:rPr>
        <w:t>10.</w:t>
      </w:r>
      <w:r w:rsidRPr="007025F9">
        <w:rPr>
          <w:sz w:val="20"/>
          <w:szCs w:val="20"/>
        </w:rPr>
        <w:tab/>
        <w:t>Bait</w:t>
      </w:r>
    </w:p>
    <w:p w14:paraId="6382BDBA" w14:textId="77777777" w:rsidR="008A6852" w:rsidRPr="007025F9" w:rsidRDefault="008A6852" w:rsidP="007025F9">
      <w:pPr>
        <w:pStyle w:val="SecondLetter"/>
        <w:spacing w:line="276" w:lineRule="auto"/>
        <w:rPr>
          <w:sz w:val="20"/>
          <w:szCs w:val="20"/>
        </w:rPr>
      </w:pPr>
      <w:r w:rsidRPr="007025F9">
        <w:rPr>
          <w:sz w:val="20"/>
          <w:szCs w:val="20"/>
        </w:rPr>
        <w:t>a.</w:t>
      </w:r>
      <w:r w:rsidRPr="007025F9">
        <w:rPr>
          <w:sz w:val="20"/>
          <w:szCs w:val="20"/>
        </w:rPr>
        <w:tab/>
        <w:t>Bait may be used as an aid in taking, except by chumming, in accordance with regulation #104(H).</w:t>
      </w:r>
    </w:p>
    <w:p w14:paraId="29B56602" w14:textId="77777777" w:rsidR="008A6852" w:rsidRPr="007025F9" w:rsidRDefault="008A6852" w:rsidP="007025F9">
      <w:pPr>
        <w:spacing w:line="276" w:lineRule="auto"/>
        <w:rPr>
          <w:color w:val="000000"/>
        </w:rPr>
      </w:pPr>
    </w:p>
    <w:p w14:paraId="2F17219C" w14:textId="77777777" w:rsidR="008A6852" w:rsidRPr="007025F9" w:rsidRDefault="008A6852" w:rsidP="009A12DB">
      <w:pPr>
        <w:pStyle w:val="Heading3"/>
      </w:pPr>
      <w:bookmarkStart w:id="26" w:name="a105"/>
      <w:bookmarkStart w:id="27" w:name="_Toc500837937"/>
      <w:bookmarkStart w:id="28" w:name="a104"/>
      <w:bookmarkStart w:id="29" w:name="_Toc194484087"/>
      <w:bookmarkEnd w:id="26"/>
      <w:r w:rsidRPr="007025F9">
        <w:t xml:space="preserve">#104 </w:t>
      </w:r>
      <w:r w:rsidRPr="007025F9">
        <w:noBreakHyphen/>
        <w:t xml:space="preserve"> SPECIAL CONDITIONS AND RESTRICTIONS</w:t>
      </w:r>
      <w:bookmarkEnd w:id="27"/>
      <w:bookmarkEnd w:id="28"/>
      <w:bookmarkEnd w:id="29"/>
    </w:p>
    <w:p w14:paraId="25713112" w14:textId="77777777" w:rsidR="008A6852" w:rsidRPr="007025F9" w:rsidRDefault="008A6852" w:rsidP="007025F9">
      <w:pPr>
        <w:spacing w:line="276" w:lineRule="auto"/>
        <w:rPr>
          <w:color w:val="000000"/>
        </w:rPr>
      </w:pPr>
    </w:p>
    <w:p w14:paraId="02743963" w14:textId="77777777" w:rsidR="008A6852" w:rsidRPr="007025F9" w:rsidRDefault="008A6852" w:rsidP="007025F9">
      <w:pPr>
        <w:spacing w:line="276" w:lineRule="auto"/>
        <w:ind w:left="1080" w:hanging="360"/>
        <w:rPr>
          <w:b w:val="0"/>
          <w:bCs w:val="0"/>
          <w:color w:val="000000"/>
        </w:rPr>
      </w:pPr>
      <w:r w:rsidRPr="007025F9">
        <w:rPr>
          <w:color w:val="000000"/>
        </w:rPr>
        <w:t>A.</w:t>
      </w:r>
      <w:r w:rsidRPr="007025F9">
        <w:rPr>
          <w:color w:val="000000"/>
        </w:rPr>
        <w:tab/>
      </w:r>
      <w:r w:rsidRPr="007025F9">
        <w:rPr>
          <w:b w:val="0"/>
          <w:bCs w:val="0"/>
          <w:color w:val="000000"/>
        </w:rPr>
        <w:t xml:space="preserve">Any fish released upon catch must be released alive and into the same body of water from which it was taken. Transfer or transport of live fish is prohibited, </w:t>
      </w:r>
      <w:r w:rsidRPr="007025F9">
        <w:rPr>
          <w:b w:val="0"/>
        </w:rPr>
        <w:t xml:space="preserve">except as otherwise permitted in the provisions of Article </w:t>
      </w:r>
      <w:proofErr w:type="gramStart"/>
      <w:r w:rsidRPr="007025F9">
        <w:rPr>
          <w:b w:val="0"/>
        </w:rPr>
        <w:t>VII, #</w:t>
      </w:r>
      <w:proofErr w:type="gramEnd"/>
      <w:r w:rsidRPr="007025F9">
        <w:rPr>
          <w:b w:val="0"/>
        </w:rPr>
        <w:t>010 and Article I #104(H).</w:t>
      </w:r>
    </w:p>
    <w:p w14:paraId="3FCA4722" w14:textId="77777777" w:rsidR="008A6852" w:rsidRPr="007025F9" w:rsidRDefault="008A6852" w:rsidP="007025F9">
      <w:pPr>
        <w:spacing w:line="276" w:lineRule="auto"/>
        <w:ind w:left="1080" w:hanging="360"/>
        <w:rPr>
          <w:b w:val="0"/>
          <w:bCs w:val="0"/>
          <w:color w:val="000000"/>
        </w:rPr>
      </w:pPr>
    </w:p>
    <w:p w14:paraId="4E17B7B9" w14:textId="77777777" w:rsidR="008A6852" w:rsidRPr="007025F9" w:rsidRDefault="008A6852" w:rsidP="007025F9">
      <w:pPr>
        <w:spacing w:line="276" w:lineRule="auto"/>
        <w:ind w:left="1080" w:hanging="360"/>
        <w:rPr>
          <w:b w:val="0"/>
          <w:bCs w:val="0"/>
          <w:color w:val="000000"/>
        </w:rPr>
      </w:pPr>
      <w:r w:rsidRPr="007025F9">
        <w:rPr>
          <w:color w:val="000000"/>
        </w:rPr>
        <w:t>B.</w:t>
      </w:r>
      <w:r w:rsidRPr="007025F9">
        <w:rPr>
          <w:color w:val="000000"/>
        </w:rPr>
        <w:tab/>
      </w:r>
      <w:r w:rsidRPr="007025F9">
        <w:rPr>
          <w:b w:val="0"/>
          <w:bCs w:val="0"/>
          <w:color w:val="000000"/>
        </w:rPr>
        <w:t>When fishing through the ice, the following additional restrictions apply:</w:t>
      </w:r>
    </w:p>
    <w:p w14:paraId="7EF012EA" w14:textId="77777777" w:rsidR="008A6852" w:rsidRPr="007025F9" w:rsidRDefault="008A6852" w:rsidP="007025F9">
      <w:pPr>
        <w:spacing w:line="276" w:lineRule="auto"/>
        <w:rPr>
          <w:b w:val="0"/>
          <w:bCs w:val="0"/>
          <w:color w:val="000000"/>
        </w:rPr>
      </w:pPr>
    </w:p>
    <w:p w14:paraId="5B128BA0" w14:textId="77777777" w:rsidR="008A6852" w:rsidRPr="007025F9" w:rsidRDefault="008A6852" w:rsidP="007025F9">
      <w:pPr>
        <w:tabs>
          <w:tab w:val="left" w:pos="0"/>
        </w:tabs>
        <w:spacing w:line="276" w:lineRule="auto"/>
        <w:ind w:left="1440" w:hanging="360"/>
        <w:rPr>
          <w:b w:val="0"/>
          <w:bCs w:val="0"/>
          <w:color w:val="000000"/>
        </w:rPr>
      </w:pPr>
      <w:r w:rsidRPr="007025F9">
        <w:rPr>
          <w:b w:val="0"/>
          <w:bCs w:val="0"/>
          <w:color w:val="000000"/>
        </w:rPr>
        <w:t>1.</w:t>
      </w:r>
      <w:r w:rsidRPr="007025F9">
        <w:rPr>
          <w:b w:val="0"/>
          <w:bCs w:val="0"/>
          <w:color w:val="000000"/>
        </w:rPr>
        <w:tab/>
        <w:t>Ice fishing holes shall not exceed 10 inches in diameter, or 10 inches on any side.</w:t>
      </w:r>
    </w:p>
    <w:p w14:paraId="71835343" w14:textId="77777777" w:rsidR="008A6852" w:rsidRPr="007025F9" w:rsidRDefault="008A6852" w:rsidP="007025F9">
      <w:pPr>
        <w:tabs>
          <w:tab w:val="left" w:pos="0"/>
        </w:tabs>
        <w:spacing w:line="276" w:lineRule="auto"/>
        <w:ind w:left="1440" w:hanging="360"/>
        <w:rPr>
          <w:b w:val="0"/>
          <w:bCs w:val="0"/>
          <w:color w:val="000000"/>
        </w:rPr>
      </w:pPr>
      <w:r w:rsidRPr="007025F9">
        <w:rPr>
          <w:b w:val="0"/>
          <w:bCs w:val="0"/>
          <w:color w:val="000000"/>
        </w:rPr>
        <w:t>2.</w:t>
      </w:r>
      <w:r w:rsidRPr="007025F9">
        <w:rPr>
          <w:b w:val="0"/>
          <w:bCs w:val="0"/>
          <w:color w:val="000000"/>
        </w:rPr>
        <w:tab/>
        <w:t>All fires on the ice must be enclosed in a container.</w:t>
      </w:r>
    </w:p>
    <w:p w14:paraId="561E1EE2" w14:textId="77777777" w:rsidR="008A6852" w:rsidRPr="007025F9" w:rsidRDefault="008A6852" w:rsidP="007025F9">
      <w:pPr>
        <w:tabs>
          <w:tab w:val="left" w:pos="0"/>
        </w:tabs>
        <w:spacing w:line="276" w:lineRule="auto"/>
        <w:ind w:left="1440" w:hanging="360"/>
        <w:rPr>
          <w:b w:val="0"/>
          <w:bCs w:val="0"/>
          <w:color w:val="000000"/>
        </w:rPr>
      </w:pPr>
      <w:r w:rsidRPr="007025F9">
        <w:rPr>
          <w:b w:val="0"/>
          <w:bCs w:val="0"/>
          <w:color w:val="000000"/>
        </w:rPr>
        <w:t>3.</w:t>
      </w:r>
      <w:r w:rsidRPr="007025F9">
        <w:rPr>
          <w:b w:val="0"/>
          <w:bCs w:val="0"/>
          <w:color w:val="000000"/>
        </w:rPr>
        <w:tab/>
        <w:t>No litter may be left on the ice.</w:t>
      </w:r>
    </w:p>
    <w:p w14:paraId="5C93B385" w14:textId="77777777" w:rsidR="008A6852" w:rsidRPr="007025F9" w:rsidRDefault="008A6852" w:rsidP="007025F9">
      <w:pPr>
        <w:tabs>
          <w:tab w:val="left" w:pos="0"/>
        </w:tabs>
        <w:spacing w:line="276" w:lineRule="auto"/>
        <w:ind w:left="1440" w:hanging="360"/>
        <w:rPr>
          <w:b w:val="0"/>
          <w:bCs w:val="0"/>
          <w:color w:val="000000"/>
        </w:rPr>
      </w:pPr>
      <w:r w:rsidRPr="007025F9">
        <w:rPr>
          <w:b w:val="0"/>
          <w:bCs w:val="0"/>
          <w:color w:val="000000"/>
        </w:rPr>
        <w:lastRenderedPageBreak/>
        <w:t>4.</w:t>
      </w:r>
      <w:r w:rsidRPr="007025F9">
        <w:rPr>
          <w:b w:val="0"/>
          <w:bCs w:val="0"/>
          <w:color w:val="000000"/>
        </w:rPr>
        <w:tab/>
        <w:t>On waters where only portable shelters are permitted, all ice fishing shelters must be removed from the ice at the end of the day.</w:t>
      </w:r>
      <w:r w:rsidR="00E56D5C" w:rsidRPr="007025F9">
        <w:rPr>
          <w:b w:val="0"/>
          <w:bCs w:val="0"/>
          <w:color w:val="000000"/>
        </w:rPr>
        <w:t xml:space="preserve"> </w:t>
      </w:r>
    </w:p>
    <w:p w14:paraId="295AD2FA" w14:textId="77777777" w:rsidR="008A6852" w:rsidRPr="007025F9" w:rsidRDefault="008A6852" w:rsidP="007025F9">
      <w:pPr>
        <w:tabs>
          <w:tab w:val="left" w:pos="0"/>
        </w:tabs>
        <w:spacing w:line="276" w:lineRule="auto"/>
        <w:ind w:left="1440" w:hanging="360"/>
        <w:rPr>
          <w:b w:val="0"/>
          <w:bCs w:val="0"/>
          <w:color w:val="000000"/>
        </w:rPr>
      </w:pPr>
      <w:r w:rsidRPr="007025F9">
        <w:rPr>
          <w:b w:val="0"/>
          <w:bCs w:val="0"/>
          <w:color w:val="000000"/>
        </w:rPr>
        <w:t>5.</w:t>
      </w:r>
      <w:r w:rsidRPr="007025F9">
        <w:rPr>
          <w:b w:val="0"/>
          <w:bCs w:val="0"/>
          <w:color w:val="000000"/>
        </w:rPr>
        <w:tab/>
        <w:t xml:space="preserve">On waters where permanent ice fishing shelters are permitted; the name and customer identification number of the owner or user must be displayed on the outside, shore side, of the shelter, in legible, contrasting color letters at least 2 inches high. </w:t>
      </w:r>
    </w:p>
    <w:p w14:paraId="1C5C9C9C" w14:textId="77777777" w:rsidR="008A6852" w:rsidRPr="007025F9" w:rsidRDefault="008A6852" w:rsidP="007025F9">
      <w:pPr>
        <w:tabs>
          <w:tab w:val="left" w:pos="0"/>
        </w:tabs>
        <w:spacing w:line="276" w:lineRule="auto"/>
        <w:ind w:left="1440" w:hanging="360"/>
        <w:rPr>
          <w:b w:val="0"/>
          <w:bCs w:val="0"/>
          <w:color w:val="000000"/>
        </w:rPr>
      </w:pPr>
    </w:p>
    <w:p w14:paraId="27F0D3B5" w14:textId="77777777" w:rsidR="008A6852" w:rsidRPr="007025F9" w:rsidRDefault="008A6852" w:rsidP="007025F9">
      <w:pPr>
        <w:spacing w:line="276" w:lineRule="auto"/>
        <w:ind w:left="1080" w:hanging="360"/>
        <w:rPr>
          <w:b w:val="0"/>
          <w:bCs w:val="0"/>
          <w:color w:val="000000"/>
        </w:rPr>
      </w:pPr>
      <w:r w:rsidRPr="007025F9">
        <w:rPr>
          <w:color w:val="000000"/>
        </w:rPr>
        <w:t>C.</w:t>
      </w:r>
      <w:r w:rsidRPr="007025F9">
        <w:rPr>
          <w:color w:val="000000"/>
        </w:rPr>
        <w:tab/>
      </w:r>
      <w:r w:rsidRPr="007025F9">
        <w:rPr>
          <w:b w:val="0"/>
          <w:bCs w:val="0"/>
          <w:color w:val="000000"/>
        </w:rPr>
        <w:t>Only those persons designated by the United States Fish and Wildlife Service may take fish, amphibians, mollusks or crustaceans within the boundaries of any Federal fish hatchery or rearing unit.</w:t>
      </w:r>
    </w:p>
    <w:p w14:paraId="5CF681B9" w14:textId="77777777" w:rsidR="008A6852" w:rsidRPr="007025F9" w:rsidRDefault="008A6852" w:rsidP="007025F9">
      <w:pPr>
        <w:spacing w:line="276" w:lineRule="auto"/>
        <w:rPr>
          <w:b w:val="0"/>
          <w:bCs w:val="0"/>
          <w:color w:val="000000"/>
        </w:rPr>
      </w:pPr>
    </w:p>
    <w:p w14:paraId="77DB6E2B" w14:textId="77777777" w:rsidR="008A6852" w:rsidRPr="007025F9" w:rsidRDefault="008A6852" w:rsidP="007025F9">
      <w:pPr>
        <w:spacing w:line="276" w:lineRule="auto"/>
        <w:ind w:left="1080" w:hanging="360"/>
        <w:rPr>
          <w:b w:val="0"/>
          <w:bCs w:val="0"/>
          <w:color w:val="000000"/>
        </w:rPr>
      </w:pPr>
      <w:r w:rsidRPr="007025F9">
        <w:rPr>
          <w:color w:val="000000"/>
        </w:rPr>
        <w:t>D.</w:t>
      </w:r>
      <w:r w:rsidRPr="007025F9">
        <w:rPr>
          <w:color w:val="000000"/>
        </w:rPr>
        <w:tab/>
      </w:r>
      <w:r w:rsidRPr="007025F9">
        <w:rPr>
          <w:b w:val="0"/>
          <w:bCs w:val="0"/>
          <w:color w:val="000000"/>
        </w:rPr>
        <w:t xml:space="preserve">Molesting, disturbing, or damaging gill nets, traps, seines or </w:t>
      </w:r>
      <w:proofErr w:type="gramStart"/>
      <w:r w:rsidRPr="007025F9">
        <w:rPr>
          <w:b w:val="0"/>
          <w:bCs w:val="0"/>
          <w:color w:val="000000"/>
        </w:rPr>
        <w:t>trot-lines</w:t>
      </w:r>
      <w:proofErr w:type="gramEnd"/>
      <w:r w:rsidRPr="007025F9">
        <w:rPr>
          <w:b w:val="0"/>
          <w:bCs w:val="0"/>
          <w:color w:val="000000"/>
        </w:rPr>
        <w:t xml:space="preserve"> set by the Division is prohibited. </w:t>
      </w:r>
    </w:p>
    <w:p w14:paraId="381E7144" w14:textId="77777777" w:rsidR="008A6852" w:rsidRPr="007025F9" w:rsidRDefault="008A6852" w:rsidP="007025F9">
      <w:pPr>
        <w:spacing w:line="276" w:lineRule="auto"/>
        <w:ind w:left="1080" w:hanging="360"/>
        <w:rPr>
          <w:b w:val="0"/>
          <w:bCs w:val="0"/>
          <w:color w:val="000000"/>
        </w:rPr>
      </w:pPr>
    </w:p>
    <w:p w14:paraId="02EC0B1C" w14:textId="77777777" w:rsidR="008A6852" w:rsidRPr="007025F9" w:rsidRDefault="008A6852" w:rsidP="007025F9">
      <w:pPr>
        <w:spacing w:line="276" w:lineRule="auto"/>
        <w:ind w:left="1080" w:hanging="360"/>
        <w:rPr>
          <w:b w:val="0"/>
          <w:bCs w:val="0"/>
          <w:color w:val="000000"/>
        </w:rPr>
      </w:pPr>
      <w:r w:rsidRPr="007025F9">
        <w:rPr>
          <w:color w:val="000000"/>
        </w:rPr>
        <w:t>E.</w:t>
      </w:r>
      <w:r w:rsidRPr="007025F9">
        <w:rPr>
          <w:b w:val="0"/>
          <w:bCs w:val="0"/>
          <w:color w:val="000000"/>
        </w:rPr>
        <w:tab/>
        <w:t>Fishing may be prohibited as posted pending the adoption of water-specific regulations when necessary to:</w:t>
      </w:r>
    </w:p>
    <w:p w14:paraId="3472D6A3" w14:textId="77777777" w:rsidR="008A6852" w:rsidRPr="007025F9" w:rsidRDefault="008A6852" w:rsidP="007025F9">
      <w:pPr>
        <w:spacing w:line="276" w:lineRule="auto"/>
        <w:rPr>
          <w:b w:val="0"/>
          <w:bCs w:val="0"/>
          <w:color w:val="000000"/>
        </w:rPr>
      </w:pPr>
    </w:p>
    <w:p w14:paraId="34A0FE2A" w14:textId="77777777" w:rsidR="008A6852" w:rsidRPr="007025F9" w:rsidRDefault="008A6852" w:rsidP="007025F9">
      <w:pPr>
        <w:spacing w:line="276" w:lineRule="auto"/>
        <w:ind w:left="1440" w:hanging="360"/>
        <w:rPr>
          <w:b w:val="0"/>
          <w:bCs w:val="0"/>
          <w:color w:val="000000"/>
        </w:rPr>
      </w:pPr>
      <w:r w:rsidRPr="007025F9">
        <w:rPr>
          <w:b w:val="0"/>
          <w:bCs w:val="0"/>
          <w:color w:val="000000"/>
        </w:rPr>
        <w:t>1.</w:t>
      </w:r>
      <w:r w:rsidRPr="007025F9">
        <w:rPr>
          <w:b w:val="0"/>
          <w:bCs w:val="0"/>
          <w:color w:val="000000"/>
        </w:rPr>
        <w:tab/>
        <w:t>Protect threatened or endangered species.</w:t>
      </w:r>
    </w:p>
    <w:p w14:paraId="1F435EA9" w14:textId="77777777" w:rsidR="008A6852" w:rsidRPr="007025F9" w:rsidRDefault="008A6852" w:rsidP="007025F9">
      <w:pPr>
        <w:spacing w:line="276" w:lineRule="auto"/>
        <w:ind w:left="1440" w:hanging="360"/>
        <w:rPr>
          <w:b w:val="0"/>
          <w:bCs w:val="0"/>
          <w:color w:val="000000"/>
        </w:rPr>
      </w:pPr>
      <w:r w:rsidRPr="007025F9">
        <w:rPr>
          <w:b w:val="0"/>
          <w:bCs w:val="0"/>
          <w:color w:val="000000"/>
        </w:rPr>
        <w:t>2.</w:t>
      </w:r>
      <w:r w:rsidRPr="007025F9">
        <w:rPr>
          <w:b w:val="0"/>
          <w:bCs w:val="0"/>
          <w:color w:val="000000"/>
        </w:rPr>
        <w:tab/>
        <w:t>Protect spawning areas.</w:t>
      </w:r>
    </w:p>
    <w:p w14:paraId="76934538" w14:textId="77777777" w:rsidR="008A6852" w:rsidRPr="007025F9" w:rsidRDefault="008A6852" w:rsidP="007025F9">
      <w:pPr>
        <w:spacing w:line="276" w:lineRule="auto"/>
        <w:ind w:left="1440" w:hanging="360"/>
        <w:rPr>
          <w:b w:val="0"/>
          <w:bCs w:val="0"/>
          <w:color w:val="000000"/>
        </w:rPr>
      </w:pPr>
      <w:r w:rsidRPr="007025F9">
        <w:rPr>
          <w:b w:val="0"/>
          <w:bCs w:val="0"/>
          <w:color w:val="000000"/>
        </w:rPr>
        <w:t>3.</w:t>
      </w:r>
      <w:r w:rsidRPr="007025F9">
        <w:rPr>
          <w:b w:val="0"/>
          <w:bCs w:val="0"/>
          <w:color w:val="000000"/>
        </w:rPr>
        <w:tab/>
        <w:t xml:space="preserve">Protect </w:t>
      </w:r>
      <w:proofErr w:type="gramStart"/>
      <w:r w:rsidRPr="007025F9">
        <w:rPr>
          <w:b w:val="0"/>
          <w:bCs w:val="0"/>
          <w:color w:val="000000"/>
        </w:rPr>
        <w:t>waters</w:t>
      </w:r>
      <w:proofErr w:type="gramEnd"/>
      <w:r w:rsidRPr="007025F9">
        <w:rPr>
          <w:b w:val="0"/>
          <w:bCs w:val="0"/>
          <w:color w:val="000000"/>
        </w:rPr>
        <w:t xml:space="preserve"> being used in Division research projects.</w:t>
      </w:r>
    </w:p>
    <w:p w14:paraId="0AD36EA8" w14:textId="77777777" w:rsidR="008A6852" w:rsidRPr="007025F9" w:rsidRDefault="008A6852" w:rsidP="007025F9">
      <w:pPr>
        <w:spacing w:line="276" w:lineRule="auto"/>
        <w:ind w:left="1440" w:hanging="360"/>
        <w:rPr>
          <w:b w:val="0"/>
          <w:bCs w:val="0"/>
          <w:color w:val="000000"/>
        </w:rPr>
      </w:pPr>
      <w:r w:rsidRPr="007025F9">
        <w:rPr>
          <w:b w:val="0"/>
          <w:bCs w:val="0"/>
          <w:color w:val="000000"/>
        </w:rPr>
        <w:t>4.</w:t>
      </w:r>
      <w:r w:rsidRPr="007025F9">
        <w:rPr>
          <w:b w:val="0"/>
          <w:bCs w:val="0"/>
          <w:color w:val="000000"/>
        </w:rPr>
        <w:tab/>
        <w:t>Protect newly acquired access to fishing waters.</w:t>
      </w:r>
    </w:p>
    <w:p w14:paraId="6C48D980" w14:textId="77777777" w:rsidR="008A6852" w:rsidRPr="007025F9" w:rsidRDefault="008A6852" w:rsidP="007025F9">
      <w:pPr>
        <w:spacing w:line="276" w:lineRule="auto"/>
        <w:ind w:left="1440" w:hanging="360"/>
        <w:rPr>
          <w:b w:val="0"/>
          <w:bCs w:val="0"/>
          <w:color w:val="000000"/>
        </w:rPr>
      </w:pPr>
      <w:r w:rsidRPr="007025F9">
        <w:rPr>
          <w:b w:val="0"/>
          <w:bCs w:val="0"/>
          <w:color w:val="000000"/>
        </w:rPr>
        <w:t>5.</w:t>
      </w:r>
      <w:r w:rsidRPr="007025F9">
        <w:rPr>
          <w:b w:val="0"/>
          <w:bCs w:val="0"/>
          <w:color w:val="000000"/>
        </w:rPr>
        <w:tab/>
        <w:t>Protect the integrity of sport fish, native fish or other aquatic wildlife populations.</w:t>
      </w:r>
    </w:p>
    <w:p w14:paraId="41CD05BA" w14:textId="77777777" w:rsidR="008A6852" w:rsidRPr="007025F9" w:rsidRDefault="008A6852" w:rsidP="007025F9">
      <w:pPr>
        <w:spacing w:line="276" w:lineRule="auto"/>
        <w:ind w:left="1440" w:hanging="360"/>
        <w:rPr>
          <w:b w:val="0"/>
          <w:bCs w:val="0"/>
          <w:color w:val="000000"/>
        </w:rPr>
      </w:pPr>
    </w:p>
    <w:p w14:paraId="71617EB8" w14:textId="77777777" w:rsidR="008A6852" w:rsidRDefault="008A6852" w:rsidP="007025F9">
      <w:pPr>
        <w:spacing w:line="276" w:lineRule="auto"/>
        <w:ind w:left="1080" w:hanging="360"/>
        <w:rPr>
          <w:b w:val="0"/>
          <w:bCs w:val="0"/>
          <w:color w:val="000000"/>
        </w:rPr>
      </w:pPr>
      <w:r w:rsidRPr="007025F9">
        <w:rPr>
          <w:color w:val="000000"/>
        </w:rPr>
        <w:t>F.</w:t>
      </w:r>
      <w:r w:rsidRPr="007025F9">
        <w:rPr>
          <w:color w:val="000000"/>
        </w:rPr>
        <w:tab/>
      </w:r>
      <w:r w:rsidRPr="007025F9">
        <w:rPr>
          <w:b w:val="0"/>
          <w:bCs w:val="0"/>
          <w:color w:val="000000"/>
        </w:rPr>
        <w:t>Emergency Closure of Fishing Waters</w:t>
      </w:r>
    </w:p>
    <w:p w14:paraId="5CADB0B2" w14:textId="77777777" w:rsidR="009A12DB" w:rsidRPr="007025F9" w:rsidRDefault="009A12DB" w:rsidP="007025F9">
      <w:pPr>
        <w:spacing w:line="276" w:lineRule="auto"/>
        <w:ind w:left="1080" w:hanging="360"/>
        <w:rPr>
          <w:b w:val="0"/>
          <w:bCs w:val="0"/>
          <w:color w:val="000000"/>
        </w:rPr>
      </w:pPr>
    </w:p>
    <w:p w14:paraId="444743FE" w14:textId="77777777" w:rsidR="008A6852" w:rsidRPr="007025F9" w:rsidRDefault="008A6852" w:rsidP="007025F9">
      <w:pPr>
        <w:tabs>
          <w:tab w:val="left" w:pos="-1080"/>
          <w:tab w:val="left" w:pos="-720"/>
          <w:tab w:val="left" w:pos="121"/>
          <w:tab w:val="left" w:pos="360"/>
          <w:tab w:val="left" w:pos="720"/>
          <w:tab w:val="left" w:pos="1090"/>
          <w:tab w:val="left" w:pos="1332"/>
          <w:tab w:val="left" w:pos="1574"/>
          <w:tab w:val="left" w:pos="1816"/>
          <w:tab w:val="left" w:pos="2058"/>
          <w:tab w:val="left" w:pos="230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 w:val="left" w:pos="9560"/>
          <w:tab w:val="left" w:pos="9802"/>
          <w:tab w:val="left" w:pos="10044"/>
        </w:tabs>
        <w:spacing w:line="276" w:lineRule="auto"/>
        <w:ind w:left="1440" w:hanging="243"/>
        <w:rPr>
          <w:b w:val="0"/>
          <w:bCs w:val="0"/>
        </w:rPr>
      </w:pPr>
    </w:p>
    <w:p w14:paraId="7D083785" w14:textId="77777777" w:rsidR="008A6852" w:rsidRPr="007025F9" w:rsidRDefault="008A6852" w:rsidP="007025F9">
      <w:pPr>
        <w:tabs>
          <w:tab w:val="left" w:pos="-1080"/>
          <w:tab w:val="left" w:pos="-720"/>
          <w:tab w:val="left" w:pos="121"/>
          <w:tab w:val="left" w:pos="360"/>
          <w:tab w:val="left" w:pos="720"/>
          <w:tab w:val="left" w:pos="1090"/>
          <w:tab w:val="left" w:pos="1530"/>
          <w:tab w:val="left" w:pos="1574"/>
          <w:tab w:val="left" w:pos="1816"/>
          <w:tab w:val="left" w:pos="2058"/>
          <w:tab w:val="left" w:pos="230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 w:val="left" w:pos="9560"/>
          <w:tab w:val="left" w:pos="9802"/>
          <w:tab w:val="left" w:pos="10044"/>
        </w:tabs>
        <w:spacing w:line="276" w:lineRule="auto"/>
        <w:ind w:left="1440" w:hanging="360"/>
        <w:rPr>
          <w:b w:val="0"/>
          <w:bCs w:val="0"/>
        </w:rPr>
      </w:pPr>
      <w:r w:rsidRPr="007025F9">
        <w:rPr>
          <w:b w:val="0"/>
          <w:bCs w:val="0"/>
        </w:rPr>
        <w:t>1.</w:t>
      </w:r>
      <w:r w:rsidRPr="007025F9">
        <w:rPr>
          <w:b w:val="0"/>
          <w:bCs w:val="0"/>
        </w:rPr>
        <w:tab/>
        <w:t>The Director may authorize emergency closure of fishing waters in the state for a period of up to 9 months when it is determined that environmental conditions in these waters are such that fishing could result in unacceptable levels of fish mortality.</w:t>
      </w:r>
      <w:r w:rsidR="00E56D5C" w:rsidRPr="007025F9">
        <w:rPr>
          <w:b w:val="0"/>
          <w:bCs w:val="0"/>
        </w:rPr>
        <w:t xml:space="preserve"> </w:t>
      </w:r>
      <w:r w:rsidRPr="007025F9">
        <w:rPr>
          <w:b w:val="0"/>
          <w:bCs w:val="0"/>
        </w:rPr>
        <w:t xml:space="preserve">Such closures </w:t>
      </w:r>
      <w:r w:rsidRPr="007025F9">
        <w:rPr>
          <w:bCs w:val="0"/>
          <w:u w:val="single"/>
        </w:rPr>
        <w:t>may</w:t>
      </w:r>
      <w:r w:rsidRPr="007025F9">
        <w:rPr>
          <w:bCs w:val="0"/>
        </w:rPr>
        <w:t xml:space="preserve"> </w:t>
      </w:r>
      <w:r w:rsidRPr="007025F9">
        <w:rPr>
          <w:b w:val="0"/>
          <w:bCs w:val="0"/>
        </w:rPr>
        <w:t xml:space="preserve">be enacted when any one of the following criteria are met: </w:t>
      </w:r>
    </w:p>
    <w:p w14:paraId="3F46D7C3" w14:textId="77777777" w:rsidR="008A6852" w:rsidRPr="007025F9" w:rsidRDefault="008A6852" w:rsidP="007025F9">
      <w:pPr>
        <w:spacing w:line="276" w:lineRule="auto"/>
        <w:rPr>
          <w:b w:val="0"/>
          <w:bCs w:val="0"/>
          <w:color w:val="000000"/>
        </w:rPr>
      </w:pPr>
    </w:p>
    <w:p w14:paraId="1BD023CA" w14:textId="77777777" w:rsidR="008A6852" w:rsidRPr="007025F9" w:rsidRDefault="008A6852" w:rsidP="007025F9">
      <w:pPr>
        <w:tabs>
          <w:tab w:val="left" w:pos="-1080"/>
          <w:tab w:val="left" w:pos="-720"/>
          <w:tab w:val="left" w:pos="121"/>
          <w:tab w:val="left" w:pos="360"/>
          <w:tab w:val="left" w:pos="720"/>
          <w:tab w:val="left" w:pos="1090"/>
          <w:tab w:val="left" w:pos="1332"/>
          <w:tab w:val="left" w:pos="1574"/>
          <w:tab w:val="left" w:pos="2058"/>
          <w:tab w:val="left" w:pos="2300"/>
          <w:tab w:val="left" w:pos="234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 w:val="left" w:pos="9560"/>
          <w:tab w:val="left" w:pos="9802"/>
          <w:tab w:val="left" w:pos="10044"/>
        </w:tabs>
        <w:spacing w:line="276" w:lineRule="auto"/>
        <w:ind w:left="1800" w:hanging="360"/>
        <w:rPr>
          <w:b w:val="0"/>
          <w:bCs w:val="0"/>
        </w:rPr>
      </w:pPr>
      <w:r w:rsidRPr="007025F9">
        <w:rPr>
          <w:b w:val="0"/>
          <w:bCs w:val="0"/>
        </w:rPr>
        <w:t>a.</w:t>
      </w:r>
      <w:r w:rsidRPr="007025F9">
        <w:rPr>
          <w:b w:val="0"/>
          <w:bCs w:val="0"/>
        </w:rPr>
        <w:tab/>
        <w:t xml:space="preserve">Daily maximum water temperature exceeds 71 º F; </w:t>
      </w:r>
    </w:p>
    <w:p w14:paraId="1AF9CEF5" w14:textId="77777777" w:rsidR="008A6852" w:rsidRPr="007025F9" w:rsidRDefault="008A6852" w:rsidP="007025F9">
      <w:pPr>
        <w:tabs>
          <w:tab w:val="left" w:pos="-1080"/>
          <w:tab w:val="left" w:pos="-720"/>
          <w:tab w:val="left" w:pos="121"/>
          <w:tab w:val="left" w:pos="360"/>
          <w:tab w:val="left" w:pos="720"/>
          <w:tab w:val="left" w:pos="1090"/>
          <w:tab w:val="left" w:pos="1332"/>
          <w:tab w:val="left" w:pos="1574"/>
          <w:tab w:val="left" w:pos="2058"/>
          <w:tab w:val="left" w:pos="2300"/>
          <w:tab w:val="left" w:pos="234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 w:val="left" w:pos="9560"/>
          <w:tab w:val="left" w:pos="9802"/>
          <w:tab w:val="left" w:pos="10044"/>
        </w:tabs>
        <w:spacing w:line="276" w:lineRule="auto"/>
        <w:ind w:left="1800" w:hanging="360"/>
        <w:rPr>
          <w:b w:val="0"/>
          <w:bCs w:val="0"/>
        </w:rPr>
      </w:pPr>
      <w:r w:rsidRPr="007025F9">
        <w:rPr>
          <w:b w:val="0"/>
          <w:bCs w:val="0"/>
        </w:rPr>
        <w:t>b.</w:t>
      </w:r>
      <w:r w:rsidRPr="007025F9">
        <w:rPr>
          <w:b w:val="0"/>
          <w:bCs w:val="0"/>
        </w:rPr>
        <w:tab/>
        <w:t xml:space="preserve">Measured stream flows are 50% or less of the daily average flow; </w:t>
      </w:r>
    </w:p>
    <w:p w14:paraId="7C8546EC" w14:textId="77777777" w:rsidR="008A6852" w:rsidRPr="007025F9" w:rsidRDefault="008A6852" w:rsidP="007025F9">
      <w:pPr>
        <w:tabs>
          <w:tab w:val="left" w:pos="-1080"/>
          <w:tab w:val="left" w:pos="-720"/>
          <w:tab w:val="left" w:pos="121"/>
          <w:tab w:val="left" w:pos="360"/>
          <w:tab w:val="left" w:pos="720"/>
          <w:tab w:val="left" w:pos="1090"/>
          <w:tab w:val="left" w:pos="1332"/>
          <w:tab w:val="left" w:pos="1574"/>
          <w:tab w:val="left" w:pos="2058"/>
          <w:tab w:val="left" w:pos="2300"/>
          <w:tab w:val="left" w:pos="234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 w:val="left" w:pos="9560"/>
          <w:tab w:val="left" w:pos="9802"/>
          <w:tab w:val="left" w:pos="10044"/>
        </w:tabs>
        <w:spacing w:line="276" w:lineRule="auto"/>
        <w:ind w:left="1800" w:hanging="360"/>
        <w:rPr>
          <w:b w:val="0"/>
          <w:bCs w:val="0"/>
        </w:rPr>
      </w:pPr>
      <w:r w:rsidRPr="007025F9">
        <w:rPr>
          <w:b w:val="0"/>
          <w:bCs w:val="0"/>
        </w:rPr>
        <w:t>c</w:t>
      </w:r>
      <w:proofErr w:type="gramStart"/>
      <w:r w:rsidRPr="007025F9">
        <w:rPr>
          <w:b w:val="0"/>
          <w:bCs w:val="0"/>
        </w:rPr>
        <w:t>.</w:t>
      </w:r>
      <w:r w:rsidRPr="007025F9">
        <w:rPr>
          <w:b w:val="0"/>
          <w:bCs w:val="0"/>
        </w:rPr>
        <w:tab/>
        <w:t>Fish</w:t>
      </w:r>
      <w:proofErr w:type="gramEnd"/>
      <w:r w:rsidRPr="007025F9">
        <w:rPr>
          <w:b w:val="0"/>
          <w:bCs w:val="0"/>
        </w:rPr>
        <w:t xml:space="preserve"> </w:t>
      </w:r>
      <w:proofErr w:type="gramStart"/>
      <w:r w:rsidRPr="007025F9">
        <w:rPr>
          <w:b w:val="0"/>
          <w:bCs w:val="0"/>
        </w:rPr>
        <w:t>condition is</w:t>
      </w:r>
      <w:proofErr w:type="gramEnd"/>
      <w:r w:rsidRPr="007025F9">
        <w:rPr>
          <w:b w:val="0"/>
          <w:bCs w:val="0"/>
        </w:rPr>
        <w:t xml:space="preserve"> deteriorating such that fungus and other visible signs of deterioration and/or stress may be present; </w:t>
      </w:r>
    </w:p>
    <w:p w14:paraId="1FFEB53C" w14:textId="77777777" w:rsidR="008A6852" w:rsidRPr="007025F9" w:rsidRDefault="008A6852" w:rsidP="007025F9">
      <w:pPr>
        <w:tabs>
          <w:tab w:val="left" w:pos="-1080"/>
          <w:tab w:val="left" w:pos="-720"/>
          <w:tab w:val="left" w:pos="121"/>
          <w:tab w:val="left" w:pos="360"/>
          <w:tab w:val="left" w:pos="720"/>
          <w:tab w:val="left" w:pos="1090"/>
          <w:tab w:val="left" w:pos="1332"/>
          <w:tab w:val="left" w:pos="1574"/>
          <w:tab w:val="left" w:pos="2058"/>
          <w:tab w:val="left" w:pos="2300"/>
          <w:tab w:val="left" w:pos="234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 w:val="left" w:pos="9560"/>
          <w:tab w:val="left" w:pos="9802"/>
          <w:tab w:val="left" w:pos="10044"/>
        </w:tabs>
        <w:spacing w:line="276" w:lineRule="auto"/>
        <w:ind w:left="1800" w:hanging="360"/>
        <w:rPr>
          <w:b w:val="0"/>
          <w:bCs w:val="0"/>
        </w:rPr>
      </w:pPr>
      <w:r w:rsidRPr="007025F9">
        <w:rPr>
          <w:b w:val="0"/>
          <w:bCs w:val="0"/>
        </w:rPr>
        <w:t>d.</w:t>
      </w:r>
      <w:r w:rsidRPr="007025F9">
        <w:rPr>
          <w:b w:val="0"/>
          <w:bCs w:val="0"/>
        </w:rPr>
        <w:tab/>
        <w:t>Daily minimum dissolved oxygen levels are below six (6) parts per million (ppm).</w:t>
      </w:r>
      <w:r w:rsidR="00E56D5C" w:rsidRPr="007025F9">
        <w:rPr>
          <w:b w:val="0"/>
          <w:bCs w:val="0"/>
        </w:rPr>
        <w:t xml:space="preserve"> </w:t>
      </w:r>
    </w:p>
    <w:p w14:paraId="097B8F0C" w14:textId="77777777" w:rsidR="008A6852" w:rsidRPr="007025F9" w:rsidRDefault="008A6852" w:rsidP="007025F9">
      <w:pPr>
        <w:tabs>
          <w:tab w:val="left" w:pos="-1080"/>
          <w:tab w:val="left" w:pos="-720"/>
          <w:tab w:val="left" w:pos="121"/>
          <w:tab w:val="left" w:pos="360"/>
          <w:tab w:val="left" w:pos="720"/>
          <w:tab w:val="left" w:pos="1090"/>
          <w:tab w:val="left" w:pos="1332"/>
          <w:tab w:val="left" w:pos="1574"/>
          <w:tab w:val="left" w:pos="2058"/>
          <w:tab w:val="left" w:pos="2300"/>
          <w:tab w:val="left" w:pos="234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 w:val="left" w:pos="9560"/>
          <w:tab w:val="left" w:pos="9802"/>
          <w:tab w:val="left" w:pos="10044"/>
        </w:tabs>
        <w:spacing w:line="276" w:lineRule="auto"/>
        <w:ind w:left="1800" w:hanging="360"/>
        <w:rPr>
          <w:b w:val="0"/>
          <w:bCs w:val="0"/>
        </w:rPr>
      </w:pPr>
      <w:r w:rsidRPr="007025F9">
        <w:rPr>
          <w:b w:val="0"/>
          <w:bCs w:val="0"/>
        </w:rPr>
        <w:t>e.</w:t>
      </w:r>
      <w:r w:rsidRPr="007025F9">
        <w:rPr>
          <w:b w:val="0"/>
          <w:bCs w:val="0"/>
        </w:rPr>
        <w:tab/>
        <w:t>When a natural or man-caused environmental event such as wildfire, mudslides, oil spills or other similar event has occurred, resulting in the need for recovery time or remedial action for a fish population</w:t>
      </w:r>
    </w:p>
    <w:p w14:paraId="642B8770" w14:textId="77777777" w:rsidR="008A6852" w:rsidRPr="007025F9" w:rsidRDefault="008A6852" w:rsidP="007025F9">
      <w:pPr>
        <w:spacing w:line="276" w:lineRule="auto"/>
        <w:rPr>
          <w:color w:val="000000"/>
        </w:rPr>
      </w:pPr>
    </w:p>
    <w:p w14:paraId="74F7C9D9" w14:textId="499FC220" w:rsidR="008A6852" w:rsidRPr="007025F9" w:rsidRDefault="008A6852" w:rsidP="007025F9">
      <w:pPr>
        <w:tabs>
          <w:tab w:val="left" w:pos="-1080"/>
          <w:tab w:val="left" w:pos="-720"/>
          <w:tab w:val="left" w:pos="121"/>
          <w:tab w:val="left" w:pos="360"/>
          <w:tab w:val="left" w:pos="720"/>
          <w:tab w:val="left" w:pos="1090"/>
          <w:tab w:val="left" w:pos="1332"/>
          <w:tab w:val="left" w:pos="1574"/>
          <w:tab w:val="left" w:pos="1816"/>
          <w:tab w:val="left" w:pos="2058"/>
          <w:tab w:val="left" w:pos="230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 w:val="left" w:pos="9560"/>
          <w:tab w:val="left" w:pos="9802"/>
          <w:tab w:val="left" w:pos="10044"/>
        </w:tabs>
        <w:spacing w:line="276" w:lineRule="auto"/>
        <w:ind w:left="1440"/>
        <w:rPr>
          <w:b w:val="0"/>
          <w:bCs w:val="0"/>
        </w:rPr>
      </w:pPr>
      <w:r w:rsidRPr="007025F9">
        <w:rPr>
          <w:b w:val="0"/>
          <w:bCs w:val="0"/>
        </w:rPr>
        <w:t xml:space="preserve">When such determination has been made, public notice will be given, including posting at the site. </w:t>
      </w:r>
    </w:p>
    <w:p w14:paraId="610774D4" w14:textId="77777777" w:rsidR="008A6852" w:rsidRPr="007025F9" w:rsidRDefault="008A6852" w:rsidP="007025F9">
      <w:pPr>
        <w:spacing w:line="276" w:lineRule="auto"/>
        <w:rPr>
          <w:b w:val="0"/>
          <w:bCs w:val="0"/>
          <w:color w:val="000000"/>
        </w:rPr>
      </w:pPr>
    </w:p>
    <w:p w14:paraId="7619D18A" w14:textId="77777777" w:rsidR="008A6852" w:rsidRPr="009A12DB" w:rsidRDefault="008A6852" w:rsidP="009A12DB">
      <w:pPr>
        <w:ind w:left="1080" w:hanging="360"/>
        <w:rPr>
          <w:b w:val="0"/>
          <w:bCs w:val="0"/>
        </w:rPr>
      </w:pPr>
      <w:r w:rsidRPr="009A12DB">
        <w:rPr>
          <w:b w:val="0"/>
          <w:bCs w:val="0"/>
        </w:rPr>
        <w:t>G.</w:t>
      </w:r>
      <w:r w:rsidRPr="009A12DB">
        <w:rPr>
          <w:b w:val="0"/>
          <w:bCs w:val="0"/>
        </w:rPr>
        <w:tab/>
        <w:t>Emergency Public Salvage of fish</w:t>
      </w:r>
    </w:p>
    <w:p w14:paraId="578883E2" w14:textId="77777777" w:rsidR="008A6852" w:rsidRPr="007025F9" w:rsidRDefault="008A6852" w:rsidP="007025F9">
      <w:pPr>
        <w:spacing w:line="276" w:lineRule="auto"/>
        <w:rPr>
          <w:b w:val="0"/>
          <w:bCs w:val="0"/>
        </w:rPr>
      </w:pPr>
    </w:p>
    <w:p w14:paraId="2B384C8B" w14:textId="77777777" w:rsidR="008A6852" w:rsidRPr="007025F9" w:rsidRDefault="008A6852" w:rsidP="007025F9">
      <w:pPr>
        <w:spacing w:line="276" w:lineRule="auto"/>
        <w:ind w:left="1440" w:hanging="360"/>
        <w:rPr>
          <w:b w:val="0"/>
          <w:bCs w:val="0"/>
        </w:rPr>
      </w:pPr>
      <w:r w:rsidRPr="007025F9">
        <w:rPr>
          <w:b w:val="0"/>
          <w:bCs w:val="0"/>
        </w:rPr>
        <w:t>1.</w:t>
      </w:r>
      <w:r w:rsidRPr="007025F9">
        <w:rPr>
          <w:b w:val="0"/>
          <w:bCs w:val="0"/>
        </w:rPr>
        <w:tab/>
        <w:t>The Director may authorize emergency public salvage when substantial numbers of fish in waters of the state are found to be in imminent danger of being lost.</w:t>
      </w:r>
      <w:r w:rsidR="00E56D5C" w:rsidRPr="007025F9">
        <w:rPr>
          <w:b w:val="0"/>
          <w:bCs w:val="0"/>
        </w:rPr>
        <w:t xml:space="preserve"> </w:t>
      </w:r>
      <w:r w:rsidRPr="007025F9">
        <w:rPr>
          <w:b w:val="0"/>
          <w:bCs w:val="0"/>
        </w:rPr>
        <w:lastRenderedPageBreak/>
        <w:t>Such loss is deemed to be imminent when the volume and depth of water, water temperature and/or oxygen content are such that fish cannot survive. Measurements shall be made of these criteria as a basis for making a judgment on the total loss of fish and when such loss will occur, and will include:</w:t>
      </w:r>
    </w:p>
    <w:p w14:paraId="29DD495D" w14:textId="77777777" w:rsidR="008A6852" w:rsidRPr="007025F9" w:rsidRDefault="008A6852" w:rsidP="007025F9">
      <w:pPr>
        <w:spacing w:line="276" w:lineRule="auto"/>
        <w:rPr>
          <w:color w:val="000000"/>
        </w:rPr>
      </w:pPr>
    </w:p>
    <w:p w14:paraId="29543899" w14:textId="77777777" w:rsidR="008A6852" w:rsidRPr="007025F9" w:rsidRDefault="008A6852" w:rsidP="007025F9">
      <w:pPr>
        <w:spacing w:line="276" w:lineRule="auto"/>
        <w:ind w:left="1800" w:hanging="370"/>
        <w:rPr>
          <w:b w:val="0"/>
          <w:bCs w:val="0"/>
        </w:rPr>
      </w:pPr>
      <w:r w:rsidRPr="007025F9">
        <w:rPr>
          <w:b w:val="0"/>
          <w:bCs w:val="0"/>
        </w:rPr>
        <w:t>a.</w:t>
      </w:r>
      <w:r w:rsidRPr="007025F9">
        <w:rPr>
          <w:b w:val="0"/>
          <w:bCs w:val="0"/>
        </w:rPr>
        <w:tab/>
        <w:t>Water storage levels in lakes, reservoirs, or ponds of less than twenty</w:t>
      </w:r>
      <w:r w:rsidRPr="007025F9">
        <w:rPr>
          <w:b w:val="0"/>
          <w:bCs w:val="0"/>
        </w:rPr>
        <w:noBreakHyphen/>
        <w:t>five (25) percent of total capacity or,</w:t>
      </w:r>
    </w:p>
    <w:p w14:paraId="1F0C07D2" w14:textId="77777777" w:rsidR="008A6852" w:rsidRPr="007025F9" w:rsidRDefault="008A6852" w:rsidP="007025F9">
      <w:pPr>
        <w:spacing w:line="276" w:lineRule="auto"/>
        <w:ind w:left="1800" w:hanging="360"/>
        <w:rPr>
          <w:b w:val="0"/>
          <w:bCs w:val="0"/>
          <w:color w:val="000000"/>
        </w:rPr>
      </w:pPr>
      <w:r w:rsidRPr="007025F9">
        <w:rPr>
          <w:b w:val="0"/>
          <w:bCs w:val="0"/>
          <w:color w:val="000000"/>
        </w:rPr>
        <w:t>b.</w:t>
      </w:r>
      <w:r w:rsidRPr="007025F9">
        <w:rPr>
          <w:b w:val="0"/>
          <w:bCs w:val="0"/>
          <w:color w:val="000000"/>
        </w:rPr>
        <w:tab/>
        <w:t>River or stream flow essentially eliminated with only pools left standing or,</w:t>
      </w:r>
    </w:p>
    <w:p w14:paraId="2B94CCA5" w14:textId="77777777" w:rsidR="008A6852" w:rsidRPr="007025F9" w:rsidRDefault="008A6852" w:rsidP="007025F9">
      <w:pPr>
        <w:spacing w:line="276" w:lineRule="auto"/>
        <w:ind w:left="1800" w:hanging="360"/>
        <w:rPr>
          <w:b w:val="0"/>
          <w:bCs w:val="0"/>
          <w:color w:val="000000"/>
        </w:rPr>
      </w:pPr>
      <w:r w:rsidRPr="007025F9">
        <w:rPr>
          <w:b w:val="0"/>
          <w:bCs w:val="0"/>
          <w:color w:val="000000"/>
        </w:rPr>
        <w:t>c.</w:t>
      </w:r>
      <w:r w:rsidRPr="007025F9">
        <w:rPr>
          <w:b w:val="0"/>
          <w:bCs w:val="0"/>
          <w:color w:val="000000"/>
        </w:rPr>
        <w:tab/>
        <w:t>Visual evidence of substantial numbers of sick or dying fish, or</w:t>
      </w:r>
    </w:p>
    <w:p w14:paraId="067BA91E" w14:textId="77777777" w:rsidR="008A6852" w:rsidRPr="007025F9" w:rsidRDefault="008A6852" w:rsidP="007025F9">
      <w:pPr>
        <w:spacing w:line="276" w:lineRule="auto"/>
        <w:ind w:left="1800" w:hanging="370"/>
        <w:rPr>
          <w:b w:val="0"/>
          <w:bCs w:val="0"/>
        </w:rPr>
      </w:pPr>
      <w:r w:rsidRPr="007025F9">
        <w:rPr>
          <w:b w:val="0"/>
          <w:bCs w:val="0"/>
        </w:rPr>
        <w:t>d.</w:t>
      </w:r>
      <w:r w:rsidRPr="007025F9">
        <w:rPr>
          <w:b w:val="0"/>
          <w:bCs w:val="0"/>
        </w:rPr>
        <w:tab/>
        <w:t>Reclamation projects.</w:t>
      </w:r>
    </w:p>
    <w:p w14:paraId="511388D6" w14:textId="77777777" w:rsidR="008A6852" w:rsidRPr="007025F9" w:rsidRDefault="008A6852" w:rsidP="007025F9">
      <w:pPr>
        <w:spacing w:line="276" w:lineRule="auto"/>
        <w:rPr>
          <w:color w:val="000000"/>
        </w:rPr>
      </w:pPr>
    </w:p>
    <w:p w14:paraId="757568A2" w14:textId="77777777" w:rsidR="008A6852" w:rsidRPr="007025F9" w:rsidRDefault="008A6852" w:rsidP="007025F9">
      <w:pPr>
        <w:spacing w:line="276" w:lineRule="auto"/>
        <w:ind w:left="1440" w:hanging="360"/>
        <w:rPr>
          <w:b w:val="0"/>
          <w:bCs w:val="0"/>
          <w:color w:val="000000"/>
        </w:rPr>
      </w:pPr>
      <w:r w:rsidRPr="007025F9">
        <w:rPr>
          <w:b w:val="0"/>
          <w:bCs w:val="0"/>
          <w:color w:val="000000"/>
        </w:rPr>
        <w:t>2.</w:t>
      </w:r>
      <w:r w:rsidRPr="007025F9">
        <w:rPr>
          <w:b w:val="0"/>
          <w:bCs w:val="0"/>
          <w:color w:val="000000"/>
        </w:rPr>
        <w:tab/>
        <w:t>When such determination has been made; public notice will be given, including posting at the site, that fish may be taken by hand or by dip net, or any other method authorized by the Director.</w:t>
      </w:r>
      <w:r w:rsidR="00E56D5C" w:rsidRPr="007025F9">
        <w:rPr>
          <w:b w:val="0"/>
          <w:bCs w:val="0"/>
          <w:color w:val="000000"/>
        </w:rPr>
        <w:t xml:space="preserve"> </w:t>
      </w:r>
      <w:r w:rsidRPr="007025F9">
        <w:rPr>
          <w:b w:val="0"/>
          <w:bCs w:val="0"/>
          <w:color w:val="000000"/>
        </w:rPr>
        <w:t>When practical the Director shall exercise this authority within fourteen (14) days of receipt of the information or at such earlier time as the emergency necessitates.</w:t>
      </w:r>
      <w:r w:rsidR="00E56D5C" w:rsidRPr="007025F9">
        <w:rPr>
          <w:b w:val="0"/>
          <w:bCs w:val="0"/>
          <w:color w:val="000000"/>
        </w:rPr>
        <w:t xml:space="preserve"> </w:t>
      </w:r>
    </w:p>
    <w:p w14:paraId="343C0876" w14:textId="77777777" w:rsidR="008A6852" w:rsidRPr="007025F9" w:rsidRDefault="008A6852" w:rsidP="007025F9">
      <w:pPr>
        <w:spacing w:line="276" w:lineRule="auto"/>
        <w:ind w:left="1440" w:hanging="360"/>
        <w:rPr>
          <w:b w:val="0"/>
          <w:bCs w:val="0"/>
          <w:color w:val="000000"/>
        </w:rPr>
      </w:pPr>
    </w:p>
    <w:p w14:paraId="7E1D6936" w14:textId="77777777" w:rsidR="008A6852" w:rsidRPr="007025F9" w:rsidRDefault="008A6852" w:rsidP="007025F9">
      <w:pPr>
        <w:spacing w:line="276" w:lineRule="auto"/>
        <w:ind w:left="1440" w:hanging="360"/>
        <w:rPr>
          <w:b w:val="0"/>
          <w:bCs w:val="0"/>
          <w:color w:val="000000"/>
        </w:rPr>
      </w:pPr>
      <w:r w:rsidRPr="007025F9">
        <w:rPr>
          <w:b w:val="0"/>
          <w:bCs w:val="0"/>
          <w:color w:val="000000"/>
        </w:rPr>
        <w:t xml:space="preserve">3. </w:t>
      </w:r>
      <w:r w:rsidRPr="007025F9">
        <w:rPr>
          <w:b w:val="0"/>
          <w:bCs w:val="0"/>
          <w:color w:val="000000"/>
        </w:rPr>
        <w:tab/>
        <w:t>Numbers of fish to be salvaged and possessed by an individual shall be determined by Division personnel at the site.</w:t>
      </w:r>
    </w:p>
    <w:p w14:paraId="495A2E5C" w14:textId="77777777" w:rsidR="008A6852" w:rsidRPr="007025F9" w:rsidRDefault="008A6852" w:rsidP="007025F9">
      <w:pPr>
        <w:spacing w:line="276" w:lineRule="auto"/>
        <w:ind w:left="1440" w:hanging="360"/>
        <w:rPr>
          <w:b w:val="0"/>
          <w:bCs w:val="0"/>
          <w:color w:val="000000"/>
        </w:rPr>
      </w:pPr>
    </w:p>
    <w:p w14:paraId="23B14F13" w14:textId="77777777" w:rsidR="008A6852" w:rsidRPr="007025F9" w:rsidRDefault="008A6852" w:rsidP="007025F9">
      <w:pPr>
        <w:spacing w:line="276" w:lineRule="auto"/>
        <w:ind w:left="1440" w:hanging="360"/>
        <w:rPr>
          <w:b w:val="0"/>
          <w:bCs w:val="0"/>
          <w:color w:val="000000"/>
        </w:rPr>
      </w:pPr>
      <w:r w:rsidRPr="007025F9">
        <w:rPr>
          <w:b w:val="0"/>
          <w:bCs w:val="0"/>
          <w:color w:val="000000"/>
        </w:rPr>
        <w:t>4.</w:t>
      </w:r>
      <w:r w:rsidRPr="007025F9">
        <w:rPr>
          <w:b w:val="0"/>
          <w:bCs w:val="0"/>
          <w:color w:val="000000"/>
        </w:rPr>
        <w:tab/>
        <w:t>Emergency salvage shall be permitted only during daylight hours.</w:t>
      </w:r>
    </w:p>
    <w:p w14:paraId="64334299" w14:textId="77777777" w:rsidR="008A6852" w:rsidRPr="007025F9" w:rsidRDefault="008A6852" w:rsidP="007025F9">
      <w:pPr>
        <w:spacing w:line="276" w:lineRule="auto"/>
        <w:ind w:left="1440" w:right="-720" w:hanging="360"/>
        <w:rPr>
          <w:b w:val="0"/>
          <w:bCs w:val="0"/>
          <w:color w:val="000000"/>
        </w:rPr>
      </w:pPr>
    </w:p>
    <w:p w14:paraId="1D8ED85A" w14:textId="7F7260F2" w:rsidR="008A6852" w:rsidRPr="007025F9" w:rsidRDefault="008A6852" w:rsidP="007025F9">
      <w:pPr>
        <w:spacing w:line="276" w:lineRule="auto"/>
        <w:ind w:left="1080" w:hanging="360"/>
        <w:rPr>
          <w:color w:val="000000"/>
        </w:rPr>
      </w:pPr>
      <w:r w:rsidRPr="007025F9">
        <w:rPr>
          <w:color w:val="000000"/>
        </w:rPr>
        <w:t>H.</w:t>
      </w:r>
      <w:r w:rsidRPr="007025F9">
        <w:rPr>
          <w:color w:val="000000"/>
        </w:rPr>
        <w:tab/>
      </w:r>
      <w:r w:rsidRPr="007025F9">
        <w:rPr>
          <w:b w:val="0"/>
          <w:color w:val="000000"/>
        </w:rPr>
        <w:t>Take, Possession and Use of Fish</w:t>
      </w:r>
      <w:del w:id="30" w:author="Hernandez, Hilary" w:date="2026-09-18T10:23:00Z" w16du:dateUtc="2026-09-18T16:23:00Z">
        <w:r w:rsidRPr="007025F9" w:rsidDel="00483969">
          <w:rPr>
            <w:b w:val="0"/>
            <w:color w:val="000000"/>
          </w:rPr>
          <w:delText>, Amphibians</w:delText>
        </w:r>
      </w:del>
      <w:r w:rsidRPr="007025F9">
        <w:rPr>
          <w:b w:val="0"/>
          <w:color w:val="000000"/>
        </w:rPr>
        <w:t>, and Crustaceans for bait, personal or commercial use</w:t>
      </w:r>
    </w:p>
    <w:p w14:paraId="0C0EB656" w14:textId="77777777" w:rsidR="008A6852" w:rsidRPr="007025F9" w:rsidRDefault="008A6852" w:rsidP="007025F9">
      <w:pPr>
        <w:spacing w:line="276" w:lineRule="auto"/>
        <w:rPr>
          <w:color w:val="000000"/>
        </w:rPr>
      </w:pPr>
    </w:p>
    <w:p w14:paraId="2B75B937" w14:textId="77777777" w:rsidR="008A6852" w:rsidRPr="007025F9" w:rsidRDefault="008A6852" w:rsidP="007025F9">
      <w:pPr>
        <w:spacing w:line="276" w:lineRule="auto"/>
        <w:ind w:left="1440" w:hanging="360"/>
        <w:rPr>
          <w:b w:val="0"/>
          <w:bCs w:val="0"/>
          <w:color w:val="000000"/>
        </w:rPr>
      </w:pPr>
      <w:r w:rsidRPr="007025F9">
        <w:rPr>
          <w:b w:val="0"/>
          <w:bCs w:val="0"/>
          <w:color w:val="000000"/>
        </w:rPr>
        <w:t>1.</w:t>
      </w:r>
      <w:r w:rsidRPr="007025F9">
        <w:rPr>
          <w:b w:val="0"/>
          <w:bCs w:val="0"/>
          <w:color w:val="000000"/>
        </w:rPr>
        <w:tab/>
        <w:t>The seining, netting, trapping, and dipping of fish is prohibited statewide in all natural streams, springs, all waters in Adams, Arapahoe, Boulder, Broomfield, Clear Creek, Denver, Douglas, Gilpin, Elbert, Jefferson, and Park counties,</w:t>
      </w:r>
      <w:r w:rsidR="00E56D5C" w:rsidRPr="007025F9">
        <w:rPr>
          <w:b w:val="0"/>
          <w:bCs w:val="0"/>
          <w:color w:val="000000"/>
        </w:rPr>
        <w:t xml:space="preserve"> </w:t>
      </w:r>
      <w:r w:rsidRPr="007025F9">
        <w:rPr>
          <w:b w:val="0"/>
          <w:bCs w:val="0"/>
          <w:color w:val="000000"/>
        </w:rPr>
        <w:t>and all public standing waters in Rio Grande, Saguache, Conejos, Costilla, Alamosa, Mineral and Hinsdale counties in the Rio Grande drainage.</w:t>
      </w:r>
    </w:p>
    <w:p w14:paraId="5E4F40C1" w14:textId="77777777" w:rsidR="008A6852" w:rsidRPr="007025F9" w:rsidRDefault="008A6852" w:rsidP="007025F9">
      <w:pPr>
        <w:spacing w:line="276" w:lineRule="auto"/>
        <w:ind w:left="1440" w:hanging="360"/>
        <w:rPr>
          <w:b w:val="0"/>
          <w:bCs w:val="0"/>
          <w:color w:val="000000"/>
        </w:rPr>
      </w:pPr>
    </w:p>
    <w:p w14:paraId="21741AC9" w14:textId="77777777" w:rsidR="008A6852" w:rsidRPr="007025F9" w:rsidRDefault="008A6852" w:rsidP="007025F9">
      <w:pPr>
        <w:spacing w:line="276" w:lineRule="auto"/>
        <w:ind w:left="1800" w:hanging="360"/>
        <w:rPr>
          <w:b w:val="0"/>
          <w:bCs w:val="0"/>
          <w:color w:val="000000"/>
        </w:rPr>
      </w:pPr>
      <w:r w:rsidRPr="007025F9">
        <w:rPr>
          <w:b w:val="0"/>
          <w:bCs w:val="0"/>
          <w:color w:val="000000"/>
        </w:rPr>
        <w:t>a.</w:t>
      </w:r>
      <w:r w:rsidRPr="007025F9">
        <w:rPr>
          <w:b w:val="0"/>
          <w:bCs w:val="0"/>
          <w:color w:val="000000"/>
        </w:rPr>
        <w:tab/>
        <w:t>Fish handled or produced on commercially licensed aquaculture facilities are exempt from this regulation.</w:t>
      </w:r>
    </w:p>
    <w:p w14:paraId="7E344F5B" w14:textId="77777777" w:rsidR="008A6852" w:rsidRPr="007025F9" w:rsidRDefault="008A6852" w:rsidP="007025F9">
      <w:pPr>
        <w:spacing w:line="276" w:lineRule="auto"/>
        <w:rPr>
          <w:b w:val="0"/>
          <w:bCs w:val="0"/>
          <w:color w:val="000000"/>
        </w:rPr>
      </w:pPr>
    </w:p>
    <w:p w14:paraId="37D55B0F" w14:textId="548E6F9D" w:rsidR="008A6852" w:rsidRPr="007025F9" w:rsidRDefault="008A6852" w:rsidP="007025F9">
      <w:pPr>
        <w:spacing w:line="276" w:lineRule="auto"/>
        <w:ind w:left="1440" w:hanging="360"/>
        <w:rPr>
          <w:b w:val="0"/>
          <w:bCs w:val="0"/>
          <w:color w:val="000000"/>
        </w:rPr>
      </w:pPr>
      <w:r w:rsidRPr="007025F9">
        <w:rPr>
          <w:b w:val="0"/>
          <w:bCs w:val="0"/>
          <w:color w:val="000000"/>
        </w:rPr>
        <w:t>2.</w:t>
      </w:r>
      <w:r w:rsidRPr="007025F9">
        <w:rPr>
          <w:b w:val="0"/>
          <w:bCs w:val="0"/>
          <w:color w:val="000000"/>
        </w:rPr>
        <w:tab/>
      </w:r>
      <w:r w:rsidR="00483969" w:rsidRPr="007025F9">
        <w:rPr>
          <w:rFonts w:eastAsia="Arial"/>
          <w:b w:val="0"/>
          <w:bCs w:val="0"/>
        </w:rPr>
        <w:t xml:space="preserve">The only fish species allowed to be </w:t>
      </w:r>
      <w:ins w:id="31" w:author="Christopher Breidenbach" w:date="2026-06-23T13:46:00Z" w16du:dateUtc="2026-06-23T19:46:00Z">
        <w:r w:rsidR="00483969" w:rsidRPr="007025F9">
          <w:rPr>
            <w:rFonts w:eastAsia="Arial"/>
            <w:b w:val="0"/>
            <w:bCs w:val="0"/>
          </w:rPr>
          <w:t xml:space="preserve">used as bait </w:t>
        </w:r>
      </w:ins>
      <w:ins w:id="32" w:author="Christopher Breidenbach" w:date="2026-06-23T13:47:00Z" w16du:dateUtc="2026-06-23T19:47:00Z">
        <w:r w:rsidR="00483969" w:rsidRPr="007025F9">
          <w:rPr>
            <w:rFonts w:eastAsia="Arial"/>
            <w:b w:val="0"/>
            <w:bCs w:val="0"/>
          </w:rPr>
          <w:t xml:space="preserve">(alive or dead) </w:t>
        </w:r>
      </w:ins>
      <w:ins w:id="33" w:author="Christopher Breidenbach" w:date="2026-06-23T13:46:00Z" w16du:dateUtc="2026-06-23T19:46:00Z">
        <w:r w:rsidR="00483969" w:rsidRPr="007025F9">
          <w:rPr>
            <w:rFonts w:eastAsia="Arial"/>
            <w:b w:val="0"/>
            <w:bCs w:val="0"/>
          </w:rPr>
          <w:t xml:space="preserve">or </w:t>
        </w:r>
      </w:ins>
      <w:r w:rsidR="00483969" w:rsidRPr="007025F9">
        <w:rPr>
          <w:rFonts w:eastAsia="Arial"/>
          <w:b w:val="0"/>
          <w:bCs w:val="0"/>
        </w:rPr>
        <w:t xml:space="preserve">taken </w:t>
      </w:r>
      <w:del w:id="34" w:author="Christopher Breidenbach" w:date="2026-06-23T13:47:00Z" w16du:dateUtc="2026-06-23T19:47:00Z">
        <w:r w:rsidR="00483969" w:rsidRPr="007025F9" w:rsidDel="00006FF4">
          <w:rPr>
            <w:rFonts w:eastAsia="Arial"/>
            <w:b w:val="0"/>
            <w:bCs w:val="0"/>
          </w:rPr>
          <w:delText xml:space="preserve">and used </w:delText>
        </w:r>
      </w:del>
      <w:r w:rsidR="00483969" w:rsidRPr="007025F9">
        <w:rPr>
          <w:rFonts w:eastAsia="Arial"/>
          <w:b w:val="0"/>
          <w:bCs w:val="0"/>
        </w:rPr>
        <w:t xml:space="preserve">for personal use as bait </w:t>
      </w:r>
      <w:del w:id="35" w:author="Christopher Breidenbach" w:date="2026-06-23T13:48:00Z" w16du:dateUtc="2026-06-23T19:48:00Z">
        <w:r w:rsidR="00483969" w:rsidRPr="007025F9" w:rsidDel="00006FF4">
          <w:rPr>
            <w:rFonts w:eastAsia="Arial"/>
            <w:b w:val="0"/>
            <w:bCs w:val="0"/>
          </w:rPr>
          <w:delText>(either alive or dead)</w:delText>
        </w:r>
      </w:del>
      <w:r w:rsidR="00483969" w:rsidRPr="007025F9">
        <w:rPr>
          <w:rFonts w:eastAsia="Arial"/>
          <w:b w:val="0"/>
          <w:bCs w:val="0"/>
        </w:rPr>
        <w:t xml:space="preserve"> by fishing, seining, netting, trapping, or dipping are minnows, bluegill, hybrid bluegill, carp, sunfish, gizzard shad, sculpin, white and longnose</w:t>
      </w:r>
      <w:r w:rsidR="00483969" w:rsidRPr="007025F9">
        <w:rPr>
          <w:rFonts w:eastAsia="Arial"/>
          <w:b w:val="0"/>
          <w:bCs w:val="0"/>
          <w:spacing w:val="-5"/>
        </w:rPr>
        <w:t xml:space="preserve"> </w:t>
      </w:r>
      <w:r w:rsidR="00483969" w:rsidRPr="007025F9">
        <w:rPr>
          <w:rFonts w:eastAsia="Arial"/>
          <w:b w:val="0"/>
          <w:bCs w:val="0"/>
        </w:rPr>
        <w:t>suckers,</w:t>
      </w:r>
      <w:r w:rsidR="00483969" w:rsidRPr="007025F9">
        <w:rPr>
          <w:rFonts w:eastAsia="Arial"/>
          <w:b w:val="0"/>
          <w:bCs w:val="0"/>
          <w:spacing w:val="-5"/>
        </w:rPr>
        <w:t xml:space="preserve"> </w:t>
      </w:r>
      <w:r w:rsidR="00483969" w:rsidRPr="007025F9">
        <w:rPr>
          <w:rFonts w:eastAsia="Arial"/>
          <w:b w:val="0"/>
          <w:bCs w:val="0"/>
        </w:rPr>
        <w:t>yellow</w:t>
      </w:r>
      <w:r w:rsidR="00483969" w:rsidRPr="007025F9">
        <w:rPr>
          <w:rFonts w:eastAsia="Arial"/>
          <w:b w:val="0"/>
          <w:bCs w:val="0"/>
          <w:spacing w:val="-2"/>
        </w:rPr>
        <w:t xml:space="preserve"> </w:t>
      </w:r>
      <w:r w:rsidR="00483969" w:rsidRPr="007025F9">
        <w:rPr>
          <w:rFonts w:eastAsia="Arial"/>
          <w:b w:val="0"/>
          <w:bCs w:val="0"/>
        </w:rPr>
        <w:t>perch</w:t>
      </w:r>
      <w:r w:rsidR="00483969" w:rsidRPr="007025F9">
        <w:rPr>
          <w:rFonts w:eastAsia="Arial"/>
          <w:b w:val="0"/>
          <w:bCs w:val="0"/>
          <w:spacing w:val="-5"/>
        </w:rPr>
        <w:t xml:space="preserve"> </w:t>
      </w:r>
      <w:r w:rsidR="00483969" w:rsidRPr="007025F9">
        <w:rPr>
          <w:rFonts w:eastAsia="Arial"/>
          <w:b w:val="0"/>
          <w:bCs w:val="0"/>
        </w:rPr>
        <w:t>and</w:t>
      </w:r>
      <w:r w:rsidR="00483969" w:rsidRPr="007025F9">
        <w:rPr>
          <w:rFonts w:eastAsia="Arial"/>
          <w:b w:val="0"/>
          <w:bCs w:val="0"/>
          <w:spacing w:val="-5"/>
        </w:rPr>
        <w:t xml:space="preserve"> </w:t>
      </w:r>
      <w:r w:rsidR="00483969" w:rsidRPr="007025F9">
        <w:rPr>
          <w:rFonts w:eastAsia="Arial"/>
          <w:b w:val="0"/>
          <w:bCs w:val="0"/>
        </w:rPr>
        <w:t>rainbow</w:t>
      </w:r>
      <w:r w:rsidR="00483969" w:rsidRPr="007025F9">
        <w:rPr>
          <w:rFonts w:eastAsia="Arial"/>
          <w:b w:val="0"/>
          <w:bCs w:val="0"/>
          <w:spacing w:val="-5"/>
        </w:rPr>
        <w:t xml:space="preserve"> </w:t>
      </w:r>
      <w:r w:rsidR="00483969" w:rsidRPr="007025F9">
        <w:rPr>
          <w:rFonts w:eastAsia="Arial"/>
          <w:b w:val="0"/>
          <w:bCs w:val="0"/>
        </w:rPr>
        <w:t>smelt.</w:t>
      </w:r>
      <w:r w:rsidR="00483969" w:rsidRPr="007025F9">
        <w:rPr>
          <w:rFonts w:eastAsia="Arial"/>
          <w:b w:val="0"/>
          <w:bCs w:val="0"/>
          <w:spacing w:val="-4"/>
        </w:rPr>
        <w:t xml:space="preserve"> </w:t>
      </w:r>
      <w:r w:rsidR="00483969" w:rsidRPr="007025F9">
        <w:rPr>
          <w:rFonts w:eastAsia="Arial"/>
          <w:b w:val="0"/>
          <w:bCs w:val="0"/>
        </w:rPr>
        <w:t>Statewide</w:t>
      </w:r>
      <w:r w:rsidR="00483969" w:rsidRPr="007025F9">
        <w:rPr>
          <w:rFonts w:eastAsia="Arial"/>
          <w:b w:val="0"/>
          <w:bCs w:val="0"/>
          <w:spacing w:val="-3"/>
        </w:rPr>
        <w:t xml:space="preserve"> </w:t>
      </w:r>
      <w:r w:rsidR="00483969" w:rsidRPr="007025F9">
        <w:rPr>
          <w:rFonts w:eastAsia="Arial"/>
          <w:b w:val="0"/>
          <w:bCs w:val="0"/>
        </w:rPr>
        <w:t>bag</w:t>
      </w:r>
      <w:r w:rsidR="00483969" w:rsidRPr="007025F9">
        <w:rPr>
          <w:rFonts w:eastAsia="Arial"/>
          <w:b w:val="0"/>
          <w:bCs w:val="0"/>
          <w:spacing w:val="-3"/>
        </w:rPr>
        <w:t xml:space="preserve"> </w:t>
      </w:r>
      <w:r w:rsidR="00483969" w:rsidRPr="007025F9">
        <w:rPr>
          <w:rFonts w:eastAsia="Arial"/>
          <w:b w:val="0"/>
          <w:bCs w:val="0"/>
        </w:rPr>
        <w:t>limits</w:t>
      </w:r>
      <w:r w:rsidR="00483969" w:rsidRPr="007025F9">
        <w:rPr>
          <w:rFonts w:eastAsia="Arial"/>
          <w:b w:val="0"/>
          <w:bCs w:val="0"/>
          <w:spacing w:val="-4"/>
        </w:rPr>
        <w:t xml:space="preserve"> </w:t>
      </w:r>
      <w:r w:rsidR="00483969" w:rsidRPr="007025F9">
        <w:rPr>
          <w:rFonts w:eastAsia="Arial"/>
          <w:b w:val="0"/>
          <w:bCs w:val="0"/>
        </w:rPr>
        <w:t>apply</w:t>
      </w:r>
      <w:r w:rsidR="00483969" w:rsidRPr="007025F9">
        <w:rPr>
          <w:rFonts w:eastAsia="Arial"/>
          <w:b w:val="0"/>
          <w:bCs w:val="0"/>
          <w:spacing w:val="-4"/>
        </w:rPr>
        <w:t xml:space="preserve"> </w:t>
      </w:r>
      <w:r w:rsidR="00483969" w:rsidRPr="007025F9">
        <w:rPr>
          <w:rFonts w:eastAsia="Arial"/>
          <w:b w:val="0"/>
          <w:bCs w:val="0"/>
        </w:rPr>
        <w:t>to sunfish, bluegill, hybrid bluegills and yellow perch</w:t>
      </w:r>
      <w:r w:rsidRPr="007025F9">
        <w:rPr>
          <w:b w:val="0"/>
          <w:bCs w:val="0"/>
          <w:color w:val="000000"/>
        </w:rPr>
        <w:t>.</w:t>
      </w:r>
    </w:p>
    <w:p w14:paraId="0F1311D0" w14:textId="77777777" w:rsidR="008A6852" w:rsidRPr="007025F9" w:rsidRDefault="008A6852" w:rsidP="007025F9">
      <w:pPr>
        <w:spacing w:line="276" w:lineRule="auto"/>
        <w:rPr>
          <w:b w:val="0"/>
          <w:bCs w:val="0"/>
          <w:color w:val="000000"/>
        </w:rPr>
      </w:pPr>
    </w:p>
    <w:p w14:paraId="699F175A" w14:textId="77777777" w:rsidR="008A6852" w:rsidRPr="007025F9" w:rsidRDefault="008A6852" w:rsidP="007025F9">
      <w:pPr>
        <w:tabs>
          <w:tab w:val="left" w:pos="720"/>
        </w:tabs>
        <w:spacing w:line="276" w:lineRule="auto"/>
        <w:ind w:left="1800" w:hanging="360"/>
        <w:rPr>
          <w:b w:val="0"/>
          <w:bCs w:val="0"/>
        </w:rPr>
      </w:pPr>
      <w:r w:rsidRPr="007025F9">
        <w:rPr>
          <w:b w:val="0"/>
          <w:bCs w:val="0"/>
        </w:rPr>
        <w:t>a.</w:t>
      </w:r>
      <w:r w:rsidRPr="007025F9">
        <w:rPr>
          <w:b w:val="0"/>
          <w:bCs w:val="0"/>
        </w:rPr>
        <w:tab/>
        <w:t>Restrictions on Live Fish Used as Bait.</w:t>
      </w:r>
    </w:p>
    <w:p w14:paraId="174FB9C7" w14:textId="77777777" w:rsidR="008A6852" w:rsidRPr="007025F9" w:rsidRDefault="008A6852" w:rsidP="007025F9">
      <w:pPr>
        <w:tabs>
          <w:tab w:val="left" w:pos="540"/>
        </w:tabs>
        <w:spacing w:line="276" w:lineRule="auto"/>
        <w:rPr>
          <w:b w:val="0"/>
          <w:bCs w:val="0"/>
          <w:color w:val="000000"/>
        </w:rPr>
      </w:pPr>
    </w:p>
    <w:p w14:paraId="6896D837" w14:textId="77777777" w:rsidR="008A6852" w:rsidRPr="007025F9" w:rsidRDefault="008A6852" w:rsidP="007025F9">
      <w:pPr>
        <w:spacing w:line="276" w:lineRule="auto"/>
        <w:ind w:left="2160" w:hanging="360"/>
        <w:rPr>
          <w:b w:val="0"/>
          <w:bCs w:val="0"/>
          <w:color w:val="000000"/>
        </w:rPr>
      </w:pPr>
      <w:r w:rsidRPr="007025F9">
        <w:rPr>
          <w:b w:val="0"/>
          <w:bCs w:val="0"/>
          <w:color w:val="000000"/>
        </w:rPr>
        <w:t>1.</w:t>
      </w:r>
      <w:r w:rsidRPr="007025F9">
        <w:rPr>
          <w:b w:val="0"/>
          <w:bCs w:val="0"/>
          <w:color w:val="000000"/>
        </w:rPr>
        <w:tab/>
        <w:t>The collection, use, or possession of live fish for use as bait is prohibited in the following waters:</w:t>
      </w:r>
    </w:p>
    <w:p w14:paraId="7DF19669" w14:textId="77777777" w:rsidR="008A6852" w:rsidRPr="007025F9" w:rsidRDefault="008A6852" w:rsidP="007025F9">
      <w:pPr>
        <w:spacing w:line="276" w:lineRule="auto"/>
        <w:ind w:left="2520" w:hanging="360"/>
        <w:rPr>
          <w:b w:val="0"/>
          <w:bCs w:val="0"/>
          <w:color w:val="000000"/>
        </w:rPr>
      </w:pPr>
      <w:r w:rsidRPr="007025F9">
        <w:rPr>
          <w:b w:val="0"/>
          <w:bCs w:val="0"/>
          <w:color w:val="000000"/>
        </w:rPr>
        <w:t>a.</w:t>
      </w:r>
      <w:r w:rsidRPr="007025F9">
        <w:rPr>
          <w:b w:val="0"/>
          <w:bCs w:val="0"/>
          <w:color w:val="000000"/>
        </w:rPr>
        <w:tab/>
        <w:t xml:space="preserve">All waters east of the Continental Divide above 7,000 feet elevation </w:t>
      </w:r>
    </w:p>
    <w:p w14:paraId="38243195" w14:textId="77777777" w:rsidR="008A6852" w:rsidRPr="007025F9" w:rsidRDefault="008A6852" w:rsidP="007025F9">
      <w:pPr>
        <w:spacing w:line="276" w:lineRule="auto"/>
        <w:ind w:left="2520" w:hanging="360"/>
        <w:rPr>
          <w:b w:val="0"/>
          <w:bCs w:val="0"/>
          <w:color w:val="000000"/>
        </w:rPr>
      </w:pPr>
      <w:r w:rsidRPr="007025F9">
        <w:rPr>
          <w:b w:val="0"/>
          <w:bCs w:val="0"/>
          <w:color w:val="000000"/>
        </w:rPr>
        <w:t>b.</w:t>
      </w:r>
      <w:r w:rsidRPr="007025F9">
        <w:rPr>
          <w:b w:val="0"/>
          <w:bCs w:val="0"/>
          <w:color w:val="000000"/>
        </w:rPr>
        <w:tab/>
        <w:t>The Arkansas River above Parkdale – Fremont and Chaffee counties</w:t>
      </w:r>
    </w:p>
    <w:p w14:paraId="5F8EE949" w14:textId="77777777" w:rsidR="008A6852" w:rsidRPr="007025F9" w:rsidRDefault="008A6852" w:rsidP="007025F9">
      <w:pPr>
        <w:spacing w:line="276" w:lineRule="auto"/>
        <w:ind w:left="2520" w:hanging="360"/>
        <w:rPr>
          <w:b w:val="0"/>
          <w:bCs w:val="0"/>
          <w:color w:val="000000"/>
        </w:rPr>
      </w:pPr>
      <w:r w:rsidRPr="007025F9">
        <w:rPr>
          <w:b w:val="0"/>
          <w:bCs w:val="0"/>
          <w:color w:val="000000"/>
        </w:rPr>
        <w:t>c.</w:t>
      </w:r>
      <w:r w:rsidRPr="007025F9">
        <w:rPr>
          <w:b w:val="0"/>
          <w:bCs w:val="0"/>
          <w:color w:val="000000"/>
        </w:rPr>
        <w:tab/>
        <w:t xml:space="preserve">Watson Lake </w:t>
      </w:r>
      <w:r w:rsidRPr="007025F9">
        <w:rPr>
          <w:b w:val="0"/>
          <w:bCs w:val="0"/>
          <w:color w:val="000000"/>
        </w:rPr>
        <w:noBreakHyphen/>
        <w:t xml:space="preserve"> Larimer County</w:t>
      </w:r>
    </w:p>
    <w:p w14:paraId="08986C4A" w14:textId="77777777" w:rsidR="008A6852" w:rsidRPr="007025F9" w:rsidRDefault="008A6852" w:rsidP="007025F9">
      <w:pPr>
        <w:spacing w:line="276" w:lineRule="auto"/>
        <w:ind w:left="2520" w:hanging="360"/>
        <w:rPr>
          <w:b w:val="0"/>
          <w:bCs w:val="0"/>
          <w:color w:val="000000"/>
        </w:rPr>
      </w:pPr>
      <w:r w:rsidRPr="007025F9">
        <w:rPr>
          <w:b w:val="0"/>
          <w:bCs w:val="0"/>
          <w:color w:val="000000"/>
        </w:rPr>
        <w:t>d.</w:t>
      </w:r>
      <w:r w:rsidRPr="007025F9">
        <w:rPr>
          <w:b w:val="0"/>
          <w:bCs w:val="0"/>
          <w:color w:val="000000"/>
        </w:rPr>
        <w:tab/>
        <w:t>All waters west of the Continental Divide, except in Navajo Reservoir.</w:t>
      </w:r>
    </w:p>
    <w:p w14:paraId="5A7F1365" w14:textId="77777777" w:rsidR="008A6852" w:rsidRPr="007025F9" w:rsidRDefault="008A6852" w:rsidP="007025F9">
      <w:pPr>
        <w:spacing w:line="276" w:lineRule="auto"/>
        <w:ind w:left="2520" w:hanging="360"/>
        <w:rPr>
          <w:b w:val="0"/>
          <w:bCs w:val="0"/>
          <w:color w:val="000000"/>
        </w:rPr>
      </w:pPr>
    </w:p>
    <w:p w14:paraId="5817F297" w14:textId="77777777" w:rsidR="008A6852" w:rsidRPr="007025F9" w:rsidRDefault="008A6852" w:rsidP="007025F9">
      <w:pPr>
        <w:tabs>
          <w:tab w:val="left" w:pos="2160"/>
        </w:tabs>
        <w:spacing w:line="276" w:lineRule="auto"/>
        <w:ind w:left="2160" w:hanging="360"/>
        <w:rPr>
          <w:b w:val="0"/>
          <w:bCs w:val="0"/>
        </w:rPr>
      </w:pPr>
      <w:r w:rsidRPr="007025F9">
        <w:rPr>
          <w:b w:val="0"/>
          <w:bCs w:val="0"/>
        </w:rPr>
        <w:t>2.</w:t>
      </w:r>
      <w:r w:rsidRPr="007025F9">
        <w:rPr>
          <w:b w:val="0"/>
          <w:bCs w:val="0"/>
        </w:rPr>
        <w:tab/>
        <w:t>Except as otherwise provided by these regulations, live fish collected for use as bait may only be used in the same body of water from which they were collected.</w:t>
      </w:r>
      <w:r w:rsidR="00E56D5C" w:rsidRPr="007025F9">
        <w:rPr>
          <w:b w:val="0"/>
          <w:bCs w:val="0"/>
        </w:rPr>
        <w:t xml:space="preserve"> </w:t>
      </w:r>
      <w:r w:rsidRPr="007025F9">
        <w:rPr>
          <w:b w:val="0"/>
          <w:bCs w:val="0"/>
        </w:rPr>
        <w:t>In addition, collection and use is allowed in any man-made ditches and canals within one-half mile of the adjoining lake or reservoir.</w:t>
      </w:r>
      <w:r w:rsidR="00E56D5C" w:rsidRPr="007025F9">
        <w:rPr>
          <w:b w:val="0"/>
          <w:bCs w:val="0"/>
        </w:rPr>
        <w:t xml:space="preserve"> </w:t>
      </w:r>
      <w:r w:rsidRPr="007025F9">
        <w:rPr>
          <w:b w:val="0"/>
          <w:bCs w:val="0"/>
        </w:rPr>
        <w:t>Use of any baitfish collected in those ditches and canals is restricted to only the water from which it was collected and the adjoining lake or reservoir.</w:t>
      </w:r>
      <w:r w:rsidR="00E56D5C" w:rsidRPr="007025F9">
        <w:rPr>
          <w:b w:val="0"/>
          <w:bCs w:val="0"/>
        </w:rPr>
        <w:t xml:space="preserve"> </w:t>
      </w:r>
      <w:r w:rsidRPr="007025F9">
        <w:rPr>
          <w:b w:val="0"/>
          <w:bCs w:val="0"/>
        </w:rPr>
        <w:t>Baitfish collected under this provision may not be otherwise transported or stored for later use.</w:t>
      </w:r>
    </w:p>
    <w:p w14:paraId="29C27016" w14:textId="77777777" w:rsidR="008A6852" w:rsidRPr="007025F9" w:rsidRDefault="008A6852" w:rsidP="007025F9">
      <w:pPr>
        <w:tabs>
          <w:tab w:val="left" w:pos="1800"/>
        </w:tabs>
        <w:spacing w:line="276" w:lineRule="auto"/>
        <w:ind w:left="1800" w:hanging="360"/>
        <w:rPr>
          <w:b w:val="0"/>
          <w:bCs w:val="0"/>
        </w:rPr>
      </w:pPr>
    </w:p>
    <w:p w14:paraId="2352BEAE" w14:textId="77777777" w:rsidR="008A6852" w:rsidRPr="007025F9" w:rsidRDefault="008A6852" w:rsidP="007025F9">
      <w:pPr>
        <w:tabs>
          <w:tab w:val="left" w:pos="2160"/>
        </w:tabs>
        <w:spacing w:line="276" w:lineRule="auto"/>
        <w:ind w:left="2160" w:hanging="360"/>
        <w:rPr>
          <w:b w:val="0"/>
          <w:bCs w:val="0"/>
        </w:rPr>
      </w:pPr>
      <w:r w:rsidRPr="007025F9">
        <w:rPr>
          <w:b w:val="0"/>
          <w:bCs w:val="0"/>
        </w:rPr>
        <w:t>3.</w:t>
      </w:r>
      <w:r w:rsidRPr="007025F9">
        <w:rPr>
          <w:b w:val="0"/>
          <w:bCs w:val="0"/>
        </w:rPr>
        <w:tab/>
        <w:t>In Baca, Bent, Crowley, Kiowa, Otero and Prowers Counties, live fish collected for personal use as bait may be transported, stored or used anywhere within the listed counties.</w:t>
      </w:r>
      <w:r w:rsidR="00E56D5C" w:rsidRPr="007025F9">
        <w:rPr>
          <w:b w:val="0"/>
          <w:bCs w:val="0"/>
        </w:rPr>
        <w:t xml:space="preserve"> </w:t>
      </w:r>
      <w:r w:rsidRPr="007025F9">
        <w:rPr>
          <w:b w:val="0"/>
          <w:bCs w:val="0"/>
        </w:rPr>
        <w:t>Transportation to or use of any such baitfish in any other county is prohibited,</w:t>
      </w:r>
    </w:p>
    <w:p w14:paraId="3869E603" w14:textId="77777777" w:rsidR="008A6852" w:rsidRPr="007025F9" w:rsidRDefault="008A6852" w:rsidP="007025F9">
      <w:pPr>
        <w:tabs>
          <w:tab w:val="left" w:pos="2160"/>
        </w:tabs>
        <w:spacing w:line="276" w:lineRule="auto"/>
        <w:ind w:left="2160" w:hanging="360"/>
        <w:rPr>
          <w:b w:val="0"/>
          <w:bCs w:val="0"/>
        </w:rPr>
      </w:pPr>
    </w:p>
    <w:p w14:paraId="0AA9E26C" w14:textId="62D2C74A" w:rsidR="00EA4D97" w:rsidRPr="007025F9" w:rsidRDefault="008A6852">
      <w:pPr>
        <w:pStyle w:val="ListParagraph"/>
        <w:numPr>
          <w:ilvl w:val="0"/>
          <w:numId w:val="91"/>
        </w:numPr>
        <w:tabs>
          <w:tab w:val="left" w:pos="2160"/>
        </w:tabs>
        <w:spacing w:line="276" w:lineRule="auto"/>
        <w:rPr>
          <w:ins w:id="36" w:author="Hernandez, Hilary" w:date="2026-09-18T10:25:00Z" w16du:dateUtc="2026-09-18T16:25:00Z"/>
          <w:b w:val="0"/>
          <w:bCs w:val="0"/>
        </w:rPr>
        <w:pPrChange w:id="37" w:author="Hernandez, Hilary" w:date="2026-09-18T10:25:00Z" w16du:dateUtc="2026-09-18T16:25:00Z">
          <w:pPr>
            <w:tabs>
              <w:tab w:val="left" w:pos="2160"/>
            </w:tabs>
            <w:ind w:left="2160" w:hanging="360"/>
          </w:pPr>
        </w:pPrChange>
      </w:pPr>
      <w:del w:id="38" w:author="Hernandez, Hilary" w:date="2026-09-18T10:25:00Z" w16du:dateUtc="2026-09-18T16:25:00Z">
        <w:r w:rsidRPr="007025F9" w:rsidDel="00EA4D97">
          <w:rPr>
            <w:b w:val="0"/>
            <w:bCs w:val="0"/>
            <w:rPrChange w:id="39" w:author="Hernandez, Hilary" w:date="2026-09-18T10:25:00Z" w16du:dateUtc="2026-09-18T16:25:00Z">
              <w:rPr/>
            </w:rPrChange>
          </w:rPr>
          <w:delText>4.</w:delText>
        </w:r>
        <w:r w:rsidRPr="007025F9" w:rsidDel="00EA4D97">
          <w:rPr>
            <w:b w:val="0"/>
            <w:bCs w:val="0"/>
            <w:rPrChange w:id="40" w:author="Hernandez, Hilary" w:date="2026-09-18T10:25:00Z" w16du:dateUtc="2026-09-18T16:25:00Z">
              <w:rPr/>
            </w:rPrChange>
          </w:rPr>
          <w:tab/>
        </w:r>
      </w:del>
      <w:ins w:id="41" w:author="Hernandez, Hilary" w:date="2026-09-18T10:25:00Z" w16du:dateUtc="2026-09-18T16:25:00Z">
        <w:r w:rsidR="00EA4D97" w:rsidRPr="007025F9">
          <w:rPr>
            <w:b w:val="0"/>
            <w:bCs w:val="0"/>
            <w:rPrChange w:id="42" w:author="Hernandez, Hilary" w:date="2026-09-18T10:25:00Z" w16du:dateUtc="2026-09-18T16:25:00Z">
              <w:rPr/>
            </w:rPrChange>
          </w:rPr>
          <w:t>Only the following live fish may be used as bait in Colorado</w:t>
        </w:r>
        <w:r w:rsidR="00EA4D97" w:rsidRPr="007025F9">
          <w:rPr>
            <w:b w:val="0"/>
            <w:bCs w:val="0"/>
          </w:rPr>
          <w:t xml:space="preserve">: </w:t>
        </w:r>
      </w:ins>
    </w:p>
    <w:p w14:paraId="1A4BA6A4" w14:textId="7F82E88B" w:rsidR="00EA4D97" w:rsidRPr="007025F9" w:rsidRDefault="00EA4D97" w:rsidP="007025F9">
      <w:pPr>
        <w:pStyle w:val="ListParagraph"/>
        <w:numPr>
          <w:ilvl w:val="1"/>
          <w:numId w:val="91"/>
        </w:numPr>
        <w:tabs>
          <w:tab w:val="left" w:pos="2160"/>
        </w:tabs>
        <w:spacing w:line="276" w:lineRule="auto"/>
        <w:ind w:left="2520"/>
        <w:rPr>
          <w:ins w:id="43" w:author="Hernandez, Hilary" w:date="2026-09-18T10:26:00Z" w16du:dateUtc="2026-09-18T16:26:00Z"/>
          <w:b w:val="0"/>
          <w:bCs w:val="0"/>
        </w:rPr>
      </w:pPr>
      <w:ins w:id="44" w:author="Hernandez, Hilary" w:date="2026-09-18T10:28:00Z" w16du:dateUtc="2026-09-18T16:28:00Z">
        <w:r w:rsidRPr="007025F9">
          <w:rPr>
            <w:b w:val="0"/>
            <w:bCs w:val="0"/>
          </w:rPr>
          <w:t>l</w:t>
        </w:r>
      </w:ins>
      <w:ins w:id="45" w:author="Hernandez, Hilary" w:date="2026-09-18T10:25:00Z" w16du:dateUtc="2026-09-18T16:25:00Z">
        <w:r w:rsidRPr="007025F9">
          <w:rPr>
            <w:b w:val="0"/>
            <w:bCs w:val="0"/>
          </w:rPr>
          <w:t xml:space="preserve">ive fish collected from the wild and used as provided in this </w:t>
        </w:r>
      </w:ins>
      <w:ins w:id="46" w:author="Hernandez, Hilary" w:date="2026-09-18T10:26:00Z" w16du:dateUtc="2026-09-18T16:26:00Z">
        <w:r w:rsidRPr="007025F9">
          <w:rPr>
            <w:b w:val="0"/>
            <w:bCs w:val="0"/>
          </w:rPr>
          <w:t>subsection H.2;</w:t>
        </w:r>
      </w:ins>
    </w:p>
    <w:p w14:paraId="01B9966C" w14:textId="45C9632F" w:rsidR="00EA4D97" w:rsidRPr="007025F9" w:rsidRDefault="00EA4D97" w:rsidP="007025F9">
      <w:pPr>
        <w:pStyle w:val="ListParagraph"/>
        <w:numPr>
          <w:ilvl w:val="1"/>
          <w:numId w:val="91"/>
        </w:numPr>
        <w:tabs>
          <w:tab w:val="left" w:pos="2160"/>
        </w:tabs>
        <w:spacing w:line="276" w:lineRule="auto"/>
        <w:ind w:left="2520"/>
        <w:rPr>
          <w:ins w:id="47" w:author="Hernandez, Hilary" w:date="2026-09-18T10:27:00Z" w16du:dateUtc="2026-09-18T16:27:00Z"/>
          <w:b w:val="0"/>
          <w:bCs w:val="0"/>
        </w:rPr>
      </w:pPr>
      <w:ins w:id="48" w:author="Hernandez, Hilary" w:date="2026-09-18T10:28:00Z" w16du:dateUtc="2026-09-18T16:28:00Z">
        <w:r w:rsidRPr="007025F9">
          <w:rPr>
            <w:b w:val="0"/>
            <w:bCs w:val="0"/>
          </w:rPr>
          <w:t>li</w:t>
        </w:r>
      </w:ins>
      <w:ins w:id="49" w:author="Hernandez, Hilary" w:date="2026-09-18T10:26:00Z" w16du:dateUtc="2026-09-18T16:26:00Z">
        <w:r w:rsidRPr="007025F9">
          <w:rPr>
            <w:b w:val="0"/>
            <w:bCs w:val="0"/>
          </w:rPr>
          <w:t xml:space="preserve">ve fish acquired from a fish production facility with a valid aquaculture facility permit as required by </w:t>
        </w:r>
      </w:ins>
      <w:ins w:id="50" w:author="Hernandez, Hilary" w:date="2026-09-18T10:27:00Z" w16du:dateUtc="2026-09-18T16:27:00Z">
        <w:r w:rsidRPr="007025F9">
          <w:rPr>
            <w:b w:val="0"/>
            <w:bCs w:val="0"/>
          </w:rPr>
          <w:t>§ 35-24.5-109, C.R.S.; or</w:t>
        </w:r>
      </w:ins>
    </w:p>
    <w:p w14:paraId="2E7A77F8" w14:textId="77777777" w:rsidR="00EA4D97" w:rsidRPr="007025F9" w:rsidRDefault="00EA4D97" w:rsidP="007025F9">
      <w:pPr>
        <w:pStyle w:val="ListParagraph"/>
        <w:numPr>
          <w:ilvl w:val="1"/>
          <w:numId w:val="91"/>
        </w:numPr>
        <w:tabs>
          <w:tab w:val="left" w:pos="2160"/>
        </w:tabs>
        <w:spacing w:line="276" w:lineRule="auto"/>
        <w:ind w:left="2520"/>
        <w:rPr>
          <w:b w:val="0"/>
          <w:bCs w:val="0"/>
        </w:rPr>
      </w:pPr>
      <w:ins w:id="51" w:author="Hernandez, Hilary" w:date="2026-09-18T10:28:00Z" w16du:dateUtc="2026-09-18T16:28:00Z">
        <w:r w:rsidRPr="007025F9">
          <w:rPr>
            <w:b w:val="0"/>
            <w:bCs w:val="0"/>
          </w:rPr>
          <w:t>live fish a</w:t>
        </w:r>
      </w:ins>
      <w:ins w:id="52" w:author="Hernandez, Hilary" w:date="2026-09-18T10:29:00Z" w16du:dateUtc="2026-09-18T16:29:00Z">
        <w:r w:rsidRPr="007025F9">
          <w:rPr>
            <w:b w:val="0"/>
            <w:bCs w:val="0"/>
          </w:rPr>
          <w:t>cquired from a bait dealer registered under 8 CCR 1201-21:2.</w:t>
        </w:r>
      </w:ins>
    </w:p>
    <w:p w14:paraId="2D791B69" w14:textId="77777777" w:rsidR="00EA4D97" w:rsidRPr="007025F9" w:rsidRDefault="00EA4D97" w:rsidP="007025F9">
      <w:pPr>
        <w:pStyle w:val="ListParagraph"/>
        <w:tabs>
          <w:tab w:val="left" w:pos="2160"/>
        </w:tabs>
        <w:spacing w:line="276" w:lineRule="auto"/>
        <w:ind w:left="2880"/>
        <w:rPr>
          <w:ins w:id="53" w:author="Hernandez, Hilary" w:date="2026-09-18T10:29:00Z" w16du:dateUtc="2026-09-18T16:29:00Z"/>
          <w:b w:val="0"/>
          <w:bCs w:val="0"/>
        </w:rPr>
      </w:pPr>
    </w:p>
    <w:p w14:paraId="51A9E1E5" w14:textId="382BDCF6" w:rsidR="008A6852" w:rsidRPr="007025F9" w:rsidRDefault="008A6852" w:rsidP="007025F9">
      <w:pPr>
        <w:pStyle w:val="ListParagraph"/>
        <w:tabs>
          <w:tab w:val="left" w:pos="2160"/>
        </w:tabs>
        <w:spacing w:line="276" w:lineRule="auto"/>
        <w:ind w:left="2160"/>
        <w:rPr>
          <w:b w:val="0"/>
          <w:bCs w:val="0"/>
        </w:rPr>
      </w:pPr>
      <w:r w:rsidRPr="007025F9">
        <w:rPr>
          <w:b w:val="0"/>
          <w:bCs w:val="0"/>
        </w:rPr>
        <w:t xml:space="preserve">All live </w:t>
      </w:r>
      <w:ins w:id="54" w:author="Hernandez, Hilary" w:date="2026-09-18T10:30:00Z" w16du:dateUtc="2026-09-18T16:30:00Z">
        <w:r w:rsidR="00EA4D97" w:rsidRPr="007025F9">
          <w:rPr>
            <w:b w:val="0"/>
            <w:bCs w:val="0"/>
          </w:rPr>
          <w:t>fish acquired from a fish production facility or bait dealer as provided in this subsection H.2.a.4</w:t>
        </w:r>
      </w:ins>
      <w:r w:rsidR="002A6029">
        <w:rPr>
          <w:b w:val="0"/>
          <w:bCs w:val="0"/>
        </w:rPr>
        <w:t xml:space="preserve"> </w:t>
      </w:r>
      <w:del w:id="55" w:author="Hernandez, Hilary" w:date="2026-09-18T10:30:00Z" w16du:dateUtc="2026-09-18T16:30:00Z">
        <w:r w:rsidRPr="007025F9" w:rsidDel="00EA4D97">
          <w:rPr>
            <w:b w:val="0"/>
            <w:bCs w:val="0"/>
          </w:rPr>
          <w:delText>baitfish acquired from a commercial source and transported by anglers</w:delText>
        </w:r>
      </w:del>
      <w:r w:rsidRPr="007025F9">
        <w:rPr>
          <w:b w:val="0"/>
          <w:bCs w:val="0"/>
        </w:rPr>
        <w:t xml:space="preserve"> </w:t>
      </w:r>
      <w:proofErr w:type="gramStart"/>
      <w:r w:rsidRPr="007025F9">
        <w:rPr>
          <w:b w:val="0"/>
          <w:bCs w:val="0"/>
        </w:rPr>
        <w:t>must at all times</w:t>
      </w:r>
      <w:proofErr w:type="gramEnd"/>
      <w:r w:rsidRPr="007025F9">
        <w:rPr>
          <w:b w:val="0"/>
          <w:bCs w:val="0"/>
        </w:rPr>
        <w:t xml:space="preserve"> be accompanied by a receipt from the </w:t>
      </w:r>
      <w:del w:id="56" w:author="Hernandez, Hilary" w:date="2026-09-18T10:31:00Z" w16du:dateUtc="2026-09-18T16:31:00Z">
        <w:r w:rsidRPr="007025F9" w:rsidDel="00EA4D97">
          <w:rPr>
            <w:b w:val="0"/>
            <w:bCs w:val="0"/>
          </w:rPr>
          <w:delText>source</w:delText>
        </w:r>
      </w:del>
      <w:ins w:id="57" w:author="Hernandez, Hilary" w:date="2026-09-18T10:31:00Z" w16du:dateUtc="2026-09-18T16:31:00Z">
        <w:r w:rsidR="00EA4D97" w:rsidRPr="007025F9">
          <w:rPr>
            <w:b w:val="0"/>
            <w:bCs w:val="0"/>
          </w:rPr>
          <w:t>fish production facility or bait dealer</w:t>
        </w:r>
      </w:ins>
      <w:r w:rsidRPr="007025F9">
        <w:rPr>
          <w:b w:val="0"/>
          <w:bCs w:val="0"/>
        </w:rPr>
        <w:t>.</w:t>
      </w:r>
    </w:p>
    <w:p w14:paraId="7D4C021A" w14:textId="77777777" w:rsidR="008A6852" w:rsidRPr="007025F9" w:rsidRDefault="008A6852" w:rsidP="007025F9">
      <w:pPr>
        <w:spacing w:line="276" w:lineRule="auto"/>
        <w:ind w:left="1440" w:hanging="360"/>
        <w:rPr>
          <w:b w:val="0"/>
          <w:bCs w:val="0"/>
        </w:rPr>
      </w:pPr>
    </w:p>
    <w:p w14:paraId="67F99F92" w14:textId="77777777" w:rsidR="008A6852" w:rsidRPr="007025F9" w:rsidRDefault="008A6852" w:rsidP="007025F9">
      <w:pPr>
        <w:spacing w:line="276" w:lineRule="auto"/>
        <w:ind w:left="1440" w:hanging="360"/>
        <w:rPr>
          <w:b w:val="0"/>
          <w:bCs w:val="0"/>
        </w:rPr>
      </w:pPr>
      <w:r w:rsidRPr="007025F9">
        <w:rPr>
          <w:b w:val="0"/>
          <w:bCs w:val="0"/>
        </w:rPr>
        <w:t>3.</w:t>
      </w:r>
      <w:r w:rsidRPr="007025F9">
        <w:rPr>
          <w:b w:val="0"/>
          <w:bCs w:val="0"/>
        </w:rPr>
        <w:tab/>
        <w:t>The only fish species allowed to be taken for commercial use are minnows, gizzard shad, white and longnose suckers and carp.</w:t>
      </w:r>
    </w:p>
    <w:p w14:paraId="6E6B9541" w14:textId="77777777" w:rsidR="008A6852" w:rsidRPr="007025F9" w:rsidRDefault="008A6852" w:rsidP="007025F9">
      <w:pPr>
        <w:spacing w:line="276" w:lineRule="auto"/>
        <w:ind w:left="1440" w:hanging="360"/>
        <w:rPr>
          <w:b w:val="0"/>
          <w:bCs w:val="0"/>
        </w:rPr>
      </w:pPr>
    </w:p>
    <w:p w14:paraId="3049CA10" w14:textId="4019B610" w:rsidR="008A6852" w:rsidRPr="007025F9" w:rsidDel="00867E7D" w:rsidRDefault="008A6852" w:rsidP="007025F9">
      <w:pPr>
        <w:spacing w:line="276" w:lineRule="auto"/>
        <w:ind w:left="1440" w:hanging="360"/>
        <w:rPr>
          <w:del w:id="58" w:author="Hernandez, Hilary" w:date="2026-09-18T10:33:00Z" w16du:dateUtc="2026-09-18T16:33:00Z"/>
          <w:b w:val="0"/>
          <w:bCs w:val="0"/>
        </w:rPr>
      </w:pPr>
      <w:del w:id="59" w:author="Hernandez, Hilary" w:date="2026-09-18T10:44:00Z" w16du:dateUtc="2026-09-18T16:44:00Z">
        <w:r w:rsidRPr="007025F9" w:rsidDel="00FC7498">
          <w:rPr>
            <w:b w:val="0"/>
            <w:bCs w:val="0"/>
          </w:rPr>
          <w:delText>4.</w:delText>
        </w:r>
        <w:r w:rsidRPr="007025F9" w:rsidDel="00FC7498">
          <w:rPr>
            <w:b w:val="0"/>
            <w:bCs w:val="0"/>
          </w:rPr>
          <w:tab/>
        </w:r>
      </w:del>
      <w:del w:id="60" w:author="Hernandez, Hilary" w:date="2026-09-18T10:33:00Z" w16du:dateUtc="2026-09-18T16:33:00Z">
        <w:r w:rsidRPr="007025F9" w:rsidDel="00867E7D">
          <w:rPr>
            <w:b w:val="0"/>
            <w:bCs w:val="0"/>
          </w:rPr>
          <w:delText>Bullfrogs and Salamanders.</w:delText>
        </w:r>
        <w:r w:rsidR="00E56D5C" w:rsidRPr="007025F9" w:rsidDel="00867E7D">
          <w:rPr>
            <w:b w:val="0"/>
            <w:bCs w:val="0"/>
          </w:rPr>
          <w:delText xml:space="preserve"> </w:delText>
        </w:r>
        <w:r w:rsidRPr="007025F9" w:rsidDel="00867E7D">
          <w:rPr>
            <w:b w:val="0"/>
            <w:bCs w:val="0"/>
          </w:rPr>
          <w:delText>The taking, possession and use of bullfrogs and the aquatic gilled form of the tiger salamander for private and commercial use is permitted.</w:delText>
        </w:r>
        <w:r w:rsidR="00E56D5C" w:rsidRPr="007025F9" w:rsidDel="00867E7D">
          <w:rPr>
            <w:b w:val="0"/>
            <w:bCs w:val="0"/>
          </w:rPr>
          <w:delText xml:space="preserve"> </w:delText>
        </w:r>
        <w:r w:rsidRPr="007025F9" w:rsidDel="00867E7D">
          <w:rPr>
            <w:b w:val="0"/>
            <w:bCs w:val="0"/>
          </w:rPr>
          <w:delText>Statewide bag limits apply.</w:delText>
        </w:r>
      </w:del>
    </w:p>
    <w:p w14:paraId="19D98D93" w14:textId="0E335BFB" w:rsidR="008A6852" w:rsidRPr="007025F9" w:rsidDel="00867E7D" w:rsidRDefault="008A6852" w:rsidP="007025F9">
      <w:pPr>
        <w:spacing w:line="276" w:lineRule="auto"/>
        <w:ind w:left="1440" w:hanging="360"/>
        <w:rPr>
          <w:del w:id="61" w:author="Hernandez, Hilary" w:date="2026-09-18T10:33:00Z" w16du:dateUtc="2026-09-18T16:33:00Z"/>
          <w:b w:val="0"/>
          <w:bCs w:val="0"/>
        </w:rPr>
      </w:pPr>
    </w:p>
    <w:p w14:paraId="4A18F800" w14:textId="0E42AF4F" w:rsidR="008A6852" w:rsidRPr="007025F9" w:rsidRDefault="008A6852" w:rsidP="007025F9">
      <w:pPr>
        <w:spacing w:line="276" w:lineRule="auto"/>
        <w:ind w:left="1440" w:hanging="360"/>
        <w:rPr>
          <w:b w:val="0"/>
          <w:bCs w:val="0"/>
          <w:color w:val="000000"/>
        </w:rPr>
      </w:pPr>
      <w:del w:id="62" w:author="Hernandez, Hilary" w:date="2026-09-18T10:34:00Z" w16du:dateUtc="2026-09-18T16:34:00Z">
        <w:r w:rsidRPr="007025F9" w:rsidDel="00867E7D">
          <w:rPr>
            <w:b w:val="0"/>
            <w:bCs w:val="0"/>
            <w:color w:val="000000"/>
          </w:rPr>
          <w:delText>5</w:delText>
        </w:r>
      </w:del>
      <w:ins w:id="63" w:author="Hernandez, Hilary" w:date="2026-09-18T10:34:00Z" w16du:dateUtc="2026-09-18T16:34:00Z">
        <w:r w:rsidR="00867E7D" w:rsidRPr="007025F9">
          <w:rPr>
            <w:b w:val="0"/>
            <w:bCs w:val="0"/>
            <w:color w:val="000000"/>
          </w:rPr>
          <w:t>4</w:t>
        </w:r>
      </w:ins>
      <w:r w:rsidRPr="007025F9">
        <w:rPr>
          <w:b w:val="0"/>
          <w:bCs w:val="0"/>
          <w:color w:val="000000"/>
        </w:rPr>
        <w:t>.</w:t>
      </w:r>
      <w:r w:rsidRPr="007025F9">
        <w:rPr>
          <w:b w:val="0"/>
          <w:bCs w:val="0"/>
          <w:color w:val="000000"/>
        </w:rPr>
        <w:tab/>
        <w:t>Crustaceans.</w:t>
      </w:r>
      <w:r w:rsidR="00E56D5C" w:rsidRPr="007025F9">
        <w:rPr>
          <w:b w:val="0"/>
          <w:bCs w:val="0"/>
          <w:color w:val="000000"/>
        </w:rPr>
        <w:t xml:space="preserve"> </w:t>
      </w:r>
    </w:p>
    <w:p w14:paraId="3AEEE94C" w14:textId="77777777" w:rsidR="008A6852" w:rsidRPr="007025F9" w:rsidRDefault="008A6852" w:rsidP="007025F9">
      <w:pPr>
        <w:spacing w:line="276" w:lineRule="auto"/>
        <w:ind w:left="1440" w:hanging="360"/>
        <w:rPr>
          <w:b w:val="0"/>
          <w:bCs w:val="0"/>
          <w:color w:val="000000"/>
        </w:rPr>
      </w:pPr>
    </w:p>
    <w:p w14:paraId="7A78E584" w14:textId="77777777" w:rsidR="008A6852" w:rsidRPr="007025F9" w:rsidRDefault="008A6852" w:rsidP="007025F9">
      <w:pPr>
        <w:tabs>
          <w:tab w:val="left" w:pos="1800"/>
        </w:tabs>
        <w:spacing w:line="276" w:lineRule="auto"/>
        <w:ind w:left="1800" w:hanging="360"/>
        <w:rPr>
          <w:b w:val="0"/>
          <w:bCs w:val="0"/>
          <w:color w:val="000000"/>
        </w:rPr>
      </w:pPr>
      <w:r w:rsidRPr="007025F9">
        <w:rPr>
          <w:b w:val="0"/>
          <w:bCs w:val="0"/>
          <w:color w:val="000000"/>
        </w:rPr>
        <w:t>a.</w:t>
      </w:r>
      <w:r w:rsidRPr="007025F9">
        <w:rPr>
          <w:b w:val="0"/>
          <w:bCs w:val="0"/>
          <w:color w:val="000000"/>
        </w:rPr>
        <w:tab/>
        <w:t>The taking, possession and use of any crustacean under the authority of a commercial fishing license is subject to the following restrictions:</w:t>
      </w:r>
    </w:p>
    <w:p w14:paraId="0B0A0226" w14:textId="77777777" w:rsidR="008A6852" w:rsidRPr="007025F9" w:rsidRDefault="008A6852" w:rsidP="007025F9">
      <w:pPr>
        <w:spacing w:line="276" w:lineRule="auto"/>
        <w:ind w:left="2160" w:hanging="360"/>
        <w:rPr>
          <w:b w:val="0"/>
          <w:bCs w:val="0"/>
          <w:color w:val="000000"/>
        </w:rPr>
      </w:pPr>
      <w:r w:rsidRPr="007025F9">
        <w:rPr>
          <w:b w:val="0"/>
          <w:bCs w:val="0"/>
          <w:color w:val="000000"/>
        </w:rPr>
        <w:t>1.</w:t>
      </w:r>
      <w:r w:rsidRPr="007025F9">
        <w:rPr>
          <w:b w:val="0"/>
          <w:bCs w:val="0"/>
          <w:color w:val="000000"/>
        </w:rPr>
        <w:tab/>
        <w:t>The minimum size for crayfish taken for commercial food purposes shall be three (3) inches. (Measured from the tip of the acumen (bony spike between the eye) to the telson (last bony plate in the tail)).</w:t>
      </w:r>
    </w:p>
    <w:p w14:paraId="1A0135C3" w14:textId="77777777" w:rsidR="008A6852" w:rsidRPr="007025F9" w:rsidRDefault="008A6852" w:rsidP="007025F9">
      <w:pPr>
        <w:spacing w:line="276" w:lineRule="auto"/>
        <w:ind w:left="2160" w:hanging="360"/>
        <w:rPr>
          <w:b w:val="0"/>
          <w:bCs w:val="0"/>
          <w:color w:val="000000"/>
        </w:rPr>
      </w:pPr>
      <w:r w:rsidRPr="007025F9">
        <w:rPr>
          <w:b w:val="0"/>
          <w:bCs w:val="0"/>
          <w:color w:val="000000"/>
        </w:rPr>
        <w:t>2.</w:t>
      </w:r>
      <w:r w:rsidRPr="007025F9">
        <w:rPr>
          <w:b w:val="0"/>
          <w:bCs w:val="0"/>
          <w:color w:val="000000"/>
        </w:rPr>
        <w:tab/>
        <w:t>All crayfish taken with eggs attached must be returned to the water immediately.</w:t>
      </w:r>
    </w:p>
    <w:p w14:paraId="3B783808" w14:textId="77777777" w:rsidR="008A6852" w:rsidRPr="007025F9" w:rsidRDefault="008A6852" w:rsidP="007025F9">
      <w:pPr>
        <w:spacing w:line="276" w:lineRule="auto"/>
        <w:ind w:left="2160" w:hanging="360"/>
        <w:rPr>
          <w:b w:val="0"/>
          <w:bCs w:val="0"/>
          <w:color w:val="000000"/>
        </w:rPr>
      </w:pPr>
      <w:r w:rsidRPr="007025F9">
        <w:rPr>
          <w:b w:val="0"/>
          <w:bCs w:val="0"/>
          <w:color w:val="000000"/>
        </w:rPr>
        <w:t>3.</w:t>
      </w:r>
      <w:r w:rsidRPr="007025F9">
        <w:rPr>
          <w:b w:val="0"/>
          <w:bCs w:val="0"/>
          <w:color w:val="000000"/>
        </w:rPr>
        <w:tab/>
        <w:t xml:space="preserve">All set pots and traps shall be labeled with the user’s customer identification number. </w:t>
      </w:r>
      <w:r w:rsidRPr="007025F9">
        <w:rPr>
          <w:b w:val="0"/>
        </w:rPr>
        <w:t>If the user does not have a customer identification number, all set pots and traps must be labeled with the user’s name.</w:t>
      </w:r>
    </w:p>
    <w:p w14:paraId="0E0A5B9B" w14:textId="77777777" w:rsidR="008A6852" w:rsidRPr="007025F9" w:rsidRDefault="008A6852" w:rsidP="007025F9">
      <w:pPr>
        <w:spacing w:line="276" w:lineRule="auto"/>
        <w:ind w:left="1800" w:hanging="360"/>
        <w:rPr>
          <w:b w:val="0"/>
          <w:bCs w:val="0"/>
          <w:color w:val="000000"/>
        </w:rPr>
      </w:pPr>
    </w:p>
    <w:p w14:paraId="3E6914D6" w14:textId="77777777" w:rsidR="008A6852" w:rsidRPr="007025F9" w:rsidRDefault="008A6852" w:rsidP="007025F9">
      <w:pPr>
        <w:spacing w:line="276" w:lineRule="auto"/>
        <w:ind w:left="1800" w:hanging="360"/>
        <w:rPr>
          <w:b w:val="0"/>
          <w:bCs w:val="0"/>
          <w:color w:val="000000"/>
        </w:rPr>
      </w:pPr>
      <w:r w:rsidRPr="007025F9">
        <w:rPr>
          <w:b w:val="0"/>
          <w:bCs w:val="0"/>
          <w:color w:val="000000"/>
        </w:rPr>
        <w:lastRenderedPageBreak/>
        <w:t>b.</w:t>
      </w:r>
      <w:r w:rsidRPr="007025F9">
        <w:rPr>
          <w:b w:val="0"/>
          <w:bCs w:val="0"/>
          <w:color w:val="000000"/>
        </w:rPr>
        <w:tab/>
      </w:r>
      <w:r w:rsidRPr="007025F9">
        <w:rPr>
          <w:b w:val="0"/>
        </w:rPr>
        <w:t xml:space="preserve">In all waters west of the Continental Divide - All crayfish must be returned to the water of origin immediately or killed and taken into possession immediately upon catch with kill being </w:t>
      </w:r>
      <w:proofErr w:type="gramStart"/>
      <w:r w:rsidRPr="007025F9">
        <w:rPr>
          <w:b w:val="0"/>
        </w:rPr>
        <w:t>effected</w:t>
      </w:r>
      <w:proofErr w:type="gramEnd"/>
      <w:r w:rsidRPr="007025F9">
        <w:rPr>
          <w:b w:val="0"/>
        </w:rPr>
        <w:t xml:space="preserve"> by separating the</w:t>
      </w:r>
      <w:r w:rsidRPr="007025F9">
        <w:rPr>
          <w:b w:val="0"/>
          <w:color w:val="000000"/>
        </w:rPr>
        <w:t xml:space="preserve"> abdomen from the cephalothorax (tail from body)</w:t>
      </w:r>
      <w:r w:rsidRPr="007025F9">
        <w:rPr>
          <w:b w:val="0"/>
        </w:rPr>
        <w:t>.</w:t>
      </w:r>
    </w:p>
    <w:p w14:paraId="6051332D" w14:textId="77777777" w:rsidR="008A6852" w:rsidRPr="007025F9" w:rsidRDefault="008A6852" w:rsidP="007025F9">
      <w:pPr>
        <w:spacing w:line="276" w:lineRule="auto"/>
        <w:ind w:left="1800" w:hanging="360"/>
        <w:rPr>
          <w:b w:val="0"/>
          <w:bCs w:val="0"/>
          <w:color w:val="000000"/>
        </w:rPr>
      </w:pPr>
    </w:p>
    <w:p w14:paraId="26253298" w14:textId="6B007FCA" w:rsidR="008A6852" w:rsidRPr="007025F9" w:rsidRDefault="008A6852" w:rsidP="007025F9">
      <w:pPr>
        <w:spacing w:line="276" w:lineRule="auto"/>
        <w:ind w:left="1440" w:hanging="360"/>
        <w:rPr>
          <w:b w:val="0"/>
          <w:bCs w:val="0"/>
          <w:color w:val="000000"/>
        </w:rPr>
      </w:pPr>
      <w:del w:id="64" w:author="Hernandez, Hilary" w:date="2026-09-18T10:34:00Z" w16du:dateUtc="2026-09-18T16:34:00Z">
        <w:r w:rsidRPr="007025F9" w:rsidDel="00867E7D">
          <w:rPr>
            <w:b w:val="0"/>
            <w:bCs w:val="0"/>
            <w:color w:val="000000"/>
          </w:rPr>
          <w:delText>6</w:delText>
        </w:r>
      </w:del>
      <w:ins w:id="65" w:author="Hernandez, Hilary" w:date="2026-09-18T10:34:00Z" w16du:dateUtc="2026-09-18T16:34:00Z">
        <w:r w:rsidR="00867E7D" w:rsidRPr="007025F9">
          <w:rPr>
            <w:b w:val="0"/>
            <w:bCs w:val="0"/>
            <w:color w:val="000000"/>
          </w:rPr>
          <w:t>5</w:t>
        </w:r>
      </w:ins>
      <w:r w:rsidRPr="007025F9">
        <w:rPr>
          <w:b w:val="0"/>
          <w:bCs w:val="0"/>
          <w:color w:val="000000"/>
        </w:rPr>
        <w:t>.</w:t>
      </w:r>
      <w:r w:rsidRPr="007025F9">
        <w:rPr>
          <w:b w:val="0"/>
          <w:bCs w:val="0"/>
          <w:color w:val="000000"/>
        </w:rPr>
        <w:tab/>
        <w:t>Mollusks.</w:t>
      </w:r>
      <w:r w:rsidR="00E56D5C" w:rsidRPr="007025F9">
        <w:rPr>
          <w:b w:val="0"/>
          <w:bCs w:val="0"/>
          <w:color w:val="000000"/>
        </w:rPr>
        <w:t xml:space="preserve"> </w:t>
      </w:r>
      <w:r w:rsidRPr="007025F9">
        <w:rPr>
          <w:b w:val="0"/>
          <w:bCs w:val="0"/>
          <w:color w:val="000000"/>
        </w:rPr>
        <w:t>The taking of mollusks is prohibited.</w:t>
      </w:r>
    </w:p>
    <w:p w14:paraId="60097C0D" w14:textId="77777777" w:rsidR="008A6852" w:rsidRPr="007025F9" w:rsidRDefault="008A6852" w:rsidP="007025F9">
      <w:pPr>
        <w:spacing w:line="276" w:lineRule="auto"/>
        <w:rPr>
          <w:color w:val="000000"/>
        </w:rPr>
      </w:pPr>
    </w:p>
    <w:p w14:paraId="66E8F987" w14:textId="77777777" w:rsidR="008A6852" w:rsidRPr="007025F9" w:rsidRDefault="008A6852" w:rsidP="009A12DB">
      <w:pPr>
        <w:pStyle w:val="Heading3"/>
      </w:pPr>
      <w:bookmarkStart w:id="66" w:name="a106"/>
      <w:bookmarkStart w:id="67" w:name="_Toc500837938"/>
      <w:bookmarkStart w:id="68" w:name="_Toc194484089"/>
      <w:bookmarkEnd w:id="66"/>
      <w:r w:rsidRPr="007025F9">
        <w:t xml:space="preserve">#106 </w:t>
      </w:r>
      <w:r w:rsidRPr="007025F9">
        <w:noBreakHyphen/>
        <w:t xml:space="preserve"> FISHING CONTESTS AND RELEASE OF TAGGED FISH</w:t>
      </w:r>
      <w:bookmarkEnd w:id="67"/>
      <w:bookmarkEnd w:id="68"/>
    </w:p>
    <w:p w14:paraId="12B9A516" w14:textId="77777777" w:rsidR="008A6852" w:rsidRPr="007025F9" w:rsidRDefault="008A6852" w:rsidP="007025F9">
      <w:pPr>
        <w:spacing w:line="276" w:lineRule="auto"/>
        <w:rPr>
          <w:color w:val="000000"/>
        </w:rPr>
      </w:pPr>
    </w:p>
    <w:p w14:paraId="76FEE5D3" w14:textId="77777777" w:rsidR="008A6852" w:rsidRPr="007025F9" w:rsidRDefault="008A6852" w:rsidP="007025F9">
      <w:pPr>
        <w:spacing w:line="276" w:lineRule="auto"/>
        <w:ind w:left="1080" w:hanging="360"/>
        <w:rPr>
          <w:color w:val="000000"/>
        </w:rPr>
      </w:pPr>
      <w:r w:rsidRPr="007025F9">
        <w:rPr>
          <w:color w:val="000000"/>
        </w:rPr>
        <w:t>A.</w:t>
      </w:r>
      <w:r w:rsidRPr="007025F9">
        <w:rPr>
          <w:color w:val="000000"/>
        </w:rPr>
        <w:tab/>
        <w:t>Fishing Contests using tagged or marked released fish</w:t>
      </w:r>
    </w:p>
    <w:p w14:paraId="2BC3CFA2" w14:textId="77777777" w:rsidR="008A6852" w:rsidRPr="007025F9" w:rsidRDefault="008A6852" w:rsidP="007025F9">
      <w:pPr>
        <w:spacing w:line="276" w:lineRule="auto"/>
        <w:rPr>
          <w:color w:val="000000"/>
        </w:rPr>
      </w:pPr>
    </w:p>
    <w:p w14:paraId="1201369F" w14:textId="77777777" w:rsidR="008A6852" w:rsidRPr="007025F9" w:rsidRDefault="008A6852" w:rsidP="007025F9">
      <w:pPr>
        <w:spacing w:line="276" w:lineRule="auto"/>
        <w:ind w:left="1440" w:hanging="360"/>
        <w:rPr>
          <w:b w:val="0"/>
          <w:bCs w:val="0"/>
          <w:color w:val="000000"/>
        </w:rPr>
      </w:pPr>
      <w:r w:rsidRPr="007025F9">
        <w:rPr>
          <w:b w:val="0"/>
          <w:bCs w:val="0"/>
          <w:color w:val="000000"/>
        </w:rPr>
        <w:t>1.</w:t>
      </w:r>
      <w:r w:rsidRPr="007025F9">
        <w:rPr>
          <w:b w:val="0"/>
          <w:bCs w:val="0"/>
          <w:color w:val="000000"/>
        </w:rPr>
        <w:tab/>
        <w:t xml:space="preserve">No person shall advertise, promote, conduct or offer to conduct any fishing contest where the object of such contest is to take marked or tagged fish released in any waters open to public fishing, except licensed commercial and private lakes, or release marked or tagged fish for this purpose, unless such contest is first approved by the Director. </w:t>
      </w:r>
    </w:p>
    <w:p w14:paraId="53993126" w14:textId="77777777" w:rsidR="008A6852" w:rsidRPr="007025F9" w:rsidRDefault="008A6852" w:rsidP="007025F9">
      <w:pPr>
        <w:spacing w:line="276" w:lineRule="auto"/>
        <w:rPr>
          <w:b w:val="0"/>
          <w:bCs w:val="0"/>
          <w:color w:val="000000"/>
        </w:rPr>
      </w:pPr>
    </w:p>
    <w:p w14:paraId="36FF7245" w14:textId="77777777" w:rsidR="008A6852" w:rsidRPr="007025F9" w:rsidRDefault="008A6852" w:rsidP="007025F9">
      <w:pPr>
        <w:spacing w:line="276" w:lineRule="auto"/>
        <w:ind w:left="1800" w:hanging="360"/>
        <w:rPr>
          <w:b w:val="0"/>
          <w:bCs w:val="0"/>
          <w:color w:val="000000"/>
        </w:rPr>
      </w:pPr>
      <w:r w:rsidRPr="007025F9">
        <w:rPr>
          <w:b w:val="0"/>
          <w:bCs w:val="0"/>
          <w:color w:val="000000"/>
        </w:rPr>
        <w:t>a.</w:t>
      </w:r>
      <w:r w:rsidRPr="007025F9">
        <w:rPr>
          <w:b w:val="0"/>
          <w:bCs w:val="0"/>
          <w:color w:val="000000"/>
        </w:rPr>
        <w:tab/>
        <w:t>Application shall be made on a form provided by the Division at least sixty (60) days prior to the proposed contest date.</w:t>
      </w:r>
      <w:r w:rsidR="00E56D5C" w:rsidRPr="007025F9">
        <w:rPr>
          <w:b w:val="0"/>
          <w:bCs w:val="0"/>
          <w:color w:val="000000"/>
        </w:rPr>
        <w:t xml:space="preserve"> </w:t>
      </w:r>
      <w:r w:rsidRPr="007025F9">
        <w:rPr>
          <w:b w:val="0"/>
          <w:bCs w:val="0"/>
          <w:color w:val="000000"/>
        </w:rPr>
        <w:t xml:space="preserve">Such application shall be accompanied by a </w:t>
      </w:r>
      <w:proofErr w:type="gramStart"/>
      <w:r w:rsidRPr="007025F9">
        <w:rPr>
          <w:b w:val="0"/>
          <w:bCs w:val="0"/>
          <w:color w:val="000000"/>
        </w:rPr>
        <w:t>nonrefundable</w:t>
      </w:r>
      <w:proofErr w:type="gramEnd"/>
      <w:r w:rsidRPr="007025F9">
        <w:rPr>
          <w:b w:val="0"/>
          <w:bCs w:val="0"/>
          <w:color w:val="000000"/>
        </w:rPr>
        <w:t xml:space="preserve"> fee of forty dollars ($40.00).</w:t>
      </w:r>
    </w:p>
    <w:p w14:paraId="00CF9763" w14:textId="77777777" w:rsidR="008A6852" w:rsidRPr="007025F9" w:rsidRDefault="008A6852" w:rsidP="007025F9">
      <w:pPr>
        <w:spacing w:line="276" w:lineRule="auto"/>
        <w:rPr>
          <w:b w:val="0"/>
          <w:bCs w:val="0"/>
          <w:color w:val="000000"/>
        </w:rPr>
      </w:pPr>
    </w:p>
    <w:p w14:paraId="36EF6E08" w14:textId="77777777" w:rsidR="008A6852" w:rsidRPr="007025F9" w:rsidRDefault="008A6852" w:rsidP="007025F9">
      <w:pPr>
        <w:spacing w:line="276" w:lineRule="auto"/>
        <w:ind w:left="1800" w:hanging="360"/>
        <w:rPr>
          <w:b w:val="0"/>
          <w:bCs w:val="0"/>
          <w:color w:val="000000"/>
        </w:rPr>
      </w:pPr>
      <w:r w:rsidRPr="007025F9">
        <w:rPr>
          <w:b w:val="0"/>
          <w:bCs w:val="0"/>
          <w:color w:val="000000"/>
        </w:rPr>
        <w:t>b.</w:t>
      </w:r>
      <w:r w:rsidRPr="007025F9">
        <w:rPr>
          <w:b w:val="0"/>
          <w:bCs w:val="0"/>
          <w:color w:val="000000"/>
        </w:rPr>
        <w:tab/>
        <w:t>Approval shall be granted to any person meeting the requirements of this regulation unless the Director determines the proposed contest would be significantly detrimental to the wildlife resource.</w:t>
      </w:r>
      <w:r w:rsidR="00E56D5C" w:rsidRPr="007025F9">
        <w:rPr>
          <w:b w:val="0"/>
          <w:bCs w:val="0"/>
          <w:color w:val="000000"/>
        </w:rPr>
        <w:t xml:space="preserve"> </w:t>
      </w:r>
      <w:r w:rsidRPr="007025F9">
        <w:rPr>
          <w:b w:val="0"/>
          <w:bCs w:val="0"/>
          <w:color w:val="000000"/>
        </w:rPr>
        <w:t>In such cases, approval may be granted if conditions can be placed on the conduct of the contest which will avoid such detrimental effects.</w:t>
      </w:r>
      <w:r w:rsidR="00E56D5C" w:rsidRPr="007025F9">
        <w:rPr>
          <w:b w:val="0"/>
          <w:bCs w:val="0"/>
          <w:color w:val="000000"/>
        </w:rPr>
        <w:t xml:space="preserve"> </w:t>
      </w:r>
      <w:r w:rsidRPr="007025F9">
        <w:rPr>
          <w:b w:val="0"/>
          <w:bCs w:val="0"/>
          <w:color w:val="000000"/>
        </w:rPr>
        <w:t xml:space="preserve">When an application for a contest is </w:t>
      </w:r>
      <w:proofErr w:type="gramStart"/>
      <w:r w:rsidRPr="007025F9">
        <w:rPr>
          <w:b w:val="0"/>
          <w:bCs w:val="0"/>
          <w:color w:val="000000"/>
        </w:rPr>
        <w:t>denied</w:t>
      </w:r>
      <w:proofErr w:type="gramEnd"/>
      <w:r w:rsidRPr="007025F9">
        <w:rPr>
          <w:b w:val="0"/>
          <w:bCs w:val="0"/>
          <w:color w:val="000000"/>
        </w:rPr>
        <w:t xml:space="preserve"> the applicant shall be promptly notified with a written notice stating the reason(s) for such denial.</w:t>
      </w:r>
    </w:p>
    <w:p w14:paraId="1A5D042C" w14:textId="77777777" w:rsidR="008A6852" w:rsidRPr="007025F9" w:rsidRDefault="008A6852" w:rsidP="007025F9">
      <w:pPr>
        <w:spacing w:line="276" w:lineRule="auto"/>
        <w:rPr>
          <w:b w:val="0"/>
          <w:bCs w:val="0"/>
          <w:color w:val="000000"/>
        </w:rPr>
      </w:pPr>
    </w:p>
    <w:p w14:paraId="7D75D410" w14:textId="77777777" w:rsidR="008A6852" w:rsidRPr="007025F9" w:rsidRDefault="008A6852" w:rsidP="007025F9">
      <w:pPr>
        <w:spacing w:line="276" w:lineRule="auto"/>
        <w:ind w:left="1440" w:hanging="360"/>
        <w:rPr>
          <w:b w:val="0"/>
          <w:bCs w:val="0"/>
          <w:color w:val="000000"/>
        </w:rPr>
      </w:pPr>
      <w:r w:rsidRPr="007025F9">
        <w:rPr>
          <w:b w:val="0"/>
          <w:bCs w:val="0"/>
          <w:color w:val="000000"/>
        </w:rPr>
        <w:t>2.</w:t>
      </w:r>
      <w:r w:rsidRPr="007025F9">
        <w:rPr>
          <w:b w:val="0"/>
          <w:bCs w:val="0"/>
          <w:color w:val="000000"/>
        </w:rPr>
        <w:tab/>
        <w:t>Contests involving tagged or marked trout will be permitted only on lakes and reservoirs greater than 200 surface acres and managed primarily as a catchable fishery by Colorado Parks and Wildlife.</w:t>
      </w:r>
      <w:r w:rsidR="00E56D5C" w:rsidRPr="007025F9">
        <w:rPr>
          <w:b w:val="0"/>
          <w:bCs w:val="0"/>
          <w:color w:val="000000"/>
        </w:rPr>
        <w:t xml:space="preserve"> </w:t>
      </w:r>
      <w:r w:rsidRPr="007025F9">
        <w:rPr>
          <w:b w:val="0"/>
          <w:bCs w:val="0"/>
          <w:color w:val="000000"/>
        </w:rPr>
        <w:t>"Catchable fishery" means any lake or reservoir which is annually stocked with hatchery reared trout averaging eight (8) to ten (10) inches in length.</w:t>
      </w:r>
    </w:p>
    <w:p w14:paraId="2C555FFA" w14:textId="77777777" w:rsidR="008A6852" w:rsidRPr="007025F9" w:rsidRDefault="008A6852" w:rsidP="007025F9">
      <w:pPr>
        <w:spacing w:line="276" w:lineRule="auto"/>
        <w:ind w:left="1440" w:hanging="360"/>
        <w:rPr>
          <w:b w:val="0"/>
          <w:bCs w:val="0"/>
          <w:color w:val="000000"/>
        </w:rPr>
      </w:pPr>
    </w:p>
    <w:p w14:paraId="624FBE87" w14:textId="77777777" w:rsidR="008A6852" w:rsidRPr="007025F9" w:rsidRDefault="008A6852" w:rsidP="007025F9">
      <w:pPr>
        <w:spacing w:line="276" w:lineRule="auto"/>
        <w:ind w:left="1440" w:hanging="360"/>
        <w:rPr>
          <w:b w:val="0"/>
          <w:bCs w:val="0"/>
          <w:color w:val="000000"/>
        </w:rPr>
      </w:pPr>
      <w:r w:rsidRPr="007025F9">
        <w:rPr>
          <w:b w:val="0"/>
          <w:bCs w:val="0"/>
          <w:color w:val="000000"/>
        </w:rPr>
        <w:t>3.</w:t>
      </w:r>
      <w:r w:rsidRPr="007025F9">
        <w:rPr>
          <w:b w:val="0"/>
          <w:bCs w:val="0"/>
          <w:color w:val="000000"/>
        </w:rPr>
        <w:tab/>
        <w:t>No tagged or marked fish contest shall be permitted on any stream, river or other flowing water or any water designated as a Gold Medal or Wild Trout water.</w:t>
      </w:r>
    </w:p>
    <w:p w14:paraId="284D308A" w14:textId="77777777" w:rsidR="008A6852" w:rsidRPr="007025F9" w:rsidRDefault="008A6852" w:rsidP="007025F9">
      <w:pPr>
        <w:spacing w:line="276" w:lineRule="auto"/>
        <w:ind w:left="1440" w:hanging="360"/>
        <w:rPr>
          <w:b w:val="0"/>
          <w:bCs w:val="0"/>
          <w:color w:val="000000"/>
        </w:rPr>
      </w:pPr>
    </w:p>
    <w:p w14:paraId="344BDC66" w14:textId="77777777" w:rsidR="008A6852" w:rsidRPr="007025F9" w:rsidRDefault="008A6852" w:rsidP="007025F9">
      <w:pPr>
        <w:spacing w:line="276" w:lineRule="auto"/>
        <w:ind w:left="1440" w:hanging="360"/>
        <w:rPr>
          <w:b w:val="0"/>
          <w:bCs w:val="0"/>
          <w:color w:val="000000"/>
        </w:rPr>
      </w:pPr>
      <w:r w:rsidRPr="007025F9">
        <w:rPr>
          <w:b w:val="0"/>
          <w:bCs w:val="0"/>
          <w:color w:val="000000"/>
        </w:rPr>
        <w:t>4</w:t>
      </w:r>
      <w:r w:rsidRPr="007025F9">
        <w:rPr>
          <w:b w:val="0"/>
          <w:bCs w:val="0"/>
          <w:color w:val="000000"/>
        </w:rPr>
        <w:tab/>
        <w:t xml:space="preserve">Written </w:t>
      </w:r>
      <w:proofErr w:type="gramStart"/>
      <w:r w:rsidRPr="007025F9">
        <w:rPr>
          <w:b w:val="0"/>
          <w:bCs w:val="0"/>
          <w:color w:val="000000"/>
        </w:rPr>
        <w:t>approval</w:t>
      </w:r>
      <w:proofErr w:type="gramEnd"/>
      <w:r w:rsidRPr="007025F9">
        <w:rPr>
          <w:b w:val="0"/>
          <w:bCs w:val="0"/>
          <w:color w:val="000000"/>
        </w:rPr>
        <w:t xml:space="preserve"> shall be obtained from the person(s) or agency(s) who owns or controls the land and water area involved prior to making application to the Division</w:t>
      </w:r>
    </w:p>
    <w:p w14:paraId="5D530CB8" w14:textId="77777777" w:rsidR="008A6852" w:rsidRPr="007025F9" w:rsidRDefault="008A6852" w:rsidP="007025F9">
      <w:pPr>
        <w:spacing w:line="276" w:lineRule="auto"/>
        <w:ind w:left="1440" w:hanging="360"/>
        <w:rPr>
          <w:b w:val="0"/>
          <w:bCs w:val="0"/>
          <w:color w:val="000000"/>
        </w:rPr>
      </w:pPr>
    </w:p>
    <w:p w14:paraId="561BDC9D" w14:textId="77777777" w:rsidR="008A6852" w:rsidRPr="007025F9" w:rsidRDefault="008A6852" w:rsidP="007025F9">
      <w:pPr>
        <w:spacing w:line="276" w:lineRule="auto"/>
        <w:ind w:left="1440" w:hanging="360"/>
        <w:rPr>
          <w:b w:val="0"/>
          <w:bCs w:val="0"/>
          <w:color w:val="000000"/>
        </w:rPr>
      </w:pPr>
      <w:r w:rsidRPr="007025F9">
        <w:rPr>
          <w:b w:val="0"/>
          <w:bCs w:val="0"/>
          <w:color w:val="000000"/>
        </w:rPr>
        <w:t>5.</w:t>
      </w:r>
      <w:r w:rsidRPr="007025F9">
        <w:rPr>
          <w:b w:val="0"/>
          <w:bCs w:val="0"/>
          <w:color w:val="000000"/>
        </w:rPr>
        <w:tab/>
        <w:t>All statutes and regulations including license provisions, manner of taking, size restrictions and daily bag and possession limits for fish shall remain in effect during any contest.</w:t>
      </w:r>
    </w:p>
    <w:p w14:paraId="05EB50D9" w14:textId="77777777" w:rsidR="008A6852" w:rsidRPr="007025F9" w:rsidRDefault="008A6852" w:rsidP="007025F9">
      <w:pPr>
        <w:spacing w:line="276" w:lineRule="auto"/>
        <w:ind w:left="1440" w:hanging="360"/>
        <w:rPr>
          <w:b w:val="0"/>
          <w:bCs w:val="0"/>
          <w:color w:val="000000"/>
        </w:rPr>
      </w:pPr>
    </w:p>
    <w:p w14:paraId="2F895832" w14:textId="77777777" w:rsidR="008A6852" w:rsidRPr="007025F9" w:rsidRDefault="008A6852" w:rsidP="007025F9">
      <w:pPr>
        <w:spacing w:line="276" w:lineRule="auto"/>
        <w:ind w:left="1440" w:hanging="360"/>
        <w:rPr>
          <w:b w:val="0"/>
          <w:bCs w:val="0"/>
          <w:color w:val="000000"/>
        </w:rPr>
      </w:pPr>
      <w:r w:rsidRPr="007025F9">
        <w:rPr>
          <w:b w:val="0"/>
          <w:bCs w:val="0"/>
          <w:color w:val="000000"/>
        </w:rPr>
        <w:t>6</w:t>
      </w:r>
      <w:r w:rsidRPr="007025F9">
        <w:rPr>
          <w:b w:val="0"/>
          <w:bCs w:val="0"/>
          <w:color w:val="000000"/>
        </w:rPr>
        <w:tab/>
        <w:t>Any public fishing area shall remain open to public fishing without charge, regardless of any special contest fee or changes, during a fishing contest.</w:t>
      </w:r>
    </w:p>
    <w:p w14:paraId="430934F4" w14:textId="77777777" w:rsidR="008A6852" w:rsidRPr="007025F9" w:rsidRDefault="008A6852" w:rsidP="007025F9">
      <w:pPr>
        <w:spacing w:line="276" w:lineRule="auto"/>
        <w:ind w:left="1440" w:hanging="360"/>
        <w:rPr>
          <w:b w:val="0"/>
          <w:bCs w:val="0"/>
          <w:color w:val="000000"/>
        </w:rPr>
      </w:pPr>
    </w:p>
    <w:p w14:paraId="534156B9" w14:textId="77777777" w:rsidR="008A6852" w:rsidRPr="007025F9" w:rsidRDefault="008A6852" w:rsidP="007025F9">
      <w:pPr>
        <w:spacing w:line="276" w:lineRule="auto"/>
        <w:ind w:left="1440" w:hanging="360"/>
        <w:rPr>
          <w:b w:val="0"/>
          <w:bCs w:val="0"/>
        </w:rPr>
      </w:pPr>
      <w:r w:rsidRPr="007025F9">
        <w:rPr>
          <w:b w:val="0"/>
          <w:bCs w:val="0"/>
        </w:rPr>
        <w:lastRenderedPageBreak/>
        <w:t>7.</w:t>
      </w:r>
      <w:r w:rsidRPr="007025F9">
        <w:rPr>
          <w:b w:val="0"/>
          <w:bCs w:val="0"/>
        </w:rPr>
        <w:tab/>
        <w:t>All fish obtained for use in any contest shall be certified disease free in accordance with #009, prior to release.</w:t>
      </w:r>
    </w:p>
    <w:p w14:paraId="0CA8C822" w14:textId="77777777" w:rsidR="008A6852" w:rsidRPr="007025F9" w:rsidRDefault="008A6852" w:rsidP="007025F9">
      <w:pPr>
        <w:spacing w:line="276" w:lineRule="auto"/>
        <w:ind w:left="1440" w:hanging="360"/>
        <w:rPr>
          <w:b w:val="0"/>
          <w:bCs w:val="0"/>
        </w:rPr>
      </w:pPr>
    </w:p>
    <w:p w14:paraId="42127A6C" w14:textId="77777777" w:rsidR="008A6852" w:rsidRPr="007025F9" w:rsidRDefault="008A6852" w:rsidP="007025F9">
      <w:pPr>
        <w:spacing w:line="276" w:lineRule="auto"/>
        <w:ind w:left="1440" w:hanging="360"/>
        <w:rPr>
          <w:b w:val="0"/>
          <w:bCs w:val="0"/>
        </w:rPr>
      </w:pPr>
      <w:r w:rsidRPr="007025F9">
        <w:rPr>
          <w:b w:val="0"/>
          <w:bCs w:val="0"/>
        </w:rPr>
        <w:t>8.</w:t>
      </w:r>
      <w:r w:rsidRPr="007025F9">
        <w:rPr>
          <w:b w:val="0"/>
          <w:bCs w:val="0"/>
        </w:rPr>
        <w:tab/>
        <w:t xml:space="preserve">Contest </w:t>
      </w:r>
      <w:proofErr w:type="gramStart"/>
      <w:r w:rsidRPr="007025F9">
        <w:rPr>
          <w:b w:val="0"/>
          <w:bCs w:val="0"/>
        </w:rPr>
        <w:t>sponsor</w:t>
      </w:r>
      <w:proofErr w:type="gramEnd"/>
      <w:r w:rsidRPr="007025F9">
        <w:rPr>
          <w:b w:val="0"/>
          <w:bCs w:val="0"/>
        </w:rPr>
        <w:t xml:space="preserve">(s) shall provide a written report to the appropriate Parks and Wildlife office within twenty (20) days of the </w:t>
      </w:r>
      <w:proofErr w:type="gramStart"/>
      <w:r w:rsidRPr="007025F9">
        <w:rPr>
          <w:b w:val="0"/>
          <w:bCs w:val="0"/>
        </w:rPr>
        <w:t>close</w:t>
      </w:r>
      <w:proofErr w:type="gramEnd"/>
      <w:r w:rsidRPr="007025F9">
        <w:rPr>
          <w:b w:val="0"/>
          <w:bCs w:val="0"/>
        </w:rPr>
        <w:t xml:space="preserve"> of such contest.</w:t>
      </w:r>
      <w:r w:rsidR="00E56D5C" w:rsidRPr="007025F9">
        <w:rPr>
          <w:b w:val="0"/>
          <w:bCs w:val="0"/>
        </w:rPr>
        <w:t xml:space="preserve"> </w:t>
      </w:r>
      <w:r w:rsidRPr="007025F9">
        <w:rPr>
          <w:b w:val="0"/>
          <w:bCs w:val="0"/>
        </w:rPr>
        <w:t>Said report shall include an estimate of the number of participants, the average time spent by participants in fishing and the estimated total fish catch by species.</w:t>
      </w:r>
    </w:p>
    <w:p w14:paraId="59EF524E" w14:textId="77777777" w:rsidR="008A6852" w:rsidRPr="007025F9" w:rsidRDefault="008A6852" w:rsidP="007025F9">
      <w:pPr>
        <w:spacing w:line="276" w:lineRule="auto"/>
        <w:rPr>
          <w:color w:val="000000"/>
        </w:rPr>
      </w:pPr>
    </w:p>
    <w:p w14:paraId="4D3568B4" w14:textId="77777777" w:rsidR="008A6852" w:rsidRPr="007025F9" w:rsidRDefault="008A6852" w:rsidP="009A12DB">
      <w:pPr>
        <w:pStyle w:val="Heading3"/>
      </w:pPr>
      <w:r w:rsidRPr="007025F9">
        <w:br w:type="page"/>
      </w:r>
      <w:bookmarkStart w:id="69" w:name="a107"/>
      <w:bookmarkStart w:id="70" w:name="_Toc500837939"/>
      <w:bookmarkStart w:id="71" w:name="_Toc194484090"/>
      <w:bookmarkEnd w:id="69"/>
      <w:r w:rsidRPr="007025F9">
        <w:lastRenderedPageBreak/>
        <w:t xml:space="preserve">#107 </w:t>
      </w:r>
      <w:r w:rsidRPr="007025F9">
        <w:noBreakHyphen/>
        <w:t xml:space="preserve"> STATEWIDE DAILY BAG AND POSSESSION LIMITS AND SPECIAL SEASONS</w:t>
      </w:r>
      <w:bookmarkEnd w:id="70"/>
      <w:bookmarkEnd w:id="71"/>
    </w:p>
    <w:p w14:paraId="14FEB096" w14:textId="77777777" w:rsidR="008A6852" w:rsidRPr="007025F9" w:rsidRDefault="008A6852" w:rsidP="007025F9">
      <w:pPr>
        <w:spacing w:line="276" w:lineRule="auto"/>
        <w:rPr>
          <w:color w:val="000000"/>
        </w:rPr>
      </w:pP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20"/>
        <w:gridCol w:w="3240"/>
        <w:gridCol w:w="2880"/>
      </w:tblGrid>
      <w:tr w:rsidR="008A6852" w:rsidRPr="007025F9" w14:paraId="0A02A58B" w14:textId="77777777" w:rsidTr="00FC7498">
        <w:trPr>
          <w:cantSplit/>
        </w:trPr>
        <w:tc>
          <w:tcPr>
            <w:tcW w:w="9540" w:type="dxa"/>
            <w:gridSpan w:val="3"/>
          </w:tcPr>
          <w:p w14:paraId="09C93340" w14:textId="77777777" w:rsidR="008A6852" w:rsidRPr="007025F9" w:rsidRDefault="008A6852" w:rsidP="007025F9">
            <w:pPr>
              <w:spacing w:line="276" w:lineRule="auto"/>
              <w:rPr>
                <w:color w:val="000000"/>
              </w:rPr>
            </w:pPr>
            <w:r w:rsidRPr="007025F9">
              <w:rPr>
                <w:color w:val="000000"/>
              </w:rPr>
              <w:t>A.</w:t>
            </w:r>
            <w:r w:rsidRPr="007025F9">
              <w:rPr>
                <w:color w:val="000000"/>
              </w:rPr>
              <w:tab/>
              <w:t>Daily Bag, Possession Limits and size limits:</w:t>
            </w:r>
          </w:p>
          <w:p w14:paraId="06BFE00A" w14:textId="77777777" w:rsidR="008A6852" w:rsidRPr="007025F9" w:rsidRDefault="008A6852" w:rsidP="007025F9">
            <w:pPr>
              <w:spacing w:line="276" w:lineRule="auto"/>
              <w:rPr>
                <w:b w:val="0"/>
                <w:bCs w:val="0"/>
                <w:color w:val="000000"/>
              </w:rPr>
            </w:pPr>
            <w:r w:rsidRPr="007025F9">
              <w:rPr>
                <w:color w:val="000000"/>
              </w:rPr>
              <w:t xml:space="preserve">1. </w:t>
            </w:r>
            <w:r w:rsidRPr="007025F9">
              <w:rPr>
                <w:b w:val="0"/>
                <w:bCs w:val="0"/>
                <w:color w:val="000000"/>
              </w:rPr>
              <w:t>Daily bag and possession limits</w:t>
            </w:r>
            <w:r w:rsidRPr="007025F9">
              <w:rPr>
                <w:color w:val="000000"/>
              </w:rPr>
              <w:t xml:space="preserve"> –</w:t>
            </w:r>
            <w:r w:rsidRPr="007025F9">
              <w:rPr>
                <w:b w:val="0"/>
                <w:bCs w:val="0"/>
                <w:color w:val="000000"/>
              </w:rPr>
              <w:t xml:space="preserve"> </w:t>
            </w:r>
            <w:r w:rsidRPr="007025F9">
              <w:rPr>
                <w:color w:val="000000"/>
              </w:rPr>
              <w:t xml:space="preserve">except as otherwise provided in these regulations for certain waters, </w:t>
            </w:r>
            <w:r w:rsidRPr="007025F9">
              <w:rPr>
                <w:b w:val="0"/>
                <w:bCs w:val="0"/>
                <w:color w:val="000000"/>
              </w:rPr>
              <w:t>the daily bag and possession limits will be as follows:</w:t>
            </w:r>
          </w:p>
        </w:tc>
      </w:tr>
      <w:tr w:rsidR="008A6852" w:rsidRPr="007025F9" w14:paraId="7123464C" w14:textId="77777777" w:rsidTr="00FC7498">
        <w:tc>
          <w:tcPr>
            <w:tcW w:w="3420" w:type="dxa"/>
          </w:tcPr>
          <w:p w14:paraId="22958B08" w14:textId="77777777" w:rsidR="008A6852" w:rsidRPr="007025F9" w:rsidRDefault="008A6852" w:rsidP="007025F9">
            <w:pPr>
              <w:pStyle w:val="Heading1"/>
              <w:spacing w:line="276" w:lineRule="auto"/>
            </w:pPr>
          </w:p>
          <w:p w14:paraId="5E037AF6" w14:textId="77777777" w:rsidR="008A6852" w:rsidRPr="007025F9" w:rsidRDefault="008A6852" w:rsidP="007025F9">
            <w:pPr>
              <w:spacing w:line="276" w:lineRule="auto"/>
              <w:jc w:val="center"/>
            </w:pPr>
            <w:r w:rsidRPr="007025F9">
              <w:t>Species</w:t>
            </w:r>
          </w:p>
          <w:p w14:paraId="46910D07" w14:textId="77777777" w:rsidR="008A6852" w:rsidRPr="007025F9" w:rsidRDefault="008A6852" w:rsidP="007025F9">
            <w:pPr>
              <w:spacing w:line="276" w:lineRule="auto"/>
              <w:rPr>
                <w:color w:val="000000"/>
              </w:rPr>
            </w:pPr>
          </w:p>
        </w:tc>
        <w:tc>
          <w:tcPr>
            <w:tcW w:w="3240" w:type="dxa"/>
          </w:tcPr>
          <w:p w14:paraId="45ADA155" w14:textId="77777777" w:rsidR="008A6852" w:rsidRPr="007025F9" w:rsidRDefault="008A6852" w:rsidP="007025F9">
            <w:pPr>
              <w:spacing w:line="276" w:lineRule="auto"/>
              <w:jc w:val="center"/>
              <w:rPr>
                <w:color w:val="000000"/>
              </w:rPr>
            </w:pPr>
          </w:p>
          <w:p w14:paraId="311300EA" w14:textId="77777777" w:rsidR="008A6852" w:rsidRPr="007025F9" w:rsidRDefault="008A6852" w:rsidP="007025F9">
            <w:pPr>
              <w:spacing w:line="276" w:lineRule="auto"/>
              <w:jc w:val="center"/>
              <w:rPr>
                <w:color w:val="000000"/>
              </w:rPr>
            </w:pPr>
            <w:r w:rsidRPr="007025F9">
              <w:rPr>
                <w:color w:val="000000"/>
              </w:rPr>
              <w:t>Daily Bag and Possession Limit (except as otherwise noted)</w:t>
            </w:r>
          </w:p>
          <w:p w14:paraId="4116CBFA" w14:textId="77777777" w:rsidR="008A6852" w:rsidRPr="007025F9" w:rsidRDefault="008A6852" w:rsidP="007025F9">
            <w:pPr>
              <w:spacing w:line="276" w:lineRule="auto"/>
              <w:jc w:val="center"/>
              <w:rPr>
                <w:color w:val="000000"/>
              </w:rPr>
            </w:pPr>
          </w:p>
        </w:tc>
        <w:tc>
          <w:tcPr>
            <w:tcW w:w="2880" w:type="dxa"/>
          </w:tcPr>
          <w:p w14:paraId="229C0DCA" w14:textId="77777777" w:rsidR="008A6852" w:rsidRPr="007025F9" w:rsidRDefault="008A6852" w:rsidP="007025F9">
            <w:pPr>
              <w:pStyle w:val="Heading5"/>
              <w:tabs>
                <w:tab w:val="clear" w:pos="-1080"/>
                <w:tab w:val="clear" w:pos="-720"/>
                <w:tab w:val="clear" w:pos="121"/>
                <w:tab w:val="clear" w:pos="360"/>
                <w:tab w:val="clear" w:pos="720"/>
                <w:tab w:val="clear" w:pos="1090"/>
                <w:tab w:val="clear" w:pos="1332"/>
                <w:tab w:val="clear" w:pos="1574"/>
                <w:tab w:val="clear" w:pos="1816"/>
                <w:tab w:val="clear" w:pos="2058"/>
                <w:tab w:val="clear" w:pos="2300"/>
                <w:tab w:val="clear" w:pos="2542"/>
                <w:tab w:val="clear" w:pos="2784"/>
                <w:tab w:val="clear" w:pos="3026"/>
                <w:tab w:val="clear" w:pos="3268"/>
                <w:tab w:val="clear" w:pos="3510"/>
                <w:tab w:val="clear" w:pos="3752"/>
                <w:tab w:val="clear" w:pos="3994"/>
                <w:tab w:val="clear" w:pos="4236"/>
                <w:tab w:val="clear" w:pos="4478"/>
                <w:tab w:val="clear" w:pos="4720"/>
                <w:tab w:val="clear" w:pos="4962"/>
                <w:tab w:val="clear" w:pos="5204"/>
                <w:tab w:val="clear" w:pos="5446"/>
                <w:tab w:val="clear" w:pos="5688"/>
                <w:tab w:val="clear" w:pos="5930"/>
                <w:tab w:val="clear" w:pos="6172"/>
                <w:tab w:val="clear" w:pos="6414"/>
                <w:tab w:val="clear" w:pos="6656"/>
                <w:tab w:val="clear" w:pos="6898"/>
                <w:tab w:val="clear" w:pos="7140"/>
                <w:tab w:val="clear" w:pos="7382"/>
                <w:tab w:val="clear" w:pos="7624"/>
                <w:tab w:val="clear" w:pos="7866"/>
                <w:tab w:val="clear" w:pos="8108"/>
                <w:tab w:val="clear" w:pos="8350"/>
                <w:tab w:val="clear" w:pos="8592"/>
                <w:tab w:val="clear" w:pos="8834"/>
                <w:tab w:val="clear" w:pos="9076"/>
                <w:tab w:val="clear" w:pos="9318"/>
                <w:tab w:val="clear" w:pos="9560"/>
                <w:tab w:val="clear" w:pos="9802"/>
                <w:tab w:val="clear" w:pos="10044"/>
              </w:tabs>
              <w:spacing w:line="276" w:lineRule="auto"/>
              <w:rPr>
                <w:color w:val="000000"/>
                <w:sz w:val="20"/>
                <w:szCs w:val="20"/>
              </w:rPr>
            </w:pPr>
          </w:p>
          <w:p w14:paraId="57C9BB4C" w14:textId="77777777" w:rsidR="008A6852" w:rsidRPr="007025F9" w:rsidRDefault="008A6852" w:rsidP="007025F9">
            <w:pPr>
              <w:pStyle w:val="Heading5"/>
              <w:tabs>
                <w:tab w:val="clear" w:pos="-1080"/>
                <w:tab w:val="clear" w:pos="-720"/>
                <w:tab w:val="clear" w:pos="121"/>
                <w:tab w:val="clear" w:pos="360"/>
                <w:tab w:val="clear" w:pos="720"/>
                <w:tab w:val="clear" w:pos="1090"/>
                <w:tab w:val="clear" w:pos="1332"/>
                <w:tab w:val="clear" w:pos="1574"/>
                <w:tab w:val="clear" w:pos="1816"/>
                <w:tab w:val="clear" w:pos="2058"/>
                <w:tab w:val="clear" w:pos="2300"/>
                <w:tab w:val="clear" w:pos="2542"/>
                <w:tab w:val="clear" w:pos="2784"/>
                <w:tab w:val="clear" w:pos="3026"/>
                <w:tab w:val="clear" w:pos="3268"/>
                <w:tab w:val="clear" w:pos="3510"/>
                <w:tab w:val="clear" w:pos="3752"/>
                <w:tab w:val="clear" w:pos="3994"/>
                <w:tab w:val="clear" w:pos="4236"/>
                <w:tab w:val="clear" w:pos="4478"/>
                <w:tab w:val="clear" w:pos="4720"/>
                <w:tab w:val="clear" w:pos="4962"/>
                <w:tab w:val="clear" w:pos="5204"/>
                <w:tab w:val="clear" w:pos="5446"/>
                <w:tab w:val="clear" w:pos="5688"/>
                <w:tab w:val="clear" w:pos="5930"/>
                <w:tab w:val="clear" w:pos="6172"/>
                <w:tab w:val="clear" w:pos="6414"/>
                <w:tab w:val="clear" w:pos="6656"/>
                <w:tab w:val="clear" w:pos="6898"/>
                <w:tab w:val="clear" w:pos="7140"/>
                <w:tab w:val="clear" w:pos="7382"/>
                <w:tab w:val="clear" w:pos="7624"/>
                <w:tab w:val="clear" w:pos="7866"/>
                <w:tab w:val="clear" w:pos="8108"/>
                <w:tab w:val="clear" w:pos="8350"/>
                <w:tab w:val="clear" w:pos="8592"/>
                <w:tab w:val="clear" w:pos="8834"/>
                <w:tab w:val="clear" w:pos="9076"/>
                <w:tab w:val="clear" w:pos="9318"/>
                <w:tab w:val="clear" w:pos="9560"/>
                <w:tab w:val="clear" w:pos="9802"/>
                <w:tab w:val="clear" w:pos="10044"/>
              </w:tabs>
              <w:spacing w:line="276" w:lineRule="auto"/>
              <w:rPr>
                <w:color w:val="000000"/>
                <w:sz w:val="20"/>
                <w:szCs w:val="20"/>
              </w:rPr>
            </w:pPr>
            <w:r w:rsidRPr="007025F9">
              <w:rPr>
                <w:color w:val="000000"/>
                <w:sz w:val="20"/>
                <w:szCs w:val="20"/>
              </w:rPr>
              <w:t>Special Conditions</w:t>
            </w:r>
          </w:p>
        </w:tc>
      </w:tr>
      <w:tr w:rsidR="008A6852" w:rsidRPr="007025F9" w14:paraId="5C1D746F" w14:textId="77777777" w:rsidTr="00FC7498">
        <w:tc>
          <w:tcPr>
            <w:tcW w:w="3420" w:type="dxa"/>
            <w:vAlign w:val="center"/>
          </w:tcPr>
          <w:p w14:paraId="714CBCD4" w14:textId="77777777" w:rsidR="008A6852" w:rsidRPr="007025F9" w:rsidRDefault="008A6852" w:rsidP="007025F9">
            <w:pPr>
              <w:spacing w:line="276" w:lineRule="auto"/>
              <w:rPr>
                <w:color w:val="000000"/>
              </w:rPr>
            </w:pPr>
            <w:r w:rsidRPr="007025F9">
              <w:rPr>
                <w:color w:val="000000"/>
              </w:rPr>
              <w:t>a. Trout (Brook, Brown,</w:t>
            </w:r>
            <w:r w:rsidR="00E56D5C" w:rsidRPr="007025F9">
              <w:rPr>
                <w:color w:val="000000"/>
              </w:rPr>
              <w:t xml:space="preserve"> </w:t>
            </w:r>
            <w:r w:rsidRPr="007025F9">
              <w:rPr>
                <w:color w:val="000000"/>
              </w:rPr>
              <w:t>Cutbow, Cutthroat, Golden, Lake, Rainbow, Splake, and Tiger);</w:t>
            </w:r>
            <w:r w:rsidR="00E56D5C" w:rsidRPr="007025F9">
              <w:rPr>
                <w:color w:val="000000"/>
              </w:rPr>
              <w:t xml:space="preserve"> </w:t>
            </w:r>
            <w:r w:rsidRPr="007025F9">
              <w:rPr>
                <w:color w:val="000000"/>
              </w:rPr>
              <w:t>Arctic Char; Salmon (except kokanee); Grayling; and Mountain Whitefish:</w:t>
            </w:r>
          </w:p>
        </w:tc>
        <w:tc>
          <w:tcPr>
            <w:tcW w:w="3240" w:type="dxa"/>
            <w:vAlign w:val="center"/>
          </w:tcPr>
          <w:p w14:paraId="27F50E86" w14:textId="77777777" w:rsidR="008A6852" w:rsidRPr="007025F9" w:rsidRDefault="008A6852" w:rsidP="007025F9">
            <w:pPr>
              <w:spacing w:line="276" w:lineRule="auto"/>
              <w:rPr>
                <w:b w:val="0"/>
                <w:bCs w:val="0"/>
                <w:color w:val="000000"/>
              </w:rPr>
            </w:pPr>
            <w:r w:rsidRPr="007025F9">
              <w:rPr>
                <w:b w:val="0"/>
                <w:bCs w:val="0"/>
                <w:color w:val="000000"/>
              </w:rPr>
              <w:t>Daily Bag: 4 fish in the aggregate</w:t>
            </w:r>
          </w:p>
          <w:p w14:paraId="7F3AE7BE" w14:textId="77777777" w:rsidR="008A6852" w:rsidRPr="007025F9" w:rsidRDefault="008A6852" w:rsidP="009A12DB">
            <w:pPr>
              <w:pStyle w:val="Heading3"/>
            </w:pPr>
            <w:r w:rsidRPr="007025F9">
              <w:t>Possession Limit: 8 fish in the aggregate</w:t>
            </w:r>
          </w:p>
        </w:tc>
        <w:tc>
          <w:tcPr>
            <w:tcW w:w="2880" w:type="dxa"/>
            <w:vAlign w:val="center"/>
          </w:tcPr>
          <w:p w14:paraId="11D965A7" w14:textId="77777777" w:rsidR="008A6852" w:rsidRPr="007025F9" w:rsidRDefault="008A6852" w:rsidP="007025F9">
            <w:pPr>
              <w:spacing w:line="276" w:lineRule="auto"/>
              <w:rPr>
                <w:b w:val="0"/>
                <w:bCs w:val="0"/>
                <w:color w:val="000000"/>
              </w:rPr>
            </w:pPr>
            <w:r w:rsidRPr="007025F9">
              <w:rPr>
                <w:b w:val="0"/>
                <w:bCs w:val="0"/>
                <w:color w:val="000000"/>
              </w:rPr>
              <w:t>Brook Trout - additional daily bag and possession limit:</w:t>
            </w:r>
            <w:r w:rsidR="00E56D5C" w:rsidRPr="007025F9">
              <w:rPr>
                <w:b w:val="0"/>
                <w:bCs w:val="0"/>
                <w:color w:val="000000"/>
              </w:rPr>
              <w:t xml:space="preserve"> </w:t>
            </w:r>
            <w:r w:rsidRPr="007025F9">
              <w:rPr>
                <w:b w:val="0"/>
                <w:bCs w:val="0"/>
                <w:color w:val="000000"/>
              </w:rPr>
              <w:t>10 fish, 8 inches or less in length</w:t>
            </w:r>
          </w:p>
        </w:tc>
      </w:tr>
      <w:tr w:rsidR="008A6852" w:rsidRPr="007025F9" w14:paraId="4F7FDC9B" w14:textId="77777777" w:rsidTr="00FC7498">
        <w:tc>
          <w:tcPr>
            <w:tcW w:w="3420" w:type="dxa"/>
            <w:vAlign w:val="center"/>
          </w:tcPr>
          <w:p w14:paraId="7108AC13" w14:textId="77777777" w:rsidR="008A6852" w:rsidRPr="007025F9" w:rsidRDefault="008A6852" w:rsidP="007025F9">
            <w:pPr>
              <w:spacing w:line="276" w:lineRule="auto"/>
              <w:rPr>
                <w:color w:val="000000"/>
              </w:rPr>
            </w:pPr>
            <w:r w:rsidRPr="007025F9">
              <w:rPr>
                <w:color w:val="000000"/>
              </w:rPr>
              <w:t>b. Kokanee salmon:</w:t>
            </w:r>
          </w:p>
        </w:tc>
        <w:tc>
          <w:tcPr>
            <w:tcW w:w="3240" w:type="dxa"/>
            <w:vAlign w:val="center"/>
          </w:tcPr>
          <w:p w14:paraId="74BE485D" w14:textId="77777777" w:rsidR="008A6852" w:rsidRPr="007025F9" w:rsidRDefault="008A6852" w:rsidP="007025F9">
            <w:pPr>
              <w:spacing w:line="276" w:lineRule="auto"/>
              <w:rPr>
                <w:b w:val="0"/>
                <w:bCs w:val="0"/>
                <w:color w:val="000000"/>
              </w:rPr>
            </w:pPr>
            <w:r w:rsidRPr="007025F9">
              <w:rPr>
                <w:b w:val="0"/>
                <w:bCs w:val="0"/>
                <w:color w:val="000000"/>
              </w:rPr>
              <w:t>10 fish</w:t>
            </w:r>
          </w:p>
        </w:tc>
        <w:tc>
          <w:tcPr>
            <w:tcW w:w="2880" w:type="dxa"/>
            <w:vAlign w:val="center"/>
          </w:tcPr>
          <w:p w14:paraId="42EB148A" w14:textId="77777777" w:rsidR="008A6852" w:rsidRPr="007025F9" w:rsidRDefault="008A6852" w:rsidP="007025F9">
            <w:pPr>
              <w:spacing w:line="276" w:lineRule="auto"/>
              <w:rPr>
                <w:b w:val="0"/>
                <w:bCs w:val="0"/>
                <w:color w:val="000000"/>
              </w:rPr>
            </w:pPr>
          </w:p>
        </w:tc>
      </w:tr>
      <w:tr w:rsidR="008A6852" w:rsidRPr="007025F9" w14:paraId="05D8A7C6" w14:textId="77777777" w:rsidTr="00FC7498">
        <w:tc>
          <w:tcPr>
            <w:tcW w:w="3420" w:type="dxa"/>
            <w:vAlign w:val="center"/>
          </w:tcPr>
          <w:p w14:paraId="773F046A" w14:textId="77777777" w:rsidR="008A6852" w:rsidRPr="007025F9" w:rsidRDefault="008A6852" w:rsidP="007025F9">
            <w:pPr>
              <w:spacing w:line="276" w:lineRule="auto"/>
              <w:rPr>
                <w:color w:val="000000"/>
              </w:rPr>
            </w:pPr>
            <w:r w:rsidRPr="007025F9">
              <w:rPr>
                <w:color w:val="000000"/>
              </w:rPr>
              <w:t>c. Walleye, Saugeye, Sauger:</w:t>
            </w:r>
          </w:p>
        </w:tc>
        <w:tc>
          <w:tcPr>
            <w:tcW w:w="3240" w:type="dxa"/>
            <w:vAlign w:val="center"/>
          </w:tcPr>
          <w:p w14:paraId="47995C1B" w14:textId="77777777" w:rsidR="008A6852" w:rsidRPr="007025F9" w:rsidRDefault="008A6852" w:rsidP="007025F9">
            <w:pPr>
              <w:spacing w:line="276" w:lineRule="auto"/>
              <w:rPr>
                <w:b w:val="0"/>
                <w:bCs w:val="0"/>
                <w:color w:val="000000"/>
              </w:rPr>
            </w:pPr>
            <w:r w:rsidRPr="007025F9">
              <w:rPr>
                <w:b w:val="0"/>
                <w:bCs w:val="0"/>
                <w:color w:val="000000"/>
              </w:rPr>
              <w:t>5 fish in the aggregate</w:t>
            </w:r>
          </w:p>
        </w:tc>
        <w:tc>
          <w:tcPr>
            <w:tcW w:w="2880" w:type="dxa"/>
            <w:vAlign w:val="center"/>
          </w:tcPr>
          <w:p w14:paraId="616F4C8D" w14:textId="77777777" w:rsidR="008A6852" w:rsidRPr="007025F9" w:rsidRDefault="008A6852" w:rsidP="007025F9">
            <w:pPr>
              <w:spacing w:line="276" w:lineRule="auto"/>
              <w:rPr>
                <w:b w:val="0"/>
                <w:bCs w:val="0"/>
                <w:color w:val="000000"/>
              </w:rPr>
            </w:pPr>
            <w:r w:rsidRPr="007025F9">
              <w:rPr>
                <w:b w:val="0"/>
                <w:bCs w:val="0"/>
                <w:color w:val="000000"/>
              </w:rPr>
              <w:t>Arkansas and South Fork of the Republican River drainages - bag and possession limit:</w:t>
            </w:r>
            <w:r w:rsidR="00E56D5C" w:rsidRPr="007025F9">
              <w:rPr>
                <w:b w:val="0"/>
                <w:bCs w:val="0"/>
                <w:color w:val="000000"/>
              </w:rPr>
              <w:t xml:space="preserve"> </w:t>
            </w:r>
            <w:r w:rsidRPr="007025F9">
              <w:rPr>
                <w:b w:val="0"/>
                <w:bCs w:val="0"/>
                <w:color w:val="000000"/>
              </w:rPr>
              <w:t>10 fish in the aggregate</w:t>
            </w:r>
          </w:p>
        </w:tc>
      </w:tr>
      <w:tr w:rsidR="008A6852" w:rsidRPr="007025F9" w14:paraId="3B0AAE0C" w14:textId="77777777" w:rsidTr="00FC7498">
        <w:tc>
          <w:tcPr>
            <w:tcW w:w="3420" w:type="dxa"/>
            <w:vAlign w:val="center"/>
          </w:tcPr>
          <w:p w14:paraId="63A915A5" w14:textId="77777777" w:rsidR="008A6852" w:rsidRPr="007025F9" w:rsidRDefault="008A6852" w:rsidP="007025F9">
            <w:pPr>
              <w:spacing w:line="276" w:lineRule="auto"/>
              <w:rPr>
                <w:color w:val="000000"/>
              </w:rPr>
            </w:pPr>
            <w:r w:rsidRPr="007025F9">
              <w:rPr>
                <w:color w:val="000000"/>
              </w:rPr>
              <w:t>d. Largemouth Bass, Spotted Bass, and Smallmouth Bass:</w:t>
            </w:r>
          </w:p>
        </w:tc>
        <w:tc>
          <w:tcPr>
            <w:tcW w:w="3240" w:type="dxa"/>
            <w:vAlign w:val="center"/>
          </w:tcPr>
          <w:p w14:paraId="68B0360D" w14:textId="77777777" w:rsidR="008A6852" w:rsidRPr="007025F9" w:rsidRDefault="008A6852" w:rsidP="007025F9">
            <w:pPr>
              <w:spacing w:line="276" w:lineRule="auto"/>
              <w:rPr>
                <w:b w:val="0"/>
                <w:bCs w:val="0"/>
                <w:color w:val="000000"/>
              </w:rPr>
            </w:pPr>
            <w:r w:rsidRPr="007025F9">
              <w:rPr>
                <w:b w:val="0"/>
                <w:bCs w:val="0"/>
                <w:color w:val="000000"/>
              </w:rPr>
              <w:t>5 fish in the aggregate</w:t>
            </w:r>
          </w:p>
        </w:tc>
        <w:tc>
          <w:tcPr>
            <w:tcW w:w="2880" w:type="dxa"/>
            <w:vAlign w:val="center"/>
          </w:tcPr>
          <w:p w14:paraId="4B168C21" w14:textId="77777777" w:rsidR="008A6852" w:rsidRPr="007025F9" w:rsidRDefault="008A6852" w:rsidP="007025F9">
            <w:pPr>
              <w:spacing w:line="276" w:lineRule="auto"/>
              <w:rPr>
                <w:b w:val="0"/>
                <w:bCs w:val="0"/>
                <w:color w:val="000000"/>
              </w:rPr>
            </w:pPr>
            <w:r w:rsidRPr="007025F9">
              <w:rPr>
                <w:b w:val="0"/>
                <w:bCs w:val="0"/>
                <w:color w:val="000000"/>
              </w:rPr>
              <w:t>West of the Continental Divide- for Smallmouth Bass only: Unlimited bag and possession limit.</w:t>
            </w:r>
          </w:p>
        </w:tc>
      </w:tr>
      <w:tr w:rsidR="008A6852" w:rsidRPr="007025F9" w14:paraId="08337268" w14:textId="77777777" w:rsidTr="00FC7498">
        <w:tc>
          <w:tcPr>
            <w:tcW w:w="3420" w:type="dxa"/>
            <w:vAlign w:val="center"/>
          </w:tcPr>
          <w:p w14:paraId="23C3D6F5" w14:textId="77777777" w:rsidR="008A6852" w:rsidRPr="007025F9" w:rsidRDefault="008A6852" w:rsidP="007025F9">
            <w:pPr>
              <w:spacing w:line="276" w:lineRule="auto"/>
              <w:rPr>
                <w:color w:val="000000"/>
              </w:rPr>
            </w:pPr>
            <w:r w:rsidRPr="007025F9">
              <w:rPr>
                <w:color w:val="000000"/>
              </w:rPr>
              <w:t xml:space="preserve">e. White Bass, Striped Bass, Wiper: </w:t>
            </w:r>
          </w:p>
        </w:tc>
        <w:tc>
          <w:tcPr>
            <w:tcW w:w="3240" w:type="dxa"/>
            <w:vAlign w:val="center"/>
          </w:tcPr>
          <w:p w14:paraId="2B1A2B41" w14:textId="77777777" w:rsidR="008A6852" w:rsidRPr="007025F9" w:rsidRDefault="008A6852" w:rsidP="007025F9">
            <w:pPr>
              <w:spacing w:line="276" w:lineRule="auto"/>
              <w:rPr>
                <w:b w:val="0"/>
                <w:bCs w:val="0"/>
                <w:color w:val="000000"/>
              </w:rPr>
            </w:pPr>
            <w:r w:rsidRPr="007025F9">
              <w:rPr>
                <w:b w:val="0"/>
                <w:bCs w:val="0"/>
                <w:color w:val="000000"/>
              </w:rPr>
              <w:t>10 fish in the aggregate</w:t>
            </w:r>
          </w:p>
        </w:tc>
        <w:tc>
          <w:tcPr>
            <w:tcW w:w="2880" w:type="dxa"/>
            <w:vAlign w:val="center"/>
          </w:tcPr>
          <w:p w14:paraId="25FA2393" w14:textId="77777777" w:rsidR="008A6852" w:rsidRPr="007025F9" w:rsidRDefault="008A6852" w:rsidP="007025F9">
            <w:pPr>
              <w:spacing w:line="276" w:lineRule="auto"/>
              <w:rPr>
                <w:b w:val="0"/>
                <w:bCs w:val="0"/>
                <w:color w:val="000000"/>
              </w:rPr>
            </w:pPr>
            <w:r w:rsidRPr="007025F9">
              <w:rPr>
                <w:b w:val="0"/>
                <w:bCs w:val="0"/>
                <w:color w:val="000000"/>
              </w:rPr>
              <w:t>Arkansas and South Fork of the Republican River drainages - bag and possession limit:</w:t>
            </w:r>
            <w:r w:rsidR="00E56D5C" w:rsidRPr="007025F9">
              <w:rPr>
                <w:b w:val="0"/>
                <w:bCs w:val="0"/>
                <w:color w:val="000000"/>
              </w:rPr>
              <w:t xml:space="preserve"> </w:t>
            </w:r>
            <w:r w:rsidRPr="007025F9">
              <w:rPr>
                <w:b w:val="0"/>
                <w:bCs w:val="0"/>
                <w:color w:val="000000"/>
              </w:rPr>
              <w:t>20 fish in the aggregate</w:t>
            </w:r>
          </w:p>
        </w:tc>
      </w:tr>
      <w:tr w:rsidR="008A6852" w:rsidRPr="007025F9" w14:paraId="782BB1F8" w14:textId="77777777" w:rsidTr="00FC7498">
        <w:tc>
          <w:tcPr>
            <w:tcW w:w="3420" w:type="dxa"/>
            <w:vAlign w:val="center"/>
          </w:tcPr>
          <w:p w14:paraId="38B8B581" w14:textId="77777777" w:rsidR="008A6852" w:rsidRPr="007025F9" w:rsidRDefault="008A6852" w:rsidP="007025F9">
            <w:pPr>
              <w:spacing w:line="276" w:lineRule="auto"/>
              <w:rPr>
                <w:color w:val="000000"/>
              </w:rPr>
            </w:pPr>
            <w:r w:rsidRPr="007025F9">
              <w:rPr>
                <w:color w:val="000000"/>
              </w:rPr>
              <w:t>f. Channel Catfish, Blue Catfish, Flathead Catfish:</w:t>
            </w:r>
          </w:p>
        </w:tc>
        <w:tc>
          <w:tcPr>
            <w:tcW w:w="3240" w:type="dxa"/>
            <w:vAlign w:val="center"/>
          </w:tcPr>
          <w:p w14:paraId="2117F8C5" w14:textId="77777777" w:rsidR="008A6852" w:rsidRPr="007025F9" w:rsidRDefault="008A6852" w:rsidP="007025F9">
            <w:pPr>
              <w:spacing w:line="276" w:lineRule="auto"/>
              <w:rPr>
                <w:b w:val="0"/>
                <w:bCs w:val="0"/>
                <w:color w:val="000000"/>
              </w:rPr>
            </w:pPr>
            <w:r w:rsidRPr="007025F9">
              <w:rPr>
                <w:b w:val="0"/>
                <w:bCs w:val="0"/>
                <w:color w:val="000000"/>
              </w:rPr>
              <w:t>10 fish in the aggregate</w:t>
            </w:r>
          </w:p>
        </w:tc>
        <w:tc>
          <w:tcPr>
            <w:tcW w:w="2880" w:type="dxa"/>
            <w:vAlign w:val="center"/>
          </w:tcPr>
          <w:p w14:paraId="2FAF6E6A" w14:textId="77777777" w:rsidR="008A6852" w:rsidRPr="007025F9" w:rsidRDefault="008A6852" w:rsidP="007025F9">
            <w:pPr>
              <w:spacing w:line="276" w:lineRule="auto"/>
              <w:rPr>
                <w:b w:val="0"/>
                <w:bCs w:val="0"/>
                <w:color w:val="000000"/>
              </w:rPr>
            </w:pPr>
          </w:p>
        </w:tc>
      </w:tr>
      <w:tr w:rsidR="008A6852" w:rsidRPr="007025F9" w14:paraId="6D84ED67" w14:textId="77777777" w:rsidTr="00FC7498">
        <w:tc>
          <w:tcPr>
            <w:tcW w:w="3420" w:type="dxa"/>
            <w:vAlign w:val="center"/>
          </w:tcPr>
          <w:p w14:paraId="3F5772A7" w14:textId="77777777" w:rsidR="008A6852" w:rsidRPr="007025F9" w:rsidRDefault="008A6852" w:rsidP="007025F9">
            <w:pPr>
              <w:spacing w:line="276" w:lineRule="auto"/>
              <w:rPr>
                <w:color w:val="000000"/>
              </w:rPr>
            </w:pPr>
            <w:r w:rsidRPr="007025F9">
              <w:rPr>
                <w:color w:val="000000"/>
              </w:rPr>
              <w:t>g. White Crappie, Black Crappie:</w:t>
            </w:r>
          </w:p>
        </w:tc>
        <w:tc>
          <w:tcPr>
            <w:tcW w:w="3240" w:type="dxa"/>
            <w:vAlign w:val="center"/>
          </w:tcPr>
          <w:p w14:paraId="18D63861" w14:textId="77777777" w:rsidR="008A6852" w:rsidRPr="007025F9" w:rsidRDefault="008A6852" w:rsidP="007025F9">
            <w:pPr>
              <w:spacing w:line="276" w:lineRule="auto"/>
              <w:rPr>
                <w:b w:val="0"/>
                <w:bCs w:val="0"/>
                <w:color w:val="000000"/>
              </w:rPr>
            </w:pPr>
            <w:r w:rsidRPr="007025F9">
              <w:rPr>
                <w:b w:val="0"/>
                <w:bCs w:val="0"/>
                <w:color w:val="000000"/>
              </w:rPr>
              <w:t>20 fish in the aggregate</w:t>
            </w:r>
          </w:p>
        </w:tc>
        <w:tc>
          <w:tcPr>
            <w:tcW w:w="2880" w:type="dxa"/>
            <w:vAlign w:val="center"/>
          </w:tcPr>
          <w:p w14:paraId="6D3D8E31" w14:textId="77777777" w:rsidR="008A6852" w:rsidRPr="007025F9" w:rsidRDefault="008A6852" w:rsidP="007025F9">
            <w:pPr>
              <w:spacing w:line="276" w:lineRule="auto"/>
              <w:rPr>
                <w:b w:val="0"/>
                <w:bCs w:val="0"/>
                <w:color w:val="000000"/>
              </w:rPr>
            </w:pPr>
          </w:p>
        </w:tc>
      </w:tr>
      <w:tr w:rsidR="008A6852" w:rsidRPr="007025F9" w14:paraId="1AC903A9" w14:textId="77777777" w:rsidTr="00FC7498">
        <w:tc>
          <w:tcPr>
            <w:tcW w:w="3420" w:type="dxa"/>
            <w:vAlign w:val="center"/>
          </w:tcPr>
          <w:p w14:paraId="1F946F26" w14:textId="77777777" w:rsidR="008A6852" w:rsidRPr="007025F9" w:rsidRDefault="008A6852" w:rsidP="007025F9">
            <w:pPr>
              <w:spacing w:line="276" w:lineRule="auto"/>
              <w:rPr>
                <w:color w:val="000000"/>
              </w:rPr>
            </w:pPr>
            <w:r w:rsidRPr="007025F9">
              <w:rPr>
                <w:color w:val="000000"/>
              </w:rPr>
              <w:t>h. Bluegill, Hybrid Bluegill, Green Sunfish, Redear Sunfish, Pumpkinseed Sunfish:</w:t>
            </w:r>
          </w:p>
        </w:tc>
        <w:tc>
          <w:tcPr>
            <w:tcW w:w="3240" w:type="dxa"/>
            <w:vAlign w:val="center"/>
          </w:tcPr>
          <w:p w14:paraId="1C78B97B" w14:textId="77777777" w:rsidR="008A6852" w:rsidRPr="007025F9" w:rsidRDefault="008A6852" w:rsidP="007025F9">
            <w:pPr>
              <w:spacing w:line="276" w:lineRule="auto"/>
              <w:rPr>
                <w:b w:val="0"/>
                <w:bCs w:val="0"/>
                <w:color w:val="000000"/>
              </w:rPr>
            </w:pPr>
            <w:r w:rsidRPr="007025F9">
              <w:rPr>
                <w:b w:val="0"/>
                <w:bCs w:val="0"/>
                <w:color w:val="000000"/>
              </w:rPr>
              <w:t>20 fish in the aggregate</w:t>
            </w:r>
          </w:p>
        </w:tc>
        <w:tc>
          <w:tcPr>
            <w:tcW w:w="2880" w:type="dxa"/>
            <w:vAlign w:val="center"/>
          </w:tcPr>
          <w:p w14:paraId="5E7071C2" w14:textId="77777777" w:rsidR="008A6852" w:rsidRPr="007025F9" w:rsidRDefault="008A6852" w:rsidP="007025F9">
            <w:pPr>
              <w:spacing w:line="276" w:lineRule="auto"/>
              <w:rPr>
                <w:b w:val="0"/>
                <w:bCs w:val="0"/>
                <w:color w:val="000000"/>
              </w:rPr>
            </w:pPr>
          </w:p>
        </w:tc>
      </w:tr>
      <w:tr w:rsidR="008A6852" w:rsidRPr="007025F9" w14:paraId="580B89BF" w14:textId="77777777" w:rsidTr="00FC7498">
        <w:tc>
          <w:tcPr>
            <w:tcW w:w="3420" w:type="dxa"/>
            <w:vAlign w:val="center"/>
          </w:tcPr>
          <w:p w14:paraId="2C9E1841" w14:textId="77777777" w:rsidR="008A6852" w:rsidRPr="007025F9" w:rsidRDefault="008A6852" w:rsidP="007025F9">
            <w:pPr>
              <w:spacing w:line="276" w:lineRule="auto"/>
              <w:rPr>
                <w:color w:val="000000"/>
                <w:lang w:val="fr-FR"/>
              </w:rPr>
            </w:pPr>
            <w:r w:rsidRPr="007025F9">
              <w:rPr>
                <w:color w:val="000000"/>
                <w:lang w:val="fr-FR"/>
              </w:rPr>
              <w:t xml:space="preserve">i. Yellow </w:t>
            </w:r>
            <w:proofErr w:type="gramStart"/>
            <w:r w:rsidRPr="007025F9">
              <w:rPr>
                <w:color w:val="000000"/>
                <w:lang w:val="fr-FR"/>
              </w:rPr>
              <w:t>Perch:</w:t>
            </w:r>
            <w:proofErr w:type="gramEnd"/>
          </w:p>
        </w:tc>
        <w:tc>
          <w:tcPr>
            <w:tcW w:w="3240" w:type="dxa"/>
            <w:vAlign w:val="center"/>
          </w:tcPr>
          <w:p w14:paraId="48152F62" w14:textId="77777777" w:rsidR="008A6852" w:rsidRPr="007025F9" w:rsidRDefault="008A6852" w:rsidP="007025F9">
            <w:pPr>
              <w:spacing w:line="276" w:lineRule="auto"/>
              <w:rPr>
                <w:b w:val="0"/>
                <w:bCs w:val="0"/>
                <w:color w:val="000000"/>
              </w:rPr>
            </w:pPr>
            <w:r w:rsidRPr="007025F9">
              <w:rPr>
                <w:b w:val="0"/>
                <w:bCs w:val="0"/>
                <w:color w:val="000000"/>
              </w:rPr>
              <w:t>20 fish</w:t>
            </w:r>
          </w:p>
        </w:tc>
        <w:tc>
          <w:tcPr>
            <w:tcW w:w="2880" w:type="dxa"/>
            <w:vAlign w:val="center"/>
          </w:tcPr>
          <w:p w14:paraId="6FC79E29" w14:textId="77777777" w:rsidR="008A6852" w:rsidRPr="007025F9" w:rsidRDefault="008A6852" w:rsidP="007025F9">
            <w:pPr>
              <w:spacing w:line="276" w:lineRule="auto"/>
              <w:rPr>
                <w:b w:val="0"/>
                <w:bCs w:val="0"/>
                <w:color w:val="000000"/>
              </w:rPr>
            </w:pPr>
            <w:r w:rsidRPr="007025F9">
              <w:rPr>
                <w:b w:val="0"/>
                <w:bCs w:val="0"/>
                <w:color w:val="000000"/>
              </w:rPr>
              <w:t>West of the Continental Divide:</w:t>
            </w:r>
            <w:r w:rsidR="00E56D5C" w:rsidRPr="007025F9">
              <w:rPr>
                <w:b w:val="0"/>
                <w:bCs w:val="0"/>
                <w:color w:val="000000"/>
              </w:rPr>
              <w:t xml:space="preserve"> </w:t>
            </w:r>
            <w:r w:rsidRPr="007025F9">
              <w:rPr>
                <w:b w:val="0"/>
                <w:bCs w:val="0"/>
                <w:color w:val="000000"/>
              </w:rPr>
              <w:t>Unlimited</w:t>
            </w:r>
          </w:p>
        </w:tc>
      </w:tr>
      <w:tr w:rsidR="008A6852" w:rsidRPr="007025F9" w14:paraId="7A5518AB" w14:textId="77777777" w:rsidTr="00FC7498">
        <w:tc>
          <w:tcPr>
            <w:tcW w:w="3420" w:type="dxa"/>
            <w:vAlign w:val="center"/>
          </w:tcPr>
          <w:p w14:paraId="4DB05228" w14:textId="77777777" w:rsidR="008A6852" w:rsidRPr="007025F9" w:rsidRDefault="008A6852" w:rsidP="007025F9">
            <w:pPr>
              <w:spacing w:line="276" w:lineRule="auto"/>
              <w:rPr>
                <w:color w:val="000000"/>
                <w:lang w:val="fr-FR"/>
              </w:rPr>
            </w:pPr>
            <w:r w:rsidRPr="007025F9">
              <w:rPr>
                <w:color w:val="000000"/>
                <w:lang w:val="fr-FR"/>
              </w:rPr>
              <w:t xml:space="preserve">j. Tiger </w:t>
            </w:r>
            <w:proofErr w:type="gramStart"/>
            <w:r w:rsidRPr="007025F9">
              <w:rPr>
                <w:color w:val="000000"/>
                <w:lang w:val="fr-FR"/>
              </w:rPr>
              <w:t>Muskie:</w:t>
            </w:r>
            <w:proofErr w:type="gramEnd"/>
          </w:p>
        </w:tc>
        <w:tc>
          <w:tcPr>
            <w:tcW w:w="3240" w:type="dxa"/>
            <w:vAlign w:val="center"/>
          </w:tcPr>
          <w:p w14:paraId="004CA658" w14:textId="77777777" w:rsidR="008A6852" w:rsidRPr="007025F9" w:rsidRDefault="008A6852" w:rsidP="007025F9">
            <w:pPr>
              <w:spacing w:line="276" w:lineRule="auto"/>
              <w:rPr>
                <w:b w:val="0"/>
                <w:bCs w:val="0"/>
                <w:color w:val="000000"/>
              </w:rPr>
            </w:pPr>
            <w:r w:rsidRPr="007025F9">
              <w:rPr>
                <w:b w:val="0"/>
                <w:bCs w:val="0"/>
                <w:color w:val="000000"/>
              </w:rPr>
              <w:t>1 fish, at least 36 inches in length</w:t>
            </w:r>
          </w:p>
        </w:tc>
        <w:tc>
          <w:tcPr>
            <w:tcW w:w="2880" w:type="dxa"/>
            <w:vAlign w:val="center"/>
          </w:tcPr>
          <w:p w14:paraId="17964155" w14:textId="77777777" w:rsidR="008A6852" w:rsidRPr="007025F9" w:rsidRDefault="008A6852" w:rsidP="007025F9">
            <w:pPr>
              <w:spacing w:line="276" w:lineRule="auto"/>
              <w:rPr>
                <w:b w:val="0"/>
                <w:bCs w:val="0"/>
                <w:color w:val="000000"/>
              </w:rPr>
            </w:pPr>
          </w:p>
        </w:tc>
      </w:tr>
      <w:tr w:rsidR="008A6852" w:rsidRPr="007025F9" w14:paraId="75DD890F" w14:textId="77777777" w:rsidTr="00FC7498">
        <w:tc>
          <w:tcPr>
            <w:tcW w:w="3420" w:type="dxa"/>
            <w:vAlign w:val="center"/>
          </w:tcPr>
          <w:p w14:paraId="2DA04892" w14:textId="77777777" w:rsidR="008A6852" w:rsidRPr="007025F9" w:rsidRDefault="008A6852" w:rsidP="007025F9">
            <w:pPr>
              <w:spacing w:line="276" w:lineRule="auto"/>
              <w:rPr>
                <w:color w:val="000000"/>
              </w:rPr>
            </w:pPr>
            <w:r w:rsidRPr="007025F9">
              <w:rPr>
                <w:color w:val="000000"/>
              </w:rPr>
              <w:t>k. Northern Pike and Bullhead:</w:t>
            </w:r>
          </w:p>
        </w:tc>
        <w:tc>
          <w:tcPr>
            <w:tcW w:w="3240" w:type="dxa"/>
            <w:vAlign w:val="center"/>
          </w:tcPr>
          <w:p w14:paraId="790CDD08" w14:textId="77777777" w:rsidR="008A6852" w:rsidRPr="007025F9" w:rsidRDefault="008A6852" w:rsidP="007025F9">
            <w:pPr>
              <w:spacing w:line="276" w:lineRule="auto"/>
              <w:rPr>
                <w:b w:val="0"/>
                <w:bCs w:val="0"/>
                <w:color w:val="000000"/>
              </w:rPr>
            </w:pPr>
            <w:r w:rsidRPr="007025F9">
              <w:rPr>
                <w:b w:val="0"/>
                <w:bCs w:val="0"/>
                <w:color w:val="000000"/>
              </w:rPr>
              <w:t>Unlimited</w:t>
            </w:r>
          </w:p>
        </w:tc>
        <w:tc>
          <w:tcPr>
            <w:tcW w:w="2880" w:type="dxa"/>
            <w:vAlign w:val="center"/>
          </w:tcPr>
          <w:p w14:paraId="7D886D7E" w14:textId="77777777" w:rsidR="008A6852" w:rsidRPr="007025F9" w:rsidRDefault="008A6852" w:rsidP="007025F9">
            <w:pPr>
              <w:spacing w:line="276" w:lineRule="auto"/>
              <w:rPr>
                <w:b w:val="0"/>
                <w:bCs w:val="0"/>
                <w:color w:val="000000"/>
              </w:rPr>
            </w:pPr>
          </w:p>
        </w:tc>
      </w:tr>
      <w:tr w:rsidR="008A6852" w:rsidRPr="007025F9" w14:paraId="12912E45" w14:textId="77777777" w:rsidTr="00FC7498">
        <w:tc>
          <w:tcPr>
            <w:tcW w:w="3420" w:type="dxa"/>
            <w:vAlign w:val="center"/>
          </w:tcPr>
          <w:p w14:paraId="4EE00241" w14:textId="77777777" w:rsidR="008A6852" w:rsidRPr="007025F9" w:rsidRDefault="008A6852" w:rsidP="007025F9">
            <w:pPr>
              <w:spacing w:line="276" w:lineRule="auto"/>
              <w:rPr>
                <w:color w:val="000000"/>
              </w:rPr>
            </w:pPr>
            <w:r w:rsidRPr="007025F9">
              <w:rPr>
                <w:color w:val="000000"/>
              </w:rPr>
              <w:t>l. Speckled Dace, and Sculpin:</w:t>
            </w:r>
          </w:p>
        </w:tc>
        <w:tc>
          <w:tcPr>
            <w:tcW w:w="3240" w:type="dxa"/>
            <w:vAlign w:val="center"/>
          </w:tcPr>
          <w:p w14:paraId="02C3508F" w14:textId="77777777" w:rsidR="008A6852" w:rsidRPr="007025F9" w:rsidRDefault="008A6852" w:rsidP="007025F9">
            <w:pPr>
              <w:spacing w:line="276" w:lineRule="auto"/>
              <w:rPr>
                <w:b w:val="0"/>
                <w:bCs w:val="0"/>
                <w:color w:val="000000"/>
              </w:rPr>
            </w:pPr>
            <w:r w:rsidRPr="007025F9">
              <w:rPr>
                <w:b w:val="0"/>
                <w:bCs w:val="0"/>
                <w:color w:val="000000"/>
              </w:rPr>
              <w:t>Unlimited</w:t>
            </w:r>
          </w:p>
        </w:tc>
        <w:tc>
          <w:tcPr>
            <w:tcW w:w="2880" w:type="dxa"/>
            <w:vAlign w:val="center"/>
          </w:tcPr>
          <w:p w14:paraId="19F6225E" w14:textId="77777777" w:rsidR="008A6852" w:rsidRPr="007025F9" w:rsidRDefault="008A6852" w:rsidP="007025F9">
            <w:pPr>
              <w:spacing w:line="276" w:lineRule="auto"/>
              <w:rPr>
                <w:b w:val="0"/>
                <w:bCs w:val="0"/>
                <w:color w:val="000000"/>
              </w:rPr>
            </w:pPr>
            <w:r w:rsidRPr="007025F9">
              <w:rPr>
                <w:b w:val="0"/>
                <w:bCs w:val="0"/>
                <w:color w:val="000000"/>
              </w:rPr>
              <w:t>West of the Continental Divide - bag and possession limit:</w:t>
            </w:r>
            <w:r w:rsidR="00E56D5C" w:rsidRPr="007025F9">
              <w:rPr>
                <w:b w:val="0"/>
                <w:bCs w:val="0"/>
                <w:color w:val="000000"/>
              </w:rPr>
              <w:t xml:space="preserve"> </w:t>
            </w:r>
            <w:r w:rsidRPr="007025F9">
              <w:rPr>
                <w:b w:val="0"/>
                <w:bCs w:val="0"/>
                <w:color w:val="000000"/>
              </w:rPr>
              <w:t>20 fish in the aggregate</w:t>
            </w:r>
          </w:p>
        </w:tc>
      </w:tr>
      <w:tr w:rsidR="008A6852" w:rsidRPr="007025F9" w:rsidDel="00A038FE" w14:paraId="13E3690C" w14:textId="728AC7A2" w:rsidTr="00FC7498">
        <w:trPr>
          <w:del w:id="72" w:author="Hernandez, Hilary" w:date="2026-09-18T10:37:00Z"/>
        </w:trPr>
        <w:tc>
          <w:tcPr>
            <w:tcW w:w="3420" w:type="dxa"/>
            <w:vAlign w:val="center"/>
          </w:tcPr>
          <w:p w14:paraId="66A8C76F" w14:textId="71CFF715" w:rsidR="008A6852" w:rsidRPr="007025F9" w:rsidDel="00A038FE" w:rsidRDefault="008A6852" w:rsidP="007025F9">
            <w:pPr>
              <w:spacing w:line="276" w:lineRule="auto"/>
              <w:rPr>
                <w:del w:id="73" w:author="Hernandez, Hilary" w:date="2026-09-18T10:37:00Z" w16du:dateUtc="2026-09-18T16:37:00Z"/>
                <w:color w:val="000000"/>
              </w:rPr>
            </w:pPr>
            <w:del w:id="74" w:author="Hernandez, Hilary" w:date="2026-09-18T10:36:00Z" w16du:dateUtc="2026-09-18T16:36:00Z">
              <w:r w:rsidRPr="007025F9" w:rsidDel="00A038FE">
                <w:rPr>
                  <w:color w:val="000000"/>
                </w:rPr>
                <w:delText>m. Bullfrogs</w:delText>
              </w:r>
            </w:del>
          </w:p>
        </w:tc>
        <w:tc>
          <w:tcPr>
            <w:tcW w:w="3240" w:type="dxa"/>
            <w:vAlign w:val="center"/>
          </w:tcPr>
          <w:p w14:paraId="73F7DA44" w14:textId="5246D6CA" w:rsidR="008A6852" w:rsidRPr="007025F9" w:rsidDel="00A038FE" w:rsidRDefault="008A6852" w:rsidP="007025F9">
            <w:pPr>
              <w:spacing w:line="276" w:lineRule="auto"/>
              <w:rPr>
                <w:del w:id="75" w:author="Hernandez, Hilary" w:date="2026-09-18T10:37:00Z" w16du:dateUtc="2026-09-18T16:37:00Z"/>
                <w:b w:val="0"/>
                <w:bCs w:val="0"/>
                <w:color w:val="000000"/>
              </w:rPr>
            </w:pPr>
            <w:del w:id="76" w:author="Hernandez, Hilary" w:date="2026-09-18T10:36:00Z" w16du:dateUtc="2026-09-18T16:36:00Z">
              <w:r w:rsidRPr="007025F9" w:rsidDel="00A038FE">
                <w:rPr>
                  <w:b w:val="0"/>
                  <w:bCs w:val="0"/>
                  <w:color w:val="000000"/>
                </w:rPr>
                <w:delText>Unlimited</w:delText>
              </w:r>
            </w:del>
          </w:p>
        </w:tc>
        <w:tc>
          <w:tcPr>
            <w:tcW w:w="2880" w:type="dxa"/>
            <w:vAlign w:val="center"/>
          </w:tcPr>
          <w:p w14:paraId="067D66F5" w14:textId="02AAEE76" w:rsidR="008A6852" w:rsidRPr="007025F9" w:rsidDel="00A038FE" w:rsidRDefault="008A6852" w:rsidP="007025F9">
            <w:pPr>
              <w:spacing w:line="276" w:lineRule="auto"/>
              <w:rPr>
                <w:del w:id="77" w:author="Hernandez, Hilary" w:date="2026-09-18T10:37:00Z" w16du:dateUtc="2026-09-18T16:37:00Z"/>
                <w:b w:val="0"/>
                <w:bCs w:val="0"/>
                <w:color w:val="000000"/>
              </w:rPr>
            </w:pPr>
          </w:p>
        </w:tc>
      </w:tr>
      <w:tr w:rsidR="008A6852" w:rsidRPr="007025F9" w14:paraId="61F5DA40" w14:textId="77777777" w:rsidTr="00FC7498">
        <w:tc>
          <w:tcPr>
            <w:tcW w:w="3420" w:type="dxa"/>
            <w:vAlign w:val="center"/>
          </w:tcPr>
          <w:p w14:paraId="1641B300" w14:textId="0CF86822" w:rsidR="008A6852" w:rsidRPr="007025F9" w:rsidRDefault="00A038FE" w:rsidP="007025F9">
            <w:pPr>
              <w:spacing w:line="276" w:lineRule="auto"/>
              <w:rPr>
                <w:color w:val="000000"/>
              </w:rPr>
            </w:pPr>
            <w:ins w:id="78" w:author="Hernandez, Hilary" w:date="2026-09-18T10:37:00Z" w16du:dateUtc="2026-09-18T16:37:00Z">
              <w:r w:rsidRPr="007025F9">
                <w:rPr>
                  <w:color w:val="000000"/>
                </w:rPr>
                <w:t>m</w:t>
              </w:r>
            </w:ins>
            <w:del w:id="79" w:author="Hernandez, Hilary" w:date="2026-09-18T10:37:00Z" w16du:dateUtc="2026-09-18T16:37:00Z">
              <w:r w:rsidR="008A6852" w:rsidRPr="007025F9" w:rsidDel="00A038FE">
                <w:rPr>
                  <w:color w:val="000000"/>
                </w:rPr>
                <w:delText>n</w:delText>
              </w:r>
            </w:del>
            <w:r w:rsidR="008A6852" w:rsidRPr="007025F9">
              <w:rPr>
                <w:color w:val="000000"/>
              </w:rPr>
              <w:t>. Crayfish (crawdads)</w:t>
            </w:r>
          </w:p>
        </w:tc>
        <w:tc>
          <w:tcPr>
            <w:tcW w:w="3240" w:type="dxa"/>
            <w:vAlign w:val="center"/>
          </w:tcPr>
          <w:p w14:paraId="717CBEF8" w14:textId="77777777" w:rsidR="008A6852" w:rsidRPr="007025F9" w:rsidRDefault="008A6852" w:rsidP="007025F9">
            <w:pPr>
              <w:spacing w:line="276" w:lineRule="auto"/>
              <w:rPr>
                <w:b w:val="0"/>
                <w:bCs w:val="0"/>
                <w:color w:val="000000"/>
              </w:rPr>
            </w:pPr>
            <w:r w:rsidRPr="007025F9">
              <w:rPr>
                <w:b w:val="0"/>
                <w:bCs w:val="0"/>
                <w:color w:val="000000"/>
              </w:rPr>
              <w:t>Unlimited</w:t>
            </w:r>
          </w:p>
        </w:tc>
        <w:tc>
          <w:tcPr>
            <w:tcW w:w="2880" w:type="dxa"/>
            <w:vAlign w:val="center"/>
          </w:tcPr>
          <w:p w14:paraId="59B7243B" w14:textId="77777777" w:rsidR="008A6852" w:rsidRPr="007025F9" w:rsidRDefault="008A6852" w:rsidP="007025F9">
            <w:pPr>
              <w:spacing w:line="276" w:lineRule="auto"/>
              <w:rPr>
                <w:b w:val="0"/>
                <w:bCs w:val="0"/>
                <w:color w:val="000000"/>
              </w:rPr>
            </w:pPr>
          </w:p>
        </w:tc>
      </w:tr>
      <w:tr w:rsidR="008A6852" w:rsidRPr="007025F9" w:rsidDel="00A038FE" w14:paraId="1805162B" w14:textId="0C04D450" w:rsidTr="00FC7498">
        <w:trPr>
          <w:del w:id="80" w:author="Hernandez, Hilary" w:date="2026-09-18T10:37:00Z"/>
        </w:trPr>
        <w:tc>
          <w:tcPr>
            <w:tcW w:w="3420" w:type="dxa"/>
            <w:vAlign w:val="center"/>
          </w:tcPr>
          <w:p w14:paraId="2FC2BBE4" w14:textId="0F66E9B6" w:rsidR="008A6852" w:rsidRPr="007025F9" w:rsidDel="00A038FE" w:rsidRDefault="008A6852" w:rsidP="007025F9">
            <w:pPr>
              <w:spacing w:line="276" w:lineRule="auto"/>
              <w:rPr>
                <w:del w:id="81" w:author="Hernandez, Hilary" w:date="2026-09-18T10:37:00Z" w16du:dateUtc="2026-09-18T16:37:00Z"/>
                <w:color w:val="000000"/>
              </w:rPr>
            </w:pPr>
            <w:del w:id="82" w:author="Hernandez, Hilary" w:date="2026-09-18T10:37:00Z" w16du:dateUtc="2026-09-18T16:37:00Z">
              <w:r w:rsidRPr="007025F9" w:rsidDel="00A038FE">
                <w:rPr>
                  <w:color w:val="000000"/>
                </w:rPr>
                <w:delText>o. Aquatic Tiger Salamander larvae (gilled form)</w:delText>
              </w:r>
            </w:del>
          </w:p>
        </w:tc>
        <w:tc>
          <w:tcPr>
            <w:tcW w:w="3240" w:type="dxa"/>
            <w:vAlign w:val="center"/>
          </w:tcPr>
          <w:p w14:paraId="5CAEF038" w14:textId="5070FEE4" w:rsidR="008A6852" w:rsidRPr="007025F9" w:rsidDel="00A038FE" w:rsidRDefault="008A6852" w:rsidP="007025F9">
            <w:pPr>
              <w:spacing w:line="276" w:lineRule="auto"/>
              <w:rPr>
                <w:del w:id="83" w:author="Hernandez, Hilary" w:date="2026-09-18T10:37:00Z" w16du:dateUtc="2026-09-18T16:37:00Z"/>
                <w:b w:val="0"/>
                <w:bCs w:val="0"/>
                <w:color w:val="000000"/>
              </w:rPr>
            </w:pPr>
            <w:del w:id="84" w:author="Hernandez, Hilary" w:date="2026-09-18T10:37:00Z" w16du:dateUtc="2026-09-18T16:37:00Z">
              <w:r w:rsidRPr="007025F9" w:rsidDel="00A038FE">
                <w:rPr>
                  <w:b w:val="0"/>
                  <w:bCs w:val="0"/>
                  <w:color w:val="000000"/>
                </w:rPr>
                <w:delText>50, less than 5 inches in length</w:delText>
              </w:r>
            </w:del>
          </w:p>
        </w:tc>
        <w:tc>
          <w:tcPr>
            <w:tcW w:w="2880" w:type="dxa"/>
            <w:vAlign w:val="center"/>
          </w:tcPr>
          <w:p w14:paraId="3E427EBE" w14:textId="19EF4A5F" w:rsidR="008A6852" w:rsidRPr="007025F9" w:rsidDel="00A038FE" w:rsidRDefault="008A6852" w:rsidP="007025F9">
            <w:pPr>
              <w:spacing w:line="276" w:lineRule="auto"/>
              <w:rPr>
                <w:del w:id="85" w:author="Hernandez, Hilary" w:date="2026-09-18T10:37:00Z" w16du:dateUtc="2026-09-18T16:37:00Z"/>
                <w:b w:val="0"/>
                <w:bCs w:val="0"/>
                <w:color w:val="000000"/>
              </w:rPr>
            </w:pPr>
          </w:p>
        </w:tc>
      </w:tr>
    </w:tbl>
    <w:p w14:paraId="16302C9E" w14:textId="77777777" w:rsidR="008A6852" w:rsidRPr="007025F9" w:rsidRDefault="008A6852" w:rsidP="007025F9">
      <w:pPr>
        <w:spacing w:line="276" w:lineRule="auto"/>
        <w:rPr>
          <w:b w:val="0"/>
          <w:bCs w:val="0"/>
          <w:color w:val="000000"/>
        </w:rPr>
      </w:pPr>
    </w:p>
    <w:p w14:paraId="512C5754" w14:textId="77777777" w:rsidR="008A6852" w:rsidRPr="007025F9" w:rsidRDefault="008A6852" w:rsidP="007025F9">
      <w:pPr>
        <w:spacing w:line="276" w:lineRule="auto"/>
        <w:ind w:left="1440" w:hanging="360"/>
        <w:rPr>
          <w:b w:val="0"/>
          <w:bCs w:val="0"/>
          <w:color w:val="000000"/>
        </w:rPr>
      </w:pPr>
    </w:p>
    <w:p w14:paraId="2D1F189E" w14:textId="77777777" w:rsidR="008A6852" w:rsidRPr="007025F9" w:rsidRDefault="008A6852" w:rsidP="007025F9">
      <w:pPr>
        <w:spacing w:line="276" w:lineRule="auto"/>
        <w:ind w:left="1440" w:hanging="360"/>
        <w:rPr>
          <w:b w:val="0"/>
          <w:bCs w:val="0"/>
          <w:color w:val="000000"/>
        </w:rPr>
      </w:pPr>
      <w:r w:rsidRPr="007025F9">
        <w:rPr>
          <w:color w:val="000000"/>
        </w:rPr>
        <w:t>2.</w:t>
      </w:r>
      <w:r w:rsidRPr="007025F9">
        <w:rPr>
          <w:b w:val="0"/>
          <w:bCs w:val="0"/>
          <w:color w:val="000000"/>
        </w:rPr>
        <w:tab/>
        <w:t>Any fish caught and placed on a stringer, in a container or in a live well, or not returned to the water immediately, will be counted as part of the established daily bag or possession limit.</w:t>
      </w:r>
      <w:r w:rsidR="00E56D5C" w:rsidRPr="007025F9">
        <w:rPr>
          <w:b w:val="0"/>
          <w:bCs w:val="0"/>
          <w:color w:val="000000"/>
        </w:rPr>
        <w:t xml:space="preserve"> </w:t>
      </w:r>
      <w:r w:rsidRPr="007025F9">
        <w:rPr>
          <w:b w:val="0"/>
          <w:bCs w:val="0"/>
          <w:color w:val="000000"/>
        </w:rPr>
        <w:t>Any fish taken and subsequently smoked, canned, frozen or otherwise preserved for consumption is considered part of the established possession limit until it is consumed.</w:t>
      </w:r>
    </w:p>
    <w:p w14:paraId="1D003CD8" w14:textId="77777777" w:rsidR="008A6852" w:rsidRPr="007025F9" w:rsidRDefault="008A6852" w:rsidP="007025F9">
      <w:pPr>
        <w:spacing w:line="276" w:lineRule="auto"/>
        <w:ind w:left="1440" w:hanging="360"/>
        <w:rPr>
          <w:b w:val="0"/>
          <w:bCs w:val="0"/>
          <w:color w:val="000000"/>
        </w:rPr>
      </w:pPr>
    </w:p>
    <w:p w14:paraId="606C0044" w14:textId="23A81F5D" w:rsidR="008A6852" w:rsidRPr="009A12DB" w:rsidRDefault="008A6852" w:rsidP="009A12DB">
      <w:pPr>
        <w:spacing w:after="240" w:line="276" w:lineRule="auto"/>
        <w:ind w:left="1440" w:hanging="360"/>
        <w:rPr>
          <w:b w:val="0"/>
          <w:bCs w:val="0"/>
          <w:color w:val="000000"/>
        </w:rPr>
      </w:pPr>
      <w:r w:rsidRPr="007025F9">
        <w:rPr>
          <w:color w:val="000000"/>
        </w:rPr>
        <w:t>3.</w:t>
      </w:r>
      <w:r w:rsidRPr="007025F9">
        <w:rPr>
          <w:color w:val="000000"/>
        </w:rPr>
        <w:tab/>
      </w:r>
      <w:r w:rsidRPr="007025F9">
        <w:rPr>
          <w:b w:val="0"/>
          <w:bCs w:val="0"/>
          <w:color w:val="000000"/>
        </w:rPr>
        <w:t xml:space="preserve">There are no daily bag or possession limits for game species not specifically listed. </w:t>
      </w:r>
    </w:p>
    <w:p w14:paraId="2A53194E" w14:textId="77777777" w:rsidR="0056348C" w:rsidRPr="007025F9" w:rsidRDefault="0056348C" w:rsidP="009A12DB">
      <w:pPr>
        <w:pStyle w:val="Heading2"/>
      </w:pPr>
      <w:bookmarkStart w:id="86" w:name="ArticleII"/>
      <w:bookmarkStart w:id="87" w:name="_Toc194484091"/>
      <w:bookmarkEnd w:id="86"/>
      <w:r w:rsidRPr="007025F9">
        <w:t xml:space="preserve">ARTICLE II </w:t>
      </w:r>
      <w:r w:rsidRPr="007025F9">
        <w:noBreakHyphen/>
        <w:t xml:space="preserve"> SPECIAL REGULATION WATERS</w:t>
      </w:r>
      <w:bookmarkEnd w:id="87"/>
    </w:p>
    <w:p w14:paraId="50FE8EB1" w14:textId="77777777" w:rsidR="0056348C" w:rsidRPr="007025F9" w:rsidRDefault="0056348C" w:rsidP="007025F9">
      <w:pPr>
        <w:spacing w:line="276" w:lineRule="auto"/>
        <w:rPr>
          <w:color w:val="000000"/>
        </w:rPr>
      </w:pPr>
    </w:p>
    <w:p w14:paraId="50B4EF78" w14:textId="77777777" w:rsidR="0056348C" w:rsidRPr="007025F9" w:rsidRDefault="0056348C" w:rsidP="009A12DB">
      <w:pPr>
        <w:pStyle w:val="Heading3"/>
      </w:pPr>
      <w:bookmarkStart w:id="88" w:name="a108"/>
      <w:bookmarkStart w:id="89" w:name="_Toc500837941"/>
      <w:bookmarkStart w:id="90" w:name="_Toc194484092"/>
      <w:bookmarkEnd w:id="88"/>
      <w:r w:rsidRPr="007025F9">
        <w:t>#108 – Special Daily Bag and Possession Limits, Size Restrictions, and Other Water-Specific Provisions</w:t>
      </w:r>
      <w:bookmarkEnd w:id="89"/>
      <w:bookmarkEnd w:id="90"/>
    </w:p>
    <w:p w14:paraId="4853C043" w14:textId="77777777" w:rsidR="0056348C" w:rsidRPr="007025F9" w:rsidRDefault="0056348C" w:rsidP="007025F9">
      <w:pPr>
        <w:spacing w:line="276" w:lineRule="auto"/>
        <w:rPr>
          <w:color w:val="000000"/>
        </w:rPr>
      </w:pPr>
    </w:p>
    <w:p w14:paraId="500392DF" w14:textId="77777777" w:rsidR="0056348C" w:rsidRPr="007025F9" w:rsidRDefault="0056348C" w:rsidP="007025F9">
      <w:pPr>
        <w:pStyle w:val="ListParagraph"/>
        <w:numPr>
          <w:ilvl w:val="0"/>
          <w:numId w:val="90"/>
        </w:numPr>
        <w:spacing w:line="276" w:lineRule="auto"/>
        <w:rPr>
          <w:b w:val="0"/>
          <w:bCs w:val="0"/>
          <w:color w:val="000000"/>
        </w:rPr>
      </w:pPr>
      <w:r w:rsidRPr="007025F9">
        <w:rPr>
          <w:b w:val="0"/>
          <w:bCs w:val="0"/>
          <w:color w:val="000000"/>
        </w:rPr>
        <w:t>Various cutthroat waters, specifically those considered Cutthroat Conservation and Recreation waters, are protected throughout the state as listed below.</w:t>
      </w:r>
      <w:r w:rsidR="00E56D5C" w:rsidRPr="007025F9">
        <w:rPr>
          <w:b w:val="0"/>
          <w:bCs w:val="0"/>
          <w:color w:val="000000"/>
        </w:rPr>
        <w:t xml:space="preserve"> </w:t>
      </w:r>
      <w:r w:rsidRPr="007025F9">
        <w:rPr>
          <w:b w:val="0"/>
          <w:bCs w:val="0"/>
          <w:color w:val="000000"/>
        </w:rPr>
        <w:t>In those waters:</w:t>
      </w:r>
    </w:p>
    <w:p w14:paraId="34264842" w14:textId="77777777" w:rsidR="0056348C" w:rsidRPr="007025F9" w:rsidRDefault="0056348C" w:rsidP="007025F9">
      <w:pPr>
        <w:spacing w:line="276" w:lineRule="auto"/>
        <w:ind w:left="1080" w:hanging="360"/>
        <w:rPr>
          <w:b w:val="0"/>
          <w:bCs w:val="0"/>
          <w:color w:val="000000"/>
        </w:rPr>
      </w:pPr>
    </w:p>
    <w:p w14:paraId="3BAEDE40" w14:textId="77777777" w:rsidR="0056348C" w:rsidRPr="007025F9" w:rsidRDefault="0056348C" w:rsidP="007025F9">
      <w:pPr>
        <w:pStyle w:val="ListParagraph"/>
        <w:numPr>
          <w:ilvl w:val="1"/>
          <w:numId w:val="90"/>
        </w:numPr>
        <w:spacing w:line="276" w:lineRule="auto"/>
        <w:ind w:left="1440"/>
        <w:rPr>
          <w:b w:val="0"/>
          <w:bCs w:val="0"/>
          <w:color w:val="000000"/>
        </w:rPr>
      </w:pPr>
      <w:r w:rsidRPr="007025F9">
        <w:rPr>
          <w:b w:val="0"/>
          <w:bCs w:val="0"/>
          <w:color w:val="000000"/>
        </w:rPr>
        <w:t>Fishing is by artificial flies and lures only. All cutthroat trout must be returned to the water immediately upon catch.</w:t>
      </w:r>
      <w:r w:rsidR="00E56D5C" w:rsidRPr="007025F9">
        <w:rPr>
          <w:b w:val="0"/>
          <w:bCs w:val="0"/>
          <w:color w:val="000000"/>
        </w:rPr>
        <w:t xml:space="preserve"> </w:t>
      </w:r>
    </w:p>
    <w:p w14:paraId="3E9101A9" w14:textId="77777777" w:rsidR="0056348C" w:rsidRPr="007025F9" w:rsidRDefault="0056348C" w:rsidP="007025F9">
      <w:pPr>
        <w:spacing w:line="276" w:lineRule="auto"/>
        <w:ind w:left="1440" w:hanging="360"/>
        <w:rPr>
          <w:b w:val="0"/>
          <w:bCs w:val="0"/>
          <w:color w:val="000000"/>
        </w:rPr>
      </w:pPr>
    </w:p>
    <w:p w14:paraId="5BF98403" w14:textId="77777777" w:rsidR="0056348C" w:rsidRPr="007025F9" w:rsidRDefault="0056348C" w:rsidP="007025F9">
      <w:pPr>
        <w:spacing w:line="276" w:lineRule="auto"/>
        <w:ind w:left="1800" w:hanging="360"/>
        <w:rPr>
          <w:b w:val="0"/>
          <w:bCs w:val="0"/>
          <w:color w:val="000000"/>
        </w:rPr>
      </w:pPr>
      <w:r w:rsidRPr="007025F9">
        <w:rPr>
          <w:b w:val="0"/>
          <w:bCs w:val="0"/>
          <w:color w:val="000000"/>
        </w:rPr>
        <w:t>Note: This is to accommodate the growing number of cutthroat trout streams and lakes that are being included in conservation and recovery actions according to management plans.</w:t>
      </w:r>
    </w:p>
    <w:p w14:paraId="0E4A5C35" w14:textId="77777777" w:rsidR="0056348C" w:rsidRPr="007025F9" w:rsidRDefault="0056348C" w:rsidP="007025F9">
      <w:pPr>
        <w:spacing w:line="276" w:lineRule="auto"/>
        <w:ind w:left="1080" w:hanging="360"/>
        <w:rPr>
          <w:b w:val="0"/>
          <w:bCs w:val="0"/>
          <w:color w:val="000000"/>
        </w:rPr>
      </w:pPr>
    </w:p>
    <w:p w14:paraId="55C00D0F" w14:textId="77777777" w:rsidR="0056348C" w:rsidRPr="007025F9" w:rsidRDefault="0056348C" w:rsidP="007025F9">
      <w:pPr>
        <w:pStyle w:val="ListParagraph"/>
        <w:numPr>
          <w:ilvl w:val="0"/>
          <w:numId w:val="90"/>
        </w:numPr>
        <w:spacing w:line="276" w:lineRule="auto"/>
        <w:rPr>
          <w:b w:val="0"/>
          <w:bCs w:val="0"/>
          <w:color w:val="000000"/>
        </w:rPr>
      </w:pPr>
      <w:r w:rsidRPr="007025F9">
        <w:rPr>
          <w:b w:val="0"/>
          <w:bCs w:val="0"/>
          <w:color w:val="000000"/>
        </w:rPr>
        <w:t>In place of or in addition to regulations # 101, 103, 104, 105, 106, 107 (bag and possession limits, manner of take, fishing dates, fishing hours, special conditions and restrictions, or other fishing activities), and 108 A, the following regulations apply to the named waters:</w:t>
      </w:r>
    </w:p>
    <w:p w14:paraId="43C1CDF1" w14:textId="77777777" w:rsidR="0056348C" w:rsidRPr="007025F9" w:rsidRDefault="0056348C" w:rsidP="007025F9">
      <w:pPr>
        <w:spacing w:line="276" w:lineRule="auto"/>
        <w:rPr>
          <w:b w:val="0"/>
          <w:bCs w:val="0"/>
          <w:color w:val="000000"/>
        </w:rPr>
      </w:pPr>
    </w:p>
    <w:p w14:paraId="7D067A0D" w14:textId="77777777" w:rsidR="0056348C" w:rsidRPr="007025F9" w:rsidRDefault="0056348C" w:rsidP="007025F9">
      <w:pPr>
        <w:spacing w:line="276" w:lineRule="auto"/>
        <w:ind w:left="720"/>
      </w:pPr>
      <w:r w:rsidRPr="007025F9">
        <w:t>Note: Additional conditions and restrictions for state wildlife areas are found in Chapter 9</w:t>
      </w:r>
    </w:p>
    <w:p w14:paraId="7C854D50" w14:textId="77777777" w:rsidR="0056348C" w:rsidRPr="007025F9" w:rsidRDefault="0056348C" w:rsidP="007025F9">
      <w:pPr>
        <w:spacing w:line="276" w:lineRule="auto"/>
        <w:ind w:left="720"/>
      </w:pPr>
    </w:p>
    <w:p w14:paraId="3CA95BC1"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Abrams Creek - Eagle County</w:t>
      </w:r>
    </w:p>
    <w:p w14:paraId="4831DF84" w14:textId="77777777" w:rsidR="008378AC" w:rsidRPr="007025F9" w:rsidRDefault="008378AC" w:rsidP="007025F9">
      <w:pPr>
        <w:spacing w:line="276" w:lineRule="auto"/>
        <w:rPr>
          <w:color w:val="000000"/>
        </w:rPr>
      </w:pPr>
    </w:p>
    <w:p w14:paraId="3C58B414" w14:textId="77777777" w:rsidR="008378AC" w:rsidRPr="007025F9" w:rsidRDefault="008378AC" w:rsidP="007025F9">
      <w:pPr>
        <w:numPr>
          <w:ilvl w:val="0"/>
          <w:numId w:val="3"/>
        </w:numPr>
        <w:tabs>
          <w:tab w:val="left" w:pos="720"/>
        </w:tabs>
        <w:spacing w:line="276" w:lineRule="auto"/>
        <w:rPr>
          <w:color w:val="000000"/>
        </w:rPr>
      </w:pPr>
      <w:r w:rsidRPr="007025F9">
        <w:rPr>
          <w:b w:val="0"/>
          <w:color w:val="000000"/>
        </w:rPr>
        <w:t>Fishing is by artificial flies and lures only.</w:t>
      </w:r>
    </w:p>
    <w:p w14:paraId="32013709" w14:textId="77777777" w:rsidR="008378AC" w:rsidRPr="007025F9" w:rsidRDefault="008378AC" w:rsidP="007025F9">
      <w:pPr>
        <w:numPr>
          <w:ilvl w:val="0"/>
          <w:numId w:val="3"/>
        </w:numPr>
        <w:tabs>
          <w:tab w:val="left" w:pos="720"/>
        </w:tabs>
        <w:spacing w:line="276" w:lineRule="auto"/>
        <w:rPr>
          <w:b w:val="0"/>
          <w:bCs w:val="0"/>
        </w:rPr>
      </w:pPr>
      <w:r w:rsidRPr="007025F9">
        <w:rPr>
          <w:b w:val="0"/>
          <w:color w:val="000000"/>
        </w:rPr>
        <w:t>All cutthroat trout must be returned to the water immediately upon catch.</w:t>
      </w:r>
    </w:p>
    <w:p w14:paraId="73A930F4" w14:textId="77777777" w:rsidR="008378AC" w:rsidRPr="007025F9" w:rsidRDefault="008378AC" w:rsidP="007025F9">
      <w:pPr>
        <w:spacing w:line="276" w:lineRule="auto"/>
        <w:rPr>
          <w:color w:val="000000"/>
        </w:rPr>
      </w:pPr>
    </w:p>
    <w:p w14:paraId="3CC7F4EE"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Adams County Fairgrounds Lakes (Public Works and Mann-Nyholt </w:t>
      </w:r>
      <w:proofErr w:type="gramStart"/>
      <w:r w:rsidRPr="007025F9">
        <w:rPr>
          <w:u w:val="single"/>
        </w:rPr>
        <w:t xml:space="preserve">Lakes) </w:t>
      </w:r>
      <w:r w:rsidRPr="007025F9">
        <w:rPr>
          <w:u w:val="single"/>
        </w:rPr>
        <w:noBreakHyphen/>
      </w:r>
      <w:proofErr w:type="gramEnd"/>
      <w:r w:rsidRPr="007025F9">
        <w:rPr>
          <w:u w:val="single"/>
        </w:rPr>
        <w:t xml:space="preserve"> Adams County</w:t>
      </w:r>
    </w:p>
    <w:p w14:paraId="5E0C24B4" w14:textId="77777777" w:rsidR="008378AC" w:rsidRPr="007025F9" w:rsidRDefault="008378AC" w:rsidP="007025F9">
      <w:pPr>
        <w:spacing w:line="276" w:lineRule="auto"/>
        <w:rPr>
          <w:color w:val="000000"/>
        </w:rPr>
      </w:pPr>
    </w:p>
    <w:p w14:paraId="12E8E9D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0C602F95" w14:textId="77777777" w:rsidR="008378AC" w:rsidRPr="007025F9" w:rsidRDefault="008378AC" w:rsidP="007025F9">
      <w:pPr>
        <w:spacing w:line="276" w:lineRule="auto"/>
        <w:rPr>
          <w:color w:val="000000"/>
        </w:rPr>
      </w:pPr>
    </w:p>
    <w:p w14:paraId="610E235F"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Adobe Creek Reservoir (Blue </w:t>
      </w:r>
      <w:proofErr w:type="gramStart"/>
      <w:r w:rsidRPr="007025F9">
        <w:rPr>
          <w:u w:val="single"/>
        </w:rPr>
        <w:t xml:space="preserve">Lake) </w:t>
      </w:r>
      <w:r w:rsidRPr="007025F9">
        <w:rPr>
          <w:u w:val="single"/>
        </w:rPr>
        <w:noBreakHyphen/>
      </w:r>
      <w:proofErr w:type="gramEnd"/>
      <w:r w:rsidRPr="007025F9">
        <w:rPr>
          <w:u w:val="single"/>
        </w:rPr>
        <w:t xml:space="preserve"> Bent and Kiowa Counties</w:t>
      </w:r>
    </w:p>
    <w:p w14:paraId="766FCED9" w14:textId="77777777" w:rsidR="008378AC" w:rsidRPr="007025F9" w:rsidRDefault="008378AC" w:rsidP="007025F9">
      <w:pPr>
        <w:spacing w:line="276" w:lineRule="auto"/>
        <w:rPr>
          <w:color w:val="000000"/>
        </w:rPr>
      </w:pPr>
    </w:p>
    <w:p w14:paraId="3A5F44C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Trotlines and jugs are permitted.</w:t>
      </w:r>
    </w:p>
    <w:p w14:paraId="73DE8080" w14:textId="77777777" w:rsidR="008378AC" w:rsidRPr="007025F9" w:rsidRDefault="008378AC" w:rsidP="007025F9">
      <w:pPr>
        <w:spacing w:line="276" w:lineRule="auto"/>
        <w:rPr>
          <w:color w:val="000000"/>
        </w:rPr>
      </w:pPr>
    </w:p>
    <w:p w14:paraId="39F49228"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lastRenderedPageBreak/>
        <w:t xml:space="preserve">Agnes Lakes (Upper and Lower </w:t>
      </w:r>
      <w:proofErr w:type="gramStart"/>
      <w:r w:rsidRPr="007025F9">
        <w:rPr>
          <w:u w:val="single"/>
        </w:rPr>
        <w:t xml:space="preserve">Lakes) </w:t>
      </w:r>
      <w:r w:rsidRPr="007025F9">
        <w:rPr>
          <w:u w:val="single"/>
        </w:rPr>
        <w:noBreakHyphen/>
      </w:r>
      <w:proofErr w:type="gramEnd"/>
      <w:r w:rsidRPr="007025F9">
        <w:rPr>
          <w:u w:val="single"/>
        </w:rPr>
        <w:t xml:space="preserve"> Jackson County</w:t>
      </w:r>
    </w:p>
    <w:p w14:paraId="7697D27C" w14:textId="77777777" w:rsidR="008378AC" w:rsidRPr="007025F9" w:rsidRDefault="008378AC" w:rsidP="007025F9">
      <w:pPr>
        <w:spacing w:line="276" w:lineRule="auto"/>
        <w:rPr>
          <w:color w:val="000000"/>
        </w:rPr>
      </w:pPr>
    </w:p>
    <w:p w14:paraId="3972C39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02C6BBC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two fish.</w:t>
      </w:r>
    </w:p>
    <w:p w14:paraId="1D1F3437" w14:textId="77777777" w:rsidR="008378AC" w:rsidRPr="007025F9" w:rsidRDefault="008378AC" w:rsidP="007025F9">
      <w:pPr>
        <w:spacing w:line="276" w:lineRule="auto"/>
        <w:rPr>
          <w:color w:val="000000"/>
        </w:rPr>
      </w:pPr>
    </w:p>
    <w:p w14:paraId="5122D0D0"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Akron City Lake - Washington County</w:t>
      </w:r>
    </w:p>
    <w:p w14:paraId="3FB19A33" w14:textId="77777777" w:rsidR="008378AC" w:rsidRPr="007025F9" w:rsidRDefault="008378AC" w:rsidP="007025F9">
      <w:pPr>
        <w:spacing w:line="276" w:lineRule="auto"/>
        <w:rPr>
          <w:color w:val="000000"/>
        </w:rPr>
      </w:pPr>
    </w:p>
    <w:p w14:paraId="1B7559D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00035EC0" w14:textId="77777777" w:rsidR="008378AC" w:rsidRPr="007025F9" w:rsidRDefault="008378AC" w:rsidP="007025F9">
      <w:pPr>
        <w:spacing w:line="276" w:lineRule="auto"/>
        <w:rPr>
          <w:color w:val="000000"/>
        </w:rPr>
      </w:pPr>
    </w:p>
    <w:p w14:paraId="1C56AB97"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Alberta Park Reservoir - Mineral County</w:t>
      </w:r>
    </w:p>
    <w:p w14:paraId="44019068" w14:textId="77777777" w:rsidR="008378AC" w:rsidRPr="007025F9" w:rsidRDefault="008378AC" w:rsidP="007025F9">
      <w:pPr>
        <w:spacing w:line="276" w:lineRule="auto"/>
        <w:rPr>
          <w:color w:val="000000"/>
        </w:rPr>
      </w:pPr>
    </w:p>
    <w:p w14:paraId="0B0DB133" w14:textId="77777777" w:rsidR="008378AC" w:rsidRPr="007025F9" w:rsidRDefault="008378AC" w:rsidP="007025F9">
      <w:pPr>
        <w:pStyle w:val="ListParagraph"/>
        <w:numPr>
          <w:ilvl w:val="1"/>
          <w:numId w:val="55"/>
        </w:numPr>
        <w:tabs>
          <w:tab w:val="left" w:pos="720"/>
        </w:tabs>
        <w:spacing w:line="276" w:lineRule="auto"/>
        <w:ind w:left="2160"/>
        <w:rPr>
          <w:b w:val="0"/>
          <w:color w:val="000000"/>
        </w:rPr>
      </w:pPr>
      <w:r w:rsidRPr="007025F9">
        <w:rPr>
          <w:b w:val="0"/>
          <w:color w:val="000000"/>
        </w:rPr>
        <w:t>Fishing is by artificial flies and lures only.</w:t>
      </w:r>
    </w:p>
    <w:p w14:paraId="2753B15E" w14:textId="77777777" w:rsidR="008378AC" w:rsidRPr="007025F9" w:rsidRDefault="008378AC" w:rsidP="007025F9">
      <w:pPr>
        <w:pStyle w:val="ListParagraph"/>
        <w:numPr>
          <w:ilvl w:val="1"/>
          <w:numId w:val="55"/>
        </w:numPr>
        <w:spacing w:line="276" w:lineRule="auto"/>
        <w:ind w:left="2160"/>
        <w:rPr>
          <w:b w:val="0"/>
        </w:rPr>
      </w:pPr>
      <w:r w:rsidRPr="007025F9">
        <w:rPr>
          <w:b w:val="0"/>
        </w:rPr>
        <w:t>The bag and possession limit for trout is two fish.</w:t>
      </w:r>
    </w:p>
    <w:p w14:paraId="50C833B2" w14:textId="77777777" w:rsidR="008378AC" w:rsidRPr="007025F9" w:rsidRDefault="008378AC" w:rsidP="007025F9">
      <w:pPr>
        <w:spacing w:line="276" w:lineRule="auto"/>
        <w:ind w:left="2160" w:hanging="360"/>
        <w:rPr>
          <w:b w:val="0"/>
          <w:bCs w:val="0"/>
          <w:color w:val="000000"/>
        </w:rPr>
      </w:pPr>
    </w:p>
    <w:p w14:paraId="2B74179F"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American Lakes (Snow and Michigan Lakes) - Jackson County.</w:t>
      </w:r>
    </w:p>
    <w:p w14:paraId="1FBAEE14" w14:textId="77777777" w:rsidR="008378AC" w:rsidRPr="007025F9" w:rsidRDefault="008378AC" w:rsidP="007025F9">
      <w:pPr>
        <w:spacing w:line="276" w:lineRule="auto"/>
        <w:rPr>
          <w:color w:val="000000"/>
        </w:rPr>
      </w:pPr>
    </w:p>
    <w:p w14:paraId="614C3B66" w14:textId="77777777" w:rsidR="008378AC" w:rsidRPr="007025F9" w:rsidRDefault="008378AC" w:rsidP="007025F9">
      <w:pPr>
        <w:numPr>
          <w:ilvl w:val="1"/>
          <w:numId w:val="1"/>
        </w:numPr>
        <w:tabs>
          <w:tab w:val="clear" w:pos="1440"/>
          <w:tab w:val="left" w:pos="720"/>
        </w:tabs>
        <w:spacing w:line="276" w:lineRule="auto"/>
        <w:ind w:left="2160"/>
        <w:rPr>
          <w:b w:val="0"/>
          <w:bCs w:val="0"/>
        </w:rPr>
      </w:pPr>
      <w:r w:rsidRPr="007025F9">
        <w:rPr>
          <w:b w:val="0"/>
          <w:bCs w:val="0"/>
        </w:rPr>
        <w:t>Fishing is by artificial flies and lures only.</w:t>
      </w:r>
    </w:p>
    <w:p w14:paraId="448F927E" w14:textId="77777777" w:rsidR="008378AC" w:rsidRPr="007025F9" w:rsidRDefault="008378AC" w:rsidP="007025F9">
      <w:pPr>
        <w:numPr>
          <w:ilvl w:val="1"/>
          <w:numId w:val="1"/>
        </w:numPr>
        <w:tabs>
          <w:tab w:val="clear" w:pos="1440"/>
          <w:tab w:val="left" w:pos="720"/>
        </w:tabs>
        <w:spacing w:line="276" w:lineRule="auto"/>
        <w:ind w:left="2160"/>
        <w:rPr>
          <w:b w:val="0"/>
          <w:bCs w:val="0"/>
        </w:rPr>
      </w:pPr>
      <w:r w:rsidRPr="007025F9">
        <w:rPr>
          <w:b w:val="0"/>
          <w:bCs w:val="0"/>
        </w:rPr>
        <w:t>The bag and possession limit for trout is two fish.</w:t>
      </w:r>
    </w:p>
    <w:p w14:paraId="52F3CED4" w14:textId="77777777" w:rsidR="008378AC" w:rsidRPr="007025F9" w:rsidRDefault="008378AC" w:rsidP="007025F9">
      <w:pPr>
        <w:spacing w:line="276" w:lineRule="auto"/>
        <w:rPr>
          <w:color w:val="000000"/>
        </w:rPr>
      </w:pPr>
    </w:p>
    <w:p w14:paraId="6E5279CC" w14:textId="77777777" w:rsidR="008378AC" w:rsidRPr="007025F9" w:rsidRDefault="008378AC" w:rsidP="007025F9">
      <w:pPr>
        <w:numPr>
          <w:ilvl w:val="0"/>
          <w:numId w:val="55"/>
        </w:numPr>
        <w:tabs>
          <w:tab w:val="left" w:pos="1080"/>
          <w:tab w:val="left" w:pos="1800"/>
        </w:tabs>
        <w:spacing w:line="276" w:lineRule="auto"/>
        <w:ind w:hanging="720"/>
        <w:rPr>
          <w:color w:val="000000"/>
          <w:u w:val="single"/>
        </w:rPr>
      </w:pPr>
      <w:r w:rsidRPr="007025F9">
        <w:rPr>
          <w:color w:val="000000"/>
          <w:u w:val="single"/>
        </w:rPr>
        <w:t xml:space="preserve">Animas River - La Plata County </w:t>
      </w:r>
    </w:p>
    <w:p w14:paraId="6D177EB1" w14:textId="77777777" w:rsidR="008378AC" w:rsidRPr="007025F9" w:rsidRDefault="008378AC" w:rsidP="007025F9">
      <w:pPr>
        <w:spacing w:line="276" w:lineRule="auto"/>
        <w:rPr>
          <w:color w:val="000000"/>
        </w:rPr>
      </w:pPr>
    </w:p>
    <w:p w14:paraId="3964489C"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color w:val="000000"/>
        </w:rPr>
        <w:t>From the confluence with Lightner Creek to the Rivera Crossing Bridge:</w:t>
      </w:r>
    </w:p>
    <w:p w14:paraId="57424955"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250438B8"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and minimum size for trout is two fish, 16 inches in length.</w:t>
      </w:r>
    </w:p>
    <w:p w14:paraId="2E00A17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with Hermosa Creek downstream to the state line:</w:t>
      </w:r>
    </w:p>
    <w:p w14:paraId="693F3C0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There is no bag or possession limit for channel catfish, largemouth bass, smallmouth bass, northern pike, walleye, green sunfish, bluegill, bullhead, yellow perch or crappie.</w:t>
      </w:r>
    </w:p>
    <w:p w14:paraId="39EEC4AA" w14:textId="77777777" w:rsidR="008378AC" w:rsidRPr="007025F9" w:rsidRDefault="008378AC" w:rsidP="007025F9">
      <w:pPr>
        <w:tabs>
          <w:tab w:val="left" w:pos="810"/>
        </w:tabs>
        <w:spacing w:line="276" w:lineRule="auto"/>
        <w:ind w:left="2520" w:hanging="360"/>
        <w:rPr>
          <w:b w:val="0"/>
          <w:bCs w:val="0"/>
          <w:color w:val="000000"/>
        </w:rPr>
      </w:pPr>
    </w:p>
    <w:p w14:paraId="17FB8BB8"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Antelope Creek, West - Gunnison County</w:t>
      </w:r>
    </w:p>
    <w:p w14:paraId="282BE325" w14:textId="77777777" w:rsidR="008378AC" w:rsidRPr="007025F9" w:rsidRDefault="008378AC" w:rsidP="007025F9">
      <w:pPr>
        <w:spacing w:line="276" w:lineRule="auto"/>
        <w:rPr>
          <w:color w:val="000000"/>
        </w:rPr>
      </w:pPr>
    </w:p>
    <w:p w14:paraId="36B5B8FD" w14:textId="77777777" w:rsidR="008378AC" w:rsidRPr="007025F9" w:rsidRDefault="008378AC" w:rsidP="007025F9">
      <w:pPr>
        <w:numPr>
          <w:ilvl w:val="0"/>
          <w:numId w:val="4"/>
        </w:numPr>
        <w:tabs>
          <w:tab w:val="left" w:pos="720"/>
        </w:tabs>
        <w:spacing w:line="276" w:lineRule="auto"/>
        <w:rPr>
          <w:color w:val="000000"/>
        </w:rPr>
      </w:pPr>
      <w:r w:rsidRPr="007025F9">
        <w:rPr>
          <w:b w:val="0"/>
          <w:color w:val="000000"/>
        </w:rPr>
        <w:t>Fishing is by artificial flies and lures only.</w:t>
      </w:r>
    </w:p>
    <w:p w14:paraId="7486A4BD" w14:textId="77777777" w:rsidR="008378AC" w:rsidRPr="007025F9" w:rsidRDefault="008378AC" w:rsidP="007025F9">
      <w:pPr>
        <w:numPr>
          <w:ilvl w:val="0"/>
          <w:numId w:val="4"/>
        </w:numPr>
        <w:tabs>
          <w:tab w:val="left" w:pos="720"/>
        </w:tabs>
        <w:spacing w:line="276" w:lineRule="auto"/>
        <w:rPr>
          <w:b w:val="0"/>
          <w:bCs w:val="0"/>
        </w:rPr>
      </w:pPr>
      <w:r w:rsidRPr="007025F9">
        <w:rPr>
          <w:b w:val="0"/>
          <w:color w:val="000000"/>
        </w:rPr>
        <w:t>All cutthroat trout must be returned to the water immediately upon catch.</w:t>
      </w:r>
    </w:p>
    <w:p w14:paraId="6C6AD6E6" w14:textId="77777777" w:rsidR="008378AC" w:rsidRPr="007025F9" w:rsidRDefault="008378AC" w:rsidP="007025F9">
      <w:pPr>
        <w:tabs>
          <w:tab w:val="left" w:pos="720"/>
        </w:tabs>
        <w:spacing w:line="276" w:lineRule="auto"/>
        <w:ind w:left="2160" w:hanging="360"/>
        <w:rPr>
          <w:b w:val="0"/>
          <w:bCs w:val="0"/>
        </w:rPr>
      </w:pPr>
    </w:p>
    <w:p w14:paraId="59C339A7"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Antero Reservoir </w:t>
      </w:r>
      <w:r w:rsidRPr="007025F9">
        <w:rPr>
          <w:u w:val="single"/>
        </w:rPr>
        <w:noBreakHyphen/>
        <w:t xml:space="preserve"> Park County</w:t>
      </w:r>
    </w:p>
    <w:p w14:paraId="31879E80" w14:textId="77777777" w:rsidR="008378AC" w:rsidRPr="007025F9" w:rsidRDefault="008378AC" w:rsidP="007025F9">
      <w:pPr>
        <w:spacing w:line="276" w:lineRule="auto"/>
        <w:rPr>
          <w:color w:val="000000"/>
        </w:rPr>
      </w:pPr>
    </w:p>
    <w:p w14:paraId="3AD85E6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Ice fishing shelters must be portable.</w:t>
      </w:r>
    </w:p>
    <w:p w14:paraId="19A98CD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two fish.</w:t>
      </w:r>
    </w:p>
    <w:p w14:paraId="188C4F79" w14:textId="77777777" w:rsidR="008378AC" w:rsidRPr="007025F9" w:rsidRDefault="008378AC" w:rsidP="007025F9">
      <w:pPr>
        <w:tabs>
          <w:tab w:val="left" w:pos="720"/>
        </w:tabs>
        <w:spacing w:line="276" w:lineRule="auto"/>
        <w:ind w:left="2160" w:hanging="360"/>
        <w:rPr>
          <w:b w:val="0"/>
          <w:bCs w:val="0"/>
        </w:rPr>
      </w:pPr>
    </w:p>
    <w:p w14:paraId="59D1A01C"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Anthracite Creek, North Fork - Gunnison County </w:t>
      </w:r>
    </w:p>
    <w:p w14:paraId="59F83321" w14:textId="77777777" w:rsidR="008378AC" w:rsidRPr="007025F9" w:rsidRDefault="008378AC" w:rsidP="007025F9">
      <w:pPr>
        <w:tabs>
          <w:tab w:val="left" w:pos="1800"/>
        </w:tabs>
        <w:spacing w:line="276" w:lineRule="auto"/>
        <w:ind w:left="1800"/>
        <w:rPr>
          <w:u w:val="single"/>
        </w:rPr>
      </w:pPr>
    </w:p>
    <w:p w14:paraId="21CE547A" w14:textId="77777777" w:rsidR="008378AC" w:rsidRPr="007025F9" w:rsidRDefault="008378AC" w:rsidP="007025F9">
      <w:pPr>
        <w:pStyle w:val="ListParagraph"/>
        <w:numPr>
          <w:ilvl w:val="1"/>
          <w:numId w:val="55"/>
        </w:numPr>
        <w:tabs>
          <w:tab w:val="left" w:pos="1800"/>
        </w:tabs>
        <w:spacing w:line="276" w:lineRule="auto"/>
        <w:ind w:left="2160"/>
        <w:rPr>
          <w:b w:val="0"/>
        </w:rPr>
      </w:pPr>
      <w:r w:rsidRPr="007025F9">
        <w:rPr>
          <w:b w:val="0"/>
        </w:rPr>
        <w:t>From the headwaters downstream to the confluence with Hell Creek:</w:t>
      </w:r>
    </w:p>
    <w:p w14:paraId="038B9DD9" w14:textId="77777777" w:rsidR="008378AC" w:rsidRPr="007025F9" w:rsidRDefault="008378AC" w:rsidP="007025F9">
      <w:pPr>
        <w:pStyle w:val="ListParagraph"/>
        <w:numPr>
          <w:ilvl w:val="0"/>
          <w:numId w:val="59"/>
        </w:numPr>
        <w:tabs>
          <w:tab w:val="left" w:pos="1800"/>
        </w:tabs>
        <w:spacing w:line="276" w:lineRule="auto"/>
        <w:rPr>
          <w:b w:val="0"/>
          <w:u w:val="single"/>
        </w:rPr>
      </w:pPr>
      <w:r w:rsidRPr="007025F9">
        <w:rPr>
          <w:b w:val="0"/>
        </w:rPr>
        <w:t xml:space="preserve">Fishing is by artificial flies and lures only. </w:t>
      </w:r>
    </w:p>
    <w:p w14:paraId="1E3332ED" w14:textId="77777777" w:rsidR="008378AC" w:rsidRPr="007025F9" w:rsidRDefault="008378AC" w:rsidP="007025F9">
      <w:pPr>
        <w:pStyle w:val="ListParagraph"/>
        <w:numPr>
          <w:ilvl w:val="0"/>
          <w:numId w:val="59"/>
        </w:numPr>
        <w:tabs>
          <w:tab w:val="left" w:pos="1800"/>
        </w:tabs>
        <w:spacing w:line="276" w:lineRule="auto"/>
        <w:rPr>
          <w:b w:val="0"/>
          <w:u w:val="single"/>
        </w:rPr>
      </w:pPr>
      <w:r w:rsidRPr="007025F9">
        <w:rPr>
          <w:b w:val="0"/>
        </w:rPr>
        <w:t xml:space="preserve">All cutthroat trout must be returned to the water immediately upon catch. </w:t>
      </w:r>
    </w:p>
    <w:p w14:paraId="2D355E34" w14:textId="77777777" w:rsidR="008378AC" w:rsidRPr="007025F9" w:rsidRDefault="008378AC" w:rsidP="007025F9">
      <w:pPr>
        <w:pStyle w:val="ListParagraph"/>
        <w:tabs>
          <w:tab w:val="left" w:pos="1800"/>
        </w:tabs>
        <w:spacing w:line="276" w:lineRule="auto"/>
        <w:ind w:left="2880"/>
        <w:rPr>
          <w:u w:val="single"/>
        </w:rPr>
      </w:pPr>
    </w:p>
    <w:p w14:paraId="736BBBE4"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Apache Creek, North and South Forks - Huerfano County</w:t>
      </w:r>
    </w:p>
    <w:p w14:paraId="07141337" w14:textId="77777777" w:rsidR="008378AC" w:rsidRPr="007025F9" w:rsidRDefault="008378AC" w:rsidP="007025F9">
      <w:pPr>
        <w:spacing w:line="276" w:lineRule="auto"/>
        <w:rPr>
          <w:color w:val="000000"/>
        </w:rPr>
      </w:pPr>
    </w:p>
    <w:p w14:paraId="2831E25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USFS boundary:</w:t>
      </w:r>
    </w:p>
    <w:p w14:paraId="1CC5411B"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prohibited.</w:t>
      </w:r>
    </w:p>
    <w:p w14:paraId="565F7B4E" w14:textId="77777777" w:rsidR="008378AC" w:rsidRPr="007025F9" w:rsidRDefault="008378AC" w:rsidP="007025F9">
      <w:pPr>
        <w:spacing w:line="276" w:lineRule="auto"/>
        <w:rPr>
          <w:color w:val="000000"/>
        </w:rPr>
      </w:pPr>
    </w:p>
    <w:p w14:paraId="280A38A7"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Arapahoe Bend Natural Area (Bass, Beaver, Cormorant, and Snapper Ponds) - Larimer County</w:t>
      </w:r>
    </w:p>
    <w:p w14:paraId="2B2C25ED" w14:textId="77777777" w:rsidR="008378AC" w:rsidRPr="007025F9" w:rsidRDefault="008378AC" w:rsidP="007025F9">
      <w:pPr>
        <w:tabs>
          <w:tab w:val="left" w:pos="1080"/>
          <w:tab w:val="left" w:pos="1800"/>
        </w:tabs>
        <w:spacing w:line="276" w:lineRule="auto"/>
        <w:rPr>
          <w:color w:val="000000"/>
          <w:u w:val="single"/>
        </w:rPr>
      </w:pPr>
    </w:p>
    <w:p w14:paraId="57B7C4F8" w14:textId="3DF7C9DB" w:rsidR="008378AC" w:rsidRPr="007025F9" w:rsidRDefault="006549F2" w:rsidP="007025F9">
      <w:pPr>
        <w:pStyle w:val="ListParagraph"/>
        <w:numPr>
          <w:ilvl w:val="1"/>
          <w:numId w:val="55"/>
        </w:numPr>
        <w:spacing w:line="276" w:lineRule="auto"/>
        <w:ind w:left="2160"/>
        <w:rPr>
          <w:b w:val="0"/>
          <w:bCs w:val="0"/>
          <w:color w:val="000000"/>
        </w:rPr>
      </w:pPr>
      <w:ins w:id="91" w:author="Hernandez, Hilary" w:date="2026-09-18T11:03:00Z" w16du:dateUtc="2026-09-18T17:03:00Z">
        <w:r w:rsidRPr="007025F9">
          <w:rPr>
            <w:b w:val="0"/>
            <w:bCs w:val="0"/>
            <w:color w:val="000000"/>
          </w:rPr>
          <w:t>All large</w:t>
        </w:r>
      </w:ins>
      <w:ins w:id="92" w:author="Hernandez, Hilary" w:date="2026-09-21T12:33:00Z" w16du:dateUtc="2026-09-21T18:33:00Z">
        <w:r w:rsidR="00AE213C" w:rsidRPr="007025F9">
          <w:rPr>
            <w:b w:val="0"/>
            <w:bCs w:val="0"/>
            <w:color w:val="000000"/>
          </w:rPr>
          <w:t>mouth</w:t>
        </w:r>
      </w:ins>
      <w:ins w:id="93" w:author="Hernandez, Hilary" w:date="2026-09-18T11:03:00Z" w16du:dateUtc="2026-09-18T17:03:00Z">
        <w:r w:rsidRPr="007025F9">
          <w:rPr>
            <w:b w:val="0"/>
            <w:bCs w:val="0"/>
            <w:color w:val="000000"/>
          </w:rPr>
          <w:t xml:space="preserve"> and smallmouth bass must be returned to the water immediately</w:t>
        </w:r>
      </w:ins>
      <w:ins w:id="94" w:author="Hernandez, Hilary" w:date="2026-09-23T12:44:00Z" w16du:dateUtc="2026-09-23T18:44:00Z">
        <w:r w:rsidR="00B82728">
          <w:rPr>
            <w:b w:val="0"/>
            <w:bCs w:val="0"/>
            <w:color w:val="000000"/>
          </w:rPr>
          <w:t xml:space="preserve"> upon catch</w:t>
        </w:r>
      </w:ins>
      <w:ins w:id="95" w:author="Hernandez, Hilary" w:date="2026-09-18T11:03:00Z" w16du:dateUtc="2026-09-18T17:03:00Z">
        <w:r w:rsidRPr="007025F9">
          <w:rPr>
            <w:b w:val="0"/>
            <w:bCs w:val="0"/>
            <w:color w:val="000000"/>
          </w:rPr>
          <w:t>.</w:t>
        </w:r>
      </w:ins>
      <w:del w:id="96" w:author="Hernandez, Hilary" w:date="2026-09-18T11:03:00Z" w16du:dateUtc="2026-09-18T17:03:00Z">
        <w:r w:rsidR="008378AC" w:rsidRPr="007025F9" w:rsidDel="006549F2">
          <w:rPr>
            <w:b w:val="0"/>
            <w:bCs w:val="0"/>
            <w:color w:val="000000"/>
          </w:rPr>
          <w:delText>T</w:delText>
        </w:r>
      </w:del>
      <w:del w:id="97" w:author="Hernandez, Hilary" w:date="2026-09-18T11:04:00Z" w16du:dateUtc="2026-09-18T17:04:00Z">
        <w:r w:rsidR="008378AC" w:rsidRPr="007025F9" w:rsidDel="006549F2">
          <w:rPr>
            <w:b w:val="0"/>
            <w:bCs w:val="0"/>
            <w:color w:val="000000"/>
          </w:rPr>
          <w:delText>he minimum size for largemouth and smallmouth bass is 15 inches in length.</w:delText>
        </w:r>
      </w:del>
    </w:p>
    <w:p w14:paraId="400C500F" w14:textId="77777777" w:rsidR="008378AC" w:rsidRPr="007025F9" w:rsidRDefault="008378AC" w:rsidP="007025F9">
      <w:pPr>
        <w:spacing w:line="276" w:lineRule="auto"/>
        <w:rPr>
          <w:color w:val="000000"/>
        </w:rPr>
      </w:pPr>
    </w:p>
    <w:p w14:paraId="336833DB"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Arapaho Creek </w:t>
      </w:r>
      <w:r w:rsidRPr="007025F9">
        <w:rPr>
          <w:u w:val="single"/>
        </w:rPr>
        <w:noBreakHyphen/>
        <w:t xml:space="preserve"> Grand County </w:t>
      </w:r>
    </w:p>
    <w:p w14:paraId="3F9A1B52" w14:textId="77777777" w:rsidR="008378AC" w:rsidRPr="007025F9" w:rsidRDefault="008378AC" w:rsidP="007025F9">
      <w:pPr>
        <w:spacing w:line="276" w:lineRule="auto"/>
        <w:ind w:left="1800" w:hanging="720"/>
        <w:rPr>
          <w:u w:val="single"/>
        </w:rPr>
      </w:pPr>
    </w:p>
    <w:p w14:paraId="1616EC9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Monarch Lake downstream to USFS 125:</w:t>
      </w:r>
    </w:p>
    <w:p w14:paraId="087E06A4"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65D16923"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2DBB6052" w14:textId="77777777" w:rsidR="008378AC" w:rsidRPr="007025F9" w:rsidRDefault="008378AC" w:rsidP="007025F9">
      <w:pPr>
        <w:spacing w:line="276" w:lineRule="auto"/>
        <w:rPr>
          <w:color w:val="000000"/>
        </w:rPr>
      </w:pPr>
    </w:p>
    <w:p w14:paraId="086B0641"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Archuleta Creek </w:t>
      </w:r>
      <w:r w:rsidRPr="007025F9">
        <w:rPr>
          <w:u w:val="single"/>
        </w:rPr>
        <w:noBreakHyphen/>
        <w:t xml:space="preserve"> Saguache County</w:t>
      </w:r>
    </w:p>
    <w:p w14:paraId="0CDBA4A3" w14:textId="77777777" w:rsidR="008378AC" w:rsidRPr="007025F9" w:rsidRDefault="008378AC" w:rsidP="007025F9">
      <w:pPr>
        <w:spacing w:line="276" w:lineRule="auto"/>
        <w:rPr>
          <w:b w:val="0"/>
          <w:bCs w:val="0"/>
          <w:color w:val="000000"/>
          <w:u w:val="single"/>
        </w:rPr>
      </w:pPr>
    </w:p>
    <w:p w14:paraId="6147BD7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On that portion within the Cochetopa State Wildlife Area (Snyder Ranch) downstream from Dome Lakes State Wildlife Area:</w:t>
      </w:r>
    </w:p>
    <w:p w14:paraId="183C0CD8"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52C57E0E"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7D81B2C7" w14:textId="77777777" w:rsidR="008378AC" w:rsidRPr="007025F9" w:rsidRDefault="008378AC" w:rsidP="007025F9">
      <w:pPr>
        <w:spacing w:line="276" w:lineRule="auto"/>
        <w:rPr>
          <w:color w:val="000000"/>
        </w:rPr>
      </w:pPr>
    </w:p>
    <w:p w14:paraId="73B4785F"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Arkansas River </w:t>
      </w:r>
      <w:r w:rsidRPr="007025F9">
        <w:rPr>
          <w:u w:val="single"/>
        </w:rPr>
        <w:noBreakHyphen/>
        <w:t xml:space="preserve"> Chaffee, Fremont, Lake and Pueblo Counties</w:t>
      </w:r>
    </w:p>
    <w:p w14:paraId="6D7ACCEB" w14:textId="77777777" w:rsidR="008378AC" w:rsidRPr="007025F9" w:rsidRDefault="008378AC" w:rsidP="007025F9">
      <w:pPr>
        <w:spacing w:line="276" w:lineRule="auto"/>
        <w:rPr>
          <w:color w:val="000000"/>
        </w:rPr>
      </w:pPr>
    </w:p>
    <w:p w14:paraId="1B144FA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Within the Pueblo Reservoir State Wildlife Area:</w:t>
      </w:r>
    </w:p>
    <w:p w14:paraId="754186DF"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 xml:space="preserve">The bag and possession limit and minimum size for walleye and saugeye is five fish in the aggregate, 18 inches in length. </w:t>
      </w:r>
    </w:p>
    <w:p w14:paraId="6DE00FD8"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No more than one walleye or saugeye in the aggregate greater than 21 inches in length may be taken per day.</w:t>
      </w:r>
    </w:p>
    <w:p w14:paraId="47CCD4F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bridge at Valco Ponds downstream to Pueblo Boulevard (except at the Pueblo Nature Center as posted):</w:t>
      </w:r>
    </w:p>
    <w:p w14:paraId="1812FF8B"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by artificial flies and lures only.</w:t>
      </w:r>
    </w:p>
    <w:p w14:paraId="2BE23BFB"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All trout 16 inches in length or greater must be returned to the water immediately upon catch.</w:t>
      </w:r>
    </w:p>
    <w:p w14:paraId="2123E6C6" w14:textId="77777777" w:rsidR="008378AC" w:rsidRPr="007025F9" w:rsidRDefault="008378AC" w:rsidP="007025F9">
      <w:pPr>
        <w:spacing w:line="276" w:lineRule="auto"/>
        <w:ind w:left="2520" w:hanging="360"/>
        <w:rPr>
          <w:color w:val="000000"/>
        </w:rPr>
      </w:pPr>
    </w:p>
    <w:p w14:paraId="7959048E"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Arkansas River, Middle Fork of the South Arkansas - Chaffee County</w:t>
      </w:r>
    </w:p>
    <w:p w14:paraId="6710B87D" w14:textId="77777777" w:rsidR="008378AC" w:rsidRPr="007025F9" w:rsidRDefault="008378AC" w:rsidP="007025F9">
      <w:pPr>
        <w:spacing w:line="276" w:lineRule="auto"/>
        <w:rPr>
          <w:color w:val="000000"/>
        </w:rPr>
      </w:pPr>
    </w:p>
    <w:p w14:paraId="07828BD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Boss Lake:</w:t>
      </w:r>
    </w:p>
    <w:p w14:paraId="363ACD28" w14:textId="77777777" w:rsidR="008378AC" w:rsidRPr="007025F9" w:rsidRDefault="008378AC" w:rsidP="007025F9">
      <w:pPr>
        <w:pStyle w:val="ListParagraph"/>
        <w:numPr>
          <w:ilvl w:val="2"/>
          <w:numId w:val="55"/>
        </w:numPr>
        <w:tabs>
          <w:tab w:val="left" w:pos="720"/>
        </w:tabs>
        <w:spacing w:line="276" w:lineRule="auto"/>
        <w:ind w:left="2520" w:hanging="360"/>
        <w:rPr>
          <w:color w:val="000000"/>
        </w:rPr>
      </w:pPr>
      <w:r w:rsidRPr="007025F9">
        <w:rPr>
          <w:b w:val="0"/>
          <w:color w:val="000000"/>
        </w:rPr>
        <w:t>Fishing is by artificial flies and lures only.</w:t>
      </w:r>
    </w:p>
    <w:p w14:paraId="08DD5785"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color w:val="000000"/>
        </w:rPr>
        <w:t>All cutthroat trout must be returned to the water immediately upon catch.</w:t>
      </w:r>
    </w:p>
    <w:p w14:paraId="2E733095" w14:textId="77777777" w:rsidR="008378AC" w:rsidRPr="007025F9" w:rsidRDefault="008378AC" w:rsidP="007025F9">
      <w:pPr>
        <w:spacing w:line="276" w:lineRule="auto"/>
        <w:rPr>
          <w:color w:val="000000"/>
        </w:rPr>
      </w:pPr>
    </w:p>
    <w:p w14:paraId="141B7E80"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Augustora Creek - Archuleta County</w:t>
      </w:r>
    </w:p>
    <w:p w14:paraId="7DD0BB14" w14:textId="77777777" w:rsidR="008378AC" w:rsidRPr="007025F9" w:rsidRDefault="008378AC" w:rsidP="007025F9">
      <w:pPr>
        <w:spacing w:line="276" w:lineRule="auto"/>
        <w:rPr>
          <w:color w:val="000000"/>
          <w:u w:val="single"/>
        </w:rPr>
      </w:pPr>
    </w:p>
    <w:p w14:paraId="4BA5F284" w14:textId="77777777" w:rsidR="008378AC" w:rsidRPr="007025F9" w:rsidRDefault="008378AC" w:rsidP="007025F9">
      <w:pPr>
        <w:numPr>
          <w:ilvl w:val="0"/>
          <w:numId w:val="5"/>
        </w:numPr>
        <w:tabs>
          <w:tab w:val="left" w:pos="720"/>
        </w:tabs>
        <w:spacing w:line="276" w:lineRule="auto"/>
        <w:rPr>
          <w:b w:val="0"/>
          <w:color w:val="000000"/>
        </w:rPr>
      </w:pPr>
      <w:r w:rsidRPr="007025F9">
        <w:rPr>
          <w:b w:val="0"/>
          <w:color w:val="000000"/>
        </w:rPr>
        <w:t>Fishing is by artificial flies and lures only.</w:t>
      </w:r>
    </w:p>
    <w:p w14:paraId="38557C5C" w14:textId="77777777" w:rsidR="008378AC" w:rsidRPr="007025F9" w:rsidRDefault="008378AC" w:rsidP="007025F9">
      <w:pPr>
        <w:numPr>
          <w:ilvl w:val="0"/>
          <w:numId w:val="5"/>
        </w:numPr>
        <w:tabs>
          <w:tab w:val="left" w:pos="720"/>
        </w:tabs>
        <w:spacing w:line="276" w:lineRule="auto"/>
        <w:rPr>
          <w:b w:val="0"/>
          <w:bCs w:val="0"/>
        </w:rPr>
      </w:pPr>
      <w:r w:rsidRPr="007025F9">
        <w:rPr>
          <w:b w:val="0"/>
          <w:color w:val="000000"/>
        </w:rPr>
        <w:t>All cutthroat trout must be returned to the water immediately upon catch.</w:t>
      </w:r>
    </w:p>
    <w:p w14:paraId="4290970F" w14:textId="77777777" w:rsidR="008378AC" w:rsidRPr="007025F9" w:rsidRDefault="008378AC" w:rsidP="007025F9">
      <w:pPr>
        <w:tabs>
          <w:tab w:val="left" w:pos="720"/>
        </w:tabs>
        <w:spacing w:line="276" w:lineRule="auto"/>
        <w:ind w:left="2160" w:hanging="360"/>
        <w:rPr>
          <w:b w:val="0"/>
          <w:bCs w:val="0"/>
        </w:rPr>
      </w:pPr>
    </w:p>
    <w:p w14:paraId="3FFFF8C9"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lastRenderedPageBreak/>
        <w:t xml:space="preserve">Aurora (Senac) Reservoir </w:t>
      </w:r>
      <w:r w:rsidRPr="007025F9">
        <w:rPr>
          <w:u w:val="single"/>
        </w:rPr>
        <w:noBreakHyphen/>
        <w:t xml:space="preserve"> Arapahoe County</w:t>
      </w:r>
    </w:p>
    <w:p w14:paraId="59F804CB" w14:textId="77777777" w:rsidR="008378AC" w:rsidRPr="007025F9" w:rsidRDefault="008378AC" w:rsidP="007025F9">
      <w:pPr>
        <w:spacing w:line="276" w:lineRule="auto"/>
        <w:rPr>
          <w:b w:val="0"/>
          <w:bCs w:val="0"/>
          <w:color w:val="000000"/>
        </w:rPr>
      </w:pPr>
    </w:p>
    <w:p w14:paraId="1ADCCE6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two fish.</w:t>
      </w:r>
    </w:p>
    <w:p w14:paraId="23E79D3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0786FF4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walleye is 18 inches in length. </w:t>
      </w:r>
    </w:p>
    <w:p w14:paraId="60FB23E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walleye or saugeye in the aggregate greater than 21 inches in length may be taken per day.</w:t>
      </w:r>
    </w:p>
    <w:p w14:paraId="1D9D0CBE" w14:textId="77777777" w:rsidR="008378AC" w:rsidRPr="007025F9" w:rsidRDefault="008378AC" w:rsidP="007025F9">
      <w:pPr>
        <w:tabs>
          <w:tab w:val="left" w:pos="720"/>
        </w:tabs>
        <w:spacing w:line="276" w:lineRule="auto"/>
        <w:ind w:left="2160" w:hanging="360"/>
        <w:rPr>
          <w:b w:val="0"/>
          <w:bCs w:val="0"/>
        </w:rPr>
      </w:pPr>
    </w:p>
    <w:p w14:paraId="2CFE94DD"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Bard Creek </w:t>
      </w:r>
      <w:r w:rsidRPr="007025F9">
        <w:rPr>
          <w:u w:val="single"/>
        </w:rPr>
        <w:noBreakHyphen/>
        <w:t xml:space="preserve"> Clear Creek County </w:t>
      </w:r>
    </w:p>
    <w:p w14:paraId="3DA1B2D5" w14:textId="77777777" w:rsidR="008378AC" w:rsidRPr="007025F9" w:rsidRDefault="008378AC" w:rsidP="007025F9">
      <w:pPr>
        <w:spacing w:line="276" w:lineRule="auto"/>
        <w:rPr>
          <w:b w:val="0"/>
          <w:bCs w:val="0"/>
          <w:color w:val="000000"/>
        </w:rPr>
      </w:pPr>
    </w:p>
    <w:p w14:paraId="7F567954" w14:textId="77777777" w:rsidR="008378AC" w:rsidRPr="007025F9" w:rsidRDefault="008378AC" w:rsidP="007025F9">
      <w:pPr>
        <w:numPr>
          <w:ilvl w:val="0"/>
          <w:numId w:val="52"/>
        </w:numPr>
        <w:tabs>
          <w:tab w:val="left" w:pos="720"/>
        </w:tabs>
        <w:spacing w:line="276" w:lineRule="auto"/>
        <w:rPr>
          <w:b w:val="0"/>
          <w:bCs w:val="0"/>
        </w:rPr>
      </w:pPr>
      <w:r w:rsidRPr="007025F9">
        <w:rPr>
          <w:b w:val="0"/>
          <w:bCs w:val="0"/>
        </w:rPr>
        <w:t xml:space="preserve">Fishing </w:t>
      </w:r>
      <w:r w:rsidRPr="007025F9">
        <w:rPr>
          <w:b w:val="0"/>
          <w:color w:val="000000"/>
        </w:rPr>
        <w:t>is by artificial flies and lures only.</w:t>
      </w:r>
    </w:p>
    <w:p w14:paraId="3379978F" w14:textId="77777777" w:rsidR="008378AC" w:rsidRPr="007025F9" w:rsidRDefault="008378AC" w:rsidP="007025F9">
      <w:pPr>
        <w:numPr>
          <w:ilvl w:val="0"/>
          <w:numId w:val="52"/>
        </w:numPr>
        <w:tabs>
          <w:tab w:val="left" w:pos="720"/>
        </w:tabs>
        <w:spacing w:line="276" w:lineRule="auto"/>
        <w:rPr>
          <w:b w:val="0"/>
          <w:bCs w:val="0"/>
          <w:color w:val="000000"/>
        </w:rPr>
      </w:pPr>
      <w:r w:rsidRPr="007025F9">
        <w:rPr>
          <w:b w:val="0"/>
          <w:color w:val="000000"/>
        </w:rPr>
        <w:t>All cutthroat trout must be returned to the water immediately upon catch.</w:t>
      </w:r>
    </w:p>
    <w:p w14:paraId="5AB80F28" w14:textId="77777777" w:rsidR="008378AC" w:rsidRPr="007025F9" w:rsidRDefault="008378AC" w:rsidP="007025F9">
      <w:pPr>
        <w:spacing w:line="276" w:lineRule="auto"/>
        <w:rPr>
          <w:color w:val="000000"/>
        </w:rPr>
      </w:pPr>
    </w:p>
    <w:p w14:paraId="622A52F0"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Barker Reservoir </w:t>
      </w:r>
      <w:r w:rsidRPr="007025F9">
        <w:rPr>
          <w:u w:val="single"/>
        </w:rPr>
        <w:noBreakHyphen/>
        <w:t xml:space="preserve"> Boulder County</w:t>
      </w:r>
    </w:p>
    <w:p w14:paraId="0CBCA020" w14:textId="77777777" w:rsidR="008378AC" w:rsidRPr="007025F9" w:rsidRDefault="008378AC" w:rsidP="007025F9">
      <w:pPr>
        <w:spacing w:line="276" w:lineRule="auto"/>
        <w:rPr>
          <w:color w:val="000000"/>
        </w:rPr>
      </w:pPr>
    </w:p>
    <w:p w14:paraId="3B57A46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Ice fishing is prohibited.</w:t>
      </w:r>
    </w:p>
    <w:p w14:paraId="2C4B90F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Snagging of kokanee salmon is permitted from October 1 through December 1.</w:t>
      </w:r>
    </w:p>
    <w:p w14:paraId="6A040886" w14:textId="77777777" w:rsidR="008378AC" w:rsidRPr="007025F9" w:rsidRDefault="008378AC" w:rsidP="007025F9">
      <w:pPr>
        <w:tabs>
          <w:tab w:val="left" w:pos="720"/>
        </w:tabs>
        <w:spacing w:line="276" w:lineRule="auto"/>
        <w:ind w:left="2160" w:hanging="360"/>
        <w:rPr>
          <w:b w:val="0"/>
          <w:bCs w:val="0"/>
        </w:rPr>
      </w:pPr>
    </w:p>
    <w:p w14:paraId="37C7E581" w14:textId="77777777" w:rsidR="008378AC" w:rsidRPr="007025F9" w:rsidRDefault="008378AC" w:rsidP="007025F9">
      <w:pPr>
        <w:numPr>
          <w:ilvl w:val="0"/>
          <w:numId w:val="55"/>
        </w:numPr>
        <w:tabs>
          <w:tab w:val="left" w:pos="720"/>
          <w:tab w:val="left" w:pos="1800"/>
        </w:tabs>
        <w:spacing w:line="276" w:lineRule="auto"/>
        <w:ind w:hanging="720"/>
        <w:rPr>
          <w:u w:val="single"/>
        </w:rPr>
      </w:pPr>
      <w:r w:rsidRPr="007025F9">
        <w:rPr>
          <w:u w:val="single"/>
        </w:rPr>
        <w:t>Barr Lake - Adams County</w:t>
      </w:r>
    </w:p>
    <w:p w14:paraId="0ABC6420" w14:textId="77777777" w:rsidR="008378AC" w:rsidRPr="007025F9" w:rsidRDefault="008378AC" w:rsidP="007025F9">
      <w:pPr>
        <w:tabs>
          <w:tab w:val="left" w:pos="720"/>
        </w:tabs>
        <w:spacing w:line="276" w:lineRule="auto"/>
        <w:ind w:left="2160" w:hanging="360"/>
        <w:rPr>
          <w:b w:val="0"/>
          <w:bCs w:val="0"/>
        </w:rPr>
      </w:pPr>
    </w:p>
    <w:p w14:paraId="7859E66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walleye and saugeye is 15 inches in length.</w:t>
      </w:r>
    </w:p>
    <w:p w14:paraId="2BE9FCC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walleye or saugeye in the aggregate greater than 21 inches in length may be taken per day.</w:t>
      </w:r>
    </w:p>
    <w:p w14:paraId="4A923614" w14:textId="77777777" w:rsidR="008378AC" w:rsidRPr="007025F9" w:rsidRDefault="008378AC" w:rsidP="007025F9">
      <w:pPr>
        <w:spacing w:line="276" w:lineRule="auto"/>
        <w:ind w:left="1440" w:hanging="360"/>
        <w:rPr>
          <w:color w:val="000000"/>
        </w:rPr>
      </w:pPr>
    </w:p>
    <w:p w14:paraId="66317F6B"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Basin Creek - Gunnison County</w:t>
      </w:r>
    </w:p>
    <w:p w14:paraId="13F22A21" w14:textId="77777777" w:rsidR="008378AC" w:rsidRPr="007025F9" w:rsidRDefault="008378AC" w:rsidP="007025F9">
      <w:pPr>
        <w:tabs>
          <w:tab w:val="left" w:pos="1800"/>
        </w:tabs>
        <w:spacing w:line="276" w:lineRule="auto"/>
        <w:ind w:left="1800"/>
        <w:rPr>
          <w:u w:val="single"/>
        </w:rPr>
      </w:pPr>
    </w:p>
    <w:p w14:paraId="4C46E9F0" w14:textId="77777777" w:rsidR="008378AC" w:rsidRPr="007025F9" w:rsidRDefault="008378AC" w:rsidP="007025F9">
      <w:pPr>
        <w:pStyle w:val="ListParagraph"/>
        <w:numPr>
          <w:ilvl w:val="2"/>
          <w:numId w:val="72"/>
        </w:numPr>
        <w:tabs>
          <w:tab w:val="clear" w:pos="2160"/>
        </w:tabs>
        <w:spacing w:line="276" w:lineRule="auto"/>
        <w:ind w:hanging="360"/>
        <w:rPr>
          <w:b w:val="0"/>
        </w:rPr>
      </w:pPr>
      <w:r w:rsidRPr="007025F9">
        <w:rPr>
          <w:b w:val="0"/>
        </w:rPr>
        <w:t xml:space="preserve">Fishing is by artificial flies and lures only. </w:t>
      </w:r>
    </w:p>
    <w:p w14:paraId="57896DA2" w14:textId="77777777" w:rsidR="008378AC" w:rsidRPr="007025F9" w:rsidRDefault="008378AC" w:rsidP="007025F9">
      <w:pPr>
        <w:pStyle w:val="ListParagraph"/>
        <w:numPr>
          <w:ilvl w:val="2"/>
          <w:numId w:val="72"/>
        </w:numPr>
        <w:tabs>
          <w:tab w:val="clear" w:pos="2160"/>
        </w:tabs>
        <w:spacing w:line="276" w:lineRule="auto"/>
        <w:ind w:hanging="360"/>
        <w:rPr>
          <w:b w:val="0"/>
        </w:rPr>
      </w:pPr>
      <w:r w:rsidRPr="007025F9">
        <w:rPr>
          <w:b w:val="0"/>
        </w:rPr>
        <w:t xml:space="preserve">All cutthroat trout must be returned to the water immediately upon catch. </w:t>
      </w:r>
    </w:p>
    <w:p w14:paraId="4E3FCAB3" w14:textId="77777777" w:rsidR="008378AC" w:rsidRPr="007025F9" w:rsidRDefault="008378AC" w:rsidP="007025F9">
      <w:pPr>
        <w:pStyle w:val="ListParagraph"/>
        <w:tabs>
          <w:tab w:val="left" w:pos="1800"/>
        </w:tabs>
        <w:spacing w:line="276" w:lineRule="auto"/>
        <w:ind w:left="2880"/>
        <w:rPr>
          <w:u w:val="single"/>
        </w:rPr>
      </w:pPr>
    </w:p>
    <w:p w14:paraId="00500F9F"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Bear Creek </w:t>
      </w:r>
      <w:r w:rsidRPr="007025F9">
        <w:rPr>
          <w:u w:val="single"/>
        </w:rPr>
        <w:noBreakHyphen/>
        <w:t xml:space="preserve"> Conejos County </w:t>
      </w:r>
    </w:p>
    <w:p w14:paraId="1A73EB08" w14:textId="77777777" w:rsidR="008378AC" w:rsidRPr="007025F9" w:rsidRDefault="008378AC" w:rsidP="007025F9">
      <w:pPr>
        <w:spacing w:line="276" w:lineRule="auto"/>
        <w:ind w:left="1440" w:hanging="360"/>
        <w:rPr>
          <w:color w:val="000000"/>
        </w:rPr>
      </w:pPr>
    </w:p>
    <w:p w14:paraId="6C0C421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confluence with the Conejos River:</w:t>
      </w:r>
    </w:p>
    <w:p w14:paraId="2D502655"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76DB5CE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5888C5F7" w14:textId="77777777" w:rsidR="008378AC" w:rsidRPr="007025F9" w:rsidRDefault="008378AC" w:rsidP="007025F9">
      <w:pPr>
        <w:tabs>
          <w:tab w:val="left" w:pos="810"/>
        </w:tabs>
        <w:spacing w:line="276" w:lineRule="auto"/>
        <w:ind w:left="2520" w:hanging="360"/>
        <w:rPr>
          <w:b w:val="0"/>
          <w:bCs w:val="0"/>
          <w:color w:val="000000"/>
        </w:rPr>
      </w:pPr>
    </w:p>
    <w:p w14:paraId="121F74DE"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Bear Creek - El Paso County</w:t>
      </w:r>
    </w:p>
    <w:p w14:paraId="5BD31DD9" w14:textId="77777777" w:rsidR="008378AC" w:rsidRPr="007025F9" w:rsidRDefault="008378AC" w:rsidP="007025F9">
      <w:pPr>
        <w:spacing w:line="276" w:lineRule="auto"/>
      </w:pPr>
    </w:p>
    <w:p w14:paraId="4D2CE65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Gold Camp Road:</w:t>
      </w:r>
    </w:p>
    <w:p w14:paraId="4E8CC57C" w14:textId="5D51AC7A"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 xml:space="preserve">Fishing is </w:t>
      </w:r>
      <w:r w:rsidR="00B208FF" w:rsidRPr="007025F9">
        <w:rPr>
          <w:b w:val="0"/>
          <w:bCs w:val="0"/>
        </w:rPr>
        <w:t>prohibited.</w:t>
      </w:r>
    </w:p>
    <w:p w14:paraId="0980FCE4" w14:textId="77777777" w:rsidR="008378AC" w:rsidRPr="007025F9" w:rsidRDefault="008378AC" w:rsidP="007025F9">
      <w:pPr>
        <w:spacing w:line="276" w:lineRule="auto"/>
        <w:rPr>
          <w:color w:val="000000"/>
        </w:rPr>
      </w:pPr>
    </w:p>
    <w:p w14:paraId="34727E50" w14:textId="77777777" w:rsidR="008378AC" w:rsidRPr="007025F9" w:rsidRDefault="008378AC" w:rsidP="007025F9">
      <w:pPr>
        <w:numPr>
          <w:ilvl w:val="0"/>
          <w:numId w:val="55"/>
        </w:numPr>
        <w:tabs>
          <w:tab w:val="left" w:pos="1800"/>
        </w:tabs>
        <w:spacing w:line="276" w:lineRule="auto"/>
        <w:ind w:hanging="720"/>
        <w:rPr>
          <w:b w:val="0"/>
          <w:bCs w:val="0"/>
          <w:u w:val="single"/>
        </w:rPr>
      </w:pPr>
      <w:r w:rsidRPr="007025F9">
        <w:rPr>
          <w:u w:val="single"/>
        </w:rPr>
        <w:t>Bear Creek - Jefferson County</w:t>
      </w:r>
    </w:p>
    <w:p w14:paraId="2764817B" w14:textId="77777777" w:rsidR="008378AC" w:rsidRPr="007025F9" w:rsidRDefault="008378AC" w:rsidP="007025F9">
      <w:pPr>
        <w:spacing w:line="276" w:lineRule="auto"/>
        <w:ind w:left="1440" w:hanging="360"/>
        <w:rPr>
          <w:b w:val="0"/>
          <w:bCs w:val="0"/>
          <w:color w:val="000000"/>
        </w:rPr>
      </w:pPr>
    </w:p>
    <w:p w14:paraId="55C80AE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base of Evergreen Lake dam downstream to Bear Creek Reservoir:</w:t>
      </w:r>
    </w:p>
    <w:p w14:paraId="7657E542"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250319E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lastRenderedPageBreak/>
        <w:t>The bag and possession limit for trout (except rainbow trout and cutbows) is two fish.</w:t>
      </w:r>
    </w:p>
    <w:p w14:paraId="03056F64"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rainbow trout and cutbows must be returned to the water immediately upon catch.</w:t>
      </w:r>
    </w:p>
    <w:p w14:paraId="028EF2D9" w14:textId="77777777" w:rsidR="008378AC" w:rsidRPr="007025F9" w:rsidRDefault="008378AC" w:rsidP="007025F9">
      <w:pPr>
        <w:spacing w:line="276" w:lineRule="auto"/>
        <w:ind w:left="1440" w:hanging="360"/>
        <w:rPr>
          <w:color w:val="000000"/>
        </w:rPr>
      </w:pPr>
    </w:p>
    <w:p w14:paraId="4107260F"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Bear Creek </w:t>
      </w:r>
      <w:r w:rsidRPr="007025F9">
        <w:rPr>
          <w:u w:val="single"/>
        </w:rPr>
        <w:noBreakHyphen/>
        <w:t xml:space="preserve"> Montezuma County</w:t>
      </w:r>
    </w:p>
    <w:p w14:paraId="4A4BD2E7" w14:textId="77777777" w:rsidR="008378AC" w:rsidRPr="007025F9" w:rsidRDefault="008378AC" w:rsidP="007025F9">
      <w:pPr>
        <w:spacing w:line="276" w:lineRule="auto"/>
        <w:ind w:left="1800" w:hanging="720"/>
        <w:rPr>
          <w:u w:val="single"/>
        </w:rPr>
      </w:pPr>
    </w:p>
    <w:p w14:paraId="59E6C8B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confluence with the Dolores River:</w:t>
      </w:r>
    </w:p>
    <w:p w14:paraId="05AF5520" w14:textId="77777777" w:rsidR="008378AC" w:rsidRPr="007025F9" w:rsidRDefault="008378AC" w:rsidP="007025F9">
      <w:pPr>
        <w:pStyle w:val="ListParagraph"/>
        <w:numPr>
          <w:ilvl w:val="4"/>
          <w:numId w:val="55"/>
        </w:numPr>
        <w:tabs>
          <w:tab w:val="left" w:pos="810"/>
        </w:tabs>
        <w:spacing w:line="276" w:lineRule="auto"/>
        <w:ind w:left="2520"/>
        <w:rPr>
          <w:b w:val="0"/>
          <w:bCs w:val="0"/>
          <w:color w:val="000000"/>
        </w:rPr>
      </w:pPr>
      <w:r w:rsidRPr="007025F9">
        <w:rPr>
          <w:b w:val="0"/>
          <w:bCs w:val="0"/>
          <w:color w:val="000000"/>
        </w:rPr>
        <w:t>Fishing is by artificial flies and lures only.</w:t>
      </w:r>
    </w:p>
    <w:p w14:paraId="3261600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5CADB73F" w14:textId="77777777" w:rsidR="008378AC" w:rsidRPr="007025F9" w:rsidRDefault="008378AC" w:rsidP="007025F9">
      <w:pPr>
        <w:spacing w:line="276" w:lineRule="auto"/>
        <w:ind w:left="1440" w:hanging="360"/>
        <w:rPr>
          <w:color w:val="000000"/>
        </w:rPr>
      </w:pPr>
    </w:p>
    <w:p w14:paraId="0F5BC967"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Bear Creek Reservoir - Jefferson County</w:t>
      </w:r>
      <w:r w:rsidRPr="007025F9">
        <w:rPr>
          <w:u w:val="single"/>
        </w:rPr>
        <w:tab/>
      </w:r>
    </w:p>
    <w:p w14:paraId="4F4A1BE8" w14:textId="77777777" w:rsidR="008378AC" w:rsidRPr="007025F9" w:rsidRDefault="008378AC" w:rsidP="007025F9">
      <w:pPr>
        <w:spacing w:line="276" w:lineRule="auto"/>
        <w:ind w:left="1800" w:hanging="720"/>
        <w:rPr>
          <w:u w:val="single"/>
        </w:rPr>
      </w:pPr>
    </w:p>
    <w:p w14:paraId="691D628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walleye and saugeye is 15 inches in length.</w:t>
      </w:r>
    </w:p>
    <w:p w14:paraId="275AC22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walleye or saugeye in the aggregate greater than 21 inches in length may be taken per day.</w:t>
      </w:r>
    </w:p>
    <w:p w14:paraId="5FD7CAA1" w14:textId="77777777" w:rsidR="008378AC" w:rsidRPr="007025F9" w:rsidRDefault="008378AC" w:rsidP="007025F9">
      <w:pPr>
        <w:spacing w:line="276" w:lineRule="auto"/>
        <w:ind w:left="2160" w:hanging="720"/>
        <w:rPr>
          <w:u w:val="single"/>
        </w:rPr>
      </w:pPr>
    </w:p>
    <w:p w14:paraId="7485689D"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Beaver Creek - Garfield County</w:t>
      </w:r>
    </w:p>
    <w:p w14:paraId="3D0B3EFB" w14:textId="77777777" w:rsidR="008378AC" w:rsidRPr="007025F9" w:rsidRDefault="008378AC" w:rsidP="007025F9">
      <w:pPr>
        <w:spacing w:line="276" w:lineRule="auto"/>
        <w:rPr>
          <w:color w:val="000000"/>
        </w:rPr>
      </w:pPr>
    </w:p>
    <w:p w14:paraId="737BE50B" w14:textId="77777777" w:rsidR="008378AC" w:rsidRPr="007025F9" w:rsidRDefault="008378AC" w:rsidP="007025F9">
      <w:pPr>
        <w:numPr>
          <w:ilvl w:val="0"/>
          <w:numId w:val="25"/>
        </w:numPr>
        <w:tabs>
          <w:tab w:val="left" w:pos="720"/>
        </w:tabs>
        <w:spacing w:line="276" w:lineRule="auto"/>
        <w:rPr>
          <w:color w:val="000000"/>
        </w:rPr>
      </w:pPr>
      <w:r w:rsidRPr="007025F9">
        <w:rPr>
          <w:b w:val="0"/>
          <w:color w:val="000000"/>
        </w:rPr>
        <w:t>Fishing is by artificial flies and lures only.</w:t>
      </w:r>
    </w:p>
    <w:p w14:paraId="730ECA3C" w14:textId="77777777" w:rsidR="008378AC" w:rsidRPr="007025F9" w:rsidRDefault="008378AC" w:rsidP="007025F9">
      <w:pPr>
        <w:numPr>
          <w:ilvl w:val="0"/>
          <w:numId w:val="25"/>
        </w:numPr>
        <w:tabs>
          <w:tab w:val="left" w:pos="720"/>
        </w:tabs>
        <w:spacing w:line="276" w:lineRule="auto"/>
        <w:rPr>
          <w:b w:val="0"/>
          <w:bCs w:val="0"/>
        </w:rPr>
      </w:pPr>
      <w:r w:rsidRPr="007025F9">
        <w:rPr>
          <w:b w:val="0"/>
          <w:color w:val="000000"/>
        </w:rPr>
        <w:t>All cutthroat trout must be returned to the water immediately upon catch.</w:t>
      </w:r>
    </w:p>
    <w:p w14:paraId="197147BA" w14:textId="77777777" w:rsidR="008378AC" w:rsidRPr="007025F9" w:rsidRDefault="008378AC" w:rsidP="007025F9">
      <w:pPr>
        <w:spacing w:line="276" w:lineRule="auto"/>
        <w:ind w:left="1800" w:hanging="720"/>
        <w:rPr>
          <w:u w:val="single"/>
        </w:rPr>
      </w:pPr>
    </w:p>
    <w:p w14:paraId="29D95BA6" w14:textId="77777777" w:rsidR="008378AC" w:rsidRPr="007025F9" w:rsidRDefault="008378AC" w:rsidP="007025F9">
      <w:pPr>
        <w:numPr>
          <w:ilvl w:val="0"/>
          <w:numId w:val="55"/>
        </w:numPr>
        <w:tabs>
          <w:tab w:val="left" w:pos="1800"/>
        </w:tabs>
        <w:spacing w:line="276" w:lineRule="auto"/>
        <w:ind w:hanging="720"/>
        <w:rPr>
          <w:b w:val="0"/>
          <w:bCs w:val="0"/>
          <w:u w:val="single"/>
        </w:rPr>
      </w:pPr>
      <w:r w:rsidRPr="007025F9">
        <w:rPr>
          <w:u w:val="single"/>
        </w:rPr>
        <w:t>Beaver Creek - Gunnison County</w:t>
      </w:r>
    </w:p>
    <w:p w14:paraId="129DC82C" w14:textId="77777777" w:rsidR="008378AC" w:rsidRPr="007025F9" w:rsidRDefault="008378AC" w:rsidP="007025F9">
      <w:pPr>
        <w:spacing w:line="276" w:lineRule="auto"/>
        <w:ind w:left="1440" w:hanging="360"/>
        <w:rPr>
          <w:b w:val="0"/>
          <w:bCs w:val="0"/>
          <w:color w:val="000000"/>
        </w:rPr>
      </w:pPr>
    </w:p>
    <w:p w14:paraId="4A1503CB" w14:textId="77777777" w:rsidR="008378AC" w:rsidRPr="007025F9" w:rsidRDefault="008378AC" w:rsidP="007025F9">
      <w:pPr>
        <w:numPr>
          <w:ilvl w:val="0"/>
          <w:numId w:val="6"/>
        </w:numPr>
        <w:tabs>
          <w:tab w:val="left" w:pos="720"/>
        </w:tabs>
        <w:spacing w:line="276" w:lineRule="auto"/>
        <w:rPr>
          <w:b w:val="0"/>
          <w:color w:val="000000"/>
        </w:rPr>
      </w:pPr>
      <w:r w:rsidRPr="007025F9">
        <w:rPr>
          <w:b w:val="0"/>
          <w:color w:val="000000"/>
        </w:rPr>
        <w:t>Fishing is by artificial flies and lures only.</w:t>
      </w:r>
    </w:p>
    <w:p w14:paraId="233F6B59" w14:textId="77777777" w:rsidR="008378AC" w:rsidRPr="007025F9" w:rsidRDefault="008378AC" w:rsidP="007025F9">
      <w:pPr>
        <w:numPr>
          <w:ilvl w:val="0"/>
          <w:numId w:val="6"/>
        </w:numPr>
        <w:tabs>
          <w:tab w:val="left" w:pos="720"/>
        </w:tabs>
        <w:spacing w:line="276" w:lineRule="auto"/>
        <w:rPr>
          <w:b w:val="0"/>
          <w:bCs w:val="0"/>
        </w:rPr>
      </w:pPr>
      <w:r w:rsidRPr="007025F9">
        <w:rPr>
          <w:b w:val="0"/>
          <w:color w:val="000000"/>
        </w:rPr>
        <w:t>All cutthroat trout must be returned to the water immediately upon catch.</w:t>
      </w:r>
    </w:p>
    <w:p w14:paraId="5305FEB0" w14:textId="77777777" w:rsidR="008378AC" w:rsidRPr="007025F9" w:rsidRDefault="008378AC" w:rsidP="007025F9">
      <w:pPr>
        <w:spacing w:line="276" w:lineRule="auto"/>
        <w:ind w:left="1800" w:hanging="720"/>
        <w:rPr>
          <w:u w:val="single"/>
        </w:rPr>
      </w:pPr>
    </w:p>
    <w:p w14:paraId="2808791C"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Beaver Creek - Mineral County</w:t>
      </w:r>
    </w:p>
    <w:p w14:paraId="681AF279" w14:textId="77777777" w:rsidR="008378AC" w:rsidRPr="007025F9" w:rsidRDefault="008378AC" w:rsidP="007025F9">
      <w:pPr>
        <w:spacing w:line="276" w:lineRule="auto"/>
        <w:ind w:left="1440" w:hanging="360"/>
        <w:rPr>
          <w:color w:val="000000"/>
        </w:rPr>
      </w:pPr>
    </w:p>
    <w:p w14:paraId="6CD4FAD9" w14:textId="77777777" w:rsidR="008378AC" w:rsidRPr="007025F9" w:rsidRDefault="008378AC" w:rsidP="007025F9">
      <w:pPr>
        <w:numPr>
          <w:ilvl w:val="0"/>
          <w:numId w:val="7"/>
        </w:numPr>
        <w:tabs>
          <w:tab w:val="left" w:pos="720"/>
        </w:tabs>
        <w:spacing w:line="276" w:lineRule="auto"/>
        <w:rPr>
          <w:b w:val="0"/>
          <w:color w:val="000000"/>
        </w:rPr>
      </w:pPr>
      <w:r w:rsidRPr="007025F9">
        <w:rPr>
          <w:b w:val="0"/>
          <w:color w:val="000000"/>
        </w:rPr>
        <w:t>Fishing is by artificial flies and lures only.</w:t>
      </w:r>
    </w:p>
    <w:p w14:paraId="41A85071" w14:textId="77777777" w:rsidR="008378AC" w:rsidRPr="007025F9" w:rsidRDefault="008378AC" w:rsidP="007025F9">
      <w:pPr>
        <w:numPr>
          <w:ilvl w:val="0"/>
          <w:numId w:val="7"/>
        </w:numPr>
        <w:tabs>
          <w:tab w:val="left" w:pos="720"/>
        </w:tabs>
        <w:spacing w:line="276" w:lineRule="auto"/>
        <w:rPr>
          <w:b w:val="0"/>
          <w:color w:val="000000"/>
        </w:rPr>
      </w:pPr>
      <w:r w:rsidRPr="007025F9">
        <w:rPr>
          <w:b w:val="0"/>
          <w:color w:val="000000"/>
        </w:rPr>
        <w:t>All cutthroat trout must be returned to the water immediately upon catch.</w:t>
      </w:r>
    </w:p>
    <w:p w14:paraId="7122D165" w14:textId="77777777" w:rsidR="008378AC" w:rsidRPr="007025F9" w:rsidRDefault="008378AC" w:rsidP="007025F9">
      <w:pPr>
        <w:tabs>
          <w:tab w:val="left" w:pos="720"/>
        </w:tabs>
        <w:spacing w:line="276" w:lineRule="auto"/>
        <w:ind w:left="2160"/>
        <w:rPr>
          <w:b w:val="0"/>
          <w:bCs w:val="0"/>
        </w:rPr>
      </w:pPr>
      <w:r w:rsidRPr="007025F9" w:rsidDel="0052631F">
        <w:rPr>
          <w:b w:val="0"/>
          <w:bCs w:val="0"/>
        </w:rPr>
        <w:t xml:space="preserve"> </w:t>
      </w:r>
    </w:p>
    <w:p w14:paraId="5FC8016E"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Beaver Creek Reservoir </w:t>
      </w:r>
      <w:r w:rsidRPr="007025F9">
        <w:rPr>
          <w:u w:val="single"/>
        </w:rPr>
        <w:noBreakHyphen/>
        <w:t xml:space="preserve"> Rio Grande County</w:t>
      </w:r>
    </w:p>
    <w:p w14:paraId="16EBCEFA" w14:textId="77777777" w:rsidR="008378AC" w:rsidRPr="007025F9" w:rsidRDefault="008378AC" w:rsidP="007025F9">
      <w:pPr>
        <w:spacing w:line="276" w:lineRule="auto"/>
        <w:ind w:left="1440" w:hanging="360"/>
        <w:rPr>
          <w:color w:val="000000"/>
        </w:rPr>
      </w:pPr>
    </w:p>
    <w:p w14:paraId="6F70038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Snagging of kokanee salmon is permitted from October 1 through December 31.</w:t>
      </w:r>
    </w:p>
    <w:p w14:paraId="3743CFB9" w14:textId="77777777" w:rsidR="008378AC" w:rsidRPr="007025F9" w:rsidRDefault="008378AC" w:rsidP="007025F9">
      <w:pPr>
        <w:spacing w:line="276" w:lineRule="auto"/>
        <w:ind w:left="1440" w:hanging="360"/>
        <w:rPr>
          <w:color w:val="000000"/>
        </w:rPr>
      </w:pPr>
    </w:p>
    <w:p w14:paraId="3F84ADEB"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Beaver Creek, West - Gunnison County</w:t>
      </w:r>
    </w:p>
    <w:p w14:paraId="6010F5AC" w14:textId="77777777" w:rsidR="008378AC" w:rsidRPr="007025F9" w:rsidRDefault="008378AC" w:rsidP="007025F9">
      <w:pPr>
        <w:spacing w:line="276" w:lineRule="auto"/>
        <w:ind w:left="1440" w:hanging="360"/>
        <w:rPr>
          <w:color w:val="000000"/>
        </w:rPr>
      </w:pPr>
    </w:p>
    <w:p w14:paraId="05ADB782" w14:textId="77777777" w:rsidR="008378AC" w:rsidRPr="007025F9" w:rsidRDefault="008378AC" w:rsidP="007025F9">
      <w:pPr>
        <w:numPr>
          <w:ilvl w:val="0"/>
          <w:numId w:val="8"/>
        </w:numPr>
        <w:tabs>
          <w:tab w:val="left" w:pos="720"/>
        </w:tabs>
        <w:spacing w:line="276" w:lineRule="auto"/>
        <w:rPr>
          <w:b w:val="0"/>
          <w:color w:val="000000"/>
        </w:rPr>
      </w:pPr>
      <w:r w:rsidRPr="007025F9">
        <w:rPr>
          <w:b w:val="0"/>
          <w:color w:val="000000"/>
        </w:rPr>
        <w:t>Fishing is by artificial flies and lures only.</w:t>
      </w:r>
    </w:p>
    <w:p w14:paraId="7465988A" w14:textId="77777777" w:rsidR="008378AC" w:rsidRPr="007025F9" w:rsidRDefault="008378AC" w:rsidP="007025F9">
      <w:pPr>
        <w:numPr>
          <w:ilvl w:val="0"/>
          <w:numId w:val="8"/>
        </w:numPr>
        <w:tabs>
          <w:tab w:val="left" w:pos="720"/>
        </w:tabs>
        <w:spacing w:line="276" w:lineRule="auto"/>
        <w:rPr>
          <w:b w:val="0"/>
          <w:bCs w:val="0"/>
        </w:rPr>
      </w:pPr>
      <w:r w:rsidRPr="007025F9">
        <w:rPr>
          <w:b w:val="0"/>
          <w:color w:val="000000"/>
        </w:rPr>
        <w:t>All cutthroat trout must be returned to the water immediately upon catch.</w:t>
      </w:r>
    </w:p>
    <w:p w14:paraId="7899EDAD" w14:textId="77777777" w:rsidR="008378AC" w:rsidRPr="007025F9" w:rsidRDefault="008378AC" w:rsidP="007025F9">
      <w:pPr>
        <w:spacing w:line="276" w:lineRule="auto"/>
        <w:ind w:left="1440" w:hanging="360"/>
        <w:rPr>
          <w:color w:val="000000"/>
        </w:rPr>
      </w:pPr>
    </w:p>
    <w:p w14:paraId="443FF651" w14:textId="77777777" w:rsidR="008378AC" w:rsidRPr="007025F9" w:rsidRDefault="008378AC" w:rsidP="007025F9">
      <w:pPr>
        <w:pStyle w:val="ListParagraph"/>
        <w:numPr>
          <w:ilvl w:val="0"/>
          <w:numId w:val="55"/>
        </w:numPr>
        <w:spacing w:line="276" w:lineRule="auto"/>
        <w:ind w:hanging="720"/>
        <w:rPr>
          <w:color w:val="000000"/>
          <w:u w:val="single"/>
        </w:rPr>
      </w:pPr>
      <w:r w:rsidRPr="007025F9">
        <w:rPr>
          <w:color w:val="000000"/>
          <w:u w:val="single"/>
        </w:rPr>
        <w:t xml:space="preserve">Beaver Dams Creek - Ouray County </w:t>
      </w:r>
    </w:p>
    <w:p w14:paraId="64D94DA0" w14:textId="77777777" w:rsidR="008378AC" w:rsidRPr="007025F9" w:rsidRDefault="008378AC" w:rsidP="007025F9">
      <w:pPr>
        <w:pStyle w:val="ListParagraph"/>
        <w:spacing w:line="276" w:lineRule="auto"/>
        <w:ind w:left="1800"/>
        <w:rPr>
          <w:color w:val="000000"/>
          <w:u w:val="single"/>
        </w:rPr>
      </w:pPr>
    </w:p>
    <w:p w14:paraId="7F83E8E9" w14:textId="77777777" w:rsidR="008378AC" w:rsidRPr="007025F9" w:rsidRDefault="008378AC" w:rsidP="007025F9">
      <w:pPr>
        <w:pStyle w:val="ListParagraph"/>
        <w:numPr>
          <w:ilvl w:val="1"/>
          <w:numId w:val="55"/>
        </w:numPr>
        <w:spacing w:line="276" w:lineRule="auto"/>
        <w:ind w:left="2160"/>
        <w:rPr>
          <w:b w:val="0"/>
          <w:color w:val="000000"/>
        </w:rPr>
      </w:pPr>
      <w:r w:rsidRPr="007025F9">
        <w:rPr>
          <w:b w:val="0"/>
          <w:color w:val="000000"/>
        </w:rPr>
        <w:t xml:space="preserve">From the headwaters and unnamed tributary stream downstream to the USFS boundary: </w:t>
      </w:r>
    </w:p>
    <w:p w14:paraId="028B212B" w14:textId="77777777" w:rsidR="008378AC" w:rsidRPr="007025F9" w:rsidRDefault="008378AC" w:rsidP="007025F9">
      <w:pPr>
        <w:pStyle w:val="ListParagraph"/>
        <w:numPr>
          <w:ilvl w:val="0"/>
          <w:numId w:val="67"/>
        </w:numPr>
        <w:tabs>
          <w:tab w:val="left" w:pos="1800"/>
        </w:tabs>
        <w:spacing w:line="276" w:lineRule="auto"/>
        <w:rPr>
          <w:b w:val="0"/>
          <w:u w:val="single"/>
        </w:rPr>
      </w:pPr>
      <w:r w:rsidRPr="007025F9">
        <w:rPr>
          <w:b w:val="0"/>
        </w:rPr>
        <w:t xml:space="preserve">Fishing is by artificial flies and lures only. </w:t>
      </w:r>
    </w:p>
    <w:p w14:paraId="2E841F1A" w14:textId="77777777" w:rsidR="008378AC" w:rsidRPr="007025F9" w:rsidRDefault="008378AC" w:rsidP="007025F9">
      <w:pPr>
        <w:pStyle w:val="ListParagraph"/>
        <w:numPr>
          <w:ilvl w:val="0"/>
          <w:numId w:val="67"/>
        </w:numPr>
        <w:tabs>
          <w:tab w:val="left" w:pos="1800"/>
        </w:tabs>
        <w:spacing w:line="276" w:lineRule="auto"/>
        <w:rPr>
          <w:b w:val="0"/>
          <w:u w:val="single"/>
        </w:rPr>
      </w:pPr>
      <w:r w:rsidRPr="007025F9">
        <w:rPr>
          <w:b w:val="0"/>
        </w:rPr>
        <w:lastRenderedPageBreak/>
        <w:t xml:space="preserve">All cutthroat trout must be returned to the water immediately upon catch. </w:t>
      </w:r>
    </w:p>
    <w:p w14:paraId="1DA9EFEF" w14:textId="77777777" w:rsidR="008378AC" w:rsidRPr="007025F9" w:rsidRDefault="008378AC" w:rsidP="007025F9">
      <w:pPr>
        <w:pStyle w:val="ListParagraph"/>
        <w:spacing w:line="276" w:lineRule="auto"/>
        <w:ind w:left="2520"/>
        <w:rPr>
          <w:b w:val="0"/>
          <w:color w:val="000000"/>
          <w:u w:val="single"/>
        </w:rPr>
      </w:pPr>
    </w:p>
    <w:p w14:paraId="1B6652E2" w14:textId="77777777" w:rsidR="008378AC" w:rsidRPr="007025F9" w:rsidRDefault="008378AC" w:rsidP="007025F9">
      <w:pPr>
        <w:pStyle w:val="ListParagraph"/>
        <w:numPr>
          <w:ilvl w:val="0"/>
          <w:numId w:val="55"/>
        </w:numPr>
        <w:spacing w:line="276" w:lineRule="auto"/>
        <w:ind w:hanging="720"/>
        <w:rPr>
          <w:b w:val="0"/>
          <w:color w:val="000000"/>
          <w:u w:val="single"/>
        </w:rPr>
      </w:pPr>
      <w:r w:rsidRPr="007025F9">
        <w:rPr>
          <w:color w:val="000000"/>
          <w:u w:val="single"/>
        </w:rPr>
        <w:t xml:space="preserve">Berthoud Reservoir - Larimer County </w:t>
      </w:r>
    </w:p>
    <w:p w14:paraId="3F865E46" w14:textId="77777777" w:rsidR="008378AC" w:rsidRPr="007025F9" w:rsidRDefault="008378AC" w:rsidP="007025F9">
      <w:pPr>
        <w:pStyle w:val="ListParagraph"/>
        <w:spacing w:line="276" w:lineRule="auto"/>
        <w:ind w:left="1800"/>
        <w:rPr>
          <w:b w:val="0"/>
          <w:color w:val="000000"/>
          <w:u w:val="single"/>
        </w:rPr>
      </w:pPr>
    </w:p>
    <w:p w14:paraId="20DB89C9" w14:textId="77777777" w:rsidR="008378AC" w:rsidRPr="007025F9" w:rsidRDefault="008378AC" w:rsidP="007025F9">
      <w:pPr>
        <w:pStyle w:val="ListParagraph"/>
        <w:numPr>
          <w:ilvl w:val="1"/>
          <w:numId w:val="55"/>
        </w:numPr>
        <w:spacing w:line="276" w:lineRule="auto"/>
        <w:ind w:left="2160"/>
        <w:rPr>
          <w:b w:val="0"/>
          <w:color w:val="000000"/>
        </w:rPr>
      </w:pPr>
      <w:r w:rsidRPr="007025F9">
        <w:rPr>
          <w:b w:val="0"/>
          <w:color w:val="000000"/>
        </w:rPr>
        <w:t>All largemouth and smallmouth bass must be returned to the water immediately upon catch.</w:t>
      </w:r>
    </w:p>
    <w:p w14:paraId="21419C25" w14:textId="77777777" w:rsidR="008378AC" w:rsidRPr="007025F9" w:rsidRDefault="008378AC" w:rsidP="007025F9">
      <w:pPr>
        <w:pStyle w:val="ListParagraph"/>
        <w:numPr>
          <w:ilvl w:val="1"/>
          <w:numId w:val="55"/>
        </w:numPr>
        <w:spacing w:line="276" w:lineRule="auto"/>
        <w:ind w:left="2160"/>
        <w:rPr>
          <w:b w:val="0"/>
          <w:color w:val="000000"/>
        </w:rPr>
      </w:pPr>
      <w:r w:rsidRPr="007025F9">
        <w:rPr>
          <w:b w:val="0"/>
          <w:color w:val="000000"/>
        </w:rPr>
        <w:t xml:space="preserve">The bag and possession limit and minimum size for crappie and redear sunfish is 10 fish in the aggregate, 10 inches in length. </w:t>
      </w:r>
    </w:p>
    <w:p w14:paraId="6D0FECCA" w14:textId="77777777" w:rsidR="008378AC" w:rsidRPr="007025F9" w:rsidRDefault="008378AC" w:rsidP="007025F9">
      <w:pPr>
        <w:pStyle w:val="ListParagraph"/>
        <w:spacing w:line="276" w:lineRule="auto"/>
        <w:ind w:left="2520"/>
        <w:rPr>
          <w:b w:val="0"/>
          <w:color w:val="000000"/>
        </w:rPr>
      </w:pPr>
    </w:p>
    <w:p w14:paraId="16FBE7D0"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Beswick Pond - Mesa County</w:t>
      </w:r>
    </w:p>
    <w:p w14:paraId="58F8D5BA" w14:textId="77777777" w:rsidR="008378AC" w:rsidRPr="007025F9" w:rsidRDefault="008378AC" w:rsidP="007025F9">
      <w:pPr>
        <w:tabs>
          <w:tab w:val="left" w:pos="1800"/>
        </w:tabs>
        <w:spacing w:line="276" w:lineRule="auto"/>
        <w:ind w:left="1800"/>
        <w:rPr>
          <w:u w:val="single"/>
        </w:rPr>
      </w:pPr>
    </w:p>
    <w:p w14:paraId="5D2C1F21" w14:textId="77777777" w:rsidR="008378AC" w:rsidRPr="007025F9" w:rsidRDefault="008378AC" w:rsidP="007025F9">
      <w:pPr>
        <w:numPr>
          <w:ilvl w:val="1"/>
          <w:numId w:val="55"/>
        </w:numPr>
        <w:tabs>
          <w:tab w:val="left" w:pos="1800"/>
        </w:tabs>
        <w:spacing w:line="276" w:lineRule="auto"/>
        <w:ind w:left="2160"/>
        <w:rPr>
          <w:b w:val="0"/>
        </w:rPr>
      </w:pPr>
      <w:r w:rsidRPr="007025F9">
        <w:rPr>
          <w:b w:val="0"/>
        </w:rPr>
        <w:t>Fishing is prohibited.</w:t>
      </w:r>
    </w:p>
    <w:p w14:paraId="00B317AC" w14:textId="77777777" w:rsidR="008378AC" w:rsidRPr="007025F9" w:rsidRDefault="008378AC" w:rsidP="007025F9">
      <w:pPr>
        <w:tabs>
          <w:tab w:val="left" w:pos="1800"/>
        </w:tabs>
        <w:spacing w:line="276" w:lineRule="auto"/>
        <w:ind w:left="2160"/>
        <w:rPr>
          <w:b w:val="0"/>
        </w:rPr>
      </w:pPr>
    </w:p>
    <w:p w14:paraId="719FDD6D"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Big Bend Creek - La Plata County</w:t>
      </w:r>
    </w:p>
    <w:p w14:paraId="1CFE846E" w14:textId="77777777" w:rsidR="008378AC" w:rsidRPr="007025F9" w:rsidRDefault="008378AC" w:rsidP="007025F9">
      <w:pPr>
        <w:spacing w:line="276" w:lineRule="auto"/>
        <w:ind w:left="1440" w:hanging="360"/>
        <w:rPr>
          <w:color w:val="000000"/>
        </w:rPr>
      </w:pPr>
    </w:p>
    <w:p w14:paraId="6B2B2947" w14:textId="77777777" w:rsidR="008378AC" w:rsidRPr="007025F9" w:rsidRDefault="008378AC" w:rsidP="007025F9">
      <w:pPr>
        <w:numPr>
          <w:ilvl w:val="0"/>
          <w:numId w:val="9"/>
        </w:numPr>
        <w:tabs>
          <w:tab w:val="left" w:pos="720"/>
        </w:tabs>
        <w:spacing w:line="276" w:lineRule="auto"/>
        <w:rPr>
          <w:b w:val="0"/>
          <w:color w:val="000000"/>
        </w:rPr>
      </w:pPr>
      <w:r w:rsidRPr="007025F9">
        <w:rPr>
          <w:b w:val="0"/>
          <w:color w:val="000000"/>
        </w:rPr>
        <w:t>Fishing is by artificial flies and lures only.</w:t>
      </w:r>
    </w:p>
    <w:p w14:paraId="71DB8745" w14:textId="77777777" w:rsidR="008378AC" w:rsidRPr="007025F9" w:rsidRDefault="008378AC" w:rsidP="007025F9">
      <w:pPr>
        <w:numPr>
          <w:ilvl w:val="0"/>
          <w:numId w:val="9"/>
        </w:numPr>
        <w:tabs>
          <w:tab w:val="left" w:pos="720"/>
        </w:tabs>
        <w:spacing w:line="276" w:lineRule="auto"/>
        <w:rPr>
          <w:b w:val="0"/>
          <w:bCs w:val="0"/>
        </w:rPr>
      </w:pPr>
      <w:r w:rsidRPr="007025F9">
        <w:rPr>
          <w:b w:val="0"/>
          <w:color w:val="000000"/>
        </w:rPr>
        <w:t>All cutthroat trout must be returned to the water immediately upon catch.</w:t>
      </w:r>
    </w:p>
    <w:p w14:paraId="0DE15349" w14:textId="77777777" w:rsidR="008378AC" w:rsidRPr="007025F9" w:rsidRDefault="008378AC" w:rsidP="007025F9">
      <w:pPr>
        <w:tabs>
          <w:tab w:val="left" w:pos="720"/>
        </w:tabs>
        <w:spacing w:line="276" w:lineRule="auto"/>
        <w:ind w:left="2160" w:hanging="360"/>
        <w:rPr>
          <w:b w:val="0"/>
          <w:bCs w:val="0"/>
        </w:rPr>
      </w:pPr>
    </w:p>
    <w:p w14:paraId="1844DCAE"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Big Creek Lake (Lower) - Jackson County</w:t>
      </w:r>
    </w:p>
    <w:p w14:paraId="24D2CBCA" w14:textId="77777777" w:rsidR="008378AC" w:rsidRPr="007025F9" w:rsidRDefault="008378AC" w:rsidP="007025F9">
      <w:pPr>
        <w:spacing w:line="276" w:lineRule="auto"/>
        <w:ind w:left="1440" w:hanging="360"/>
        <w:rPr>
          <w:color w:val="000000"/>
          <w:u w:val="single"/>
        </w:rPr>
      </w:pPr>
    </w:p>
    <w:p w14:paraId="45E0D04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bag and possession limit for lake trout and/or splake is three fish, only one of which may be greater than 26 inches in length. </w:t>
      </w:r>
    </w:p>
    <w:p w14:paraId="5CA35A6F" w14:textId="77777777" w:rsidR="008378AC" w:rsidRPr="007025F9" w:rsidRDefault="008378AC" w:rsidP="007025F9">
      <w:pPr>
        <w:spacing w:line="276" w:lineRule="auto"/>
        <w:ind w:left="1440" w:hanging="360"/>
        <w:rPr>
          <w:b w:val="0"/>
          <w:bCs w:val="0"/>
          <w:color w:val="000000"/>
        </w:rPr>
      </w:pPr>
    </w:p>
    <w:p w14:paraId="01D12CF8"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Big Hole Creek - Eagle County</w:t>
      </w:r>
    </w:p>
    <w:p w14:paraId="50B6D500" w14:textId="77777777" w:rsidR="008378AC" w:rsidRPr="007025F9" w:rsidRDefault="008378AC" w:rsidP="007025F9">
      <w:pPr>
        <w:spacing w:line="276" w:lineRule="auto"/>
        <w:ind w:left="1800" w:hanging="720"/>
        <w:rPr>
          <w:u w:val="single"/>
        </w:rPr>
      </w:pPr>
    </w:p>
    <w:p w14:paraId="11162F9B" w14:textId="77777777" w:rsidR="008378AC" w:rsidRPr="007025F9" w:rsidRDefault="008378AC" w:rsidP="007025F9">
      <w:pPr>
        <w:pStyle w:val="ListParagraph"/>
        <w:numPr>
          <w:ilvl w:val="1"/>
          <w:numId w:val="55"/>
        </w:numPr>
        <w:spacing w:line="276" w:lineRule="auto"/>
        <w:ind w:left="2160"/>
        <w:rPr>
          <w:b w:val="0"/>
        </w:rPr>
      </w:pPr>
      <w:r w:rsidRPr="007025F9">
        <w:rPr>
          <w:b w:val="0"/>
        </w:rPr>
        <w:t>Fishing is by artificial flies and lures only.</w:t>
      </w:r>
    </w:p>
    <w:p w14:paraId="1B2D062F" w14:textId="77777777" w:rsidR="008378AC" w:rsidRPr="007025F9" w:rsidRDefault="008378AC" w:rsidP="007025F9">
      <w:pPr>
        <w:pStyle w:val="ListParagraph"/>
        <w:numPr>
          <w:ilvl w:val="1"/>
          <w:numId w:val="55"/>
        </w:numPr>
        <w:spacing w:line="276" w:lineRule="auto"/>
        <w:ind w:left="2160"/>
        <w:rPr>
          <w:b w:val="0"/>
        </w:rPr>
      </w:pPr>
      <w:r w:rsidRPr="007025F9">
        <w:rPr>
          <w:b w:val="0"/>
        </w:rPr>
        <w:t>All cutthroat trout must be returned to the water immediately upon catch.</w:t>
      </w:r>
    </w:p>
    <w:p w14:paraId="2952E762" w14:textId="77777777" w:rsidR="008378AC" w:rsidRPr="007025F9" w:rsidRDefault="008378AC" w:rsidP="007025F9">
      <w:pPr>
        <w:spacing w:line="276" w:lineRule="auto"/>
        <w:ind w:left="1800" w:hanging="720"/>
        <w:rPr>
          <w:u w:val="single"/>
        </w:rPr>
      </w:pPr>
    </w:p>
    <w:p w14:paraId="6C8357D1"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Big Lake </w:t>
      </w:r>
      <w:r w:rsidRPr="007025F9">
        <w:rPr>
          <w:u w:val="single"/>
        </w:rPr>
        <w:noBreakHyphen/>
        <w:t xml:space="preserve"> Conejos County </w:t>
      </w:r>
    </w:p>
    <w:p w14:paraId="05CCD621" w14:textId="77777777" w:rsidR="008378AC" w:rsidRPr="007025F9" w:rsidRDefault="008378AC" w:rsidP="007025F9">
      <w:pPr>
        <w:spacing w:line="276" w:lineRule="auto"/>
        <w:ind w:left="1440" w:hanging="360"/>
        <w:rPr>
          <w:color w:val="000000"/>
        </w:rPr>
      </w:pPr>
    </w:p>
    <w:p w14:paraId="1E3F645E" w14:textId="77777777" w:rsidR="008378AC" w:rsidRPr="007025F9" w:rsidRDefault="008378AC" w:rsidP="007025F9">
      <w:pPr>
        <w:tabs>
          <w:tab w:val="left" w:pos="810"/>
        </w:tabs>
        <w:spacing w:line="276" w:lineRule="auto"/>
        <w:ind w:left="2160" w:hanging="360"/>
        <w:rPr>
          <w:b w:val="0"/>
          <w:bCs w:val="0"/>
          <w:color w:val="000000"/>
        </w:rPr>
      </w:pPr>
      <w:r w:rsidRPr="007025F9">
        <w:rPr>
          <w:b w:val="0"/>
          <w:bCs w:val="0"/>
          <w:color w:val="000000"/>
        </w:rPr>
        <w:t>a.</w:t>
      </w:r>
      <w:r w:rsidRPr="007025F9">
        <w:rPr>
          <w:b w:val="0"/>
          <w:bCs w:val="0"/>
          <w:color w:val="000000"/>
        </w:rPr>
        <w:tab/>
        <w:t>Fishing is by artificial flies and lures only.</w:t>
      </w:r>
    </w:p>
    <w:p w14:paraId="00FA1C5B" w14:textId="77777777" w:rsidR="008378AC" w:rsidRPr="007025F9" w:rsidRDefault="008378AC" w:rsidP="007025F9">
      <w:pPr>
        <w:tabs>
          <w:tab w:val="left" w:pos="810"/>
        </w:tabs>
        <w:spacing w:line="276" w:lineRule="auto"/>
        <w:ind w:left="2160" w:hanging="360"/>
        <w:rPr>
          <w:b w:val="0"/>
          <w:bCs w:val="0"/>
          <w:color w:val="000000"/>
        </w:rPr>
      </w:pPr>
      <w:r w:rsidRPr="007025F9">
        <w:rPr>
          <w:b w:val="0"/>
          <w:bCs w:val="0"/>
          <w:color w:val="000000"/>
        </w:rPr>
        <w:t>b.</w:t>
      </w:r>
      <w:r w:rsidRPr="007025F9">
        <w:rPr>
          <w:b w:val="0"/>
          <w:bCs w:val="0"/>
          <w:color w:val="000000"/>
        </w:rPr>
        <w:tab/>
        <w:t>All cutthroat trout must be returned to the water immediately upon catch.</w:t>
      </w:r>
    </w:p>
    <w:p w14:paraId="161E7700" w14:textId="77777777" w:rsidR="008378AC" w:rsidRPr="007025F9" w:rsidRDefault="008378AC" w:rsidP="007025F9">
      <w:pPr>
        <w:spacing w:line="276" w:lineRule="auto"/>
        <w:ind w:left="1440" w:hanging="360"/>
        <w:rPr>
          <w:b w:val="0"/>
          <w:bCs w:val="0"/>
          <w:color w:val="000000"/>
        </w:rPr>
      </w:pPr>
    </w:p>
    <w:p w14:paraId="29C7E75C" w14:textId="77777777" w:rsidR="008378AC" w:rsidRPr="007025F9" w:rsidRDefault="008378AC" w:rsidP="007025F9">
      <w:pPr>
        <w:numPr>
          <w:ilvl w:val="0"/>
          <w:numId w:val="55"/>
        </w:numPr>
        <w:tabs>
          <w:tab w:val="left" w:pos="1800"/>
        </w:tabs>
        <w:spacing w:line="276" w:lineRule="auto"/>
        <w:ind w:hanging="720"/>
        <w:rPr>
          <w:b w:val="0"/>
          <w:bCs w:val="0"/>
          <w:u w:val="single"/>
        </w:rPr>
      </w:pPr>
      <w:r w:rsidRPr="007025F9">
        <w:rPr>
          <w:u w:val="single"/>
        </w:rPr>
        <w:t xml:space="preserve">Big Thompson Ponds - Larimer County </w:t>
      </w:r>
    </w:p>
    <w:p w14:paraId="750387C7" w14:textId="77777777" w:rsidR="008378AC" w:rsidRPr="007025F9" w:rsidRDefault="008378AC" w:rsidP="007025F9">
      <w:pPr>
        <w:spacing w:line="276" w:lineRule="auto"/>
        <w:ind w:left="1440" w:hanging="360"/>
        <w:rPr>
          <w:color w:val="000000"/>
        </w:rPr>
      </w:pPr>
    </w:p>
    <w:p w14:paraId="237CCD33" w14:textId="77777777" w:rsidR="008378AC" w:rsidRPr="007025F9" w:rsidRDefault="008378AC" w:rsidP="007025F9">
      <w:pPr>
        <w:numPr>
          <w:ilvl w:val="0"/>
          <w:numId w:val="24"/>
        </w:numPr>
        <w:tabs>
          <w:tab w:val="left" w:pos="720"/>
        </w:tabs>
        <w:spacing w:line="276" w:lineRule="auto"/>
        <w:rPr>
          <w:b w:val="0"/>
          <w:bCs w:val="0"/>
        </w:rPr>
      </w:pPr>
      <w:r w:rsidRPr="007025F9">
        <w:rPr>
          <w:b w:val="0"/>
          <w:bCs w:val="0"/>
        </w:rPr>
        <w:t>The bag and possession limit and minimum size for largemouth and smallmouth bass is one fish in the aggregate, 15 inches in length.</w:t>
      </w:r>
    </w:p>
    <w:p w14:paraId="05D8EEFA" w14:textId="77777777" w:rsidR="008378AC" w:rsidRPr="007025F9" w:rsidRDefault="008378AC" w:rsidP="007025F9">
      <w:pPr>
        <w:tabs>
          <w:tab w:val="left" w:pos="720"/>
        </w:tabs>
        <w:spacing w:line="276" w:lineRule="auto"/>
        <w:ind w:left="2160"/>
        <w:rPr>
          <w:b w:val="0"/>
          <w:bCs w:val="0"/>
        </w:rPr>
      </w:pPr>
    </w:p>
    <w:p w14:paraId="6E54B14D"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Big Thompson River </w:t>
      </w:r>
      <w:r w:rsidRPr="007025F9">
        <w:rPr>
          <w:u w:val="single"/>
        </w:rPr>
        <w:noBreakHyphen/>
        <w:t xml:space="preserve"> Larimer County </w:t>
      </w:r>
    </w:p>
    <w:p w14:paraId="4222D7ED" w14:textId="77777777" w:rsidR="008378AC" w:rsidRPr="007025F9" w:rsidRDefault="008378AC" w:rsidP="007025F9">
      <w:pPr>
        <w:spacing w:line="276" w:lineRule="auto"/>
        <w:ind w:left="1440" w:hanging="360"/>
        <w:rPr>
          <w:color w:val="000000"/>
        </w:rPr>
      </w:pPr>
    </w:p>
    <w:p w14:paraId="4DC269C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base of Olympus Dam at Lake Estes downstream to the bridge at Waltonia:</w:t>
      </w:r>
    </w:p>
    <w:p w14:paraId="3661BAF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5E4F2365"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1D0DCF55" w14:textId="77777777" w:rsidR="008378AC" w:rsidRPr="007025F9" w:rsidRDefault="008378AC" w:rsidP="007025F9">
      <w:pPr>
        <w:tabs>
          <w:tab w:val="left" w:pos="810"/>
        </w:tabs>
        <w:spacing w:line="276" w:lineRule="auto"/>
        <w:ind w:left="2520" w:hanging="360"/>
        <w:rPr>
          <w:b w:val="0"/>
          <w:bCs w:val="0"/>
          <w:color w:val="000000"/>
        </w:rPr>
      </w:pPr>
    </w:p>
    <w:p w14:paraId="35D7AA19" w14:textId="77777777" w:rsidR="008378AC" w:rsidRPr="007025F9" w:rsidRDefault="008378AC" w:rsidP="007025F9">
      <w:pPr>
        <w:numPr>
          <w:ilvl w:val="0"/>
          <w:numId w:val="55"/>
        </w:numPr>
        <w:tabs>
          <w:tab w:val="left" w:pos="1800"/>
        </w:tabs>
        <w:spacing w:line="276" w:lineRule="auto"/>
        <w:ind w:hanging="720"/>
        <w:rPr>
          <w:u w:val="single"/>
        </w:rPr>
      </w:pPr>
      <w:bookmarkStart w:id="98" w:name="OLE_LINK1"/>
      <w:r w:rsidRPr="007025F9">
        <w:rPr>
          <w:u w:val="single"/>
        </w:rPr>
        <w:t xml:space="preserve">Black Canyon </w:t>
      </w:r>
      <w:r w:rsidRPr="007025F9">
        <w:rPr>
          <w:u w:val="single"/>
        </w:rPr>
        <w:noBreakHyphen/>
        <w:t xml:space="preserve"> San Juan County</w:t>
      </w:r>
    </w:p>
    <w:p w14:paraId="2DA56018" w14:textId="77777777" w:rsidR="008378AC" w:rsidRPr="007025F9" w:rsidRDefault="008378AC" w:rsidP="007025F9">
      <w:pPr>
        <w:spacing w:line="276" w:lineRule="auto"/>
        <w:rPr>
          <w:b w:val="0"/>
          <w:bCs w:val="0"/>
          <w:color w:val="000000"/>
        </w:rPr>
      </w:pPr>
    </w:p>
    <w:p w14:paraId="3C64387C" w14:textId="77777777" w:rsidR="008378AC" w:rsidRPr="007025F9" w:rsidRDefault="008378AC" w:rsidP="007025F9">
      <w:pPr>
        <w:numPr>
          <w:ilvl w:val="0"/>
          <w:numId w:val="50"/>
        </w:numPr>
        <w:tabs>
          <w:tab w:val="left" w:pos="720"/>
          <w:tab w:val="left" w:pos="2160"/>
        </w:tabs>
        <w:spacing w:line="276" w:lineRule="auto"/>
        <w:rPr>
          <w:b w:val="0"/>
          <w:bCs w:val="0"/>
        </w:rPr>
      </w:pPr>
      <w:r w:rsidRPr="007025F9">
        <w:rPr>
          <w:b w:val="0"/>
          <w:bCs w:val="0"/>
        </w:rPr>
        <w:t>Fishing is by artificial flies and lures only.</w:t>
      </w:r>
    </w:p>
    <w:p w14:paraId="6BD7B6A0" w14:textId="77777777" w:rsidR="008378AC" w:rsidRPr="007025F9" w:rsidRDefault="008378AC" w:rsidP="007025F9">
      <w:pPr>
        <w:numPr>
          <w:ilvl w:val="0"/>
          <w:numId w:val="50"/>
        </w:numPr>
        <w:tabs>
          <w:tab w:val="left" w:pos="720"/>
          <w:tab w:val="left" w:pos="2160"/>
        </w:tabs>
        <w:spacing w:line="276" w:lineRule="auto"/>
        <w:rPr>
          <w:b w:val="0"/>
          <w:bCs w:val="0"/>
        </w:rPr>
      </w:pPr>
      <w:r w:rsidRPr="007025F9">
        <w:rPr>
          <w:b w:val="0"/>
          <w:bCs w:val="0"/>
        </w:rPr>
        <w:lastRenderedPageBreak/>
        <w:t>All cutthroat trout must be returned to the water immediately upon catch.</w:t>
      </w:r>
    </w:p>
    <w:p w14:paraId="4D860033" w14:textId="77777777" w:rsidR="008378AC" w:rsidRPr="007025F9" w:rsidRDefault="008378AC" w:rsidP="007025F9">
      <w:pPr>
        <w:spacing w:line="276" w:lineRule="auto"/>
        <w:ind w:left="1800" w:hanging="720"/>
        <w:rPr>
          <w:u w:val="single"/>
        </w:rPr>
      </w:pPr>
    </w:p>
    <w:p w14:paraId="28C289E8"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Black Hollow Creek </w:t>
      </w:r>
      <w:r w:rsidRPr="007025F9">
        <w:rPr>
          <w:u w:val="single"/>
        </w:rPr>
        <w:noBreakHyphen/>
        <w:t xml:space="preserve"> Larimer County</w:t>
      </w:r>
    </w:p>
    <w:p w14:paraId="4A3159E7" w14:textId="77777777" w:rsidR="008378AC" w:rsidRPr="007025F9" w:rsidRDefault="008378AC" w:rsidP="007025F9">
      <w:pPr>
        <w:spacing w:line="276" w:lineRule="auto"/>
        <w:ind w:left="1440" w:hanging="360"/>
        <w:rPr>
          <w:color w:val="000000"/>
        </w:rPr>
      </w:pPr>
    </w:p>
    <w:p w14:paraId="6252DDD7" w14:textId="77777777" w:rsidR="008378AC" w:rsidRPr="007025F9" w:rsidRDefault="008378AC" w:rsidP="007025F9">
      <w:pPr>
        <w:numPr>
          <w:ilvl w:val="0"/>
          <w:numId w:val="51"/>
        </w:numPr>
        <w:tabs>
          <w:tab w:val="left" w:pos="720"/>
        </w:tabs>
        <w:spacing w:line="276" w:lineRule="auto"/>
        <w:rPr>
          <w:b w:val="0"/>
          <w:bCs w:val="0"/>
        </w:rPr>
      </w:pPr>
      <w:r w:rsidRPr="007025F9">
        <w:rPr>
          <w:b w:val="0"/>
          <w:bCs w:val="0"/>
        </w:rPr>
        <w:t>Fishing is by artificial flies and lures only.</w:t>
      </w:r>
    </w:p>
    <w:p w14:paraId="201562AA" w14:textId="77777777" w:rsidR="008378AC" w:rsidRPr="007025F9" w:rsidRDefault="008378AC" w:rsidP="007025F9">
      <w:pPr>
        <w:numPr>
          <w:ilvl w:val="0"/>
          <w:numId w:val="51"/>
        </w:numPr>
        <w:tabs>
          <w:tab w:val="left" w:pos="720"/>
        </w:tabs>
        <w:spacing w:line="276" w:lineRule="auto"/>
        <w:rPr>
          <w:b w:val="0"/>
          <w:bCs w:val="0"/>
        </w:rPr>
      </w:pPr>
      <w:r w:rsidRPr="007025F9">
        <w:rPr>
          <w:b w:val="0"/>
          <w:bCs w:val="0"/>
        </w:rPr>
        <w:t>All cutthroat trout must be returned to the water immediately upon catch.</w:t>
      </w:r>
    </w:p>
    <w:p w14:paraId="6F76DA43" w14:textId="77777777" w:rsidR="008378AC" w:rsidRPr="007025F9" w:rsidRDefault="008378AC" w:rsidP="007025F9">
      <w:pPr>
        <w:spacing w:line="276" w:lineRule="auto"/>
        <w:ind w:left="1440" w:hanging="360"/>
        <w:rPr>
          <w:b w:val="0"/>
          <w:bCs w:val="0"/>
          <w:color w:val="000000"/>
        </w:rPr>
      </w:pPr>
    </w:p>
    <w:p w14:paraId="3DA0399F"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Blanca Wildlife Habitat Area (BLM </w:t>
      </w:r>
      <w:proofErr w:type="gramStart"/>
      <w:r w:rsidRPr="007025F9">
        <w:rPr>
          <w:u w:val="single"/>
        </w:rPr>
        <w:t xml:space="preserve">Ponds) </w:t>
      </w:r>
      <w:r w:rsidRPr="007025F9">
        <w:rPr>
          <w:u w:val="single"/>
        </w:rPr>
        <w:noBreakHyphen/>
      </w:r>
      <w:proofErr w:type="gramEnd"/>
      <w:r w:rsidRPr="007025F9">
        <w:rPr>
          <w:u w:val="single"/>
        </w:rPr>
        <w:t xml:space="preserve"> Alamosa County</w:t>
      </w:r>
    </w:p>
    <w:p w14:paraId="46CF5736" w14:textId="77777777" w:rsidR="008378AC" w:rsidRPr="007025F9" w:rsidRDefault="008378AC" w:rsidP="007025F9">
      <w:pPr>
        <w:spacing w:line="276" w:lineRule="auto"/>
        <w:ind w:left="1440" w:hanging="360"/>
        <w:rPr>
          <w:color w:val="000000"/>
          <w:u w:val="single"/>
        </w:rPr>
      </w:pPr>
    </w:p>
    <w:p w14:paraId="1B51934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bass is 15 inches in length.</w:t>
      </w:r>
    </w:p>
    <w:p w14:paraId="238BCA6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prohibited from February 15 through July 15.</w:t>
      </w:r>
    </w:p>
    <w:bookmarkEnd w:id="98"/>
    <w:p w14:paraId="44E0D9CA" w14:textId="77777777" w:rsidR="008378AC" w:rsidRPr="007025F9" w:rsidRDefault="008378AC" w:rsidP="007025F9">
      <w:pPr>
        <w:spacing w:line="276" w:lineRule="auto"/>
        <w:ind w:left="2160"/>
        <w:rPr>
          <w:color w:val="000000"/>
        </w:rPr>
      </w:pPr>
    </w:p>
    <w:p w14:paraId="010FE457"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Blue Mesa Reservoir </w:t>
      </w:r>
      <w:r w:rsidRPr="007025F9">
        <w:rPr>
          <w:u w:val="single"/>
        </w:rPr>
        <w:noBreakHyphen/>
        <w:t xml:space="preserve"> Gunnison County</w:t>
      </w:r>
    </w:p>
    <w:p w14:paraId="59B79BCB" w14:textId="77777777" w:rsidR="008378AC" w:rsidRPr="007025F9" w:rsidRDefault="008378AC" w:rsidP="007025F9">
      <w:pPr>
        <w:spacing w:line="276" w:lineRule="auto"/>
        <w:ind w:left="1440" w:hanging="360"/>
        <w:rPr>
          <w:color w:val="000000"/>
          <w:u w:val="single"/>
        </w:rPr>
      </w:pPr>
    </w:p>
    <w:p w14:paraId="73E0B1C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Ice fishing shelters must be portable. </w:t>
      </w:r>
    </w:p>
    <w:p w14:paraId="0E12293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There is no bag or possession limit for lake trout.</w:t>
      </w:r>
    </w:p>
    <w:p w14:paraId="69C3124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lake trout greater than 32 inches in length may be taken per day.</w:t>
      </w:r>
    </w:p>
    <w:p w14:paraId="7BA1AAB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Snagging of kokanee salmon is permitted from November 1 through December 31. </w:t>
      </w:r>
    </w:p>
    <w:p w14:paraId="042069F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bag limit for kokanee salmon is 5 fish. </w:t>
      </w:r>
    </w:p>
    <w:p w14:paraId="6A8EA11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possession limit for kokanee salmon is 10 fish. </w:t>
      </w:r>
    </w:p>
    <w:p w14:paraId="7CC7DB0E" w14:textId="77777777" w:rsidR="008378AC" w:rsidRPr="007025F9" w:rsidRDefault="008378AC" w:rsidP="007025F9">
      <w:pPr>
        <w:tabs>
          <w:tab w:val="left" w:pos="810"/>
        </w:tabs>
        <w:spacing w:line="276" w:lineRule="auto"/>
        <w:ind w:left="2160" w:hanging="360"/>
        <w:rPr>
          <w:b w:val="0"/>
          <w:bCs w:val="0"/>
          <w:color w:val="000000"/>
        </w:rPr>
      </w:pPr>
    </w:p>
    <w:p w14:paraId="1A2B9C27"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Blue River - Grand and Summit Counties</w:t>
      </w:r>
    </w:p>
    <w:p w14:paraId="16124595" w14:textId="77777777" w:rsidR="008378AC" w:rsidRPr="007025F9" w:rsidRDefault="008378AC" w:rsidP="007025F9">
      <w:pPr>
        <w:spacing w:line="276" w:lineRule="auto"/>
        <w:rPr>
          <w:color w:val="000000"/>
        </w:rPr>
      </w:pPr>
    </w:p>
    <w:p w14:paraId="56042E8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Summit Co Rd 3 (Coyne Valley Rd. 3 miles north of Breckenridge) downstream to Dillon Reservoir:</w:t>
      </w:r>
    </w:p>
    <w:p w14:paraId="797AFE1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7E727F89"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brown trout over 14 inches in length must be returned to the water immediately upon catch.</w:t>
      </w:r>
    </w:p>
    <w:p w14:paraId="09939A31"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from September 15 – December 1.</w:t>
      </w:r>
    </w:p>
    <w:p w14:paraId="7E8F012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Dillon Dam downstream to the north city limits of the town of Silverthorne:</w:t>
      </w:r>
    </w:p>
    <w:p w14:paraId="4F2CD7BD"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065D571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45E2B04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north city limits of the town of Silverthorne downstream to the Colo 9 bridge over the Blue River at Blue River State Wildlife Area:</w:t>
      </w:r>
      <w:r w:rsidRPr="007025F9" w:rsidDel="009F056B">
        <w:rPr>
          <w:b w:val="0"/>
          <w:bCs w:val="0"/>
        </w:rPr>
        <w:t xml:space="preserve"> </w:t>
      </w:r>
    </w:p>
    <w:p w14:paraId="249139A2"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by artificial flies and lures only.</w:t>
      </w:r>
    </w:p>
    <w:p w14:paraId="725CCB4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and minimum size for trout is two fish, 16 inches in length.</w:t>
      </w:r>
    </w:p>
    <w:p w14:paraId="6CEF2AF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Colo 9 bridge over the Blue River at Blue River State Wildlife Area downstream to the Green Mountain Reservoir inlet:</w:t>
      </w:r>
    </w:p>
    <w:p w14:paraId="2E4F831F"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Snagging of kokanee salmon is permitted from September 1 through December 31.</w:t>
      </w:r>
    </w:p>
    <w:p w14:paraId="3B6603D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Green Mountain Reservoir dam downstream to the Colorado River:</w:t>
      </w:r>
    </w:p>
    <w:p w14:paraId="53AD54A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3B962BF7"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All trout must be returned to the water immediately upon catch.</w:t>
      </w:r>
    </w:p>
    <w:p w14:paraId="0B2188A3" w14:textId="77777777" w:rsidR="008378AC" w:rsidRPr="007025F9" w:rsidRDefault="008378AC" w:rsidP="007025F9">
      <w:pPr>
        <w:tabs>
          <w:tab w:val="left" w:pos="720"/>
        </w:tabs>
        <w:spacing w:line="276" w:lineRule="auto"/>
        <w:ind w:left="2520" w:hanging="360"/>
        <w:rPr>
          <w:b w:val="0"/>
          <w:bCs w:val="0"/>
          <w:color w:val="000000"/>
        </w:rPr>
      </w:pPr>
    </w:p>
    <w:p w14:paraId="208389E4"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Bobtail Creek </w:t>
      </w:r>
      <w:r w:rsidRPr="007025F9">
        <w:rPr>
          <w:u w:val="single"/>
        </w:rPr>
        <w:noBreakHyphen/>
        <w:t xml:space="preserve"> Grand County </w:t>
      </w:r>
    </w:p>
    <w:p w14:paraId="714DBDE7" w14:textId="77777777" w:rsidR="008378AC" w:rsidRPr="007025F9" w:rsidRDefault="008378AC" w:rsidP="007025F9">
      <w:pPr>
        <w:spacing w:line="276" w:lineRule="auto"/>
        <w:ind w:left="1440" w:hanging="360"/>
        <w:rPr>
          <w:color w:val="000000"/>
        </w:rPr>
      </w:pPr>
    </w:p>
    <w:p w14:paraId="4E7B2B1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Denver Water Board Diversion:</w:t>
      </w:r>
    </w:p>
    <w:p w14:paraId="66313260"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by artificial flies and lures only.</w:t>
      </w:r>
    </w:p>
    <w:p w14:paraId="086673FB"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All cutthroat trout must be returned to the water immediately upon catch.</w:t>
      </w:r>
    </w:p>
    <w:p w14:paraId="5D7C1543" w14:textId="77777777" w:rsidR="008378AC" w:rsidRPr="007025F9" w:rsidRDefault="008378AC" w:rsidP="007025F9">
      <w:pPr>
        <w:tabs>
          <w:tab w:val="left" w:pos="720"/>
        </w:tabs>
        <w:spacing w:line="276" w:lineRule="auto"/>
        <w:ind w:left="2520" w:hanging="360"/>
        <w:rPr>
          <w:b w:val="0"/>
          <w:bCs w:val="0"/>
        </w:rPr>
      </w:pPr>
    </w:p>
    <w:p w14:paraId="7C488434" w14:textId="77777777" w:rsidR="008378AC" w:rsidRPr="007025F9" w:rsidRDefault="008378AC" w:rsidP="007025F9">
      <w:pPr>
        <w:numPr>
          <w:ilvl w:val="0"/>
          <w:numId w:val="55"/>
        </w:numPr>
        <w:tabs>
          <w:tab w:val="left" w:pos="1800"/>
        </w:tabs>
        <w:spacing w:line="276" w:lineRule="auto"/>
        <w:ind w:hanging="720"/>
        <w:rPr>
          <w:u w:val="single"/>
        </w:rPr>
      </w:pPr>
      <w:r w:rsidRPr="007025F9">
        <w:rPr>
          <w:bCs w:val="0"/>
          <w:color w:val="000000"/>
          <w:u w:val="single"/>
        </w:rPr>
        <w:t>Boedecker Reservoir - Larimer County</w:t>
      </w:r>
    </w:p>
    <w:p w14:paraId="0504A911" w14:textId="77777777" w:rsidR="008378AC" w:rsidRPr="007025F9" w:rsidRDefault="008378AC" w:rsidP="007025F9">
      <w:pPr>
        <w:tabs>
          <w:tab w:val="left" w:pos="1800"/>
        </w:tabs>
        <w:spacing w:line="276" w:lineRule="auto"/>
        <w:ind w:left="1800"/>
        <w:rPr>
          <w:u w:val="single"/>
        </w:rPr>
      </w:pPr>
    </w:p>
    <w:p w14:paraId="1ED6B37D" w14:textId="77777777" w:rsidR="008378AC" w:rsidRPr="007025F9" w:rsidRDefault="008378AC" w:rsidP="007025F9">
      <w:pPr>
        <w:numPr>
          <w:ilvl w:val="1"/>
          <w:numId w:val="55"/>
        </w:numPr>
        <w:tabs>
          <w:tab w:val="left" w:pos="1800"/>
        </w:tabs>
        <w:spacing w:line="276" w:lineRule="auto"/>
        <w:ind w:left="2160"/>
        <w:rPr>
          <w:b w:val="0"/>
        </w:rPr>
      </w:pPr>
      <w:r w:rsidRPr="007025F9">
        <w:rPr>
          <w:b w:val="0"/>
        </w:rPr>
        <w:t xml:space="preserve">The minimum size for </w:t>
      </w:r>
      <w:proofErr w:type="gramStart"/>
      <w:r w:rsidRPr="007025F9">
        <w:rPr>
          <w:b w:val="0"/>
        </w:rPr>
        <w:t>crappie</w:t>
      </w:r>
      <w:proofErr w:type="gramEnd"/>
      <w:r w:rsidRPr="007025F9">
        <w:rPr>
          <w:b w:val="0"/>
        </w:rPr>
        <w:t xml:space="preserve"> is 10 inches in length. </w:t>
      </w:r>
    </w:p>
    <w:p w14:paraId="2DB092BC" w14:textId="77777777" w:rsidR="008378AC" w:rsidRPr="007025F9" w:rsidRDefault="008378AC" w:rsidP="007025F9">
      <w:pPr>
        <w:spacing w:line="276" w:lineRule="auto"/>
        <w:rPr>
          <w:u w:val="single"/>
        </w:rPr>
      </w:pPr>
    </w:p>
    <w:p w14:paraId="69FA0558"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Boss Lake - Chaffee County</w:t>
      </w:r>
    </w:p>
    <w:p w14:paraId="37ABF303" w14:textId="77777777" w:rsidR="008378AC" w:rsidRPr="007025F9" w:rsidRDefault="008378AC" w:rsidP="007025F9">
      <w:pPr>
        <w:spacing w:line="276" w:lineRule="auto"/>
        <w:ind w:left="1440" w:hanging="360"/>
        <w:rPr>
          <w:color w:val="000000"/>
        </w:rPr>
      </w:pPr>
    </w:p>
    <w:p w14:paraId="5A967F19"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5A96C71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5606B22" w14:textId="77777777" w:rsidR="008378AC" w:rsidRPr="007025F9" w:rsidRDefault="008378AC" w:rsidP="007025F9">
      <w:pPr>
        <w:spacing w:line="276" w:lineRule="auto"/>
        <w:ind w:left="2160"/>
        <w:rPr>
          <w:color w:val="000000"/>
        </w:rPr>
      </w:pPr>
    </w:p>
    <w:p w14:paraId="3EFAF6E1"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Boston Peak Creek - Larimer County</w:t>
      </w:r>
    </w:p>
    <w:p w14:paraId="3CDDF56C" w14:textId="77777777" w:rsidR="008378AC" w:rsidRPr="007025F9" w:rsidRDefault="008378AC" w:rsidP="007025F9">
      <w:pPr>
        <w:tabs>
          <w:tab w:val="left" w:pos="1800"/>
        </w:tabs>
        <w:spacing w:line="276" w:lineRule="auto"/>
        <w:ind w:left="1800"/>
        <w:rPr>
          <w:u w:val="single"/>
        </w:rPr>
      </w:pPr>
    </w:p>
    <w:p w14:paraId="2A1D085A" w14:textId="77777777" w:rsidR="008378AC" w:rsidRPr="007025F9" w:rsidRDefault="008378AC" w:rsidP="007025F9">
      <w:pPr>
        <w:numPr>
          <w:ilvl w:val="1"/>
          <w:numId w:val="55"/>
        </w:numPr>
        <w:tabs>
          <w:tab w:val="left" w:pos="1800"/>
        </w:tabs>
        <w:spacing w:line="276" w:lineRule="auto"/>
        <w:ind w:left="2160"/>
        <w:rPr>
          <w:b w:val="0"/>
        </w:rPr>
      </w:pPr>
      <w:r w:rsidRPr="007025F9">
        <w:rPr>
          <w:b w:val="0"/>
        </w:rPr>
        <w:t>Artificial flies and lures only.</w:t>
      </w:r>
    </w:p>
    <w:p w14:paraId="36D62F8D" w14:textId="77777777" w:rsidR="008378AC" w:rsidRPr="007025F9" w:rsidRDefault="008378AC" w:rsidP="007025F9">
      <w:pPr>
        <w:numPr>
          <w:ilvl w:val="1"/>
          <w:numId w:val="55"/>
        </w:numPr>
        <w:tabs>
          <w:tab w:val="left" w:pos="1800"/>
        </w:tabs>
        <w:spacing w:line="276" w:lineRule="auto"/>
        <w:ind w:left="2160"/>
        <w:rPr>
          <w:b w:val="0"/>
        </w:rPr>
      </w:pPr>
      <w:r w:rsidRPr="007025F9">
        <w:rPr>
          <w:b w:val="0"/>
        </w:rPr>
        <w:t>All trout must be returned to the water immediately upon catch.</w:t>
      </w:r>
    </w:p>
    <w:p w14:paraId="51EAF94E" w14:textId="77777777" w:rsidR="008378AC" w:rsidRPr="007025F9" w:rsidRDefault="008378AC" w:rsidP="007025F9">
      <w:pPr>
        <w:tabs>
          <w:tab w:val="left" w:pos="1800"/>
        </w:tabs>
        <w:spacing w:line="276" w:lineRule="auto"/>
        <w:ind w:left="2520"/>
        <w:rPr>
          <w:u w:val="single"/>
        </w:rPr>
      </w:pPr>
    </w:p>
    <w:p w14:paraId="3E6B114F"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Boulder Creek </w:t>
      </w:r>
      <w:r w:rsidRPr="007025F9">
        <w:rPr>
          <w:u w:val="single"/>
        </w:rPr>
        <w:noBreakHyphen/>
        <w:t xml:space="preserve"> Boulder County </w:t>
      </w:r>
    </w:p>
    <w:p w14:paraId="2C83D3B9" w14:textId="77777777" w:rsidR="008378AC" w:rsidRPr="007025F9" w:rsidRDefault="008378AC" w:rsidP="007025F9">
      <w:pPr>
        <w:spacing w:line="276" w:lineRule="auto"/>
        <w:ind w:left="1440" w:hanging="360"/>
        <w:rPr>
          <w:b w:val="0"/>
          <w:bCs w:val="0"/>
          <w:color w:val="000000"/>
        </w:rPr>
      </w:pPr>
    </w:p>
    <w:p w14:paraId="585E39B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upper end of Eben Fine Park (within the City Limits of Boulder) downstream to 55th St:</w:t>
      </w:r>
    </w:p>
    <w:p w14:paraId="31DA308D"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1A8554B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08107D07" w14:textId="77777777" w:rsidR="008378AC" w:rsidRPr="007025F9" w:rsidRDefault="008378AC" w:rsidP="007025F9">
      <w:pPr>
        <w:spacing w:line="276" w:lineRule="auto"/>
        <w:ind w:left="1440" w:hanging="360"/>
        <w:rPr>
          <w:color w:val="000000"/>
        </w:rPr>
      </w:pPr>
    </w:p>
    <w:p w14:paraId="7B992904"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Boyd Lake </w:t>
      </w:r>
      <w:r w:rsidRPr="007025F9">
        <w:rPr>
          <w:u w:val="single"/>
        </w:rPr>
        <w:noBreakHyphen/>
        <w:t xml:space="preserve"> Larimer County</w:t>
      </w:r>
    </w:p>
    <w:p w14:paraId="3DC7767D" w14:textId="77777777" w:rsidR="008378AC" w:rsidRPr="007025F9" w:rsidRDefault="008378AC" w:rsidP="007025F9">
      <w:pPr>
        <w:spacing w:line="276" w:lineRule="auto"/>
        <w:ind w:left="1440" w:hanging="360"/>
        <w:rPr>
          <w:b w:val="0"/>
          <w:bCs w:val="0"/>
          <w:color w:val="000000"/>
        </w:rPr>
      </w:pPr>
    </w:p>
    <w:p w14:paraId="281972F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largemouth and smallmouth bass is 15 inches in length.  </w:t>
      </w:r>
    </w:p>
    <w:p w14:paraId="735BB070" w14:textId="1E69D5FE"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white bass is 10 inches </w:t>
      </w:r>
      <w:r w:rsidR="00FE30D0" w:rsidRPr="007025F9">
        <w:rPr>
          <w:b w:val="0"/>
          <w:bCs w:val="0"/>
        </w:rPr>
        <w:t xml:space="preserve">in </w:t>
      </w:r>
      <w:r w:rsidRPr="007025F9">
        <w:rPr>
          <w:b w:val="0"/>
          <w:bCs w:val="0"/>
        </w:rPr>
        <w:t>length.</w:t>
      </w:r>
    </w:p>
    <w:p w14:paraId="1F8CA290" w14:textId="02344D7C"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w:t>
      </w:r>
      <w:ins w:id="99" w:author="Hernandez, Hilary" w:date="2026-09-23T12:42:00Z" w16du:dateUtc="2026-09-23T18:42:00Z">
        <w:r w:rsidR="009C6420">
          <w:rPr>
            <w:b w:val="0"/>
            <w:bCs w:val="0"/>
          </w:rPr>
          <w:t xml:space="preserve">bag and possession limit and </w:t>
        </w:r>
      </w:ins>
      <w:r w:rsidRPr="007025F9">
        <w:rPr>
          <w:b w:val="0"/>
          <w:bCs w:val="0"/>
        </w:rPr>
        <w:t xml:space="preserve">minimum size for walleye and saugeye </w:t>
      </w:r>
      <w:proofErr w:type="gramStart"/>
      <w:r w:rsidRPr="007025F9">
        <w:rPr>
          <w:b w:val="0"/>
          <w:bCs w:val="0"/>
        </w:rPr>
        <w:t>is</w:t>
      </w:r>
      <w:proofErr w:type="gramEnd"/>
      <w:r w:rsidRPr="007025F9">
        <w:rPr>
          <w:b w:val="0"/>
          <w:bCs w:val="0"/>
        </w:rPr>
        <w:t xml:space="preserve"> </w:t>
      </w:r>
      <w:ins w:id="100" w:author="Hernandez, Hilary" w:date="2026-09-23T12:43:00Z" w16du:dateUtc="2026-09-23T18:43:00Z">
        <w:r w:rsidR="009C6420">
          <w:rPr>
            <w:b w:val="0"/>
            <w:bCs w:val="0"/>
          </w:rPr>
          <w:t>three fish in the aggregate,</w:t>
        </w:r>
      </w:ins>
      <w:r w:rsidRPr="007025F9">
        <w:rPr>
          <w:b w:val="0"/>
          <w:bCs w:val="0"/>
        </w:rPr>
        <w:t>15 inches in length.</w:t>
      </w:r>
    </w:p>
    <w:p w14:paraId="71453B1C" w14:textId="1A84A08A" w:rsidR="008378AC" w:rsidRPr="007025F9" w:rsidRDefault="008378AC" w:rsidP="007025F9">
      <w:pPr>
        <w:pStyle w:val="ListParagraph"/>
        <w:numPr>
          <w:ilvl w:val="1"/>
          <w:numId w:val="55"/>
        </w:numPr>
        <w:spacing w:line="276" w:lineRule="auto"/>
        <w:ind w:left="2160"/>
        <w:rPr>
          <w:b w:val="0"/>
        </w:rPr>
      </w:pPr>
      <w:del w:id="101" w:author="Hernandez, Hilary" w:date="2026-09-18T10:53:00Z" w16du:dateUtc="2026-09-18T16:53:00Z">
        <w:r w:rsidRPr="007025F9" w:rsidDel="00B43C39">
          <w:rPr>
            <w:b w:val="0"/>
          </w:rPr>
          <w:delText>No more than one walleye or saugeye in the aggregate greater than 21 inches in length may be taken per day.</w:delText>
        </w:r>
      </w:del>
    </w:p>
    <w:p w14:paraId="07F9A859" w14:textId="77777777" w:rsidR="008378AC" w:rsidRPr="007025F9" w:rsidRDefault="008378AC" w:rsidP="007025F9">
      <w:pPr>
        <w:spacing w:line="276" w:lineRule="auto"/>
        <w:ind w:left="2160" w:hanging="360"/>
        <w:rPr>
          <w:b w:val="0"/>
          <w:bCs w:val="0"/>
          <w:color w:val="000000"/>
        </w:rPr>
      </w:pPr>
    </w:p>
    <w:p w14:paraId="0FBC0586"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Brush Creek - Eagle County</w:t>
      </w:r>
    </w:p>
    <w:p w14:paraId="3B2C9915" w14:textId="77777777" w:rsidR="008378AC" w:rsidRPr="007025F9" w:rsidRDefault="008378AC" w:rsidP="007025F9">
      <w:pPr>
        <w:spacing w:line="276" w:lineRule="auto"/>
        <w:ind w:left="1440" w:hanging="360"/>
        <w:rPr>
          <w:color w:val="000000"/>
        </w:rPr>
      </w:pPr>
    </w:p>
    <w:p w14:paraId="38F9855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with the Eagle River upstream for 2.5 miles:</w:t>
      </w:r>
    </w:p>
    <w:p w14:paraId="577CEB63"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6E5F292D" w14:textId="77777777" w:rsidR="008378AC" w:rsidRPr="007025F9" w:rsidRDefault="008378AC" w:rsidP="007025F9">
      <w:pPr>
        <w:spacing w:line="276" w:lineRule="auto"/>
        <w:ind w:left="1440" w:hanging="360"/>
        <w:rPr>
          <w:b w:val="0"/>
          <w:bCs w:val="0"/>
          <w:color w:val="000000"/>
        </w:rPr>
      </w:pPr>
    </w:p>
    <w:p w14:paraId="53BB98FC"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Brush Creek, West </w:t>
      </w:r>
      <w:r w:rsidRPr="007025F9">
        <w:rPr>
          <w:u w:val="single"/>
        </w:rPr>
        <w:noBreakHyphen/>
        <w:t xml:space="preserve"> Eagle County</w:t>
      </w:r>
    </w:p>
    <w:p w14:paraId="5EE8DC47" w14:textId="77777777" w:rsidR="008378AC" w:rsidRPr="007025F9" w:rsidRDefault="008378AC" w:rsidP="007025F9">
      <w:pPr>
        <w:spacing w:line="276" w:lineRule="auto"/>
        <w:rPr>
          <w:b w:val="0"/>
          <w:bCs w:val="0"/>
          <w:color w:val="000000"/>
        </w:rPr>
      </w:pPr>
    </w:p>
    <w:p w14:paraId="26577CB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In the Sylvan Lake inlet and upstream for ½ mile:</w:t>
      </w:r>
    </w:p>
    <w:p w14:paraId="05593C8D"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prohibited from September 1 through November 30.</w:t>
      </w:r>
    </w:p>
    <w:p w14:paraId="4B749130" w14:textId="77777777" w:rsidR="008378AC" w:rsidRPr="007025F9" w:rsidRDefault="008378AC" w:rsidP="007025F9">
      <w:pPr>
        <w:spacing w:line="276" w:lineRule="auto"/>
        <w:ind w:left="1800" w:hanging="720"/>
        <w:rPr>
          <w:u w:val="single"/>
        </w:rPr>
      </w:pPr>
    </w:p>
    <w:p w14:paraId="51F2BF78"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Brush Hollow Reservoir </w:t>
      </w:r>
      <w:r w:rsidRPr="007025F9">
        <w:rPr>
          <w:u w:val="single"/>
        </w:rPr>
        <w:noBreakHyphen/>
        <w:t xml:space="preserve"> Fremont County</w:t>
      </w:r>
    </w:p>
    <w:p w14:paraId="68A8410C" w14:textId="77777777" w:rsidR="008378AC" w:rsidRPr="007025F9" w:rsidRDefault="008378AC" w:rsidP="007025F9">
      <w:pPr>
        <w:spacing w:line="276" w:lineRule="auto"/>
        <w:ind w:left="1440" w:hanging="360"/>
        <w:rPr>
          <w:color w:val="000000"/>
        </w:rPr>
      </w:pPr>
    </w:p>
    <w:p w14:paraId="19D45D2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lastRenderedPageBreak/>
        <w:t>The minimum size for largemouth, smallmouth, and spotted bass is 15 inches in length.</w:t>
      </w:r>
    </w:p>
    <w:p w14:paraId="03056075" w14:textId="77777777" w:rsidR="008378AC" w:rsidRPr="007025F9" w:rsidRDefault="008378AC" w:rsidP="007025F9">
      <w:pPr>
        <w:tabs>
          <w:tab w:val="left" w:pos="720"/>
        </w:tabs>
        <w:spacing w:line="276" w:lineRule="auto"/>
        <w:ind w:left="2160" w:hanging="360"/>
        <w:rPr>
          <w:b w:val="0"/>
          <w:bCs w:val="0"/>
        </w:rPr>
      </w:pPr>
    </w:p>
    <w:p w14:paraId="00521517" w14:textId="77777777" w:rsidR="008378AC" w:rsidRPr="007025F9" w:rsidRDefault="008378AC" w:rsidP="007025F9">
      <w:pPr>
        <w:numPr>
          <w:ilvl w:val="0"/>
          <w:numId w:val="55"/>
        </w:numPr>
        <w:tabs>
          <w:tab w:val="left" w:pos="720"/>
          <w:tab w:val="left" w:pos="1800"/>
        </w:tabs>
        <w:spacing w:line="276" w:lineRule="auto"/>
        <w:ind w:hanging="720"/>
        <w:rPr>
          <w:u w:val="single"/>
        </w:rPr>
      </w:pPr>
      <w:r w:rsidRPr="007025F9">
        <w:rPr>
          <w:u w:val="single"/>
        </w:rPr>
        <w:t>Bull Basin Reservoir #1 - Mesa County</w:t>
      </w:r>
    </w:p>
    <w:p w14:paraId="67FFC9C1" w14:textId="77777777" w:rsidR="008378AC" w:rsidRPr="007025F9" w:rsidRDefault="008378AC" w:rsidP="007025F9">
      <w:pPr>
        <w:tabs>
          <w:tab w:val="left" w:pos="720"/>
        </w:tabs>
        <w:spacing w:line="276" w:lineRule="auto"/>
        <w:ind w:left="1800" w:hanging="720"/>
        <w:rPr>
          <w:b w:val="0"/>
          <w:bCs w:val="0"/>
        </w:rPr>
      </w:pPr>
    </w:p>
    <w:p w14:paraId="5AEBDD0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258A4E8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and minimum size for trout is two fish, 16 inches in length.</w:t>
      </w:r>
    </w:p>
    <w:p w14:paraId="45F33861" w14:textId="77777777" w:rsidR="008378AC" w:rsidRPr="007025F9" w:rsidRDefault="008378AC" w:rsidP="007025F9">
      <w:pPr>
        <w:spacing w:line="276" w:lineRule="auto"/>
        <w:ind w:left="1440" w:hanging="360"/>
        <w:rPr>
          <w:color w:val="000000"/>
        </w:rPr>
      </w:pPr>
    </w:p>
    <w:p w14:paraId="1EC6C8F1"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Bull Creek Reservoirs #1 and #2 and Connecting Channels </w:t>
      </w:r>
      <w:r w:rsidRPr="007025F9">
        <w:rPr>
          <w:u w:val="single"/>
        </w:rPr>
        <w:noBreakHyphen/>
        <w:t xml:space="preserve"> Mesa County</w:t>
      </w:r>
    </w:p>
    <w:p w14:paraId="4B178803" w14:textId="77777777" w:rsidR="008378AC" w:rsidRPr="007025F9" w:rsidRDefault="008378AC" w:rsidP="007025F9">
      <w:pPr>
        <w:spacing w:line="276" w:lineRule="auto"/>
        <w:ind w:left="1440" w:hanging="360"/>
        <w:rPr>
          <w:color w:val="000000"/>
        </w:rPr>
      </w:pPr>
    </w:p>
    <w:p w14:paraId="60C9B95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35D8788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bag and possession limit and minimum size for trout is two fish, 16 inches in length. </w:t>
      </w:r>
    </w:p>
    <w:p w14:paraId="4C93B94A" w14:textId="77777777" w:rsidR="008378AC" w:rsidRPr="007025F9" w:rsidRDefault="008378AC" w:rsidP="007025F9">
      <w:pPr>
        <w:tabs>
          <w:tab w:val="left" w:pos="720"/>
        </w:tabs>
        <w:spacing w:line="276" w:lineRule="auto"/>
        <w:ind w:left="2160" w:hanging="360"/>
        <w:rPr>
          <w:b w:val="0"/>
          <w:bCs w:val="0"/>
        </w:rPr>
      </w:pPr>
    </w:p>
    <w:p w14:paraId="5A383036"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Button Rock (Ralph Price) Reservoir </w:t>
      </w:r>
      <w:r w:rsidRPr="007025F9">
        <w:rPr>
          <w:u w:val="single"/>
        </w:rPr>
        <w:noBreakHyphen/>
        <w:t xml:space="preserve"> Boulder County</w:t>
      </w:r>
    </w:p>
    <w:p w14:paraId="389E69C6" w14:textId="77777777" w:rsidR="008378AC" w:rsidRPr="007025F9" w:rsidRDefault="008378AC" w:rsidP="007025F9">
      <w:pPr>
        <w:spacing w:line="276" w:lineRule="auto"/>
        <w:ind w:left="2160" w:hanging="360"/>
        <w:rPr>
          <w:color w:val="000000"/>
        </w:rPr>
      </w:pPr>
    </w:p>
    <w:p w14:paraId="304CA8D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07F55C9B" w14:textId="04180097" w:rsidR="008378AC" w:rsidRPr="007025F9" w:rsidDel="00827F5D" w:rsidRDefault="008378AC" w:rsidP="007025F9">
      <w:pPr>
        <w:pStyle w:val="ListParagraph"/>
        <w:numPr>
          <w:ilvl w:val="1"/>
          <w:numId w:val="55"/>
        </w:numPr>
        <w:tabs>
          <w:tab w:val="left" w:pos="720"/>
        </w:tabs>
        <w:spacing w:line="276" w:lineRule="auto"/>
        <w:ind w:left="2160"/>
        <w:rPr>
          <w:del w:id="102" w:author="Hernandez, Hilary" w:date="2026-09-18T10:56:00Z" w16du:dateUtc="2026-09-18T16:56:00Z"/>
          <w:b w:val="0"/>
          <w:bCs w:val="0"/>
        </w:rPr>
      </w:pPr>
      <w:del w:id="103" w:author="Hernandez, Hilary" w:date="2026-09-18T10:56:00Z" w16du:dateUtc="2026-09-18T16:56:00Z">
        <w:r w:rsidRPr="007025F9" w:rsidDel="00827F5D">
          <w:rPr>
            <w:b w:val="0"/>
            <w:bCs w:val="0"/>
          </w:rPr>
          <w:delText>The bag and possession limit for trout is two fish.</w:delText>
        </w:r>
      </w:del>
    </w:p>
    <w:p w14:paraId="6AEE5164" w14:textId="679029F1" w:rsidR="008378AC" w:rsidRPr="007025F9" w:rsidRDefault="008378AC" w:rsidP="007025F9">
      <w:pPr>
        <w:pStyle w:val="ListParagraph"/>
        <w:numPr>
          <w:ilvl w:val="1"/>
          <w:numId w:val="55"/>
        </w:numPr>
        <w:tabs>
          <w:tab w:val="left" w:pos="720"/>
        </w:tabs>
        <w:spacing w:line="276" w:lineRule="auto"/>
        <w:ind w:left="2160"/>
        <w:rPr>
          <w:b w:val="0"/>
          <w:bCs w:val="0"/>
        </w:rPr>
      </w:pPr>
      <w:del w:id="104" w:author="Hernandez, Hilary" w:date="2026-09-18T10:56:00Z" w16du:dateUtc="2026-09-18T16:56:00Z">
        <w:r w:rsidRPr="007025F9" w:rsidDel="00827F5D">
          <w:rPr>
            <w:b w:val="0"/>
            <w:bCs w:val="0"/>
          </w:rPr>
          <w:delText>Fishing is prohibited from November 1 through April 30.</w:delText>
        </w:r>
      </w:del>
    </w:p>
    <w:p w14:paraId="53B5542D" w14:textId="77777777" w:rsidR="008378AC" w:rsidRPr="007025F9" w:rsidRDefault="008378AC" w:rsidP="007025F9">
      <w:pPr>
        <w:tabs>
          <w:tab w:val="left" w:pos="1800"/>
        </w:tabs>
        <w:spacing w:line="276" w:lineRule="auto"/>
        <w:ind w:left="1440" w:hanging="360"/>
        <w:rPr>
          <w:b w:val="0"/>
          <w:bCs w:val="0"/>
          <w:color w:val="000000"/>
        </w:rPr>
      </w:pPr>
    </w:p>
    <w:p w14:paraId="6E6B1D15"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Cabin Creek - Garfield County</w:t>
      </w:r>
    </w:p>
    <w:p w14:paraId="1E47AD8F" w14:textId="77777777" w:rsidR="008378AC" w:rsidRPr="007025F9" w:rsidRDefault="008378AC" w:rsidP="007025F9">
      <w:pPr>
        <w:spacing w:line="276" w:lineRule="auto"/>
        <w:rPr>
          <w:color w:val="000000"/>
        </w:rPr>
      </w:pPr>
    </w:p>
    <w:p w14:paraId="3EDA1566" w14:textId="77777777" w:rsidR="008378AC" w:rsidRPr="007025F9" w:rsidRDefault="008378AC" w:rsidP="007025F9">
      <w:pPr>
        <w:pStyle w:val="ListParagraph"/>
        <w:numPr>
          <w:ilvl w:val="1"/>
          <w:numId w:val="55"/>
        </w:numPr>
        <w:spacing w:line="276" w:lineRule="auto"/>
        <w:ind w:left="2160"/>
        <w:rPr>
          <w:b w:val="0"/>
          <w:bCs w:val="0"/>
          <w:color w:val="000000"/>
        </w:rPr>
      </w:pPr>
      <w:r w:rsidRPr="007025F9">
        <w:rPr>
          <w:b w:val="0"/>
          <w:bCs w:val="0"/>
          <w:color w:val="000000"/>
        </w:rPr>
        <w:t>From Trappers Lake upstream for ½ mile:</w:t>
      </w:r>
    </w:p>
    <w:p w14:paraId="4F73CAB6"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prohibited.</w:t>
      </w:r>
    </w:p>
    <w:p w14:paraId="28348E19" w14:textId="77777777" w:rsidR="008378AC" w:rsidRPr="007025F9" w:rsidRDefault="008378AC" w:rsidP="007025F9">
      <w:pPr>
        <w:spacing w:line="276" w:lineRule="auto"/>
        <w:ind w:left="1440" w:hanging="360"/>
        <w:rPr>
          <w:b w:val="0"/>
          <w:bCs w:val="0"/>
          <w:color w:val="000000"/>
        </w:rPr>
      </w:pPr>
    </w:p>
    <w:p w14:paraId="033C10BB"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Canyon Creek - Garfield County</w:t>
      </w:r>
    </w:p>
    <w:p w14:paraId="325A7987" w14:textId="77777777" w:rsidR="008378AC" w:rsidRPr="007025F9" w:rsidRDefault="008378AC" w:rsidP="007025F9">
      <w:pPr>
        <w:spacing w:line="276" w:lineRule="auto"/>
        <w:ind w:left="1440" w:hanging="360"/>
        <w:rPr>
          <w:color w:val="000000"/>
        </w:rPr>
      </w:pPr>
    </w:p>
    <w:p w14:paraId="53F4EE3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north side of the I-70 Bridge downstream to the confluence with the Colorado River:</w:t>
      </w:r>
      <w:r w:rsidRPr="007025F9">
        <w:rPr>
          <w:b w:val="0"/>
          <w:bCs w:val="0"/>
        </w:rPr>
        <w:tab/>
      </w:r>
    </w:p>
    <w:p w14:paraId="76645B7F"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from March 15 through May 31 and from October 1 through November 30.</w:t>
      </w:r>
    </w:p>
    <w:p w14:paraId="0316FFF7" w14:textId="77777777" w:rsidR="008378AC" w:rsidRPr="007025F9" w:rsidRDefault="008378AC" w:rsidP="007025F9">
      <w:pPr>
        <w:tabs>
          <w:tab w:val="left" w:pos="810"/>
        </w:tabs>
        <w:spacing w:line="276" w:lineRule="auto"/>
        <w:ind w:left="2520" w:hanging="360"/>
        <w:rPr>
          <w:b w:val="0"/>
          <w:bCs w:val="0"/>
          <w:color w:val="000000"/>
        </w:rPr>
      </w:pPr>
    </w:p>
    <w:p w14:paraId="24665EB4"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Carnero Creek, Middle - Saguache County</w:t>
      </w:r>
    </w:p>
    <w:p w14:paraId="064BED2C" w14:textId="77777777" w:rsidR="008378AC" w:rsidRPr="007025F9" w:rsidRDefault="008378AC" w:rsidP="007025F9">
      <w:pPr>
        <w:spacing w:line="276" w:lineRule="auto"/>
        <w:ind w:left="1440" w:hanging="360"/>
        <w:rPr>
          <w:color w:val="000000"/>
        </w:rPr>
      </w:pPr>
    </w:p>
    <w:p w14:paraId="29D669EE"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21AAAB1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2B72BD8B" w14:textId="77777777" w:rsidR="008378AC" w:rsidRPr="007025F9" w:rsidRDefault="008378AC" w:rsidP="007025F9">
      <w:pPr>
        <w:spacing w:line="276" w:lineRule="auto"/>
        <w:ind w:left="1440" w:hanging="360"/>
        <w:rPr>
          <w:color w:val="000000"/>
        </w:rPr>
      </w:pPr>
    </w:p>
    <w:p w14:paraId="6BDE40B4"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Carnero Creek, North - Saguache County</w:t>
      </w:r>
    </w:p>
    <w:p w14:paraId="486536F8" w14:textId="77777777" w:rsidR="008378AC" w:rsidRPr="007025F9" w:rsidRDefault="008378AC" w:rsidP="007025F9">
      <w:pPr>
        <w:spacing w:line="276" w:lineRule="auto"/>
        <w:ind w:left="1440" w:hanging="360"/>
        <w:rPr>
          <w:color w:val="000000"/>
        </w:rPr>
      </w:pPr>
    </w:p>
    <w:p w14:paraId="6DFAB26A"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459B830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79FF249E" w14:textId="77777777" w:rsidR="008378AC" w:rsidRPr="007025F9" w:rsidRDefault="008378AC" w:rsidP="007025F9">
      <w:pPr>
        <w:spacing w:line="276" w:lineRule="auto"/>
        <w:ind w:left="1440" w:hanging="360"/>
        <w:rPr>
          <w:color w:val="000000"/>
        </w:rPr>
      </w:pPr>
    </w:p>
    <w:p w14:paraId="4C2CC99E"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Carnero Creek, South - Saguache County</w:t>
      </w:r>
    </w:p>
    <w:p w14:paraId="6D3F94ED" w14:textId="77777777" w:rsidR="008378AC" w:rsidRPr="007025F9" w:rsidRDefault="008378AC" w:rsidP="007025F9">
      <w:pPr>
        <w:spacing w:line="276" w:lineRule="auto"/>
        <w:ind w:left="1440" w:hanging="360"/>
        <w:rPr>
          <w:color w:val="000000"/>
        </w:rPr>
      </w:pPr>
    </w:p>
    <w:p w14:paraId="3B4142D5"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51ADAD3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0EDBB80F" w14:textId="77777777" w:rsidR="008378AC" w:rsidRPr="007025F9" w:rsidRDefault="008378AC" w:rsidP="007025F9">
      <w:pPr>
        <w:spacing w:line="276" w:lineRule="auto"/>
        <w:ind w:left="1440" w:hanging="360"/>
        <w:rPr>
          <w:b w:val="0"/>
          <w:bCs w:val="0"/>
          <w:color w:val="000000"/>
        </w:rPr>
      </w:pPr>
    </w:p>
    <w:p w14:paraId="1E30C216"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lastRenderedPageBreak/>
        <w:t xml:space="preserve">Carter Creek </w:t>
      </w:r>
      <w:r w:rsidRPr="007025F9">
        <w:rPr>
          <w:u w:val="single"/>
        </w:rPr>
        <w:noBreakHyphen/>
        <w:t xml:space="preserve"> Grand County</w:t>
      </w:r>
    </w:p>
    <w:p w14:paraId="4F928708" w14:textId="77777777" w:rsidR="008378AC" w:rsidRPr="007025F9" w:rsidRDefault="008378AC" w:rsidP="007025F9">
      <w:pPr>
        <w:spacing w:line="276" w:lineRule="auto"/>
        <w:ind w:left="1440" w:hanging="360"/>
        <w:rPr>
          <w:color w:val="000000"/>
        </w:rPr>
      </w:pPr>
    </w:p>
    <w:p w14:paraId="43530ADC"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63D4624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5CC0FA5" w14:textId="77777777" w:rsidR="008378AC" w:rsidRPr="007025F9" w:rsidRDefault="008378AC" w:rsidP="007025F9">
      <w:pPr>
        <w:spacing w:line="276" w:lineRule="auto"/>
        <w:ind w:left="1800" w:hanging="720"/>
        <w:rPr>
          <w:u w:val="single"/>
        </w:rPr>
      </w:pPr>
    </w:p>
    <w:p w14:paraId="60810774"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Carter Lake </w:t>
      </w:r>
      <w:r w:rsidRPr="007025F9">
        <w:rPr>
          <w:u w:val="single"/>
        </w:rPr>
        <w:noBreakHyphen/>
        <w:t xml:space="preserve"> Larimer County</w:t>
      </w:r>
    </w:p>
    <w:p w14:paraId="5107D72A" w14:textId="77777777" w:rsidR="008378AC" w:rsidRPr="007025F9" w:rsidRDefault="008378AC" w:rsidP="007025F9">
      <w:pPr>
        <w:spacing w:line="276" w:lineRule="auto"/>
        <w:ind w:left="1440" w:hanging="360"/>
        <w:rPr>
          <w:color w:val="000000"/>
        </w:rPr>
      </w:pPr>
    </w:p>
    <w:p w14:paraId="34D640E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bag limit and maximum size for walleye is three fish 21 inches in length. </w:t>
      </w:r>
    </w:p>
    <w:p w14:paraId="1A856F5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possession limit for walleye is five fish. </w:t>
      </w:r>
    </w:p>
    <w:p w14:paraId="0C0CE24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It is unlawful to possess filleted or cleaned fish in a boat on the lake.</w:t>
      </w:r>
    </w:p>
    <w:p w14:paraId="65527651" w14:textId="77777777" w:rsidR="008378AC" w:rsidRPr="007025F9" w:rsidRDefault="008378AC" w:rsidP="007025F9">
      <w:pPr>
        <w:spacing w:line="276" w:lineRule="auto"/>
        <w:ind w:left="1440" w:hanging="360"/>
        <w:rPr>
          <w:color w:val="000000"/>
        </w:rPr>
      </w:pPr>
    </w:p>
    <w:p w14:paraId="2791F32B"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Cascade Creek - Conejos County</w:t>
      </w:r>
    </w:p>
    <w:p w14:paraId="252A881F" w14:textId="77777777" w:rsidR="008378AC" w:rsidRPr="007025F9" w:rsidRDefault="008378AC" w:rsidP="007025F9">
      <w:pPr>
        <w:spacing w:line="276" w:lineRule="auto"/>
        <w:ind w:left="1440" w:hanging="360"/>
        <w:rPr>
          <w:color w:val="000000"/>
        </w:rPr>
      </w:pPr>
    </w:p>
    <w:p w14:paraId="6BB4DC62"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1477949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4A8D0BFF" w14:textId="77777777" w:rsidR="008378AC" w:rsidRPr="007025F9" w:rsidRDefault="008378AC" w:rsidP="007025F9">
      <w:pPr>
        <w:spacing w:line="276" w:lineRule="auto"/>
        <w:ind w:left="2160" w:hanging="360"/>
        <w:rPr>
          <w:color w:val="000000"/>
        </w:rPr>
      </w:pPr>
    </w:p>
    <w:p w14:paraId="201221FC"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Cascade Creek - Huerfano County</w:t>
      </w:r>
    </w:p>
    <w:p w14:paraId="72AE8D0C" w14:textId="77777777" w:rsidR="008378AC" w:rsidRPr="007025F9" w:rsidRDefault="008378AC" w:rsidP="007025F9">
      <w:pPr>
        <w:spacing w:line="276" w:lineRule="auto"/>
        <w:ind w:left="1440" w:hanging="360"/>
        <w:rPr>
          <w:color w:val="000000"/>
        </w:rPr>
      </w:pPr>
    </w:p>
    <w:p w14:paraId="2D65F0A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USFS boundary:</w:t>
      </w:r>
    </w:p>
    <w:p w14:paraId="3ACE3B11" w14:textId="77777777" w:rsidR="008378AC" w:rsidRPr="007025F9" w:rsidRDefault="008378AC" w:rsidP="007025F9">
      <w:pPr>
        <w:pStyle w:val="ListParagraph"/>
        <w:numPr>
          <w:ilvl w:val="2"/>
          <w:numId w:val="55"/>
        </w:numPr>
        <w:spacing w:line="276" w:lineRule="auto"/>
        <w:ind w:left="2520" w:hanging="360"/>
        <w:rPr>
          <w:b w:val="0"/>
          <w:color w:val="000000"/>
        </w:rPr>
      </w:pPr>
      <w:r w:rsidRPr="007025F9">
        <w:rPr>
          <w:b w:val="0"/>
          <w:color w:val="000000"/>
        </w:rPr>
        <w:t>Fishing is prohibited.</w:t>
      </w:r>
    </w:p>
    <w:p w14:paraId="14BCD372" w14:textId="77777777" w:rsidR="008378AC" w:rsidRPr="007025F9" w:rsidRDefault="008378AC" w:rsidP="007025F9">
      <w:pPr>
        <w:spacing w:line="276" w:lineRule="auto"/>
        <w:ind w:left="1440" w:hanging="360"/>
        <w:rPr>
          <w:color w:val="000000"/>
        </w:rPr>
      </w:pPr>
    </w:p>
    <w:p w14:paraId="2B086ED8"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Castle Creek - La Plata County</w:t>
      </w:r>
    </w:p>
    <w:p w14:paraId="7D91114F" w14:textId="77777777" w:rsidR="008378AC" w:rsidRPr="007025F9" w:rsidRDefault="008378AC" w:rsidP="007025F9">
      <w:pPr>
        <w:spacing w:line="276" w:lineRule="auto"/>
        <w:ind w:left="1440" w:hanging="360"/>
        <w:rPr>
          <w:color w:val="000000"/>
        </w:rPr>
      </w:pPr>
    </w:p>
    <w:p w14:paraId="4151F06C" w14:textId="77777777" w:rsidR="008378AC" w:rsidRPr="007025F9" w:rsidRDefault="008378AC" w:rsidP="007025F9">
      <w:pPr>
        <w:numPr>
          <w:ilvl w:val="0"/>
          <w:numId w:val="49"/>
        </w:numPr>
        <w:tabs>
          <w:tab w:val="left" w:pos="810"/>
        </w:tabs>
        <w:spacing w:line="276" w:lineRule="auto"/>
        <w:rPr>
          <w:b w:val="0"/>
          <w:bCs w:val="0"/>
          <w:color w:val="000000"/>
        </w:rPr>
      </w:pPr>
      <w:r w:rsidRPr="007025F9">
        <w:rPr>
          <w:b w:val="0"/>
          <w:bCs w:val="0"/>
          <w:color w:val="000000"/>
        </w:rPr>
        <w:t>Fishing is by artificial flies and lures only.</w:t>
      </w:r>
    </w:p>
    <w:p w14:paraId="7F812849" w14:textId="77777777" w:rsidR="008378AC" w:rsidRPr="007025F9" w:rsidRDefault="008378AC" w:rsidP="007025F9">
      <w:pPr>
        <w:numPr>
          <w:ilvl w:val="0"/>
          <w:numId w:val="49"/>
        </w:numPr>
        <w:tabs>
          <w:tab w:val="left" w:pos="810"/>
        </w:tabs>
        <w:spacing w:line="276" w:lineRule="auto"/>
        <w:rPr>
          <w:b w:val="0"/>
          <w:bCs w:val="0"/>
          <w:color w:val="000000"/>
        </w:rPr>
      </w:pPr>
      <w:r w:rsidRPr="007025F9">
        <w:rPr>
          <w:b w:val="0"/>
          <w:bCs w:val="0"/>
          <w:color w:val="000000"/>
        </w:rPr>
        <w:t>All cutthroat trout must be returned to the water immediately upon catch.</w:t>
      </w:r>
    </w:p>
    <w:p w14:paraId="18F37C8C" w14:textId="77777777" w:rsidR="008378AC" w:rsidRPr="007025F9" w:rsidRDefault="008378AC" w:rsidP="007025F9">
      <w:pPr>
        <w:spacing w:line="276" w:lineRule="auto"/>
        <w:ind w:left="1800" w:hanging="720"/>
        <w:rPr>
          <w:u w:val="single"/>
        </w:rPr>
      </w:pPr>
    </w:p>
    <w:p w14:paraId="4FFDBC6F"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Cat Creek - Rio Grande and Conejos Counties</w:t>
      </w:r>
    </w:p>
    <w:p w14:paraId="5432C34B" w14:textId="77777777" w:rsidR="008378AC" w:rsidRPr="007025F9" w:rsidRDefault="008378AC" w:rsidP="007025F9">
      <w:pPr>
        <w:spacing w:line="276" w:lineRule="auto"/>
        <w:ind w:left="1440" w:hanging="360"/>
        <w:rPr>
          <w:color w:val="000000"/>
        </w:rPr>
      </w:pPr>
    </w:p>
    <w:p w14:paraId="3A7AED56"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18EFD4F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43C9973E" w14:textId="77777777" w:rsidR="008378AC" w:rsidRPr="007025F9" w:rsidRDefault="008378AC" w:rsidP="007025F9">
      <w:pPr>
        <w:tabs>
          <w:tab w:val="left" w:pos="720"/>
        </w:tabs>
        <w:spacing w:line="276" w:lineRule="auto"/>
        <w:ind w:left="2160" w:hanging="360"/>
        <w:rPr>
          <w:b w:val="0"/>
          <w:bCs w:val="0"/>
          <w:color w:val="000000"/>
        </w:rPr>
      </w:pPr>
    </w:p>
    <w:p w14:paraId="27BBF001"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Cat Creek, North Fork - Rio Grande County</w:t>
      </w:r>
    </w:p>
    <w:p w14:paraId="6FF31EF7" w14:textId="77777777" w:rsidR="008378AC" w:rsidRPr="007025F9" w:rsidRDefault="008378AC" w:rsidP="007025F9">
      <w:pPr>
        <w:spacing w:line="276" w:lineRule="auto"/>
        <w:ind w:left="1440" w:hanging="360"/>
        <w:rPr>
          <w:color w:val="000000"/>
        </w:rPr>
      </w:pPr>
    </w:p>
    <w:p w14:paraId="5CF7EA4E"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2DE4A6D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37E1BDFB" w14:textId="77777777" w:rsidR="008378AC" w:rsidRPr="007025F9" w:rsidRDefault="008378AC" w:rsidP="007025F9">
      <w:pPr>
        <w:spacing w:line="276" w:lineRule="auto"/>
        <w:ind w:left="2160" w:hanging="360"/>
        <w:rPr>
          <w:color w:val="000000"/>
        </w:rPr>
      </w:pPr>
    </w:p>
    <w:p w14:paraId="6A421648"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Cat Creek, South Fork - Rio Grande County</w:t>
      </w:r>
    </w:p>
    <w:p w14:paraId="045DA8AB" w14:textId="77777777" w:rsidR="008378AC" w:rsidRPr="007025F9" w:rsidRDefault="008378AC" w:rsidP="007025F9">
      <w:pPr>
        <w:spacing w:line="276" w:lineRule="auto"/>
        <w:ind w:left="1440" w:hanging="360"/>
        <w:rPr>
          <w:color w:val="000000"/>
        </w:rPr>
      </w:pPr>
    </w:p>
    <w:p w14:paraId="181C59CD"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12ADD15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31457FA1" w14:textId="77777777" w:rsidR="008378AC" w:rsidRPr="007025F9" w:rsidRDefault="008378AC" w:rsidP="007025F9">
      <w:pPr>
        <w:tabs>
          <w:tab w:val="left" w:pos="720"/>
        </w:tabs>
        <w:spacing w:line="276" w:lineRule="auto"/>
        <w:ind w:left="2160" w:hanging="360"/>
        <w:rPr>
          <w:b w:val="0"/>
          <w:bCs w:val="0"/>
        </w:rPr>
      </w:pPr>
    </w:p>
    <w:p w14:paraId="523E08B9"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Cataract Creek - Summit County</w:t>
      </w:r>
    </w:p>
    <w:p w14:paraId="30E174C1" w14:textId="77777777" w:rsidR="008378AC" w:rsidRPr="007025F9" w:rsidRDefault="008378AC" w:rsidP="007025F9">
      <w:pPr>
        <w:tabs>
          <w:tab w:val="left" w:pos="720"/>
        </w:tabs>
        <w:spacing w:line="276" w:lineRule="auto"/>
        <w:ind w:left="2160" w:hanging="360"/>
        <w:rPr>
          <w:b w:val="0"/>
          <w:bCs w:val="0"/>
        </w:rPr>
      </w:pPr>
    </w:p>
    <w:p w14:paraId="5448D7E5"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098F467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588FB1CD" w14:textId="77777777" w:rsidR="008378AC" w:rsidRPr="007025F9" w:rsidRDefault="008378AC" w:rsidP="007025F9">
      <w:pPr>
        <w:spacing w:line="276" w:lineRule="auto"/>
        <w:ind w:left="1800" w:hanging="720"/>
        <w:rPr>
          <w:u w:val="single"/>
        </w:rPr>
      </w:pPr>
    </w:p>
    <w:p w14:paraId="1BA4EC80"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Cerro Summit (Montrose) Reservoir - Montrose County</w:t>
      </w:r>
    </w:p>
    <w:p w14:paraId="2111BAFA" w14:textId="77777777" w:rsidR="008378AC" w:rsidRPr="007025F9" w:rsidRDefault="008378AC" w:rsidP="007025F9">
      <w:pPr>
        <w:tabs>
          <w:tab w:val="left" w:pos="1800"/>
        </w:tabs>
        <w:spacing w:line="276" w:lineRule="auto"/>
        <w:ind w:left="1800"/>
        <w:rPr>
          <w:u w:val="single"/>
        </w:rPr>
      </w:pPr>
    </w:p>
    <w:p w14:paraId="403EBF71" w14:textId="77777777" w:rsidR="008378AC" w:rsidRPr="007025F9" w:rsidRDefault="008378AC" w:rsidP="007025F9">
      <w:pPr>
        <w:numPr>
          <w:ilvl w:val="1"/>
          <w:numId w:val="55"/>
        </w:numPr>
        <w:tabs>
          <w:tab w:val="left" w:pos="1800"/>
        </w:tabs>
        <w:spacing w:line="276" w:lineRule="auto"/>
        <w:ind w:left="2160"/>
        <w:rPr>
          <w:b w:val="0"/>
        </w:rPr>
      </w:pPr>
      <w:r w:rsidRPr="007025F9">
        <w:rPr>
          <w:b w:val="0"/>
        </w:rPr>
        <w:lastRenderedPageBreak/>
        <w:t>Fishing is prohibited from December 1 to February 28.</w:t>
      </w:r>
    </w:p>
    <w:p w14:paraId="42433BDA" w14:textId="77777777" w:rsidR="008378AC" w:rsidRPr="007025F9" w:rsidRDefault="008378AC" w:rsidP="007025F9">
      <w:pPr>
        <w:numPr>
          <w:ilvl w:val="1"/>
          <w:numId w:val="55"/>
        </w:numPr>
        <w:tabs>
          <w:tab w:val="left" w:pos="1800"/>
        </w:tabs>
        <w:spacing w:line="276" w:lineRule="auto"/>
        <w:ind w:left="2160"/>
        <w:rPr>
          <w:b w:val="0"/>
        </w:rPr>
      </w:pPr>
      <w:r w:rsidRPr="007025F9">
        <w:rPr>
          <w:b w:val="0"/>
        </w:rPr>
        <w:t>Fishing access is restricted to the parking lot, the trail and up to 50 feet from the water line from March 1 through August 15.</w:t>
      </w:r>
    </w:p>
    <w:p w14:paraId="285BDFF5" w14:textId="77777777" w:rsidR="008378AC" w:rsidRPr="007025F9" w:rsidRDefault="008378AC" w:rsidP="007025F9">
      <w:pPr>
        <w:numPr>
          <w:ilvl w:val="1"/>
          <w:numId w:val="55"/>
        </w:numPr>
        <w:tabs>
          <w:tab w:val="left" w:pos="1800"/>
        </w:tabs>
        <w:spacing w:line="276" w:lineRule="auto"/>
        <w:ind w:left="2160"/>
        <w:rPr>
          <w:b w:val="0"/>
        </w:rPr>
      </w:pPr>
      <w:r w:rsidRPr="007025F9">
        <w:rPr>
          <w:b w:val="0"/>
        </w:rPr>
        <w:t xml:space="preserve">Fishing is by artificial flies and lures only. </w:t>
      </w:r>
    </w:p>
    <w:p w14:paraId="67AB7199" w14:textId="77777777" w:rsidR="008378AC" w:rsidRPr="007025F9" w:rsidRDefault="008378AC" w:rsidP="007025F9">
      <w:pPr>
        <w:numPr>
          <w:ilvl w:val="1"/>
          <w:numId w:val="55"/>
        </w:numPr>
        <w:tabs>
          <w:tab w:val="left" w:pos="1800"/>
        </w:tabs>
        <w:spacing w:line="276" w:lineRule="auto"/>
        <w:ind w:left="2160"/>
        <w:rPr>
          <w:b w:val="0"/>
        </w:rPr>
      </w:pPr>
      <w:r w:rsidRPr="007025F9">
        <w:rPr>
          <w:b w:val="0"/>
        </w:rPr>
        <w:t>All fish must be returned to the water immediately upon catch.</w:t>
      </w:r>
    </w:p>
    <w:p w14:paraId="3731F23E" w14:textId="77777777" w:rsidR="008378AC" w:rsidRPr="007025F9" w:rsidRDefault="008378AC" w:rsidP="007025F9">
      <w:pPr>
        <w:numPr>
          <w:ilvl w:val="1"/>
          <w:numId w:val="55"/>
        </w:numPr>
        <w:tabs>
          <w:tab w:val="left" w:pos="1800"/>
        </w:tabs>
        <w:spacing w:line="276" w:lineRule="auto"/>
        <w:ind w:left="2160"/>
        <w:rPr>
          <w:b w:val="0"/>
        </w:rPr>
      </w:pPr>
      <w:r w:rsidRPr="007025F9">
        <w:rPr>
          <w:b w:val="0"/>
        </w:rPr>
        <w:t xml:space="preserve">Ice fishing is prohibited. </w:t>
      </w:r>
    </w:p>
    <w:p w14:paraId="12271170" w14:textId="77777777" w:rsidR="008378AC" w:rsidRPr="007025F9" w:rsidRDefault="008378AC" w:rsidP="007025F9">
      <w:pPr>
        <w:tabs>
          <w:tab w:val="left" w:pos="1800"/>
        </w:tabs>
        <w:spacing w:line="276" w:lineRule="auto"/>
        <w:ind w:left="2520"/>
        <w:rPr>
          <w:b w:val="0"/>
        </w:rPr>
      </w:pPr>
    </w:p>
    <w:p w14:paraId="7FD4B227"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Chair Creek - Gunnison County </w:t>
      </w:r>
    </w:p>
    <w:p w14:paraId="1DC3726A" w14:textId="77777777" w:rsidR="008378AC" w:rsidRPr="007025F9" w:rsidRDefault="008378AC" w:rsidP="007025F9">
      <w:pPr>
        <w:tabs>
          <w:tab w:val="left" w:pos="1800"/>
        </w:tabs>
        <w:spacing w:line="276" w:lineRule="auto"/>
        <w:ind w:left="1800"/>
        <w:rPr>
          <w:u w:val="single"/>
        </w:rPr>
      </w:pPr>
    </w:p>
    <w:p w14:paraId="6E0903E1" w14:textId="77777777" w:rsidR="008378AC" w:rsidRPr="007025F9" w:rsidRDefault="008378AC" w:rsidP="007025F9">
      <w:pPr>
        <w:pStyle w:val="ListParagraph"/>
        <w:numPr>
          <w:ilvl w:val="0"/>
          <w:numId w:val="73"/>
        </w:numPr>
        <w:tabs>
          <w:tab w:val="left" w:pos="1800"/>
        </w:tabs>
        <w:spacing w:line="276" w:lineRule="auto"/>
        <w:rPr>
          <w:b w:val="0"/>
          <w:u w:val="single"/>
        </w:rPr>
      </w:pPr>
      <w:r w:rsidRPr="007025F9">
        <w:rPr>
          <w:b w:val="0"/>
        </w:rPr>
        <w:t xml:space="preserve">Fishing is by artificial flies and lures only. </w:t>
      </w:r>
    </w:p>
    <w:p w14:paraId="6AE6B17E" w14:textId="77777777" w:rsidR="008378AC" w:rsidRPr="007025F9" w:rsidRDefault="008378AC" w:rsidP="007025F9">
      <w:pPr>
        <w:pStyle w:val="ListParagraph"/>
        <w:numPr>
          <w:ilvl w:val="0"/>
          <w:numId w:val="73"/>
        </w:numPr>
        <w:tabs>
          <w:tab w:val="left" w:pos="1800"/>
        </w:tabs>
        <w:spacing w:line="276" w:lineRule="auto"/>
        <w:rPr>
          <w:b w:val="0"/>
          <w:u w:val="single"/>
        </w:rPr>
      </w:pPr>
      <w:r w:rsidRPr="007025F9">
        <w:rPr>
          <w:b w:val="0"/>
        </w:rPr>
        <w:t xml:space="preserve">All cutthroat trout must be returned to the water immediately upon catch. </w:t>
      </w:r>
    </w:p>
    <w:p w14:paraId="2F341833" w14:textId="77777777" w:rsidR="008378AC" w:rsidRPr="007025F9" w:rsidRDefault="008378AC" w:rsidP="007025F9">
      <w:pPr>
        <w:tabs>
          <w:tab w:val="left" w:pos="1800"/>
        </w:tabs>
        <w:spacing w:line="276" w:lineRule="auto"/>
        <w:rPr>
          <w:u w:val="single"/>
        </w:rPr>
      </w:pPr>
    </w:p>
    <w:p w14:paraId="7C9125E1"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Chalk Creek - Chaffee County </w:t>
      </w:r>
    </w:p>
    <w:p w14:paraId="67672245" w14:textId="77777777" w:rsidR="008378AC" w:rsidRPr="007025F9" w:rsidRDefault="008378AC" w:rsidP="007025F9">
      <w:pPr>
        <w:spacing w:line="276" w:lineRule="auto"/>
        <w:ind w:left="1575" w:hanging="1845"/>
        <w:rPr>
          <w:color w:val="000000"/>
        </w:rPr>
      </w:pPr>
    </w:p>
    <w:p w14:paraId="7A9AA2E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Within Wright’s Lake State Wildlife Area:</w:t>
      </w:r>
    </w:p>
    <w:p w14:paraId="19678E92"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34D54231" w14:textId="77777777" w:rsidR="008378AC" w:rsidRPr="007025F9" w:rsidRDefault="008378AC" w:rsidP="007025F9">
      <w:pPr>
        <w:spacing w:line="276" w:lineRule="auto"/>
        <w:ind w:left="1800" w:hanging="720"/>
        <w:rPr>
          <w:u w:val="single"/>
        </w:rPr>
      </w:pPr>
    </w:p>
    <w:p w14:paraId="745932C1"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Chartier Pond - Morgan County</w:t>
      </w:r>
    </w:p>
    <w:p w14:paraId="1CFD17F7" w14:textId="77777777" w:rsidR="008378AC" w:rsidRPr="007025F9" w:rsidRDefault="008378AC" w:rsidP="007025F9">
      <w:pPr>
        <w:spacing w:line="276" w:lineRule="auto"/>
        <w:ind w:left="1440" w:hanging="360"/>
        <w:rPr>
          <w:color w:val="000000"/>
        </w:rPr>
      </w:pPr>
    </w:p>
    <w:p w14:paraId="348D3054" w14:textId="77777777" w:rsidR="008378AC" w:rsidRPr="007025F9" w:rsidRDefault="008378AC" w:rsidP="007025F9">
      <w:pPr>
        <w:numPr>
          <w:ilvl w:val="0"/>
          <w:numId w:val="23"/>
        </w:numPr>
        <w:tabs>
          <w:tab w:val="left" w:pos="2160"/>
        </w:tabs>
        <w:spacing w:line="276" w:lineRule="auto"/>
        <w:rPr>
          <w:b w:val="0"/>
        </w:rPr>
      </w:pPr>
      <w:r w:rsidRPr="007025F9">
        <w:rPr>
          <w:b w:val="0"/>
        </w:rPr>
        <w:t>The minimum size for largemouth and smallmouth bass is 15 inches in length.</w:t>
      </w:r>
    </w:p>
    <w:p w14:paraId="2783D8F0" w14:textId="77777777" w:rsidR="008378AC" w:rsidRPr="007025F9" w:rsidRDefault="008378AC" w:rsidP="007025F9">
      <w:pPr>
        <w:tabs>
          <w:tab w:val="left" w:pos="2160"/>
        </w:tabs>
        <w:spacing w:line="276" w:lineRule="auto"/>
        <w:rPr>
          <w:b w:val="0"/>
        </w:rPr>
      </w:pPr>
    </w:p>
    <w:p w14:paraId="0826418A"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Chatfield Reservoir and Chatfield State Park </w:t>
      </w:r>
      <w:r w:rsidRPr="007025F9">
        <w:rPr>
          <w:u w:val="single"/>
        </w:rPr>
        <w:noBreakHyphen/>
        <w:t xml:space="preserve"> Jefferson and Douglas Counties</w:t>
      </w:r>
    </w:p>
    <w:p w14:paraId="3EACF026" w14:textId="77777777" w:rsidR="008378AC" w:rsidRPr="007025F9" w:rsidRDefault="008378AC" w:rsidP="007025F9">
      <w:pPr>
        <w:spacing w:line="276" w:lineRule="auto"/>
        <w:ind w:left="1800" w:hanging="360"/>
        <w:rPr>
          <w:b w:val="0"/>
        </w:rPr>
      </w:pPr>
    </w:p>
    <w:p w14:paraId="0B85B14F" w14:textId="77777777" w:rsidR="008378AC" w:rsidRPr="007025F9" w:rsidRDefault="008378AC" w:rsidP="007025F9">
      <w:pPr>
        <w:pStyle w:val="ListParagraph"/>
        <w:numPr>
          <w:ilvl w:val="1"/>
          <w:numId w:val="55"/>
        </w:numPr>
        <w:spacing w:line="276" w:lineRule="auto"/>
        <w:ind w:left="2160"/>
        <w:rPr>
          <w:b w:val="0"/>
        </w:rPr>
      </w:pPr>
      <w:r w:rsidRPr="007025F9">
        <w:rPr>
          <w:b w:val="0"/>
        </w:rPr>
        <w:t>Within Chatfield State Park, including the South Platte River and all ponds within the park boundary:</w:t>
      </w:r>
    </w:p>
    <w:p w14:paraId="22EFCC76"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 xml:space="preserve">The bag limit and minimum size for walleye is three fish, 18 inches in length. </w:t>
      </w:r>
    </w:p>
    <w:p w14:paraId="64839D83"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No more than one walleye greater than 21 inches in length may be taken per day.</w:t>
      </w:r>
    </w:p>
    <w:p w14:paraId="283E91D8"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The minimum size for largemouth and smallmouth bass is 15 inches in length.</w:t>
      </w:r>
    </w:p>
    <w:p w14:paraId="036DCA7D"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prohibited from the dam and within 100 feet of the dam or walleye spawning operation nets, from March 1 through April 15, or until walleye spawning operations are completed.</w:t>
      </w:r>
    </w:p>
    <w:p w14:paraId="25FDC7AC"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 xml:space="preserve">Fishing is prohibited on </w:t>
      </w:r>
      <w:proofErr w:type="gramStart"/>
      <w:r w:rsidRPr="007025F9">
        <w:rPr>
          <w:b w:val="0"/>
          <w:bCs w:val="0"/>
        </w:rPr>
        <w:t>the ponds</w:t>
      </w:r>
      <w:proofErr w:type="gramEnd"/>
      <w:r w:rsidRPr="007025F9">
        <w:rPr>
          <w:b w:val="0"/>
          <w:bCs w:val="0"/>
        </w:rPr>
        <w:t xml:space="preserve"> within the dog off leash area. </w:t>
      </w:r>
    </w:p>
    <w:p w14:paraId="13E1D60C" w14:textId="77777777" w:rsidR="008378AC" w:rsidRPr="007025F9" w:rsidRDefault="008378AC" w:rsidP="007025F9">
      <w:pPr>
        <w:spacing w:line="276" w:lineRule="auto"/>
        <w:ind w:left="1440" w:hanging="360"/>
        <w:rPr>
          <w:b w:val="0"/>
          <w:bCs w:val="0"/>
          <w:color w:val="000000"/>
        </w:rPr>
      </w:pPr>
    </w:p>
    <w:p w14:paraId="59DD458D"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Cheesman Reservoir </w:t>
      </w:r>
      <w:r w:rsidRPr="007025F9">
        <w:rPr>
          <w:u w:val="single"/>
        </w:rPr>
        <w:noBreakHyphen/>
        <w:t xml:space="preserve"> Douglas and Jefferson Counties</w:t>
      </w:r>
    </w:p>
    <w:p w14:paraId="18C21F19" w14:textId="77777777" w:rsidR="008378AC" w:rsidRPr="007025F9" w:rsidRDefault="008378AC" w:rsidP="007025F9">
      <w:pPr>
        <w:spacing w:line="276" w:lineRule="auto"/>
        <w:ind w:left="1440" w:hanging="360"/>
        <w:rPr>
          <w:color w:val="000000"/>
        </w:rPr>
      </w:pPr>
    </w:p>
    <w:p w14:paraId="6A2FB2A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prohibited from October 1 through April 30.</w:t>
      </w:r>
    </w:p>
    <w:p w14:paraId="42E4E5AA"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color w:val="000000"/>
        </w:rPr>
        <w:t>Fishing is prohibited from ½ hour after sunset until ½ hour before sunrise.</w:t>
      </w:r>
    </w:p>
    <w:p w14:paraId="624B8B6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Fishing is prohibited on the dam and around the reservoir as posted. </w:t>
      </w:r>
    </w:p>
    <w:p w14:paraId="0730477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Snagging of kokanee salmon is permitted from September 1 through September 30.</w:t>
      </w:r>
    </w:p>
    <w:p w14:paraId="6233420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Ice fishing is prohibited.</w:t>
      </w:r>
    </w:p>
    <w:p w14:paraId="6379DD0A" w14:textId="77777777" w:rsidR="008378AC" w:rsidRPr="007025F9" w:rsidRDefault="008378AC" w:rsidP="007025F9">
      <w:pPr>
        <w:spacing w:line="276" w:lineRule="auto"/>
        <w:ind w:left="1440" w:hanging="360"/>
        <w:rPr>
          <w:color w:val="000000"/>
        </w:rPr>
      </w:pPr>
    </w:p>
    <w:p w14:paraId="5521AD30"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Cherry Creek Reservoir </w:t>
      </w:r>
      <w:r w:rsidRPr="007025F9">
        <w:rPr>
          <w:u w:val="single"/>
        </w:rPr>
        <w:noBreakHyphen/>
        <w:t xml:space="preserve"> Arapahoe County</w:t>
      </w:r>
    </w:p>
    <w:p w14:paraId="07FDDB24" w14:textId="77777777" w:rsidR="008378AC" w:rsidRPr="007025F9" w:rsidRDefault="008378AC" w:rsidP="007025F9">
      <w:pPr>
        <w:spacing w:line="276" w:lineRule="auto"/>
        <w:ind w:left="1440" w:hanging="360"/>
        <w:rPr>
          <w:color w:val="000000"/>
        </w:rPr>
      </w:pPr>
    </w:p>
    <w:p w14:paraId="30CC993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limit and minimum size for walleye is three fish, 18 inches in length.</w:t>
      </w:r>
    </w:p>
    <w:p w14:paraId="341FBCF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walleye greater than 21 inches in length may be taken per day.</w:t>
      </w:r>
    </w:p>
    <w:p w14:paraId="40A0F04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792D9AA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Fishing is prohibited from the dam and within 100 feet of the dam or walleye spawning operation nets, from March 1 through April 15, or until walleye spawning operations are completed. </w:t>
      </w:r>
    </w:p>
    <w:p w14:paraId="65928C26" w14:textId="77777777" w:rsidR="008378AC" w:rsidRPr="007025F9" w:rsidRDefault="008378AC" w:rsidP="007025F9">
      <w:pPr>
        <w:tabs>
          <w:tab w:val="left" w:pos="720"/>
        </w:tabs>
        <w:spacing w:line="276" w:lineRule="auto"/>
        <w:ind w:left="2160" w:hanging="360"/>
        <w:rPr>
          <w:b w:val="0"/>
          <w:bCs w:val="0"/>
        </w:rPr>
      </w:pPr>
    </w:p>
    <w:p w14:paraId="42177056" w14:textId="77777777" w:rsidR="008378AC" w:rsidRPr="007025F9" w:rsidRDefault="008378AC" w:rsidP="007025F9">
      <w:pPr>
        <w:numPr>
          <w:ilvl w:val="0"/>
          <w:numId w:val="55"/>
        </w:numPr>
        <w:tabs>
          <w:tab w:val="left" w:pos="1800"/>
        </w:tabs>
        <w:spacing w:line="276" w:lineRule="auto"/>
        <w:ind w:hanging="720"/>
        <w:rPr>
          <w:color w:val="000000"/>
          <w:u w:val="single"/>
        </w:rPr>
      </w:pPr>
      <w:r w:rsidRPr="007025F9">
        <w:rPr>
          <w:color w:val="000000"/>
          <w:u w:val="single"/>
        </w:rPr>
        <w:t>Cheyenne Creek, North - El Paso and Teller Counties</w:t>
      </w:r>
    </w:p>
    <w:p w14:paraId="183D679D" w14:textId="77777777" w:rsidR="008378AC" w:rsidRPr="007025F9" w:rsidRDefault="008378AC" w:rsidP="007025F9">
      <w:pPr>
        <w:tabs>
          <w:tab w:val="left" w:pos="720"/>
        </w:tabs>
        <w:spacing w:line="276" w:lineRule="auto"/>
        <w:ind w:left="2160" w:hanging="360"/>
        <w:rPr>
          <w:b w:val="0"/>
          <w:bCs w:val="0"/>
        </w:rPr>
      </w:pPr>
    </w:p>
    <w:p w14:paraId="06BCB9B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Gold Camp Rd:</w:t>
      </w:r>
    </w:p>
    <w:p w14:paraId="112E8159"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prohibited.</w:t>
      </w:r>
    </w:p>
    <w:p w14:paraId="4024E635" w14:textId="77777777" w:rsidR="008378AC" w:rsidRPr="007025F9" w:rsidRDefault="008378AC" w:rsidP="007025F9">
      <w:pPr>
        <w:spacing w:line="276" w:lineRule="auto"/>
        <w:ind w:left="1440" w:hanging="360"/>
        <w:rPr>
          <w:color w:val="000000"/>
        </w:rPr>
      </w:pPr>
    </w:p>
    <w:p w14:paraId="62A065E7"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Cimarron River </w:t>
      </w:r>
      <w:r w:rsidRPr="007025F9">
        <w:rPr>
          <w:u w:val="single"/>
        </w:rPr>
        <w:noBreakHyphen/>
        <w:t xml:space="preserve"> Montrose County</w:t>
      </w:r>
    </w:p>
    <w:p w14:paraId="3E724947" w14:textId="77777777" w:rsidR="008378AC" w:rsidRPr="007025F9" w:rsidRDefault="008378AC" w:rsidP="007025F9">
      <w:pPr>
        <w:spacing w:line="276" w:lineRule="auto"/>
        <w:ind w:left="1440" w:hanging="360"/>
        <w:rPr>
          <w:color w:val="000000"/>
        </w:rPr>
      </w:pPr>
    </w:p>
    <w:p w14:paraId="4171F40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Snagging of kokanee salmon is permitted from November 1 through December 31.</w:t>
      </w:r>
    </w:p>
    <w:p w14:paraId="4BAB4BBE" w14:textId="77777777" w:rsidR="008378AC" w:rsidRPr="007025F9" w:rsidRDefault="008378AC" w:rsidP="007025F9">
      <w:pPr>
        <w:tabs>
          <w:tab w:val="left" w:pos="720"/>
        </w:tabs>
        <w:spacing w:line="276" w:lineRule="auto"/>
        <w:ind w:left="2160" w:hanging="360"/>
        <w:rPr>
          <w:b w:val="0"/>
          <w:bCs w:val="0"/>
        </w:rPr>
      </w:pPr>
    </w:p>
    <w:p w14:paraId="05858F65"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Clear Creek - Chaffee County</w:t>
      </w:r>
    </w:p>
    <w:p w14:paraId="6FDAC139" w14:textId="77777777" w:rsidR="008378AC" w:rsidRPr="007025F9" w:rsidRDefault="008378AC" w:rsidP="007025F9">
      <w:pPr>
        <w:spacing w:line="276" w:lineRule="auto"/>
        <w:ind w:left="1440" w:hanging="360"/>
        <w:rPr>
          <w:color w:val="000000"/>
        </w:rPr>
      </w:pPr>
    </w:p>
    <w:p w14:paraId="3633960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gauging station (approximately ½ mile above Clear Creek Reservoir) downstream to Clear Creek Reservoir:</w:t>
      </w:r>
    </w:p>
    <w:p w14:paraId="740E6639" w14:textId="77777777" w:rsidR="008378AC" w:rsidRPr="007025F9" w:rsidRDefault="008378AC" w:rsidP="007025F9">
      <w:pPr>
        <w:pStyle w:val="ListParagraph"/>
        <w:numPr>
          <w:ilvl w:val="2"/>
          <w:numId w:val="55"/>
        </w:numPr>
        <w:tabs>
          <w:tab w:val="left" w:pos="720"/>
          <w:tab w:val="left" w:pos="2520"/>
        </w:tabs>
        <w:spacing w:line="276" w:lineRule="auto"/>
        <w:ind w:left="2520" w:hanging="360"/>
        <w:rPr>
          <w:b w:val="0"/>
          <w:bCs w:val="0"/>
        </w:rPr>
      </w:pPr>
      <w:r w:rsidRPr="007025F9">
        <w:rPr>
          <w:b w:val="0"/>
          <w:bCs w:val="0"/>
        </w:rPr>
        <w:t>Snagging of kokanee salmon is permitted from October 1 through December 31.</w:t>
      </w:r>
    </w:p>
    <w:p w14:paraId="67748BF2" w14:textId="77777777" w:rsidR="008378AC" w:rsidRPr="007025F9" w:rsidRDefault="008378AC" w:rsidP="007025F9">
      <w:pPr>
        <w:tabs>
          <w:tab w:val="left" w:pos="720"/>
        </w:tabs>
        <w:spacing w:line="276" w:lineRule="auto"/>
        <w:ind w:left="2160" w:hanging="360"/>
        <w:rPr>
          <w:b w:val="0"/>
          <w:bCs w:val="0"/>
        </w:rPr>
      </w:pPr>
    </w:p>
    <w:p w14:paraId="7D29AAD6"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Clear Creek - La Plata County</w:t>
      </w:r>
    </w:p>
    <w:p w14:paraId="428BD179" w14:textId="77777777" w:rsidR="008378AC" w:rsidRPr="007025F9" w:rsidRDefault="008378AC" w:rsidP="007025F9">
      <w:pPr>
        <w:spacing w:line="276" w:lineRule="auto"/>
        <w:ind w:left="1440" w:hanging="360"/>
        <w:rPr>
          <w:color w:val="000000"/>
        </w:rPr>
      </w:pPr>
    </w:p>
    <w:p w14:paraId="08EFE102"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7597B93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58A9EC6A" w14:textId="77777777" w:rsidR="008378AC" w:rsidRPr="007025F9" w:rsidRDefault="008378AC" w:rsidP="007025F9">
      <w:pPr>
        <w:spacing w:line="276" w:lineRule="auto"/>
        <w:ind w:left="2160" w:hanging="360"/>
        <w:rPr>
          <w:color w:val="000000"/>
        </w:rPr>
      </w:pPr>
    </w:p>
    <w:p w14:paraId="09DF9293"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Clear Creek Holding Ponds </w:t>
      </w:r>
      <w:r w:rsidRPr="007025F9">
        <w:rPr>
          <w:u w:val="single"/>
        </w:rPr>
        <w:noBreakHyphen/>
        <w:t xml:space="preserve"> Adams County</w:t>
      </w:r>
    </w:p>
    <w:p w14:paraId="6106D2BD" w14:textId="77777777" w:rsidR="008378AC" w:rsidRPr="007025F9" w:rsidRDefault="008378AC" w:rsidP="007025F9">
      <w:pPr>
        <w:spacing w:line="276" w:lineRule="auto"/>
        <w:rPr>
          <w:color w:val="000000"/>
        </w:rPr>
      </w:pPr>
    </w:p>
    <w:p w14:paraId="5DCF857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prohibited, except for youth participating in Division angler education activities.</w:t>
      </w:r>
    </w:p>
    <w:p w14:paraId="7D40C44E" w14:textId="77777777" w:rsidR="008378AC" w:rsidRPr="007025F9" w:rsidRDefault="008378AC" w:rsidP="007025F9">
      <w:pPr>
        <w:spacing w:line="276" w:lineRule="auto"/>
        <w:rPr>
          <w:color w:val="000000"/>
        </w:rPr>
      </w:pPr>
    </w:p>
    <w:p w14:paraId="38B7D182"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Clear Creek Reservoir - Chaffee County</w:t>
      </w:r>
    </w:p>
    <w:p w14:paraId="7EED34BA" w14:textId="77777777" w:rsidR="008378AC" w:rsidRPr="007025F9" w:rsidRDefault="008378AC" w:rsidP="007025F9">
      <w:pPr>
        <w:spacing w:line="276" w:lineRule="auto"/>
        <w:ind w:left="1440" w:hanging="360"/>
        <w:rPr>
          <w:color w:val="000000"/>
        </w:rPr>
      </w:pPr>
    </w:p>
    <w:p w14:paraId="6D0CAED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Snagging of kokanee salmon is permitted from October 1 through December 31.</w:t>
      </w:r>
    </w:p>
    <w:p w14:paraId="1A9D58B0" w14:textId="77777777" w:rsidR="008378AC" w:rsidRPr="007025F9" w:rsidRDefault="008378AC" w:rsidP="007025F9">
      <w:pPr>
        <w:tabs>
          <w:tab w:val="left" w:pos="1800"/>
        </w:tabs>
        <w:spacing w:line="276" w:lineRule="auto"/>
        <w:rPr>
          <w:u w:val="single"/>
        </w:rPr>
      </w:pPr>
    </w:p>
    <w:p w14:paraId="216009EB" w14:textId="76192F50" w:rsidR="008378AC" w:rsidRPr="007025F9" w:rsidRDefault="008378AC" w:rsidP="007025F9">
      <w:pPr>
        <w:numPr>
          <w:ilvl w:val="0"/>
          <w:numId w:val="55"/>
        </w:numPr>
        <w:tabs>
          <w:tab w:val="left" w:pos="1800"/>
        </w:tabs>
        <w:spacing w:after="240" w:line="276" w:lineRule="auto"/>
        <w:ind w:hanging="720"/>
        <w:rPr>
          <w:u w:val="single"/>
        </w:rPr>
      </w:pPr>
      <w:r w:rsidRPr="007025F9">
        <w:rPr>
          <w:u w:val="single"/>
        </w:rPr>
        <w:t xml:space="preserve">Clear Creek, West Fork </w:t>
      </w:r>
      <w:r w:rsidR="009B1F9C">
        <w:rPr>
          <w:u w:val="single"/>
        </w:rPr>
        <w:t>-</w:t>
      </w:r>
      <w:r w:rsidRPr="007025F9">
        <w:rPr>
          <w:u w:val="single"/>
        </w:rPr>
        <w:t xml:space="preserve"> Clear Creek County </w:t>
      </w:r>
    </w:p>
    <w:p w14:paraId="7C6935C3" w14:textId="77777777" w:rsidR="008378AC" w:rsidRPr="007025F9" w:rsidRDefault="008378AC" w:rsidP="007025F9">
      <w:pPr>
        <w:numPr>
          <w:ilvl w:val="1"/>
          <w:numId w:val="55"/>
        </w:numPr>
        <w:tabs>
          <w:tab w:val="left" w:pos="1800"/>
        </w:tabs>
        <w:spacing w:line="276" w:lineRule="auto"/>
        <w:ind w:left="2160"/>
        <w:rPr>
          <w:b w:val="0"/>
          <w:u w:val="single"/>
        </w:rPr>
      </w:pPr>
      <w:r w:rsidRPr="007025F9">
        <w:rPr>
          <w:b w:val="0"/>
        </w:rPr>
        <w:t xml:space="preserve">From the headwaters to the confluence of Butler Gulch: </w:t>
      </w:r>
    </w:p>
    <w:p w14:paraId="6B407F49"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 xml:space="preserve">Fishing is by artificial flies and lures only. </w:t>
      </w:r>
    </w:p>
    <w:p w14:paraId="246000B1" w14:textId="77777777" w:rsidR="008378AC" w:rsidRPr="007025F9" w:rsidRDefault="008378AC" w:rsidP="007025F9">
      <w:pPr>
        <w:pStyle w:val="ListParagraph"/>
        <w:numPr>
          <w:ilvl w:val="2"/>
          <w:numId w:val="55"/>
        </w:numPr>
        <w:spacing w:after="240" w:line="276" w:lineRule="auto"/>
        <w:ind w:left="2520" w:hanging="360"/>
        <w:rPr>
          <w:b w:val="0"/>
          <w:u w:val="single"/>
        </w:rPr>
      </w:pPr>
      <w:r w:rsidRPr="007025F9">
        <w:rPr>
          <w:b w:val="0"/>
        </w:rPr>
        <w:t>All trout must be returned to the water immediately upon catch.</w:t>
      </w:r>
    </w:p>
    <w:p w14:paraId="120752CE"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lastRenderedPageBreak/>
        <w:t xml:space="preserve">Clear Fork of Muddy Creek - Gunnison County </w:t>
      </w:r>
    </w:p>
    <w:p w14:paraId="3E006DC5" w14:textId="77777777" w:rsidR="008378AC" w:rsidRPr="007025F9" w:rsidRDefault="008378AC" w:rsidP="007025F9">
      <w:pPr>
        <w:tabs>
          <w:tab w:val="left" w:pos="1800"/>
        </w:tabs>
        <w:spacing w:line="276" w:lineRule="auto"/>
        <w:ind w:left="1800"/>
        <w:rPr>
          <w:u w:val="single"/>
        </w:rPr>
      </w:pPr>
    </w:p>
    <w:p w14:paraId="317FFC9A" w14:textId="77777777" w:rsidR="008378AC" w:rsidRPr="007025F9" w:rsidRDefault="008378AC" w:rsidP="007025F9">
      <w:pPr>
        <w:pStyle w:val="ListParagraph"/>
        <w:numPr>
          <w:ilvl w:val="0"/>
          <w:numId w:val="74"/>
        </w:numPr>
        <w:tabs>
          <w:tab w:val="left" w:pos="1800"/>
        </w:tabs>
        <w:spacing w:line="276" w:lineRule="auto"/>
        <w:rPr>
          <w:b w:val="0"/>
          <w:u w:val="single"/>
        </w:rPr>
      </w:pPr>
      <w:r w:rsidRPr="007025F9">
        <w:rPr>
          <w:b w:val="0"/>
        </w:rPr>
        <w:t xml:space="preserve">Fishing is by artificial flies and lures only. </w:t>
      </w:r>
    </w:p>
    <w:p w14:paraId="160A7837" w14:textId="77777777" w:rsidR="008378AC" w:rsidRPr="007025F9" w:rsidRDefault="008378AC" w:rsidP="007025F9">
      <w:pPr>
        <w:pStyle w:val="ListParagraph"/>
        <w:numPr>
          <w:ilvl w:val="0"/>
          <w:numId w:val="74"/>
        </w:numPr>
        <w:tabs>
          <w:tab w:val="left" w:pos="1800"/>
        </w:tabs>
        <w:spacing w:line="276" w:lineRule="auto"/>
        <w:rPr>
          <w:b w:val="0"/>
          <w:u w:val="single"/>
        </w:rPr>
      </w:pPr>
      <w:r w:rsidRPr="007025F9">
        <w:rPr>
          <w:b w:val="0"/>
        </w:rPr>
        <w:t xml:space="preserve">All cutthroat trout must be returned to the water immediately upon catch. </w:t>
      </w:r>
    </w:p>
    <w:p w14:paraId="2AB28869" w14:textId="77777777" w:rsidR="008378AC" w:rsidRPr="007025F9" w:rsidRDefault="008378AC" w:rsidP="007025F9">
      <w:pPr>
        <w:pStyle w:val="ListParagraph"/>
        <w:tabs>
          <w:tab w:val="left" w:pos="1800"/>
        </w:tabs>
        <w:spacing w:line="276" w:lineRule="auto"/>
        <w:ind w:left="2520"/>
        <w:rPr>
          <w:u w:val="single"/>
        </w:rPr>
      </w:pPr>
    </w:p>
    <w:p w14:paraId="1E27E0FD"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Clear Lake </w:t>
      </w:r>
      <w:r w:rsidRPr="007025F9">
        <w:rPr>
          <w:u w:val="single"/>
        </w:rPr>
        <w:noBreakHyphen/>
        <w:t xml:space="preserve"> Jackson County</w:t>
      </w:r>
    </w:p>
    <w:p w14:paraId="7AEF1044" w14:textId="77777777" w:rsidR="008378AC" w:rsidRPr="007025F9" w:rsidRDefault="008378AC" w:rsidP="007025F9">
      <w:pPr>
        <w:spacing w:line="276" w:lineRule="auto"/>
        <w:ind w:left="1440" w:hanging="360"/>
        <w:rPr>
          <w:color w:val="000000"/>
        </w:rPr>
      </w:pPr>
    </w:p>
    <w:p w14:paraId="404FF00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55B8D33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two fish.</w:t>
      </w:r>
    </w:p>
    <w:p w14:paraId="2E8B3960" w14:textId="77777777" w:rsidR="008378AC" w:rsidRPr="007025F9" w:rsidRDefault="008378AC" w:rsidP="007025F9">
      <w:pPr>
        <w:spacing w:line="276" w:lineRule="auto"/>
        <w:ind w:left="2160" w:hanging="360"/>
        <w:rPr>
          <w:color w:val="000000"/>
        </w:rPr>
      </w:pPr>
    </w:p>
    <w:p w14:paraId="2E24D64B"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Cliff Creek - Gunnison County </w:t>
      </w:r>
    </w:p>
    <w:p w14:paraId="563DBA7C" w14:textId="77777777" w:rsidR="008378AC" w:rsidRPr="007025F9" w:rsidRDefault="008378AC" w:rsidP="007025F9">
      <w:pPr>
        <w:tabs>
          <w:tab w:val="left" w:pos="1800"/>
        </w:tabs>
        <w:spacing w:line="276" w:lineRule="auto"/>
        <w:ind w:left="1800"/>
        <w:rPr>
          <w:u w:val="single"/>
        </w:rPr>
      </w:pPr>
    </w:p>
    <w:p w14:paraId="19280C94" w14:textId="77777777" w:rsidR="008378AC" w:rsidRPr="007025F9" w:rsidRDefault="008378AC" w:rsidP="007025F9">
      <w:pPr>
        <w:pStyle w:val="ListParagraph"/>
        <w:numPr>
          <w:ilvl w:val="1"/>
          <w:numId w:val="55"/>
        </w:numPr>
        <w:tabs>
          <w:tab w:val="left" w:pos="1800"/>
        </w:tabs>
        <w:spacing w:line="276" w:lineRule="auto"/>
        <w:ind w:left="2160"/>
        <w:rPr>
          <w:b w:val="0"/>
        </w:rPr>
      </w:pPr>
      <w:r w:rsidRPr="007025F9">
        <w:rPr>
          <w:b w:val="0"/>
        </w:rPr>
        <w:t xml:space="preserve">From the headwaters downstream to the confluence with South Prong Cliff Creek: </w:t>
      </w:r>
    </w:p>
    <w:p w14:paraId="307741F7" w14:textId="77777777" w:rsidR="008378AC" w:rsidRPr="007025F9" w:rsidRDefault="008378AC" w:rsidP="007025F9">
      <w:pPr>
        <w:pStyle w:val="ListParagraph"/>
        <w:numPr>
          <w:ilvl w:val="0"/>
          <w:numId w:val="71"/>
        </w:numPr>
        <w:tabs>
          <w:tab w:val="clear" w:pos="2160"/>
          <w:tab w:val="left" w:pos="1800"/>
        </w:tabs>
        <w:spacing w:line="276" w:lineRule="auto"/>
        <w:ind w:left="2520"/>
        <w:rPr>
          <w:b w:val="0"/>
          <w:u w:val="single"/>
        </w:rPr>
      </w:pPr>
      <w:r w:rsidRPr="007025F9">
        <w:rPr>
          <w:b w:val="0"/>
        </w:rPr>
        <w:t xml:space="preserve">Fishing is by artificial flies and lures only. </w:t>
      </w:r>
    </w:p>
    <w:p w14:paraId="6A2A5D0C" w14:textId="77777777" w:rsidR="008378AC" w:rsidRPr="007025F9" w:rsidRDefault="008378AC" w:rsidP="007025F9">
      <w:pPr>
        <w:pStyle w:val="ListParagraph"/>
        <w:numPr>
          <w:ilvl w:val="0"/>
          <w:numId w:val="1"/>
        </w:numPr>
        <w:tabs>
          <w:tab w:val="left" w:pos="1800"/>
        </w:tabs>
        <w:spacing w:line="276" w:lineRule="auto"/>
        <w:ind w:left="2520"/>
        <w:rPr>
          <w:b w:val="0"/>
          <w:u w:val="single"/>
        </w:rPr>
      </w:pPr>
      <w:r w:rsidRPr="007025F9">
        <w:rPr>
          <w:b w:val="0"/>
        </w:rPr>
        <w:t xml:space="preserve">All cutthroat trout must be returned to the water immediately upon catch. </w:t>
      </w:r>
    </w:p>
    <w:p w14:paraId="764077AA" w14:textId="77777777" w:rsidR="008378AC" w:rsidRPr="007025F9" w:rsidRDefault="008378AC" w:rsidP="007025F9">
      <w:pPr>
        <w:pStyle w:val="ListParagraph"/>
        <w:tabs>
          <w:tab w:val="left" w:pos="1800"/>
        </w:tabs>
        <w:spacing w:line="276" w:lineRule="auto"/>
        <w:ind w:left="2520"/>
        <w:rPr>
          <w:b w:val="0"/>
        </w:rPr>
      </w:pPr>
    </w:p>
    <w:p w14:paraId="223B9A96"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Clinton Reservoir </w:t>
      </w:r>
      <w:r w:rsidRPr="007025F9">
        <w:rPr>
          <w:u w:val="single"/>
        </w:rPr>
        <w:noBreakHyphen/>
        <w:t xml:space="preserve"> Summit County</w:t>
      </w:r>
    </w:p>
    <w:p w14:paraId="63A640A3" w14:textId="77777777" w:rsidR="008378AC" w:rsidRPr="007025F9" w:rsidRDefault="008378AC" w:rsidP="007025F9">
      <w:pPr>
        <w:spacing w:line="276" w:lineRule="auto"/>
        <w:ind w:left="1440" w:hanging="360"/>
        <w:rPr>
          <w:color w:val="000000"/>
        </w:rPr>
      </w:pPr>
    </w:p>
    <w:p w14:paraId="7C0A866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two fish.</w:t>
      </w:r>
    </w:p>
    <w:p w14:paraId="3AD216EC" w14:textId="77777777" w:rsidR="008378AC" w:rsidRPr="007025F9" w:rsidRDefault="008378AC" w:rsidP="007025F9">
      <w:pPr>
        <w:spacing w:line="276" w:lineRule="auto"/>
        <w:ind w:left="1440" w:hanging="360"/>
        <w:rPr>
          <w:color w:val="000000"/>
        </w:rPr>
      </w:pPr>
    </w:p>
    <w:p w14:paraId="28C633ED"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Cochetopa Creek </w:t>
      </w:r>
      <w:r w:rsidRPr="007025F9">
        <w:rPr>
          <w:u w:val="single"/>
        </w:rPr>
        <w:noBreakHyphen/>
        <w:t xml:space="preserve"> Saguache County </w:t>
      </w:r>
    </w:p>
    <w:p w14:paraId="56C2DCEB" w14:textId="77777777" w:rsidR="008378AC" w:rsidRPr="007025F9" w:rsidRDefault="008378AC" w:rsidP="007025F9">
      <w:pPr>
        <w:spacing w:line="276" w:lineRule="auto"/>
        <w:ind w:left="1440" w:hanging="360"/>
        <w:rPr>
          <w:b w:val="0"/>
          <w:bCs w:val="0"/>
          <w:color w:val="000000"/>
        </w:rPr>
      </w:pPr>
    </w:p>
    <w:p w14:paraId="0CA20AB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On that portion within the Cochetopa State Wildlife Area (Snyder Ranch):</w:t>
      </w:r>
    </w:p>
    <w:p w14:paraId="3F813B03"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5BC1AE97" w14:textId="77777777" w:rsidR="008378AC" w:rsidRPr="007025F9" w:rsidRDefault="008378AC" w:rsidP="007025F9">
      <w:pPr>
        <w:pStyle w:val="ListParagraph"/>
        <w:numPr>
          <w:ilvl w:val="2"/>
          <w:numId w:val="55"/>
        </w:numPr>
        <w:tabs>
          <w:tab w:val="left" w:pos="810"/>
        </w:tabs>
        <w:spacing w:line="276" w:lineRule="auto"/>
        <w:ind w:left="2520" w:hanging="360"/>
        <w:rPr>
          <w:color w:val="000000"/>
        </w:rPr>
      </w:pPr>
      <w:r w:rsidRPr="007025F9">
        <w:rPr>
          <w:b w:val="0"/>
          <w:bCs w:val="0"/>
          <w:color w:val="000000"/>
        </w:rPr>
        <w:t>All trout must be returned to the water immediately upon catch.</w:t>
      </w:r>
    </w:p>
    <w:p w14:paraId="3053C227" w14:textId="77777777" w:rsidR="008378AC" w:rsidRPr="007025F9" w:rsidRDefault="008378AC" w:rsidP="007025F9">
      <w:pPr>
        <w:spacing w:line="276" w:lineRule="auto"/>
        <w:ind w:left="2520" w:hanging="360"/>
        <w:rPr>
          <w:b w:val="0"/>
          <w:bCs w:val="0"/>
          <w:color w:val="000000"/>
        </w:rPr>
      </w:pPr>
    </w:p>
    <w:p w14:paraId="184C3035"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Cold Creek - Saguache County</w:t>
      </w:r>
    </w:p>
    <w:p w14:paraId="3DE21328" w14:textId="77777777" w:rsidR="008378AC" w:rsidRPr="007025F9" w:rsidRDefault="008378AC" w:rsidP="007025F9">
      <w:pPr>
        <w:tabs>
          <w:tab w:val="left" w:pos="1800"/>
        </w:tabs>
        <w:spacing w:line="276" w:lineRule="auto"/>
        <w:rPr>
          <w:u w:val="single"/>
        </w:rPr>
      </w:pPr>
    </w:p>
    <w:p w14:paraId="2505BE53" w14:textId="77777777" w:rsidR="008378AC" w:rsidRPr="007025F9" w:rsidRDefault="008378AC" w:rsidP="007025F9">
      <w:pPr>
        <w:pStyle w:val="ListParagraph"/>
        <w:numPr>
          <w:ilvl w:val="1"/>
          <w:numId w:val="55"/>
        </w:numPr>
        <w:tabs>
          <w:tab w:val="left" w:pos="1800"/>
        </w:tabs>
        <w:spacing w:line="276" w:lineRule="auto"/>
        <w:ind w:left="2160"/>
        <w:rPr>
          <w:u w:val="single"/>
        </w:rPr>
      </w:pPr>
      <w:r w:rsidRPr="007025F9">
        <w:rPr>
          <w:b w:val="0"/>
        </w:rPr>
        <w:t>Fishing is by artificial flies and lures only.</w:t>
      </w:r>
    </w:p>
    <w:p w14:paraId="686332FE" w14:textId="77777777" w:rsidR="008378AC" w:rsidRPr="007025F9" w:rsidRDefault="008378AC" w:rsidP="007025F9">
      <w:pPr>
        <w:pStyle w:val="ListParagraph"/>
        <w:numPr>
          <w:ilvl w:val="1"/>
          <w:numId w:val="55"/>
        </w:numPr>
        <w:tabs>
          <w:tab w:val="left" w:pos="1800"/>
        </w:tabs>
        <w:spacing w:line="276" w:lineRule="auto"/>
        <w:ind w:left="2160"/>
        <w:rPr>
          <w:u w:val="single"/>
        </w:rPr>
      </w:pPr>
      <w:r w:rsidRPr="007025F9">
        <w:rPr>
          <w:b w:val="0"/>
        </w:rPr>
        <w:t>All trout must be returned to the water immediately upon catch.</w:t>
      </w:r>
    </w:p>
    <w:p w14:paraId="40A826FF" w14:textId="77777777" w:rsidR="008378AC" w:rsidRPr="007025F9" w:rsidRDefault="008378AC" w:rsidP="007025F9">
      <w:pPr>
        <w:pStyle w:val="ListParagraph"/>
        <w:tabs>
          <w:tab w:val="left" w:pos="1800"/>
        </w:tabs>
        <w:spacing w:line="276" w:lineRule="auto"/>
        <w:ind w:left="2520"/>
        <w:rPr>
          <w:u w:val="single"/>
        </w:rPr>
      </w:pPr>
    </w:p>
    <w:p w14:paraId="0DECCD9F"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Colorado River </w:t>
      </w:r>
      <w:r w:rsidRPr="007025F9">
        <w:rPr>
          <w:u w:val="single"/>
        </w:rPr>
        <w:noBreakHyphen/>
        <w:t xml:space="preserve"> Garfield, Eagle, Grand, and Mesa Counties</w:t>
      </w:r>
    </w:p>
    <w:p w14:paraId="5098FD17" w14:textId="77777777" w:rsidR="008378AC" w:rsidRPr="007025F9" w:rsidRDefault="008378AC" w:rsidP="007025F9">
      <w:pPr>
        <w:spacing w:line="276" w:lineRule="auto"/>
        <w:ind w:left="1440" w:hanging="360"/>
        <w:rPr>
          <w:b w:val="0"/>
          <w:bCs w:val="0"/>
          <w:color w:val="000000"/>
          <w:u w:val="single"/>
        </w:rPr>
      </w:pPr>
    </w:p>
    <w:p w14:paraId="18323B4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Lake Granby Dam downstream to the US 40 bridge</w:t>
      </w:r>
      <w:r w:rsidRPr="007025F9" w:rsidDel="009A0D77">
        <w:rPr>
          <w:b w:val="0"/>
          <w:bCs w:val="0"/>
        </w:rPr>
        <w:t xml:space="preserve"> </w:t>
      </w:r>
      <w:r w:rsidRPr="007025F9">
        <w:rPr>
          <w:b w:val="0"/>
          <w:bCs w:val="0"/>
        </w:rPr>
        <w:t>approximately 3 miles west of Hot Sulphur Springs:</w:t>
      </w:r>
    </w:p>
    <w:p w14:paraId="5A18665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 xml:space="preserve">The bag and possession limit for trout is two fish. </w:t>
      </w:r>
    </w:p>
    <w:p w14:paraId="751BBC4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US 40 bridge,</w:t>
      </w:r>
      <w:r w:rsidRPr="007025F9" w:rsidDel="009A0D77">
        <w:rPr>
          <w:b w:val="0"/>
          <w:bCs w:val="0"/>
        </w:rPr>
        <w:t xml:space="preserve"> </w:t>
      </w:r>
      <w:r w:rsidRPr="007025F9">
        <w:rPr>
          <w:b w:val="0"/>
          <w:bCs w:val="0"/>
        </w:rPr>
        <w:t>approximately three miles west of Hot Sulphur Springs downstream to the confluence with Troublesome Creek (approximately 5 miles east of Kremmling):</w:t>
      </w:r>
    </w:p>
    <w:p w14:paraId="4412B600"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1CDCFF7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6541F796"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From the confluence of Williams Fork River downstream to the state line:</w:t>
      </w:r>
    </w:p>
    <w:p w14:paraId="2EC41088"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There is no bag or possession limit for channel catfish, largemouth bass, smallmouth bass, northern pike, walleye, green sunfish, bluegill, bullhead, yellow perch or crappie.</w:t>
      </w:r>
    </w:p>
    <w:p w14:paraId="32BAFF7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lastRenderedPageBreak/>
        <w:t>From the confluence with Troublesome Creek downstream to the I-70 Exit 90 bridge at Rifle (excluding 50 yards upstream and downstream of the confluences with Canyon, Elk, Grizzly and No Name Creeks):</w:t>
      </w:r>
    </w:p>
    <w:p w14:paraId="4AE7F5DD"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3FCFF38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50 yards upstream and downstream of the confluences with Canyon, Elk, Grizzly and No Name Creeks:</w:t>
      </w:r>
    </w:p>
    <w:p w14:paraId="27BD7C00"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2B4AC133"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from March 15 through May 31 and from October 1 through November 30.</w:t>
      </w:r>
    </w:p>
    <w:p w14:paraId="6DE29A04" w14:textId="77777777" w:rsidR="008378AC" w:rsidRPr="007025F9" w:rsidRDefault="008378AC" w:rsidP="007025F9">
      <w:pPr>
        <w:spacing w:line="276" w:lineRule="auto"/>
        <w:ind w:left="1440" w:hanging="360"/>
        <w:rPr>
          <w:b w:val="0"/>
          <w:bCs w:val="0"/>
          <w:color w:val="000000"/>
        </w:rPr>
      </w:pPr>
    </w:p>
    <w:p w14:paraId="293B7926"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Colorado River, (North Fork) including Shadow Mountain Spillway </w:t>
      </w:r>
      <w:r w:rsidRPr="007025F9">
        <w:rPr>
          <w:u w:val="single"/>
        </w:rPr>
        <w:noBreakHyphen/>
        <w:t xml:space="preserve"> Grand County</w:t>
      </w:r>
    </w:p>
    <w:p w14:paraId="69A37DA5" w14:textId="77777777" w:rsidR="008378AC" w:rsidRPr="007025F9" w:rsidRDefault="008378AC" w:rsidP="007025F9">
      <w:pPr>
        <w:spacing w:line="276" w:lineRule="auto"/>
        <w:ind w:left="1440" w:hanging="360"/>
        <w:rPr>
          <w:color w:val="000000"/>
        </w:rPr>
      </w:pPr>
    </w:p>
    <w:p w14:paraId="401810C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Shadow Mountain Dam spillway to Lake Granby, including Columbine Bay to the Twin Creek inlet:</w:t>
      </w:r>
    </w:p>
    <w:p w14:paraId="7648D3C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from October 15 through November 30.</w:t>
      </w:r>
    </w:p>
    <w:p w14:paraId="62F21EB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There is no size, bag, or possession limit for tiger muskie.</w:t>
      </w:r>
    </w:p>
    <w:p w14:paraId="7D9111A4" w14:textId="77777777" w:rsidR="008378AC" w:rsidRPr="007025F9" w:rsidRDefault="008378AC" w:rsidP="007025F9">
      <w:pPr>
        <w:spacing w:line="276" w:lineRule="auto"/>
        <w:ind w:left="1440" w:hanging="360"/>
        <w:rPr>
          <w:color w:val="000000"/>
        </w:rPr>
      </w:pPr>
    </w:p>
    <w:p w14:paraId="415EC580"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Como Creek </w:t>
      </w:r>
      <w:r w:rsidRPr="007025F9">
        <w:rPr>
          <w:u w:val="single"/>
        </w:rPr>
        <w:noBreakHyphen/>
        <w:t xml:space="preserve"> Boulder County</w:t>
      </w:r>
    </w:p>
    <w:p w14:paraId="6BCBA254" w14:textId="77777777" w:rsidR="008378AC" w:rsidRPr="007025F9" w:rsidRDefault="008378AC" w:rsidP="007025F9">
      <w:pPr>
        <w:spacing w:line="276" w:lineRule="auto"/>
        <w:ind w:left="1440" w:hanging="360"/>
        <w:rPr>
          <w:color w:val="000000"/>
        </w:rPr>
      </w:pPr>
    </w:p>
    <w:p w14:paraId="7E1F60C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confluence with North Boulder Creek:</w:t>
      </w:r>
    </w:p>
    <w:p w14:paraId="14CFD03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w:t>
      </w:r>
    </w:p>
    <w:p w14:paraId="03738A74" w14:textId="77777777" w:rsidR="008378AC" w:rsidRPr="007025F9" w:rsidRDefault="008378AC" w:rsidP="007025F9">
      <w:pPr>
        <w:tabs>
          <w:tab w:val="left" w:pos="810"/>
        </w:tabs>
        <w:spacing w:line="276" w:lineRule="auto"/>
        <w:ind w:left="2520" w:hanging="360"/>
        <w:rPr>
          <w:b w:val="0"/>
          <w:bCs w:val="0"/>
          <w:color w:val="000000"/>
        </w:rPr>
      </w:pPr>
    </w:p>
    <w:p w14:paraId="029327A9"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Conejos River </w:t>
      </w:r>
      <w:r w:rsidRPr="007025F9">
        <w:rPr>
          <w:u w:val="single"/>
        </w:rPr>
        <w:noBreakHyphen/>
        <w:t xml:space="preserve"> Conejos County</w:t>
      </w:r>
    </w:p>
    <w:p w14:paraId="6265359D" w14:textId="77777777" w:rsidR="008378AC" w:rsidRPr="007025F9" w:rsidRDefault="008378AC" w:rsidP="007025F9">
      <w:pPr>
        <w:spacing w:line="276" w:lineRule="auto"/>
        <w:ind w:left="1440" w:hanging="360"/>
        <w:rPr>
          <w:b w:val="0"/>
          <w:bCs w:val="0"/>
          <w:color w:val="000000"/>
        </w:rPr>
      </w:pPr>
    </w:p>
    <w:p w14:paraId="5FC6C33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lower bridge at the town of Platoro downstream to the confluence with the South Fork of the Conejos River:</w:t>
      </w:r>
    </w:p>
    <w:p w14:paraId="673C1D7F"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r w:rsidRPr="007025F9">
        <w:rPr>
          <w:b w:val="0"/>
          <w:bCs w:val="0"/>
          <w:color w:val="000000"/>
        </w:rPr>
        <w:tab/>
      </w:r>
    </w:p>
    <w:p w14:paraId="08448F65"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and minimum size for trout is two fish, 16 inches in length.</w:t>
      </w:r>
    </w:p>
    <w:p w14:paraId="493DCBA4" w14:textId="77777777" w:rsidR="008378AC" w:rsidRPr="007025F9" w:rsidRDefault="008378AC" w:rsidP="007025F9">
      <w:pPr>
        <w:pStyle w:val="ListParagraph"/>
        <w:numPr>
          <w:ilvl w:val="1"/>
          <w:numId w:val="55"/>
        </w:numPr>
        <w:tabs>
          <w:tab w:val="left" w:pos="720"/>
          <w:tab w:val="left" w:pos="2160"/>
        </w:tabs>
        <w:spacing w:line="276" w:lineRule="auto"/>
        <w:ind w:left="2160"/>
        <w:rPr>
          <w:b w:val="0"/>
          <w:bCs w:val="0"/>
        </w:rPr>
      </w:pPr>
      <w:r w:rsidRPr="007025F9">
        <w:rPr>
          <w:b w:val="0"/>
          <w:bCs w:val="0"/>
        </w:rPr>
        <w:t>From Menkhaven Resort downstream to the upper boundary of Aspen Glade Campground:</w:t>
      </w:r>
    </w:p>
    <w:p w14:paraId="62BA2406" w14:textId="77777777" w:rsidR="008378AC" w:rsidRPr="007025F9" w:rsidRDefault="008378AC" w:rsidP="007025F9">
      <w:pPr>
        <w:tabs>
          <w:tab w:val="left" w:pos="810"/>
        </w:tabs>
        <w:spacing w:line="276" w:lineRule="auto"/>
        <w:ind w:left="2520" w:hanging="360"/>
        <w:rPr>
          <w:b w:val="0"/>
          <w:bCs w:val="0"/>
          <w:color w:val="000000"/>
        </w:rPr>
      </w:pPr>
      <w:r w:rsidRPr="007025F9">
        <w:rPr>
          <w:b w:val="0"/>
          <w:bCs w:val="0"/>
          <w:color w:val="000000"/>
        </w:rPr>
        <w:t>1.</w:t>
      </w:r>
      <w:r w:rsidRPr="007025F9">
        <w:rPr>
          <w:b w:val="0"/>
          <w:bCs w:val="0"/>
          <w:color w:val="000000"/>
        </w:rPr>
        <w:tab/>
        <w:t>Fishing is by artificial flies only.</w:t>
      </w:r>
    </w:p>
    <w:p w14:paraId="1A04E508" w14:textId="77777777" w:rsidR="008378AC" w:rsidRPr="007025F9" w:rsidRDefault="008378AC" w:rsidP="007025F9">
      <w:pPr>
        <w:tabs>
          <w:tab w:val="left" w:pos="810"/>
        </w:tabs>
        <w:spacing w:line="276" w:lineRule="auto"/>
        <w:ind w:left="2520" w:hanging="360"/>
        <w:rPr>
          <w:b w:val="0"/>
          <w:bCs w:val="0"/>
          <w:color w:val="000000"/>
        </w:rPr>
      </w:pPr>
      <w:r w:rsidRPr="007025F9">
        <w:rPr>
          <w:b w:val="0"/>
          <w:bCs w:val="0"/>
          <w:color w:val="000000"/>
        </w:rPr>
        <w:t>2.</w:t>
      </w:r>
      <w:r w:rsidRPr="007025F9">
        <w:rPr>
          <w:b w:val="0"/>
          <w:bCs w:val="0"/>
          <w:color w:val="000000"/>
        </w:rPr>
        <w:tab/>
        <w:t>The bag and possession limit and minimum size for trout is two fish, 16 inches in length.</w:t>
      </w:r>
    </w:p>
    <w:p w14:paraId="48D31822" w14:textId="77777777" w:rsidR="008378AC" w:rsidRPr="007025F9" w:rsidRDefault="008378AC" w:rsidP="007025F9">
      <w:pPr>
        <w:spacing w:line="276" w:lineRule="auto"/>
        <w:ind w:left="1440" w:hanging="360"/>
        <w:rPr>
          <w:color w:val="000000"/>
        </w:rPr>
      </w:pPr>
    </w:p>
    <w:p w14:paraId="65519AFA"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Conejos River, Lake Fork </w:t>
      </w:r>
      <w:r w:rsidRPr="007025F9">
        <w:rPr>
          <w:u w:val="single"/>
        </w:rPr>
        <w:noBreakHyphen/>
        <w:t xml:space="preserve"> Conejos County </w:t>
      </w:r>
    </w:p>
    <w:p w14:paraId="06B365BB" w14:textId="77777777" w:rsidR="008378AC" w:rsidRPr="007025F9" w:rsidRDefault="008378AC" w:rsidP="007025F9">
      <w:pPr>
        <w:spacing w:line="276" w:lineRule="auto"/>
        <w:ind w:left="1440" w:hanging="360"/>
        <w:rPr>
          <w:color w:val="000000"/>
        </w:rPr>
      </w:pPr>
    </w:p>
    <w:p w14:paraId="2B52628B" w14:textId="77777777" w:rsidR="008378AC" w:rsidRPr="007025F9" w:rsidRDefault="008378AC" w:rsidP="007025F9">
      <w:pPr>
        <w:tabs>
          <w:tab w:val="left" w:pos="720"/>
        </w:tabs>
        <w:spacing w:line="276" w:lineRule="auto"/>
        <w:ind w:left="2160" w:hanging="360"/>
        <w:rPr>
          <w:b w:val="0"/>
          <w:bCs w:val="0"/>
        </w:rPr>
      </w:pPr>
      <w:r w:rsidRPr="007025F9">
        <w:rPr>
          <w:b w:val="0"/>
          <w:bCs w:val="0"/>
        </w:rPr>
        <w:t>a.</w:t>
      </w:r>
      <w:r w:rsidRPr="007025F9">
        <w:rPr>
          <w:b w:val="0"/>
          <w:bCs w:val="0"/>
        </w:rPr>
        <w:tab/>
        <w:t>From the headwaters including Big Lake, downstream to and including Rock Lake and its outlet:</w:t>
      </w:r>
    </w:p>
    <w:p w14:paraId="129B3D6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688F2FCB"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cutthroat trout must be returned to the water immediately upon catch.</w:t>
      </w:r>
    </w:p>
    <w:p w14:paraId="5829725C" w14:textId="77777777" w:rsidR="008378AC" w:rsidRPr="007025F9" w:rsidRDefault="008378AC" w:rsidP="007025F9">
      <w:pPr>
        <w:spacing w:line="276" w:lineRule="auto"/>
        <w:ind w:left="2520" w:hanging="360"/>
        <w:rPr>
          <w:b w:val="0"/>
          <w:bCs w:val="0"/>
          <w:color w:val="000000"/>
        </w:rPr>
      </w:pPr>
    </w:p>
    <w:p w14:paraId="491517AD"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Connected Lake - Mesa County</w:t>
      </w:r>
    </w:p>
    <w:p w14:paraId="493A2309" w14:textId="77777777" w:rsidR="008378AC" w:rsidRPr="007025F9" w:rsidRDefault="008378AC" w:rsidP="007025F9">
      <w:pPr>
        <w:spacing w:line="276" w:lineRule="auto"/>
        <w:ind w:left="1440" w:hanging="360"/>
        <w:rPr>
          <w:b w:val="0"/>
          <w:bCs w:val="0"/>
          <w:color w:val="000000"/>
        </w:rPr>
      </w:pPr>
    </w:p>
    <w:p w14:paraId="565EEC4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bag and possession limit and minimum size for largemouth bass is two fish, 18 inches in length. </w:t>
      </w:r>
    </w:p>
    <w:p w14:paraId="129B6219" w14:textId="77777777" w:rsidR="008378AC" w:rsidRPr="007025F9" w:rsidRDefault="008378AC" w:rsidP="007025F9">
      <w:pPr>
        <w:spacing w:line="276" w:lineRule="auto"/>
        <w:ind w:left="1440" w:hanging="360"/>
        <w:rPr>
          <w:b w:val="0"/>
          <w:bCs w:val="0"/>
          <w:color w:val="000000"/>
        </w:rPr>
      </w:pPr>
    </w:p>
    <w:p w14:paraId="6E0F07AF"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Cooper Lake - Hinsdale County</w:t>
      </w:r>
    </w:p>
    <w:p w14:paraId="51A6C407" w14:textId="77777777" w:rsidR="008378AC" w:rsidRPr="007025F9" w:rsidRDefault="008378AC" w:rsidP="007025F9">
      <w:pPr>
        <w:spacing w:line="276" w:lineRule="auto"/>
        <w:ind w:left="1440" w:hanging="360"/>
        <w:rPr>
          <w:b w:val="0"/>
          <w:bCs w:val="0"/>
          <w:color w:val="000000"/>
        </w:rPr>
      </w:pPr>
    </w:p>
    <w:p w14:paraId="05BB1956"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75C7B51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097AD35B" w14:textId="77777777" w:rsidR="008378AC" w:rsidRPr="007025F9" w:rsidRDefault="008378AC" w:rsidP="007025F9">
      <w:pPr>
        <w:spacing w:line="276" w:lineRule="auto"/>
        <w:ind w:left="1440" w:hanging="360"/>
        <w:rPr>
          <w:color w:val="000000"/>
        </w:rPr>
      </w:pPr>
    </w:p>
    <w:p w14:paraId="480AECC0"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Cornelius Creek </w:t>
      </w:r>
      <w:r w:rsidRPr="007025F9">
        <w:rPr>
          <w:u w:val="single"/>
        </w:rPr>
        <w:noBreakHyphen/>
        <w:t xml:space="preserve"> Larimer County </w:t>
      </w:r>
    </w:p>
    <w:p w14:paraId="66295F69" w14:textId="77777777" w:rsidR="008378AC" w:rsidRPr="007025F9" w:rsidRDefault="008378AC" w:rsidP="007025F9">
      <w:pPr>
        <w:spacing w:line="276" w:lineRule="auto"/>
        <w:ind w:left="1440" w:hanging="360"/>
        <w:rPr>
          <w:color w:val="000000"/>
        </w:rPr>
      </w:pPr>
    </w:p>
    <w:p w14:paraId="5C3E1AEE" w14:textId="77777777" w:rsidR="008378AC" w:rsidRPr="007025F9" w:rsidRDefault="008378AC" w:rsidP="007025F9">
      <w:pPr>
        <w:numPr>
          <w:ilvl w:val="0"/>
          <w:numId w:val="47"/>
        </w:numPr>
        <w:tabs>
          <w:tab w:val="left" w:pos="720"/>
        </w:tabs>
        <w:spacing w:line="276" w:lineRule="auto"/>
        <w:rPr>
          <w:b w:val="0"/>
          <w:bCs w:val="0"/>
        </w:rPr>
      </w:pPr>
      <w:r w:rsidRPr="007025F9">
        <w:rPr>
          <w:b w:val="0"/>
          <w:bCs w:val="0"/>
        </w:rPr>
        <w:t>Fishing is by artificial flies and lures only.</w:t>
      </w:r>
    </w:p>
    <w:p w14:paraId="559C09DB" w14:textId="77777777" w:rsidR="008378AC" w:rsidRPr="007025F9" w:rsidRDefault="008378AC" w:rsidP="007025F9">
      <w:pPr>
        <w:numPr>
          <w:ilvl w:val="0"/>
          <w:numId w:val="47"/>
        </w:numPr>
        <w:tabs>
          <w:tab w:val="left" w:pos="720"/>
        </w:tabs>
        <w:spacing w:line="276" w:lineRule="auto"/>
        <w:rPr>
          <w:b w:val="0"/>
          <w:bCs w:val="0"/>
        </w:rPr>
      </w:pPr>
      <w:r w:rsidRPr="007025F9">
        <w:rPr>
          <w:b w:val="0"/>
          <w:bCs w:val="0"/>
        </w:rPr>
        <w:t>All cutthroat trout must be returned to the water immediately upon catch.</w:t>
      </w:r>
    </w:p>
    <w:p w14:paraId="5E32F7E4" w14:textId="77777777" w:rsidR="008378AC" w:rsidRPr="007025F9" w:rsidRDefault="008378AC" w:rsidP="007025F9">
      <w:pPr>
        <w:spacing w:line="276" w:lineRule="auto"/>
        <w:ind w:left="1800" w:hanging="720"/>
        <w:rPr>
          <w:u w:val="single"/>
        </w:rPr>
      </w:pPr>
    </w:p>
    <w:p w14:paraId="645CBDCB"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Corral Creek </w:t>
      </w:r>
      <w:r w:rsidRPr="007025F9">
        <w:rPr>
          <w:u w:val="single"/>
        </w:rPr>
        <w:noBreakHyphen/>
        <w:t xml:space="preserve"> San Juan County</w:t>
      </w:r>
    </w:p>
    <w:p w14:paraId="54E9F806" w14:textId="77777777" w:rsidR="008378AC" w:rsidRPr="007025F9" w:rsidRDefault="008378AC" w:rsidP="007025F9">
      <w:pPr>
        <w:spacing w:line="276" w:lineRule="auto"/>
        <w:rPr>
          <w:b w:val="0"/>
          <w:bCs w:val="0"/>
          <w:color w:val="000000"/>
        </w:rPr>
      </w:pPr>
    </w:p>
    <w:p w14:paraId="2EDCF1DF" w14:textId="77777777" w:rsidR="008378AC" w:rsidRPr="007025F9" w:rsidRDefault="008378AC" w:rsidP="007025F9">
      <w:pPr>
        <w:numPr>
          <w:ilvl w:val="0"/>
          <w:numId w:val="48"/>
        </w:numPr>
        <w:tabs>
          <w:tab w:val="left" w:pos="720"/>
        </w:tabs>
        <w:spacing w:line="276" w:lineRule="auto"/>
        <w:rPr>
          <w:b w:val="0"/>
          <w:bCs w:val="0"/>
        </w:rPr>
      </w:pPr>
      <w:r w:rsidRPr="007025F9">
        <w:rPr>
          <w:b w:val="0"/>
          <w:bCs w:val="0"/>
        </w:rPr>
        <w:t>Fishing is by artificial flies and lures only.</w:t>
      </w:r>
    </w:p>
    <w:p w14:paraId="6D37BCDE" w14:textId="77777777" w:rsidR="008378AC" w:rsidRPr="007025F9" w:rsidRDefault="008378AC" w:rsidP="007025F9">
      <w:pPr>
        <w:numPr>
          <w:ilvl w:val="0"/>
          <w:numId w:val="48"/>
        </w:numPr>
        <w:tabs>
          <w:tab w:val="left" w:pos="720"/>
        </w:tabs>
        <w:spacing w:line="276" w:lineRule="auto"/>
        <w:rPr>
          <w:b w:val="0"/>
          <w:bCs w:val="0"/>
        </w:rPr>
      </w:pPr>
      <w:r w:rsidRPr="007025F9">
        <w:rPr>
          <w:b w:val="0"/>
          <w:bCs w:val="0"/>
        </w:rPr>
        <w:t>All cutthroat trout must be returned to the water immediately upon catch.</w:t>
      </w:r>
    </w:p>
    <w:p w14:paraId="0E558E15" w14:textId="77777777" w:rsidR="008378AC" w:rsidRPr="007025F9" w:rsidRDefault="008378AC" w:rsidP="007025F9">
      <w:pPr>
        <w:spacing w:line="276" w:lineRule="auto"/>
        <w:ind w:left="1800" w:hanging="720"/>
        <w:rPr>
          <w:u w:val="single"/>
        </w:rPr>
      </w:pPr>
    </w:p>
    <w:p w14:paraId="033871CE"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Corral Creek </w:t>
      </w:r>
      <w:r w:rsidRPr="007025F9">
        <w:rPr>
          <w:u w:val="single"/>
        </w:rPr>
        <w:noBreakHyphen/>
        <w:t xml:space="preserve"> Summit County</w:t>
      </w:r>
    </w:p>
    <w:p w14:paraId="2772ABD4" w14:textId="77777777" w:rsidR="008378AC" w:rsidRPr="007025F9" w:rsidRDefault="008378AC" w:rsidP="007025F9">
      <w:pPr>
        <w:spacing w:line="276" w:lineRule="auto"/>
        <w:ind w:left="1440" w:hanging="360"/>
        <w:rPr>
          <w:color w:val="000000"/>
        </w:rPr>
      </w:pPr>
    </w:p>
    <w:p w14:paraId="75369C23"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4B10DD6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10BA265" w14:textId="77777777" w:rsidR="008378AC" w:rsidRPr="007025F9" w:rsidRDefault="008378AC" w:rsidP="007025F9">
      <w:pPr>
        <w:tabs>
          <w:tab w:val="left" w:pos="720"/>
        </w:tabs>
        <w:spacing w:line="276" w:lineRule="auto"/>
        <w:ind w:left="2160" w:hanging="360"/>
        <w:rPr>
          <w:b w:val="0"/>
          <w:bCs w:val="0"/>
        </w:rPr>
      </w:pPr>
    </w:p>
    <w:p w14:paraId="1661E9F1"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Cottonwood Creek, Little </w:t>
      </w:r>
      <w:r w:rsidRPr="007025F9">
        <w:rPr>
          <w:u w:val="single"/>
        </w:rPr>
        <w:noBreakHyphen/>
        <w:t xml:space="preserve"> Moffat County</w:t>
      </w:r>
    </w:p>
    <w:p w14:paraId="45586F95" w14:textId="77777777" w:rsidR="008378AC" w:rsidRPr="007025F9" w:rsidRDefault="008378AC" w:rsidP="007025F9">
      <w:pPr>
        <w:spacing w:line="276" w:lineRule="auto"/>
        <w:rPr>
          <w:color w:val="000000"/>
        </w:rPr>
      </w:pPr>
    </w:p>
    <w:p w14:paraId="6CBD875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Freeman Reservoir upstream for ¼ mile:</w:t>
      </w:r>
    </w:p>
    <w:p w14:paraId="3DFDD0C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from January 1 through July 31.</w:t>
      </w:r>
    </w:p>
    <w:p w14:paraId="4D3F1060" w14:textId="77777777" w:rsidR="008378AC" w:rsidRPr="007025F9" w:rsidRDefault="008378AC" w:rsidP="007025F9">
      <w:pPr>
        <w:spacing w:line="276" w:lineRule="auto"/>
        <w:ind w:left="1800" w:hanging="720"/>
        <w:rPr>
          <w:u w:val="single"/>
        </w:rPr>
      </w:pPr>
    </w:p>
    <w:p w14:paraId="0764018E"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Crawford Reservoir </w:t>
      </w:r>
      <w:r w:rsidRPr="007025F9">
        <w:rPr>
          <w:u w:val="single"/>
        </w:rPr>
        <w:noBreakHyphen/>
        <w:t xml:space="preserve"> Delta County</w:t>
      </w:r>
    </w:p>
    <w:p w14:paraId="229C4D6D" w14:textId="77777777" w:rsidR="008378AC" w:rsidRPr="007025F9" w:rsidRDefault="008378AC" w:rsidP="007025F9">
      <w:pPr>
        <w:spacing w:line="276" w:lineRule="auto"/>
        <w:ind w:left="1440" w:hanging="360"/>
        <w:rPr>
          <w:color w:val="000000"/>
        </w:rPr>
      </w:pPr>
    </w:p>
    <w:p w14:paraId="615301D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and minimum size for largemouth bass is one fish, 18 inches in length.</w:t>
      </w:r>
    </w:p>
    <w:p w14:paraId="487AC4F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There is no bag or possession limit on yellow perch.</w:t>
      </w:r>
    </w:p>
    <w:p w14:paraId="28E2F71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fence on top of the Crawford Reservoir dam downstream to the north boundary fence:</w:t>
      </w:r>
    </w:p>
    <w:p w14:paraId="262F2D5D"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in the spillway, the stilling basin and the outlet canal is prohibited.</w:t>
      </w:r>
    </w:p>
    <w:p w14:paraId="7AEC1F19" w14:textId="77777777" w:rsidR="008378AC" w:rsidRPr="007025F9" w:rsidRDefault="008378AC" w:rsidP="007025F9">
      <w:pPr>
        <w:spacing w:line="276" w:lineRule="auto"/>
        <w:ind w:left="1800" w:hanging="720"/>
        <w:rPr>
          <w:u w:val="single"/>
        </w:rPr>
      </w:pPr>
    </w:p>
    <w:p w14:paraId="4F720BE0"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Crosho Reservoir </w:t>
      </w:r>
      <w:r w:rsidRPr="007025F9">
        <w:rPr>
          <w:u w:val="single"/>
        </w:rPr>
        <w:noBreakHyphen/>
        <w:t xml:space="preserve"> Rio Blanco County</w:t>
      </w:r>
    </w:p>
    <w:p w14:paraId="653E6BB6" w14:textId="77777777" w:rsidR="008378AC" w:rsidRPr="007025F9" w:rsidRDefault="008378AC" w:rsidP="007025F9">
      <w:pPr>
        <w:spacing w:line="276" w:lineRule="auto"/>
        <w:ind w:left="1440" w:hanging="360"/>
        <w:rPr>
          <w:color w:val="000000"/>
        </w:rPr>
      </w:pPr>
    </w:p>
    <w:p w14:paraId="26B70F1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bag and possession limit and minimum size for grayling is two fish, 16 inches in length. </w:t>
      </w:r>
    </w:p>
    <w:p w14:paraId="57C9D2DF" w14:textId="77777777" w:rsidR="008378AC" w:rsidRPr="007025F9" w:rsidRDefault="008378AC" w:rsidP="007025F9">
      <w:pPr>
        <w:spacing w:line="276" w:lineRule="auto"/>
        <w:ind w:left="1440" w:hanging="360"/>
        <w:rPr>
          <w:color w:val="000000"/>
        </w:rPr>
      </w:pPr>
    </w:p>
    <w:p w14:paraId="74AB8ABA"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 xml:space="preserve">Crystal Lake </w:t>
      </w:r>
      <w:r w:rsidRPr="007025F9">
        <w:rPr>
          <w:u w:val="single"/>
        </w:rPr>
        <w:noBreakHyphen/>
        <w:t xml:space="preserve"> Lake County</w:t>
      </w:r>
    </w:p>
    <w:p w14:paraId="73F5F9FA" w14:textId="77777777" w:rsidR="008378AC" w:rsidRPr="007025F9" w:rsidRDefault="008378AC" w:rsidP="007025F9">
      <w:pPr>
        <w:spacing w:line="276" w:lineRule="auto"/>
        <w:ind w:left="1440" w:hanging="360"/>
        <w:rPr>
          <w:color w:val="000000"/>
        </w:rPr>
      </w:pPr>
    </w:p>
    <w:p w14:paraId="3E83E82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656CFAA6" w14:textId="77777777" w:rsidR="008378AC" w:rsidRPr="007025F9" w:rsidRDefault="008378AC" w:rsidP="007025F9">
      <w:pPr>
        <w:spacing w:line="276" w:lineRule="auto"/>
        <w:ind w:left="1440" w:hanging="360"/>
        <w:rPr>
          <w:color w:val="000000"/>
        </w:rPr>
      </w:pPr>
    </w:p>
    <w:p w14:paraId="20D8A925" w14:textId="77777777" w:rsidR="008378AC" w:rsidRPr="007025F9" w:rsidRDefault="008378AC" w:rsidP="007025F9">
      <w:pPr>
        <w:numPr>
          <w:ilvl w:val="0"/>
          <w:numId w:val="55"/>
        </w:numPr>
        <w:tabs>
          <w:tab w:val="left" w:pos="1800"/>
        </w:tabs>
        <w:spacing w:line="276" w:lineRule="auto"/>
        <w:ind w:hanging="720"/>
        <w:rPr>
          <w:u w:val="single"/>
        </w:rPr>
      </w:pPr>
      <w:r w:rsidRPr="007025F9">
        <w:rPr>
          <w:u w:val="single"/>
        </w:rPr>
        <w:t>Crystal Reservoir - Montrose County</w:t>
      </w:r>
    </w:p>
    <w:p w14:paraId="32DDA711" w14:textId="77777777" w:rsidR="008378AC" w:rsidRPr="007025F9" w:rsidRDefault="008378AC" w:rsidP="007025F9">
      <w:pPr>
        <w:spacing w:line="276" w:lineRule="auto"/>
        <w:ind w:left="1440" w:hanging="360"/>
        <w:rPr>
          <w:color w:val="000000"/>
        </w:rPr>
      </w:pPr>
    </w:p>
    <w:p w14:paraId="7C5EFA9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Snagging of kokanee salmon is permitted from September 1 through December 31.</w:t>
      </w:r>
    </w:p>
    <w:p w14:paraId="62C11ECB" w14:textId="77777777" w:rsidR="008378AC" w:rsidRPr="007025F9" w:rsidRDefault="008378AC" w:rsidP="007025F9">
      <w:pPr>
        <w:spacing w:line="276" w:lineRule="auto"/>
        <w:ind w:left="1440" w:hanging="360"/>
        <w:rPr>
          <w:color w:val="000000"/>
        </w:rPr>
      </w:pPr>
    </w:p>
    <w:p w14:paraId="25C72FC8" w14:textId="77777777" w:rsidR="008378AC" w:rsidRPr="007025F9" w:rsidRDefault="008378AC" w:rsidP="007025F9">
      <w:pPr>
        <w:numPr>
          <w:ilvl w:val="0"/>
          <w:numId w:val="55"/>
        </w:numPr>
        <w:tabs>
          <w:tab w:val="left" w:pos="1800"/>
        </w:tabs>
        <w:spacing w:line="276" w:lineRule="auto"/>
        <w:ind w:hanging="720"/>
        <w:rPr>
          <w:b w:val="0"/>
          <w:bCs w:val="0"/>
          <w:u w:val="single"/>
        </w:rPr>
      </w:pPr>
      <w:r w:rsidRPr="007025F9">
        <w:rPr>
          <w:u w:val="single"/>
        </w:rPr>
        <w:t>Culebra Creek - Costilla County</w:t>
      </w:r>
      <w:r w:rsidRPr="007025F9">
        <w:rPr>
          <w:b w:val="0"/>
          <w:bCs w:val="0"/>
          <w:u w:val="single"/>
        </w:rPr>
        <w:t xml:space="preserve"> </w:t>
      </w:r>
    </w:p>
    <w:p w14:paraId="6580E3EB" w14:textId="77777777" w:rsidR="008378AC" w:rsidRPr="007025F9" w:rsidRDefault="008378AC" w:rsidP="007025F9">
      <w:pPr>
        <w:spacing w:line="276" w:lineRule="auto"/>
        <w:ind w:left="1440" w:hanging="360"/>
        <w:rPr>
          <w:b w:val="0"/>
          <w:bCs w:val="0"/>
          <w:color w:val="000000"/>
        </w:rPr>
      </w:pPr>
    </w:p>
    <w:p w14:paraId="1CB4AD87" w14:textId="652578C5"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From the Colo 159 bridge </w:t>
      </w:r>
      <w:r w:rsidR="00B208FF" w:rsidRPr="007025F9">
        <w:rPr>
          <w:b w:val="0"/>
          <w:bCs w:val="0"/>
        </w:rPr>
        <w:t>downstream,</w:t>
      </w:r>
      <w:r w:rsidRPr="007025F9">
        <w:rPr>
          <w:b w:val="0"/>
          <w:bCs w:val="0"/>
        </w:rPr>
        <w:t xml:space="preserve"> approximately 3 miles to the Jaquez Bridge:</w:t>
      </w:r>
    </w:p>
    <w:p w14:paraId="5A71D0E2"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5B675AD2"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271419A2" w14:textId="77777777" w:rsidR="008378AC" w:rsidRPr="007025F9" w:rsidRDefault="008378AC" w:rsidP="007025F9">
      <w:pPr>
        <w:spacing w:line="276" w:lineRule="auto"/>
        <w:ind w:left="1440" w:hanging="360"/>
        <w:rPr>
          <w:color w:val="000000"/>
        </w:rPr>
      </w:pPr>
    </w:p>
    <w:p w14:paraId="4928328B" w14:textId="77777777" w:rsidR="008378AC" w:rsidRPr="007025F9" w:rsidRDefault="008378AC" w:rsidP="007025F9">
      <w:pPr>
        <w:numPr>
          <w:ilvl w:val="0"/>
          <w:numId w:val="55"/>
        </w:numPr>
        <w:spacing w:line="276" w:lineRule="auto"/>
        <w:ind w:hanging="720"/>
        <w:rPr>
          <w:u w:val="single"/>
        </w:rPr>
      </w:pPr>
      <w:r w:rsidRPr="007025F9">
        <w:rPr>
          <w:u w:val="single"/>
        </w:rPr>
        <w:t xml:space="preserve">Cunningham Creek - Delta County </w:t>
      </w:r>
    </w:p>
    <w:p w14:paraId="2627DE68" w14:textId="77777777" w:rsidR="008378AC" w:rsidRPr="007025F9" w:rsidRDefault="008378AC" w:rsidP="007025F9">
      <w:pPr>
        <w:spacing w:line="276" w:lineRule="auto"/>
        <w:ind w:left="1800"/>
        <w:rPr>
          <w:u w:val="single"/>
        </w:rPr>
      </w:pPr>
    </w:p>
    <w:p w14:paraId="628C0270" w14:textId="77777777" w:rsidR="008378AC" w:rsidRPr="007025F9" w:rsidRDefault="008378AC" w:rsidP="007025F9">
      <w:pPr>
        <w:pStyle w:val="ListParagraph"/>
        <w:numPr>
          <w:ilvl w:val="0"/>
          <w:numId w:val="75"/>
        </w:numPr>
        <w:tabs>
          <w:tab w:val="left" w:pos="1800"/>
        </w:tabs>
        <w:spacing w:line="276" w:lineRule="auto"/>
        <w:rPr>
          <w:b w:val="0"/>
          <w:u w:val="single"/>
        </w:rPr>
      </w:pPr>
      <w:r w:rsidRPr="007025F9">
        <w:rPr>
          <w:b w:val="0"/>
        </w:rPr>
        <w:t xml:space="preserve">Fishing is by artificial flies and lures only. </w:t>
      </w:r>
    </w:p>
    <w:p w14:paraId="3046678B" w14:textId="77777777" w:rsidR="008378AC" w:rsidRPr="007025F9" w:rsidRDefault="008378AC" w:rsidP="007025F9">
      <w:pPr>
        <w:pStyle w:val="ListParagraph"/>
        <w:numPr>
          <w:ilvl w:val="0"/>
          <w:numId w:val="75"/>
        </w:numPr>
        <w:tabs>
          <w:tab w:val="left" w:pos="1800"/>
        </w:tabs>
        <w:spacing w:line="276" w:lineRule="auto"/>
        <w:rPr>
          <w:b w:val="0"/>
          <w:u w:val="single"/>
        </w:rPr>
      </w:pPr>
      <w:r w:rsidRPr="007025F9">
        <w:rPr>
          <w:b w:val="0"/>
        </w:rPr>
        <w:t xml:space="preserve">All cutthroat trout must be returned to the water immediately upon catch. </w:t>
      </w:r>
    </w:p>
    <w:p w14:paraId="17FF05B5" w14:textId="77777777" w:rsidR="008378AC" w:rsidRPr="007025F9" w:rsidRDefault="008378AC" w:rsidP="007025F9">
      <w:pPr>
        <w:spacing w:line="276" w:lineRule="auto"/>
        <w:ind w:left="1800"/>
        <w:rPr>
          <w:u w:val="single"/>
        </w:rPr>
      </w:pPr>
    </w:p>
    <w:p w14:paraId="2D8AABCD" w14:textId="77777777" w:rsidR="008378AC" w:rsidRPr="007025F9" w:rsidRDefault="008378AC" w:rsidP="007025F9">
      <w:pPr>
        <w:numPr>
          <w:ilvl w:val="0"/>
          <w:numId w:val="55"/>
        </w:numPr>
        <w:spacing w:line="276" w:lineRule="auto"/>
        <w:ind w:hanging="720"/>
        <w:rPr>
          <w:u w:val="single"/>
        </w:rPr>
      </w:pPr>
      <w:r w:rsidRPr="007025F9">
        <w:rPr>
          <w:u w:val="single"/>
        </w:rPr>
        <w:t xml:space="preserve">Cunningham Creek </w:t>
      </w:r>
      <w:r w:rsidRPr="007025F9">
        <w:rPr>
          <w:u w:val="single"/>
        </w:rPr>
        <w:noBreakHyphen/>
        <w:t xml:space="preserve"> Pitkin County</w:t>
      </w:r>
    </w:p>
    <w:p w14:paraId="3BED900B" w14:textId="77777777" w:rsidR="008378AC" w:rsidRPr="007025F9" w:rsidRDefault="008378AC" w:rsidP="007025F9">
      <w:pPr>
        <w:spacing w:line="276" w:lineRule="auto"/>
        <w:ind w:left="1440" w:hanging="360"/>
        <w:rPr>
          <w:color w:val="000000"/>
        </w:rPr>
      </w:pPr>
    </w:p>
    <w:p w14:paraId="23BBD528"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77ED2D3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0ED1822" w14:textId="77777777" w:rsidR="008378AC" w:rsidRPr="007025F9" w:rsidRDefault="008378AC" w:rsidP="007025F9">
      <w:pPr>
        <w:tabs>
          <w:tab w:val="left" w:pos="720"/>
        </w:tabs>
        <w:spacing w:line="276" w:lineRule="auto"/>
        <w:ind w:left="2160" w:hanging="360"/>
        <w:rPr>
          <w:b w:val="0"/>
          <w:bCs w:val="0"/>
        </w:rPr>
      </w:pPr>
    </w:p>
    <w:p w14:paraId="02C3B92E" w14:textId="77777777" w:rsidR="008378AC" w:rsidRPr="007025F9" w:rsidRDefault="008378AC" w:rsidP="007025F9">
      <w:pPr>
        <w:numPr>
          <w:ilvl w:val="0"/>
          <w:numId w:val="55"/>
        </w:numPr>
        <w:spacing w:line="276" w:lineRule="auto"/>
        <w:ind w:hanging="720"/>
        <w:rPr>
          <w:u w:val="single"/>
        </w:rPr>
      </w:pPr>
      <w:r w:rsidRPr="007025F9">
        <w:rPr>
          <w:u w:val="single"/>
        </w:rPr>
        <w:t xml:space="preserve">Daigre Lake </w:t>
      </w:r>
      <w:r w:rsidRPr="007025F9">
        <w:rPr>
          <w:u w:val="single"/>
        </w:rPr>
        <w:noBreakHyphen/>
        <w:t xml:space="preserve"> Huerfano County</w:t>
      </w:r>
    </w:p>
    <w:p w14:paraId="29A3D19C" w14:textId="77777777" w:rsidR="008378AC" w:rsidRPr="007025F9" w:rsidRDefault="008378AC" w:rsidP="007025F9">
      <w:pPr>
        <w:spacing w:line="276" w:lineRule="auto"/>
        <w:ind w:left="1440" w:hanging="360"/>
        <w:rPr>
          <w:color w:val="000000"/>
        </w:rPr>
      </w:pPr>
    </w:p>
    <w:p w14:paraId="0CAD147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66F7961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Ice fishing is prohibited.</w:t>
      </w:r>
    </w:p>
    <w:p w14:paraId="4346B1CC" w14:textId="77777777" w:rsidR="008378AC" w:rsidRPr="007025F9" w:rsidRDefault="008378AC" w:rsidP="007025F9">
      <w:pPr>
        <w:spacing w:line="276" w:lineRule="auto"/>
        <w:ind w:left="2160" w:hanging="360"/>
        <w:rPr>
          <w:color w:val="000000"/>
        </w:rPr>
      </w:pPr>
    </w:p>
    <w:p w14:paraId="0A1FC218" w14:textId="77777777" w:rsidR="008378AC" w:rsidRPr="007025F9" w:rsidRDefault="008378AC" w:rsidP="007025F9">
      <w:pPr>
        <w:numPr>
          <w:ilvl w:val="0"/>
          <w:numId w:val="55"/>
        </w:numPr>
        <w:spacing w:line="276" w:lineRule="auto"/>
        <w:ind w:hanging="720"/>
        <w:rPr>
          <w:u w:val="single"/>
        </w:rPr>
      </w:pPr>
      <w:r w:rsidRPr="007025F9">
        <w:rPr>
          <w:u w:val="single"/>
        </w:rPr>
        <w:t>Deadman Gulch - Routt County</w:t>
      </w:r>
    </w:p>
    <w:p w14:paraId="7F65C42B" w14:textId="77777777" w:rsidR="008378AC" w:rsidRPr="007025F9" w:rsidRDefault="008378AC" w:rsidP="007025F9">
      <w:pPr>
        <w:spacing w:line="276" w:lineRule="auto"/>
        <w:ind w:left="1800" w:hanging="720"/>
        <w:rPr>
          <w:u w:val="single"/>
        </w:rPr>
      </w:pPr>
    </w:p>
    <w:p w14:paraId="7E23A153" w14:textId="77777777" w:rsidR="008378AC" w:rsidRPr="007025F9" w:rsidRDefault="008378AC" w:rsidP="007025F9">
      <w:pPr>
        <w:numPr>
          <w:ilvl w:val="0"/>
          <w:numId w:val="46"/>
        </w:numPr>
        <w:spacing w:line="276" w:lineRule="auto"/>
        <w:rPr>
          <w:b w:val="0"/>
        </w:rPr>
      </w:pPr>
      <w:r w:rsidRPr="007025F9">
        <w:rPr>
          <w:b w:val="0"/>
        </w:rPr>
        <w:t>Fishing</w:t>
      </w:r>
      <w:r w:rsidRPr="007025F9">
        <w:rPr>
          <w:u w:val="single"/>
        </w:rPr>
        <w:t xml:space="preserve"> </w:t>
      </w:r>
      <w:r w:rsidRPr="007025F9">
        <w:rPr>
          <w:b w:val="0"/>
        </w:rPr>
        <w:t>is by artificial flies and lures only.</w:t>
      </w:r>
    </w:p>
    <w:p w14:paraId="37F0E929" w14:textId="77777777" w:rsidR="008378AC" w:rsidRPr="007025F9" w:rsidRDefault="008378AC" w:rsidP="007025F9">
      <w:pPr>
        <w:numPr>
          <w:ilvl w:val="0"/>
          <w:numId w:val="46"/>
        </w:numPr>
        <w:spacing w:line="276" w:lineRule="auto"/>
        <w:rPr>
          <w:b w:val="0"/>
        </w:rPr>
      </w:pPr>
      <w:r w:rsidRPr="007025F9">
        <w:rPr>
          <w:b w:val="0"/>
        </w:rPr>
        <w:t>All cutthroat trout must be returned to the water immediately upon catch.</w:t>
      </w:r>
    </w:p>
    <w:p w14:paraId="302D950D" w14:textId="77777777" w:rsidR="008378AC" w:rsidRPr="007025F9" w:rsidRDefault="008378AC" w:rsidP="007025F9">
      <w:pPr>
        <w:spacing w:line="276" w:lineRule="auto"/>
        <w:rPr>
          <w:b w:val="0"/>
        </w:rPr>
      </w:pPr>
    </w:p>
    <w:p w14:paraId="5FBBCE51" w14:textId="77777777" w:rsidR="008378AC" w:rsidRPr="007025F9" w:rsidRDefault="008378AC" w:rsidP="007025F9">
      <w:pPr>
        <w:numPr>
          <w:ilvl w:val="0"/>
          <w:numId w:val="55"/>
        </w:numPr>
        <w:spacing w:line="276" w:lineRule="auto"/>
        <w:ind w:hanging="720"/>
        <w:rPr>
          <w:u w:val="single"/>
        </w:rPr>
      </w:pPr>
      <w:r w:rsidRPr="007025F9">
        <w:rPr>
          <w:u w:val="single"/>
        </w:rPr>
        <w:t xml:space="preserve">Deep Creek - Gunnison County </w:t>
      </w:r>
    </w:p>
    <w:p w14:paraId="42E6D4EA" w14:textId="77777777" w:rsidR="008378AC" w:rsidRPr="007025F9" w:rsidRDefault="008378AC" w:rsidP="007025F9">
      <w:pPr>
        <w:spacing w:line="276" w:lineRule="auto"/>
        <w:ind w:left="1800"/>
        <w:rPr>
          <w:u w:val="single"/>
        </w:rPr>
      </w:pPr>
    </w:p>
    <w:p w14:paraId="2C82E688" w14:textId="77777777" w:rsidR="008378AC" w:rsidRPr="007025F9" w:rsidRDefault="008378AC" w:rsidP="007025F9">
      <w:pPr>
        <w:pStyle w:val="ListParagraph"/>
        <w:numPr>
          <w:ilvl w:val="1"/>
          <w:numId w:val="55"/>
        </w:numPr>
        <w:spacing w:line="276" w:lineRule="auto"/>
        <w:ind w:left="2160"/>
        <w:rPr>
          <w:b w:val="0"/>
        </w:rPr>
      </w:pPr>
      <w:r w:rsidRPr="007025F9">
        <w:rPr>
          <w:b w:val="0"/>
        </w:rPr>
        <w:t xml:space="preserve">From the headwaters downstream to Paonia Reservoir: </w:t>
      </w:r>
    </w:p>
    <w:p w14:paraId="34D2BADC" w14:textId="77777777" w:rsidR="008378AC" w:rsidRPr="007025F9" w:rsidRDefault="008378AC" w:rsidP="007025F9">
      <w:pPr>
        <w:pStyle w:val="ListParagraph"/>
        <w:numPr>
          <w:ilvl w:val="3"/>
          <w:numId w:val="1"/>
        </w:numPr>
        <w:tabs>
          <w:tab w:val="clear" w:pos="2880"/>
          <w:tab w:val="left" w:pos="1800"/>
        </w:tabs>
        <w:spacing w:line="276" w:lineRule="auto"/>
        <w:ind w:left="2520"/>
        <w:rPr>
          <w:b w:val="0"/>
        </w:rPr>
      </w:pPr>
      <w:r w:rsidRPr="007025F9">
        <w:rPr>
          <w:b w:val="0"/>
        </w:rPr>
        <w:t xml:space="preserve">Fishing is by artificial flies and lures only. </w:t>
      </w:r>
    </w:p>
    <w:p w14:paraId="13576064" w14:textId="77777777" w:rsidR="008378AC" w:rsidRPr="007025F9" w:rsidRDefault="008378AC" w:rsidP="007025F9">
      <w:pPr>
        <w:pStyle w:val="ListParagraph"/>
        <w:numPr>
          <w:ilvl w:val="3"/>
          <w:numId w:val="1"/>
        </w:numPr>
        <w:tabs>
          <w:tab w:val="clear" w:pos="2880"/>
          <w:tab w:val="left" w:pos="1800"/>
        </w:tabs>
        <w:spacing w:line="276" w:lineRule="auto"/>
        <w:ind w:left="2520"/>
        <w:rPr>
          <w:b w:val="0"/>
        </w:rPr>
      </w:pPr>
      <w:r w:rsidRPr="007025F9">
        <w:rPr>
          <w:b w:val="0"/>
        </w:rPr>
        <w:t xml:space="preserve">All cutthroat trout must be returned to the water immediately upon catch. </w:t>
      </w:r>
    </w:p>
    <w:p w14:paraId="1A19A756" w14:textId="77777777" w:rsidR="008378AC" w:rsidRPr="007025F9" w:rsidRDefault="008378AC" w:rsidP="007025F9">
      <w:pPr>
        <w:pStyle w:val="ListParagraph"/>
        <w:spacing w:line="276" w:lineRule="auto"/>
        <w:ind w:left="2880"/>
        <w:rPr>
          <w:u w:val="single"/>
        </w:rPr>
      </w:pPr>
    </w:p>
    <w:p w14:paraId="65353AE6" w14:textId="77777777" w:rsidR="008378AC" w:rsidRPr="007025F9" w:rsidRDefault="008378AC" w:rsidP="007025F9">
      <w:pPr>
        <w:numPr>
          <w:ilvl w:val="0"/>
          <w:numId w:val="55"/>
        </w:numPr>
        <w:spacing w:line="276" w:lineRule="auto"/>
        <w:ind w:hanging="720"/>
        <w:rPr>
          <w:u w:val="single"/>
        </w:rPr>
      </w:pPr>
      <w:r w:rsidRPr="007025F9">
        <w:rPr>
          <w:u w:val="single"/>
        </w:rPr>
        <w:t>Deep Creek - La Plata County</w:t>
      </w:r>
    </w:p>
    <w:p w14:paraId="46216D49" w14:textId="77777777" w:rsidR="008378AC" w:rsidRPr="007025F9" w:rsidRDefault="008378AC" w:rsidP="007025F9">
      <w:pPr>
        <w:spacing w:line="276" w:lineRule="auto"/>
        <w:ind w:left="1440" w:hanging="360"/>
        <w:rPr>
          <w:color w:val="000000"/>
        </w:rPr>
      </w:pPr>
    </w:p>
    <w:p w14:paraId="0B6A5A4C"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From the headwaters downstream to the USFS boundary:</w:t>
      </w:r>
    </w:p>
    <w:p w14:paraId="0A16C1BF" w14:textId="77777777" w:rsidR="008378AC" w:rsidRPr="007025F9" w:rsidRDefault="008378AC" w:rsidP="007025F9">
      <w:pPr>
        <w:pStyle w:val="ListParagraph"/>
        <w:numPr>
          <w:ilvl w:val="2"/>
          <w:numId w:val="55"/>
        </w:numPr>
        <w:tabs>
          <w:tab w:val="left" w:pos="2520"/>
        </w:tabs>
        <w:spacing w:line="276" w:lineRule="auto"/>
        <w:ind w:left="2520" w:hanging="360"/>
        <w:rPr>
          <w:b w:val="0"/>
          <w:bCs w:val="0"/>
          <w:color w:val="000000"/>
        </w:rPr>
      </w:pPr>
      <w:r w:rsidRPr="007025F9">
        <w:rPr>
          <w:b w:val="0"/>
          <w:bCs w:val="0"/>
          <w:color w:val="000000"/>
        </w:rPr>
        <w:t>Fishing is by artificial flies and lures only.</w:t>
      </w:r>
    </w:p>
    <w:p w14:paraId="26136F57" w14:textId="77777777" w:rsidR="008378AC" w:rsidRPr="007025F9" w:rsidRDefault="008378AC" w:rsidP="007025F9">
      <w:pPr>
        <w:pStyle w:val="ListParagraph"/>
        <w:numPr>
          <w:ilvl w:val="2"/>
          <w:numId w:val="55"/>
        </w:numPr>
        <w:tabs>
          <w:tab w:val="left" w:pos="720"/>
          <w:tab w:val="left" w:pos="2520"/>
        </w:tabs>
        <w:spacing w:line="276" w:lineRule="auto"/>
        <w:ind w:left="2520" w:hanging="360"/>
        <w:rPr>
          <w:b w:val="0"/>
          <w:bCs w:val="0"/>
        </w:rPr>
      </w:pPr>
      <w:r w:rsidRPr="007025F9">
        <w:rPr>
          <w:b w:val="0"/>
          <w:bCs w:val="0"/>
        </w:rPr>
        <w:t>All cutthroat trout must be returned to the water immediately upon catch.</w:t>
      </w:r>
    </w:p>
    <w:p w14:paraId="52A323DD" w14:textId="77777777" w:rsidR="008378AC" w:rsidRPr="007025F9" w:rsidRDefault="008378AC" w:rsidP="007025F9">
      <w:pPr>
        <w:spacing w:line="276" w:lineRule="auto"/>
        <w:ind w:left="2520" w:hanging="360"/>
        <w:rPr>
          <w:u w:val="single"/>
        </w:rPr>
      </w:pPr>
    </w:p>
    <w:p w14:paraId="57A3A528" w14:textId="77777777" w:rsidR="008378AC" w:rsidRPr="007025F9" w:rsidRDefault="008378AC" w:rsidP="007025F9">
      <w:pPr>
        <w:numPr>
          <w:ilvl w:val="0"/>
          <w:numId w:val="55"/>
        </w:numPr>
        <w:spacing w:line="276" w:lineRule="auto"/>
        <w:ind w:hanging="720"/>
        <w:rPr>
          <w:u w:val="single"/>
        </w:rPr>
      </w:pPr>
      <w:r w:rsidRPr="007025F9">
        <w:rPr>
          <w:u w:val="single"/>
        </w:rPr>
        <w:t>Deep Creek - San Miguel County</w:t>
      </w:r>
    </w:p>
    <w:p w14:paraId="3C03E17F" w14:textId="77777777" w:rsidR="008378AC" w:rsidRPr="007025F9" w:rsidRDefault="008378AC" w:rsidP="007025F9">
      <w:pPr>
        <w:spacing w:line="276" w:lineRule="auto"/>
        <w:ind w:left="1440" w:hanging="360"/>
        <w:rPr>
          <w:color w:val="000000"/>
        </w:rPr>
      </w:pPr>
    </w:p>
    <w:p w14:paraId="7BEEA98A"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0DEAFC4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0ADC43D3" w14:textId="77777777" w:rsidR="008378AC" w:rsidRPr="007025F9" w:rsidRDefault="008378AC" w:rsidP="007025F9">
      <w:pPr>
        <w:tabs>
          <w:tab w:val="left" w:pos="720"/>
        </w:tabs>
        <w:spacing w:line="276" w:lineRule="auto"/>
        <w:ind w:left="2160" w:hanging="360"/>
        <w:rPr>
          <w:b w:val="0"/>
          <w:bCs w:val="0"/>
        </w:rPr>
      </w:pPr>
    </w:p>
    <w:p w14:paraId="3F22B2F2" w14:textId="77777777" w:rsidR="008378AC" w:rsidRPr="007025F9" w:rsidRDefault="008378AC" w:rsidP="007025F9">
      <w:pPr>
        <w:numPr>
          <w:ilvl w:val="0"/>
          <w:numId w:val="55"/>
        </w:numPr>
        <w:spacing w:line="276" w:lineRule="auto"/>
        <w:ind w:hanging="720"/>
        <w:rPr>
          <w:u w:val="single"/>
        </w:rPr>
      </w:pPr>
      <w:r w:rsidRPr="007025F9">
        <w:rPr>
          <w:u w:val="single"/>
        </w:rPr>
        <w:t>Deer Beaver Creek - Saguache County</w:t>
      </w:r>
    </w:p>
    <w:p w14:paraId="3137B7B8" w14:textId="77777777" w:rsidR="008378AC" w:rsidRPr="007025F9" w:rsidRDefault="008378AC" w:rsidP="007025F9">
      <w:pPr>
        <w:spacing w:line="276" w:lineRule="auto"/>
        <w:ind w:left="1440" w:hanging="360"/>
        <w:rPr>
          <w:color w:val="000000"/>
        </w:rPr>
      </w:pPr>
    </w:p>
    <w:p w14:paraId="418FE476"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lastRenderedPageBreak/>
        <w:t>Fishing is by artificial flies and lures only.</w:t>
      </w:r>
    </w:p>
    <w:p w14:paraId="483C5BC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4E9ADEFA" w14:textId="77777777" w:rsidR="008378AC" w:rsidRPr="007025F9" w:rsidRDefault="008378AC" w:rsidP="007025F9">
      <w:pPr>
        <w:tabs>
          <w:tab w:val="left" w:pos="720"/>
        </w:tabs>
        <w:spacing w:line="276" w:lineRule="auto"/>
        <w:ind w:left="2160" w:hanging="360"/>
        <w:rPr>
          <w:b w:val="0"/>
          <w:bCs w:val="0"/>
        </w:rPr>
      </w:pPr>
    </w:p>
    <w:p w14:paraId="2669014D" w14:textId="77777777" w:rsidR="008378AC" w:rsidRPr="007025F9" w:rsidRDefault="008378AC" w:rsidP="007025F9">
      <w:pPr>
        <w:numPr>
          <w:ilvl w:val="0"/>
          <w:numId w:val="55"/>
        </w:numPr>
        <w:spacing w:line="276" w:lineRule="auto"/>
        <w:ind w:hanging="720"/>
        <w:rPr>
          <w:u w:val="single"/>
        </w:rPr>
      </w:pPr>
      <w:r w:rsidRPr="007025F9">
        <w:rPr>
          <w:u w:val="single"/>
        </w:rPr>
        <w:t xml:space="preserve">Delaney Butte Lakes (North, South, and </w:t>
      </w:r>
      <w:proofErr w:type="gramStart"/>
      <w:r w:rsidRPr="007025F9">
        <w:rPr>
          <w:u w:val="single"/>
        </w:rPr>
        <w:t xml:space="preserve">East) </w:t>
      </w:r>
      <w:r w:rsidRPr="007025F9">
        <w:rPr>
          <w:u w:val="single"/>
        </w:rPr>
        <w:noBreakHyphen/>
      </w:r>
      <w:proofErr w:type="gramEnd"/>
      <w:r w:rsidRPr="007025F9">
        <w:rPr>
          <w:u w:val="single"/>
        </w:rPr>
        <w:t xml:space="preserve"> Jackson County</w:t>
      </w:r>
    </w:p>
    <w:p w14:paraId="2563B0B4" w14:textId="77777777" w:rsidR="008378AC" w:rsidRPr="007025F9" w:rsidRDefault="008378AC" w:rsidP="007025F9">
      <w:pPr>
        <w:spacing w:line="276" w:lineRule="auto"/>
        <w:ind w:left="1440" w:hanging="360"/>
        <w:rPr>
          <w:b w:val="0"/>
          <w:bCs w:val="0"/>
          <w:color w:val="000000"/>
        </w:rPr>
      </w:pPr>
    </w:p>
    <w:p w14:paraId="7C7EB90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Fishing is by artificial flies and lures only. </w:t>
      </w:r>
      <w:r w:rsidRPr="007025F9">
        <w:rPr>
          <w:b w:val="0"/>
          <w:bCs w:val="0"/>
          <w:color w:val="000000"/>
        </w:rPr>
        <w:t>Scented flies or scented lures may be used on this water if they are 1.5 inches or longer.</w:t>
      </w:r>
    </w:p>
    <w:p w14:paraId="248D91B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two fish.</w:t>
      </w:r>
    </w:p>
    <w:p w14:paraId="661B2437"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All brown trout between 14 and 20 inches in length must be returned to the water immediately upon catch.</w:t>
      </w:r>
    </w:p>
    <w:p w14:paraId="3A4947EB"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All rainbow trout, cutthroat trout and cutbows between 18 and 22 inches in length must be returned to the water immediately upon catch.</w:t>
      </w:r>
    </w:p>
    <w:p w14:paraId="2858D877"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North Delaney Butte Lake:</w:t>
      </w:r>
    </w:p>
    <w:p w14:paraId="73751BC1"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from the dam and within 100 feet of the dam from September 15 through November 15.</w:t>
      </w:r>
    </w:p>
    <w:p w14:paraId="6EB6A2BD"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in the inlet, upstream of the standing water line.</w:t>
      </w:r>
    </w:p>
    <w:p w14:paraId="6F8E0E97" w14:textId="77777777" w:rsidR="008378AC" w:rsidRPr="007025F9" w:rsidRDefault="008378AC" w:rsidP="007025F9">
      <w:pPr>
        <w:pStyle w:val="ListParagraph"/>
        <w:numPr>
          <w:ilvl w:val="1"/>
          <w:numId w:val="55"/>
        </w:numPr>
        <w:tabs>
          <w:tab w:val="left" w:pos="720"/>
          <w:tab w:val="left" w:pos="810"/>
        </w:tabs>
        <w:spacing w:line="276" w:lineRule="auto"/>
        <w:ind w:left="2160"/>
        <w:rPr>
          <w:b w:val="0"/>
          <w:bCs w:val="0"/>
          <w:color w:val="000000"/>
        </w:rPr>
      </w:pPr>
      <w:r w:rsidRPr="007025F9">
        <w:rPr>
          <w:b w:val="0"/>
          <w:bCs w:val="0"/>
          <w:color w:val="000000"/>
        </w:rPr>
        <w:t>South Delaney Butte Lake:</w:t>
      </w:r>
    </w:p>
    <w:p w14:paraId="37D2A048" w14:textId="77777777" w:rsidR="008378AC" w:rsidRPr="007025F9" w:rsidRDefault="008378AC" w:rsidP="007025F9">
      <w:pPr>
        <w:pStyle w:val="ListParagraph"/>
        <w:numPr>
          <w:ilvl w:val="2"/>
          <w:numId w:val="55"/>
        </w:numPr>
        <w:tabs>
          <w:tab w:val="left" w:pos="720"/>
          <w:tab w:val="left" w:pos="810"/>
        </w:tabs>
        <w:spacing w:line="276" w:lineRule="auto"/>
        <w:ind w:left="2520" w:hanging="360"/>
        <w:rPr>
          <w:b w:val="0"/>
          <w:bCs w:val="0"/>
          <w:color w:val="000000"/>
        </w:rPr>
      </w:pPr>
      <w:r w:rsidRPr="007025F9">
        <w:rPr>
          <w:b w:val="0"/>
          <w:bCs w:val="0"/>
          <w:color w:val="000000"/>
        </w:rPr>
        <w:t>Fishing is prohibited in the inlet, upstream of the standing water line.</w:t>
      </w:r>
    </w:p>
    <w:p w14:paraId="265BB383" w14:textId="77777777" w:rsidR="008378AC" w:rsidRPr="007025F9" w:rsidRDefault="008378AC" w:rsidP="007025F9">
      <w:pPr>
        <w:spacing w:line="276" w:lineRule="auto"/>
        <w:ind w:left="1440" w:hanging="360"/>
        <w:rPr>
          <w:color w:val="000000"/>
        </w:rPr>
      </w:pPr>
    </w:p>
    <w:p w14:paraId="27027BC3" w14:textId="77777777" w:rsidR="008378AC" w:rsidRPr="007025F9" w:rsidRDefault="008378AC" w:rsidP="007025F9">
      <w:pPr>
        <w:numPr>
          <w:ilvl w:val="0"/>
          <w:numId w:val="55"/>
        </w:numPr>
        <w:spacing w:line="276" w:lineRule="auto"/>
        <w:ind w:hanging="720"/>
        <w:rPr>
          <w:u w:val="single"/>
        </w:rPr>
      </w:pPr>
      <w:r w:rsidRPr="007025F9">
        <w:rPr>
          <w:u w:val="single"/>
        </w:rPr>
        <w:t>DePoorter Lake - Sedgwick County</w:t>
      </w:r>
    </w:p>
    <w:p w14:paraId="2552B325" w14:textId="77777777" w:rsidR="008378AC" w:rsidRPr="007025F9" w:rsidRDefault="008378AC" w:rsidP="007025F9">
      <w:pPr>
        <w:spacing w:line="276" w:lineRule="auto"/>
        <w:ind w:left="1440" w:hanging="360"/>
        <w:rPr>
          <w:color w:val="000000"/>
        </w:rPr>
      </w:pPr>
    </w:p>
    <w:p w14:paraId="70AF5AF8" w14:textId="77777777" w:rsidR="008378AC" w:rsidRPr="007025F9" w:rsidRDefault="008378AC" w:rsidP="007025F9">
      <w:pPr>
        <w:numPr>
          <w:ilvl w:val="0"/>
          <w:numId w:val="22"/>
        </w:numPr>
        <w:spacing w:line="276" w:lineRule="auto"/>
        <w:rPr>
          <w:b w:val="0"/>
        </w:rPr>
      </w:pPr>
      <w:r w:rsidRPr="007025F9">
        <w:rPr>
          <w:b w:val="0"/>
        </w:rPr>
        <w:t>The minimum size for largemouth and smallmouth bass is 15 inches in length.</w:t>
      </w:r>
    </w:p>
    <w:p w14:paraId="1241D5B5" w14:textId="77777777" w:rsidR="008378AC" w:rsidRPr="007025F9" w:rsidRDefault="008378AC" w:rsidP="007025F9">
      <w:pPr>
        <w:spacing w:line="276" w:lineRule="auto"/>
        <w:ind w:firstLine="720"/>
        <w:rPr>
          <w:color w:val="000000"/>
        </w:rPr>
      </w:pPr>
    </w:p>
    <w:p w14:paraId="02B02CBE" w14:textId="77777777" w:rsidR="008378AC" w:rsidRPr="007025F9" w:rsidRDefault="008378AC" w:rsidP="007025F9">
      <w:pPr>
        <w:numPr>
          <w:ilvl w:val="0"/>
          <w:numId w:val="55"/>
        </w:numPr>
        <w:spacing w:line="276" w:lineRule="auto"/>
        <w:ind w:hanging="720"/>
        <w:rPr>
          <w:u w:val="single"/>
        </w:rPr>
      </w:pPr>
      <w:r w:rsidRPr="007025F9">
        <w:rPr>
          <w:u w:val="single"/>
        </w:rPr>
        <w:t>Dillon Reservoir - Summit County</w:t>
      </w:r>
    </w:p>
    <w:p w14:paraId="3BB11A0A" w14:textId="77777777" w:rsidR="008378AC" w:rsidRPr="007025F9" w:rsidRDefault="008378AC" w:rsidP="007025F9">
      <w:pPr>
        <w:spacing w:line="276" w:lineRule="auto"/>
        <w:ind w:left="1440" w:hanging="360"/>
        <w:rPr>
          <w:color w:val="000000"/>
        </w:rPr>
      </w:pPr>
    </w:p>
    <w:p w14:paraId="1440C123" w14:textId="77777777" w:rsidR="008378AC" w:rsidRPr="007025F9" w:rsidRDefault="008378AC" w:rsidP="007025F9">
      <w:pPr>
        <w:numPr>
          <w:ilvl w:val="0"/>
          <w:numId w:val="27"/>
        </w:numPr>
        <w:spacing w:line="276" w:lineRule="auto"/>
        <w:rPr>
          <w:b w:val="0"/>
        </w:rPr>
      </w:pPr>
      <w:r w:rsidRPr="007025F9">
        <w:rPr>
          <w:b w:val="0"/>
        </w:rPr>
        <w:t xml:space="preserve">All Arctic </w:t>
      </w:r>
      <w:proofErr w:type="gramStart"/>
      <w:r w:rsidRPr="007025F9">
        <w:rPr>
          <w:b w:val="0"/>
        </w:rPr>
        <w:t>char</w:t>
      </w:r>
      <w:proofErr w:type="gramEnd"/>
      <w:r w:rsidRPr="007025F9">
        <w:rPr>
          <w:b w:val="0"/>
        </w:rPr>
        <w:t xml:space="preserve"> under 20 inches in length must be returned to the water immediately upon catch.</w:t>
      </w:r>
    </w:p>
    <w:p w14:paraId="133E1B7B" w14:textId="77777777" w:rsidR="008378AC" w:rsidRPr="007025F9" w:rsidRDefault="008378AC" w:rsidP="007025F9">
      <w:pPr>
        <w:numPr>
          <w:ilvl w:val="0"/>
          <w:numId w:val="27"/>
        </w:numPr>
        <w:spacing w:line="276" w:lineRule="auto"/>
        <w:rPr>
          <w:b w:val="0"/>
        </w:rPr>
      </w:pPr>
      <w:r w:rsidRPr="007025F9">
        <w:rPr>
          <w:b w:val="0"/>
        </w:rPr>
        <w:t>The bag and possession limit and minimum size for Arctic char is one fish, 20 inches in length.</w:t>
      </w:r>
    </w:p>
    <w:p w14:paraId="50B10743" w14:textId="77777777" w:rsidR="008378AC" w:rsidRPr="007025F9" w:rsidRDefault="008378AC" w:rsidP="007025F9">
      <w:pPr>
        <w:numPr>
          <w:ilvl w:val="0"/>
          <w:numId w:val="27"/>
        </w:numPr>
        <w:spacing w:line="276" w:lineRule="auto"/>
        <w:rPr>
          <w:b w:val="0"/>
        </w:rPr>
      </w:pPr>
      <w:r w:rsidRPr="007025F9">
        <w:rPr>
          <w:b w:val="0"/>
        </w:rPr>
        <w:t>All brown trout over 14 inches in length must be returned to the water immediately upon catch.</w:t>
      </w:r>
    </w:p>
    <w:p w14:paraId="32707D6B" w14:textId="77777777" w:rsidR="008378AC" w:rsidRPr="007025F9" w:rsidRDefault="008378AC" w:rsidP="007025F9">
      <w:pPr>
        <w:spacing w:line="276" w:lineRule="auto"/>
        <w:ind w:left="1800" w:hanging="720"/>
        <w:rPr>
          <w:u w:val="single"/>
        </w:rPr>
      </w:pPr>
    </w:p>
    <w:p w14:paraId="208830D0" w14:textId="77777777" w:rsidR="008378AC" w:rsidRPr="007025F9" w:rsidRDefault="008378AC" w:rsidP="007025F9">
      <w:pPr>
        <w:numPr>
          <w:ilvl w:val="0"/>
          <w:numId w:val="55"/>
        </w:numPr>
        <w:spacing w:line="276" w:lineRule="auto"/>
        <w:ind w:hanging="720"/>
        <w:rPr>
          <w:u w:val="single"/>
        </w:rPr>
      </w:pPr>
      <w:r w:rsidRPr="007025F9">
        <w:rPr>
          <w:u w:val="single"/>
        </w:rPr>
        <w:t>Disappointment Creek - Dolores County</w:t>
      </w:r>
    </w:p>
    <w:p w14:paraId="23C56538" w14:textId="77777777" w:rsidR="008378AC" w:rsidRPr="007025F9" w:rsidRDefault="008378AC" w:rsidP="007025F9">
      <w:pPr>
        <w:spacing w:line="276" w:lineRule="auto"/>
        <w:ind w:left="1800"/>
        <w:rPr>
          <w:u w:val="single"/>
        </w:rPr>
      </w:pPr>
    </w:p>
    <w:p w14:paraId="66C8DE06" w14:textId="77777777" w:rsidR="008378AC" w:rsidRPr="007025F9" w:rsidRDefault="008378AC" w:rsidP="007025F9">
      <w:pPr>
        <w:pStyle w:val="ListParagraph"/>
        <w:numPr>
          <w:ilvl w:val="1"/>
          <w:numId w:val="55"/>
        </w:numPr>
        <w:spacing w:line="276" w:lineRule="auto"/>
        <w:ind w:left="2160"/>
        <w:rPr>
          <w:b w:val="0"/>
        </w:rPr>
      </w:pPr>
      <w:r w:rsidRPr="007025F9">
        <w:rPr>
          <w:b w:val="0"/>
        </w:rPr>
        <w:t>From the headwaters downstream to the USFS boundary:</w:t>
      </w:r>
    </w:p>
    <w:p w14:paraId="42FA6D5D" w14:textId="77777777" w:rsidR="008378AC" w:rsidRPr="007025F9" w:rsidRDefault="008378AC" w:rsidP="007025F9">
      <w:pPr>
        <w:pStyle w:val="ListParagraph"/>
        <w:numPr>
          <w:ilvl w:val="2"/>
          <w:numId w:val="55"/>
        </w:numPr>
        <w:tabs>
          <w:tab w:val="left" w:pos="1800"/>
        </w:tabs>
        <w:spacing w:line="276" w:lineRule="auto"/>
        <w:ind w:left="2520" w:hanging="360"/>
        <w:rPr>
          <w:b w:val="0"/>
        </w:rPr>
      </w:pPr>
      <w:r w:rsidRPr="007025F9">
        <w:rPr>
          <w:b w:val="0"/>
        </w:rPr>
        <w:t xml:space="preserve">Fishing is by artificial flies and lures only. </w:t>
      </w:r>
    </w:p>
    <w:p w14:paraId="1C4252D1" w14:textId="77777777" w:rsidR="008378AC" w:rsidRPr="007025F9" w:rsidRDefault="008378AC" w:rsidP="007025F9">
      <w:pPr>
        <w:pStyle w:val="ListParagraph"/>
        <w:numPr>
          <w:ilvl w:val="2"/>
          <w:numId w:val="55"/>
        </w:numPr>
        <w:tabs>
          <w:tab w:val="left" w:pos="1800"/>
        </w:tabs>
        <w:spacing w:line="276" w:lineRule="auto"/>
        <w:ind w:left="2520" w:hanging="360"/>
        <w:rPr>
          <w:b w:val="0"/>
        </w:rPr>
      </w:pPr>
      <w:r w:rsidRPr="007025F9">
        <w:rPr>
          <w:b w:val="0"/>
        </w:rPr>
        <w:t xml:space="preserve">All cutthroat trout must be returned to the water immediately upon catch. </w:t>
      </w:r>
    </w:p>
    <w:p w14:paraId="376FE116" w14:textId="77777777" w:rsidR="008378AC" w:rsidRPr="007025F9" w:rsidRDefault="008378AC" w:rsidP="007025F9">
      <w:pPr>
        <w:pStyle w:val="ListParagraph"/>
        <w:spacing w:line="276" w:lineRule="auto"/>
        <w:ind w:left="2520"/>
        <w:rPr>
          <w:b w:val="0"/>
        </w:rPr>
      </w:pPr>
    </w:p>
    <w:p w14:paraId="5A1AD591" w14:textId="77777777" w:rsidR="008378AC" w:rsidRPr="007025F9" w:rsidRDefault="008378AC" w:rsidP="007025F9">
      <w:pPr>
        <w:numPr>
          <w:ilvl w:val="0"/>
          <w:numId w:val="55"/>
        </w:numPr>
        <w:spacing w:line="276" w:lineRule="auto"/>
        <w:ind w:hanging="720"/>
        <w:rPr>
          <w:u w:val="single"/>
        </w:rPr>
      </w:pPr>
      <w:r w:rsidRPr="007025F9">
        <w:rPr>
          <w:u w:val="single"/>
        </w:rPr>
        <w:t>Disappointment Creek, South Fork - Dolores County</w:t>
      </w:r>
    </w:p>
    <w:p w14:paraId="52800DF1" w14:textId="77777777" w:rsidR="008378AC" w:rsidRPr="007025F9" w:rsidRDefault="008378AC" w:rsidP="007025F9">
      <w:pPr>
        <w:spacing w:line="276" w:lineRule="auto"/>
        <w:ind w:left="1440"/>
        <w:rPr>
          <w:u w:val="single"/>
        </w:rPr>
      </w:pPr>
    </w:p>
    <w:p w14:paraId="15A3B078" w14:textId="77777777" w:rsidR="008378AC" w:rsidRPr="007025F9" w:rsidRDefault="008378AC" w:rsidP="007025F9">
      <w:pPr>
        <w:pStyle w:val="ListParagraph"/>
        <w:numPr>
          <w:ilvl w:val="0"/>
          <w:numId w:val="76"/>
        </w:numPr>
        <w:tabs>
          <w:tab w:val="left" w:pos="1800"/>
        </w:tabs>
        <w:spacing w:line="276" w:lineRule="auto"/>
        <w:ind w:left="2160"/>
        <w:rPr>
          <w:b w:val="0"/>
        </w:rPr>
      </w:pPr>
      <w:r w:rsidRPr="007025F9">
        <w:rPr>
          <w:b w:val="0"/>
        </w:rPr>
        <w:t xml:space="preserve">Fishing is by artificial flies and lures only. </w:t>
      </w:r>
    </w:p>
    <w:p w14:paraId="43B59DDF" w14:textId="77777777" w:rsidR="008378AC" w:rsidRPr="007025F9" w:rsidRDefault="008378AC" w:rsidP="007025F9">
      <w:pPr>
        <w:pStyle w:val="ListParagraph"/>
        <w:numPr>
          <w:ilvl w:val="0"/>
          <w:numId w:val="76"/>
        </w:numPr>
        <w:tabs>
          <w:tab w:val="left" w:pos="1800"/>
        </w:tabs>
        <w:spacing w:line="276" w:lineRule="auto"/>
        <w:ind w:left="2160"/>
        <w:rPr>
          <w:b w:val="0"/>
        </w:rPr>
      </w:pPr>
      <w:r w:rsidRPr="007025F9">
        <w:rPr>
          <w:b w:val="0"/>
        </w:rPr>
        <w:t xml:space="preserve">All cutthroat trout must be returned to the water immediately upon catch. </w:t>
      </w:r>
    </w:p>
    <w:p w14:paraId="29764948" w14:textId="77777777" w:rsidR="008378AC" w:rsidRPr="007025F9" w:rsidRDefault="008378AC" w:rsidP="007025F9">
      <w:pPr>
        <w:spacing w:line="276" w:lineRule="auto"/>
        <w:ind w:left="1800"/>
        <w:rPr>
          <w:u w:val="single"/>
        </w:rPr>
      </w:pPr>
    </w:p>
    <w:p w14:paraId="39E61DC2" w14:textId="77777777" w:rsidR="008378AC" w:rsidRPr="007025F9" w:rsidRDefault="008378AC" w:rsidP="007025F9">
      <w:pPr>
        <w:numPr>
          <w:ilvl w:val="0"/>
          <w:numId w:val="55"/>
        </w:numPr>
        <w:spacing w:line="276" w:lineRule="auto"/>
        <w:ind w:hanging="720"/>
        <w:rPr>
          <w:u w:val="single"/>
        </w:rPr>
      </w:pPr>
      <w:r w:rsidRPr="007025F9">
        <w:rPr>
          <w:u w:val="single"/>
        </w:rPr>
        <w:t>Divide Creek, West - Garfield County</w:t>
      </w:r>
    </w:p>
    <w:p w14:paraId="4C1063B5" w14:textId="77777777" w:rsidR="008378AC" w:rsidRPr="007025F9" w:rsidRDefault="008378AC" w:rsidP="007025F9">
      <w:pPr>
        <w:spacing w:line="276" w:lineRule="auto"/>
        <w:ind w:left="1800" w:hanging="720"/>
        <w:rPr>
          <w:u w:val="single"/>
        </w:rPr>
      </w:pPr>
    </w:p>
    <w:p w14:paraId="2BCDF47E" w14:textId="77777777" w:rsidR="008378AC" w:rsidRPr="007025F9" w:rsidRDefault="008378AC" w:rsidP="007025F9">
      <w:pPr>
        <w:pStyle w:val="ListParagraph"/>
        <w:numPr>
          <w:ilvl w:val="1"/>
          <w:numId w:val="55"/>
        </w:numPr>
        <w:spacing w:line="276" w:lineRule="auto"/>
        <w:ind w:left="2160"/>
        <w:rPr>
          <w:b w:val="0"/>
        </w:rPr>
      </w:pPr>
      <w:r w:rsidRPr="007025F9">
        <w:rPr>
          <w:b w:val="0"/>
        </w:rPr>
        <w:t>From the headwaters downstream to the confluence with Brook Creek:</w:t>
      </w:r>
    </w:p>
    <w:p w14:paraId="1729422B"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Fishing is by artificial flies and lures only.</w:t>
      </w:r>
    </w:p>
    <w:p w14:paraId="24DC2E89"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lastRenderedPageBreak/>
        <w:t>All cutthroat trout must be returned to the water immediately upon catch.</w:t>
      </w:r>
    </w:p>
    <w:p w14:paraId="2DF1F91D" w14:textId="77777777" w:rsidR="008378AC" w:rsidRPr="007025F9" w:rsidRDefault="008378AC" w:rsidP="007025F9">
      <w:pPr>
        <w:spacing w:line="276" w:lineRule="auto"/>
        <w:ind w:left="2520" w:hanging="360"/>
        <w:rPr>
          <w:u w:val="single"/>
        </w:rPr>
      </w:pPr>
    </w:p>
    <w:p w14:paraId="36EEA1FB" w14:textId="77777777" w:rsidR="008378AC" w:rsidRPr="007025F9" w:rsidRDefault="008378AC" w:rsidP="007025F9">
      <w:pPr>
        <w:numPr>
          <w:ilvl w:val="0"/>
          <w:numId w:val="55"/>
        </w:numPr>
        <w:spacing w:line="276" w:lineRule="auto"/>
        <w:ind w:hanging="720"/>
        <w:rPr>
          <w:b w:val="0"/>
          <w:bCs w:val="0"/>
          <w:u w:val="single"/>
        </w:rPr>
      </w:pPr>
      <w:r w:rsidRPr="007025F9">
        <w:rPr>
          <w:u w:val="single"/>
        </w:rPr>
        <w:t xml:space="preserve">Dixon Lake </w:t>
      </w:r>
      <w:r w:rsidRPr="007025F9">
        <w:rPr>
          <w:u w:val="single"/>
        </w:rPr>
        <w:noBreakHyphen/>
        <w:t xml:space="preserve"> Larimer County</w:t>
      </w:r>
    </w:p>
    <w:p w14:paraId="7BC8E8DB" w14:textId="77777777" w:rsidR="008378AC" w:rsidRPr="007025F9" w:rsidRDefault="008378AC" w:rsidP="007025F9">
      <w:pPr>
        <w:spacing w:line="276" w:lineRule="auto"/>
        <w:ind w:left="1440" w:hanging="360"/>
        <w:rPr>
          <w:b w:val="0"/>
          <w:bCs w:val="0"/>
          <w:color w:val="000000"/>
        </w:rPr>
      </w:pPr>
    </w:p>
    <w:p w14:paraId="659A0F1E" w14:textId="208BF065" w:rsidR="008378AC" w:rsidRPr="007025F9" w:rsidRDefault="008378AC" w:rsidP="007025F9">
      <w:pPr>
        <w:pStyle w:val="ListParagraph"/>
        <w:numPr>
          <w:ilvl w:val="1"/>
          <w:numId w:val="55"/>
        </w:numPr>
        <w:tabs>
          <w:tab w:val="left" w:pos="720"/>
        </w:tabs>
        <w:spacing w:line="276" w:lineRule="auto"/>
        <w:ind w:left="2160"/>
        <w:rPr>
          <w:b w:val="0"/>
          <w:bCs w:val="0"/>
        </w:rPr>
      </w:pPr>
      <w:del w:id="105" w:author="Hernandez, Hilary" w:date="2026-09-21T12:29:00Z" w16du:dateUtc="2026-09-21T18:29:00Z">
        <w:r w:rsidRPr="007025F9" w:rsidDel="003320D0">
          <w:rPr>
            <w:b w:val="0"/>
            <w:bCs w:val="0"/>
          </w:rPr>
          <w:delText>The minimum size for largemouth and smallmouth bass is 15 inches in length</w:delText>
        </w:r>
      </w:del>
      <w:ins w:id="106" w:author="Hernandez, Hilary" w:date="2026-09-23T12:45:00Z" w16du:dateUtc="2026-09-23T18:45:00Z">
        <w:r w:rsidR="00B82728" w:rsidRPr="007025F9">
          <w:rPr>
            <w:b w:val="0"/>
            <w:bCs w:val="0"/>
            <w:color w:val="000000"/>
          </w:rPr>
          <w:t>All largemouth and smallmouth bass must be returned to the water immediately</w:t>
        </w:r>
        <w:r w:rsidR="00B82728">
          <w:rPr>
            <w:b w:val="0"/>
            <w:bCs w:val="0"/>
            <w:color w:val="000000"/>
          </w:rPr>
          <w:t xml:space="preserve"> upon catch</w:t>
        </w:r>
      </w:ins>
      <w:r w:rsidRPr="007025F9">
        <w:rPr>
          <w:b w:val="0"/>
          <w:bCs w:val="0"/>
        </w:rPr>
        <w:t>.</w:t>
      </w:r>
    </w:p>
    <w:p w14:paraId="6242F1F3" w14:textId="77777777" w:rsidR="008378AC" w:rsidRPr="007025F9" w:rsidRDefault="008378AC" w:rsidP="007025F9">
      <w:pPr>
        <w:spacing w:line="276" w:lineRule="auto"/>
        <w:ind w:left="1440" w:hanging="360"/>
        <w:rPr>
          <w:color w:val="000000"/>
        </w:rPr>
      </w:pPr>
    </w:p>
    <w:p w14:paraId="3D48E160" w14:textId="77777777" w:rsidR="008378AC" w:rsidRPr="007025F9" w:rsidRDefault="008378AC" w:rsidP="007025F9">
      <w:pPr>
        <w:numPr>
          <w:ilvl w:val="0"/>
          <w:numId w:val="55"/>
        </w:numPr>
        <w:spacing w:line="276" w:lineRule="auto"/>
        <w:ind w:hanging="720"/>
        <w:rPr>
          <w:u w:val="single"/>
        </w:rPr>
      </w:pPr>
      <w:r w:rsidRPr="007025F9">
        <w:rPr>
          <w:u w:val="single"/>
        </w:rPr>
        <w:t>Dolores River - Dolores, Montezuma, Montrose, Mesa and San Miguel Counties</w:t>
      </w:r>
    </w:p>
    <w:p w14:paraId="2FFB0182" w14:textId="77777777" w:rsidR="008378AC" w:rsidRPr="007025F9" w:rsidRDefault="008378AC" w:rsidP="007025F9">
      <w:pPr>
        <w:spacing w:line="276" w:lineRule="auto"/>
        <w:ind w:left="1440" w:hanging="360"/>
        <w:rPr>
          <w:b w:val="0"/>
          <w:bCs w:val="0"/>
          <w:color w:val="000000"/>
        </w:rPr>
      </w:pPr>
    </w:p>
    <w:p w14:paraId="4B75A5B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with the West Fork of the Dolores River downstream to the standing water line of McPhee Reservoir:</w:t>
      </w:r>
    </w:p>
    <w:p w14:paraId="7B62BD2F"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taking of kokanee salmon is prohibited, except from November 15 through December 31, when snagging is permitted.</w:t>
      </w:r>
    </w:p>
    <w:p w14:paraId="1600A94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From McPhee Dam downstream approximately 11 miles to </w:t>
      </w:r>
      <w:proofErr w:type="gramStart"/>
      <w:r w:rsidRPr="007025F9">
        <w:rPr>
          <w:b w:val="0"/>
          <w:bCs w:val="0"/>
        </w:rPr>
        <w:t>the Bradfield</w:t>
      </w:r>
      <w:proofErr w:type="gramEnd"/>
      <w:r w:rsidRPr="007025F9">
        <w:rPr>
          <w:b w:val="0"/>
          <w:bCs w:val="0"/>
        </w:rPr>
        <w:t xml:space="preserve"> Bridge:</w:t>
      </w:r>
    </w:p>
    <w:p w14:paraId="326A4C7A"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3304B5B2"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56BB2B2E"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From the McPhee Dam downstream to the state line:</w:t>
      </w:r>
    </w:p>
    <w:p w14:paraId="6574626B"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There is no bag or possession limit for channel catfish, largemouth bass, smallmouth bass, northern pike, walleye, green sunfish, bluegill, bullhead, yellow perch or crappie.</w:t>
      </w:r>
    </w:p>
    <w:p w14:paraId="3CF0937D"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From the Bradfield Bridge downstream to the Utah state line:</w:t>
      </w:r>
    </w:p>
    <w:p w14:paraId="7456FC79"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There is no bag or possession limit for brown trout.</w:t>
      </w:r>
    </w:p>
    <w:p w14:paraId="48209489" w14:textId="77777777" w:rsidR="008378AC" w:rsidRPr="007025F9" w:rsidRDefault="008378AC" w:rsidP="007025F9">
      <w:pPr>
        <w:tabs>
          <w:tab w:val="left" w:pos="810"/>
        </w:tabs>
        <w:spacing w:line="276" w:lineRule="auto"/>
        <w:ind w:left="2520" w:hanging="360"/>
        <w:rPr>
          <w:b w:val="0"/>
          <w:bCs w:val="0"/>
          <w:color w:val="000000"/>
        </w:rPr>
      </w:pPr>
    </w:p>
    <w:p w14:paraId="24EF18DF" w14:textId="77777777" w:rsidR="008378AC" w:rsidRPr="007025F9" w:rsidRDefault="008378AC" w:rsidP="007025F9">
      <w:pPr>
        <w:numPr>
          <w:ilvl w:val="0"/>
          <w:numId w:val="55"/>
        </w:numPr>
        <w:spacing w:line="276" w:lineRule="auto"/>
        <w:ind w:hanging="720"/>
        <w:rPr>
          <w:b w:val="0"/>
          <w:bCs w:val="0"/>
          <w:u w:val="single"/>
        </w:rPr>
      </w:pPr>
      <w:r w:rsidRPr="007025F9">
        <w:rPr>
          <w:u w:val="single"/>
        </w:rPr>
        <w:t>Doty Park Lake - Morgan County</w:t>
      </w:r>
    </w:p>
    <w:p w14:paraId="0399F955" w14:textId="77777777" w:rsidR="008378AC" w:rsidRPr="007025F9" w:rsidRDefault="008378AC" w:rsidP="007025F9">
      <w:pPr>
        <w:tabs>
          <w:tab w:val="left" w:pos="1080"/>
          <w:tab w:val="left" w:pos="1800"/>
          <w:tab w:val="left" w:pos="2160"/>
          <w:tab w:val="left" w:pos="2520"/>
        </w:tabs>
        <w:spacing w:line="276" w:lineRule="auto"/>
        <w:rPr>
          <w:b w:val="0"/>
          <w:bCs w:val="0"/>
          <w:color w:val="000000"/>
        </w:rPr>
      </w:pPr>
      <w:r w:rsidRPr="007025F9">
        <w:rPr>
          <w:b w:val="0"/>
          <w:bCs w:val="0"/>
          <w:color w:val="000000"/>
        </w:rPr>
        <w:tab/>
      </w:r>
      <w:r w:rsidRPr="007025F9">
        <w:rPr>
          <w:b w:val="0"/>
          <w:bCs w:val="0"/>
          <w:color w:val="000000"/>
        </w:rPr>
        <w:tab/>
      </w:r>
    </w:p>
    <w:p w14:paraId="44FEEEF2" w14:textId="77777777" w:rsidR="008378AC" w:rsidRPr="007025F9" w:rsidRDefault="008378AC" w:rsidP="007025F9">
      <w:pPr>
        <w:numPr>
          <w:ilvl w:val="0"/>
          <w:numId w:val="21"/>
        </w:numPr>
        <w:tabs>
          <w:tab w:val="left" w:pos="1080"/>
          <w:tab w:val="left" w:pos="1800"/>
          <w:tab w:val="left" w:pos="2160"/>
          <w:tab w:val="left" w:pos="2520"/>
        </w:tabs>
        <w:spacing w:line="276" w:lineRule="auto"/>
        <w:rPr>
          <w:b w:val="0"/>
          <w:bCs w:val="0"/>
          <w:color w:val="000000"/>
        </w:rPr>
      </w:pPr>
      <w:r w:rsidRPr="007025F9">
        <w:rPr>
          <w:b w:val="0"/>
          <w:bCs w:val="0"/>
          <w:color w:val="000000"/>
        </w:rPr>
        <w:t>The minimum size for largemouth and smallmouth bass is 15 inches in length.</w:t>
      </w:r>
    </w:p>
    <w:p w14:paraId="0321952E" w14:textId="77777777" w:rsidR="008378AC" w:rsidRPr="007025F9" w:rsidRDefault="008378AC" w:rsidP="007025F9">
      <w:pPr>
        <w:tabs>
          <w:tab w:val="left" w:pos="1080"/>
          <w:tab w:val="left" w:pos="1800"/>
          <w:tab w:val="left" w:pos="2160"/>
          <w:tab w:val="left" w:pos="2520"/>
        </w:tabs>
        <w:spacing w:line="276" w:lineRule="auto"/>
        <w:ind w:left="2160"/>
        <w:rPr>
          <w:b w:val="0"/>
          <w:bCs w:val="0"/>
          <w:color w:val="000000"/>
        </w:rPr>
      </w:pPr>
    </w:p>
    <w:p w14:paraId="3A64C254" w14:textId="77777777" w:rsidR="008378AC" w:rsidRPr="007025F9" w:rsidRDefault="008378AC" w:rsidP="007025F9">
      <w:pPr>
        <w:numPr>
          <w:ilvl w:val="0"/>
          <w:numId w:val="55"/>
        </w:numPr>
        <w:spacing w:line="276" w:lineRule="auto"/>
        <w:ind w:hanging="720"/>
        <w:rPr>
          <w:u w:val="single"/>
        </w:rPr>
      </w:pPr>
      <w:r w:rsidRPr="007025F9">
        <w:rPr>
          <w:u w:val="single"/>
        </w:rPr>
        <w:t>Doug Creek - Montrose County</w:t>
      </w:r>
    </w:p>
    <w:p w14:paraId="467FE855" w14:textId="77777777" w:rsidR="008378AC" w:rsidRPr="007025F9" w:rsidRDefault="008378AC" w:rsidP="007025F9">
      <w:pPr>
        <w:spacing w:line="276" w:lineRule="auto"/>
        <w:ind w:left="1440" w:hanging="360"/>
        <w:rPr>
          <w:color w:val="000000"/>
        </w:rPr>
      </w:pPr>
    </w:p>
    <w:p w14:paraId="3400F13A"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23330A9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78296E55" w14:textId="77777777" w:rsidR="008378AC" w:rsidRPr="007025F9" w:rsidRDefault="008378AC" w:rsidP="007025F9">
      <w:pPr>
        <w:spacing w:line="276" w:lineRule="auto"/>
        <w:ind w:left="1440" w:hanging="360"/>
        <w:rPr>
          <w:color w:val="000000"/>
        </w:rPr>
      </w:pPr>
    </w:p>
    <w:p w14:paraId="687AB746" w14:textId="77777777" w:rsidR="008378AC" w:rsidRPr="007025F9" w:rsidRDefault="008378AC" w:rsidP="007025F9">
      <w:pPr>
        <w:numPr>
          <w:ilvl w:val="0"/>
          <w:numId w:val="55"/>
        </w:numPr>
        <w:spacing w:line="276" w:lineRule="auto"/>
        <w:ind w:hanging="720"/>
        <w:rPr>
          <w:u w:val="single"/>
        </w:rPr>
      </w:pPr>
      <w:r w:rsidRPr="007025F9">
        <w:rPr>
          <w:u w:val="single"/>
        </w:rPr>
        <w:t>Dry Gulch - Clear Creek County</w:t>
      </w:r>
    </w:p>
    <w:p w14:paraId="46D5F722" w14:textId="77777777" w:rsidR="008378AC" w:rsidRPr="007025F9" w:rsidRDefault="008378AC" w:rsidP="007025F9">
      <w:pPr>
        <w:spacing w:line="276" w:lineRule="auto"/>
        <w:ind w:left="1800"/>
        <w:rPr>
          <w:b w:val="0"/>
        </w:rPr>
      </w:pPr>
    </w:p>
    <w:p w14:paraId="1976B31D" w14:textId="458AA235" w:rsidR="008378AC" w:rsidRPr="007025F9" w:rsidRDefault="008378AC" w:rsidP="007025F9">
      <w:pPr>
        <w:numPr>
          <w:ilvl w:val="1"/>
          <w:numId w:val="55"/>
        </w:numPr>
        <w:spacing w:line="276" w:lineRule="auto"/>
        <w:ind w:left="2160"/>
        <w:rPr>
          <w:b w:val="0"/>
        </w:rPr>
      </w:pPr>
      <w:r w:rsidRPr="007025F9">
        <w:rPr>
          <w:b w:val="0"/>
        </w:rPr>
        <w:t>From the headwaters downstream to I-70:</w:t>
      </w:r>
    </w:p>
    <w:p w14:paraId="262962B6" w14:textId="78827AD8" w:rsidR="008378AC" w:rsidRPr="007025F9" w:rsidRDefault="008378AC" w:rsidP="007025F9">
      <w:pPr>
        <w:numPr>
          <w:ilvl w:val="0"/>
          <w:numId w:val="68"/>
        </w:numPr>
        <w:spacing w:line="276" w:lineRule="auto"/>
        <w:ind w:left="2520"/>
        <w:rPr>
          <w:b w:val="0"/>
        </w:rPr>
      </w:pPr>
      <w:r w:rsidRPr="007025F9">
        <w:rPr>
          <w:b w:val="0"/>
        </w:rPr>
        <w:t xml:space="preserve">Fishing is prohibited. </w:t>
      </w:r>
    </w:p>
    <w:p w14:paraId="1CBCA594" w14:textId="77777777" w:rsidR="008378AC" w:rsidRPr="007025F9" w:rsidRDefault="008378AC" w:rsidP="007025F9">
      <w:pPr>
        <w:spacing w:line="276" w:lineRule="auto"/>
        <w:ind w:left="2340"/>
        <w:rPr>
          <w:b w:val="0"/>
        </w:rPr>
      </w:pPr>
    </w:p>
    <w:p w14:paraId="0C28E0DB" w14:textId="0815B61C" w:rsidR="008378AC" w:rsidRPr="007025F9" w:rsidRDefault="008378AC" w:rsidP="007025F9">
      <w:pPr>
        <w:numPr>
          <w:ilvl w:val="0"/>
          <w:numId w:val="55"/>
        </w:numPr>
        <w:spacing w:after="240" w:line="276" w:lineRule="auto"/>
        <w:ind w:hanging="720"/>
        <w:rPr>
          <w:u w:val="single"/>
        </w:rPr>
      </w:pPr>
      <w:r w:rsidRPr="007025F9">
        <w:rPr>
          <w:u w:val="single"/>
        </w:rPr>
        <w:t xml:space="preserve">Duck Creek </w:t>
      </w:r>
      <w:r w:rsidR="009B1F9C">
        <w:rPr>
          <w:u w:val="single"/>
        </w:rPr>
        <w:t>-</w:t>
      </w:r>
      <w:r w:rsidRPr="007025F9">
        <w:rPr>
          <w:u w:val="single"/>
        </w:rPr>
        <w:t xml:space="preserve"> Clear Creek County</w:t>
      </w:r>
    </w:p>
    <w:p w14:paraId="1746ECFB" w14:textId="77777777" w:rsidR="008378AC" w:rsidRPr="007025F9" w:rsidRDefault="008378AC" w:rsidP="007025F9">
      <w:pPr>
        <w:numPr>
          <w:ilvl w:val="1"/>
          <w:numId w:val="55"/>
        </w:numPr>
        <w:spacing w:line="276" w:lineRule="auto"/>
        <w:ind w:left="2160"/>
        <w:rPr>
          <w:b w:val="0"/>
        </w:rPr>
      </w:pPr>
      <w:r w:rsidRPr="007025F9">
        <w:rPr>
          <w:b w:val="0"/>
        </w:rPr>
        <w:t>From the headwaters of Duck Creek downstream to Duck Lake:</w:t>
      </w:r>
    </w:p>
    <w:p w14:paraId="16FE0E3C" w14:textId="77777777" w:rsidR="008378AC" w:rsidRPr="007025F9" w:rsidRDefault="008378AC" w:rsidP="007025F9">
      <w:pPr>
        <w:pStyle w:val="ListParagraph"/>
        <w:numPr>
          <w:ilvl w:val="3"/>
          <w:numId w:val="76"/>
        </w:numPr>
        <w:spacing w:line="276" w:lineRule="auto"/>
        <w:ind w:left="2520"/>
        <w:rPr>
          <w:b w:val="0"/>
        </w:rPr>
      </w:pPr>
      <w:r w:rsidRPr="007025F9">
        <w:rPr>
          <w:b w:val="0"/>
        </w:rPr>
        <w:t>Fishing is by artificial flies and lures only.</w:t>
      </w:r>
    </w:p>
    <w:p w14:paraId="2B74DE5A" w14:textId="77777777" w:rsidR="008378AC" w:rsidRPr="007025F9" w:rsidRDefault="008378AC" w:rsidP="007025F9">
      <w:pPr>
        <w:pStyle w:val="ListParagraph"/>
        <w:numPr>
          <w:ilvl w:val="3"/>
          <w:numId w:val="76"/>
        </w:numPr>
        <w:spacing w:after="240" w:line="276" w:lineRule="auto"/>
        <w:ind w:left="2520"/>
        <w:rPr>
          <w:b w:val="0"/>
        </w:rPr>
      </w:pPr>
      <w:r w:rsidRPr="007025F9">
        <w:rPr>
          <w:b w:val="0"/>
        </w:rPr>
        <w:t>All trout must be returned to the water immediately upon catch.</w:t>
      </w:r>
    </w:p>
    <w:p w14:paraId="3D82F245" w14:textId="77777777" w:rsidR="008378AC" w:rsidRPr="007025F9" w:rsidRDefault="008378AC" w:rsidP="007025F9">
      <w:pPr>
        <w:numPr>
          <w:ilvl w:val="0"/>
          <w:numId w:val="55"/>
        </w:numPr>
        <w:spacing w:line="276" w:lineRule="auto"/>
        <w:ind w:hanging="720"/>
        <w:rPr>
          <w:u w:val="single"/>
        </w:rPr>
      </w:pPr>
      <w:r w:rsidRPr="007025F9">
        <w:rPr>
          <w:u w:val="single"/>
        </w:rPr>
        <w:t>Duke Lake - Mesa County</w:t>
      </w:r>
    </w:p>
    <w:p w14:paraId="63951728" w14:textId="77777777" w:rsidR="008378AC" w:rsidRPr="007025F9" w:rsidRDefault="008378AC" w:rsidP="007025F9">
      <w:pPr>
        <w:spacing w:line="276" w:lineRule="auto"/>
        <w:ind w:left="1440" w:hanging="360"/>
        <w:rPr>
          <w:b w:val="0"/>
          <w:bCs w:val="0"/>
          <w:color w:val="000000"/>
        </w:rPr>
      </w:pPr>
    </w:p>
    <w:p w14:paraId="69A64E6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bag and possession limit and minimum size for largemouth bass is two fish, 18 inches in length. </w:t>
      </w:r>
    </w:p>
    <w:p w14:paraId="2C1B4680" w14:textId="77777777" w:rsidR="008378AC" w:rsidRPr="007025F9" w:rsidRDefault="008378AC" w:rsidP="007025F9">
      <w:pPr>
        <w:spacing w:line="276" w:lineRule="auto"/>
        <w:ind w:left="1440" w:hanging="360"/>
        <w:rPr>
          <w:color w:val="000000"/>
        </w:rPr>
      </w:pPr>
    </w:p>
    <w:p w14:paraId="2D6C57FF" w14:textId="77777777" w:rsidR="008378AC" w:rsidRPr="007025F9" w:rsidRDefault="008378AC" w:rsidP="007025F9">
      <w:pPr>
        <w:numPr>
          <w:ilvl w:val="0"/>
          <w:numId w:val="55"/>
        </w:numPr>
        <w:spacing w:line="276" w:lineRule="auto"/>
        <w:ind w:hanging="720"/>
        <w:rPr>
          <w:u w:val="single"/>
        </w:rPr>
      </w:pPr>
      <w:r w:rsidRPr="007025F9">
        <w:rPr>
          <w:u w:val="single"/>
        </w:rPr>
        <w:t>Eagle River - Eagle County</w:t>
      </w:r>
    </w:p>
    <w:p w14:paraId="30788DA8" w14:textId="77777777" w:rsidR="008378AC" w:rsidRPr="007025F9" w:rsidRDefault="008378AC" w:rsidP="007025F9">
      <w:pPr>
        <w:spacing w:line="276" w:lineRule="auto"/>
        <w:ind w:left="1440" w:hanging="360"/>
        <w:rPr>
          <w:b w:val="0"/>
          <w:bCs w:val="0"/>
          <w:color w:val="000000"/>
        </w:rPr>
      </w:pPr>
    </w:p>
    <w:p w14:paraId="1BDF2C7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of the East Fork and the South Fork downstream to the confluence with the Colorado River:</w:t>
      </w:r>
    </w:p>
    <w:p w14:paraId="5BB9A12D"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7B693447"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From the I-70 Exit 147 bridge in the Town of Eagle downstream to the confluence with the Colorado River:</w:t>
      </w:r>
    </w:p>
    <w:p w14:paraId="0E078E71"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There is no bag or possession limit for channel catfish, largemouth bass, smallmouth bass, northern pike, walleye, green sunfish, bluegill, bullhead, yellow perch or crappie.</w:t>
      </w:r>
    </w:p>
    <w:p w14:paraId="52F04843" w14:textId="77777777" w:rsidR="008378AC" w:rsidRPr="007025F9" w:rsidRDefault="008378AC" w:rsidP="007025F9">
      <w:pPr>
        <w:tabs>
          <w:tab w:val="left" w:pos="810"/>
        </w:tabs>
        <w:spacing w:line="276" w:lineRule="auto"/>
        <w:ind w:left="2520" w:hanging="360"/>
        <w:rPr>
          <w:b w:val="0"/>
          <w:bCs w:val="0"/>
          <w:color w:val="000000"/>
        </w:rPr>
      </w:pPr>
    </w:p>
    <w:p w14:paraId="6711098E" w14:textId="77777777" w:rsidR="008378AC" w:rsidRPr="007025F9" w:rsidRDefault="008378AC" w:rsidP="007025F9">
      <w:pPr>
        <w:numPr>
          <w:ilvl w:val="0"/>
          <w:numId w:val="55"/>
        </w:numPr>
        <w:spacing w:line="276" w:lineRule="auto"/>
        <w:ind w:hanging="720"/>
        <w:rPr>
          <w:u w:val="single"/>
        </w:rPr>
      </w:pPr>
      <w:r w:rsidRPr="007025F9">
        <w:rPr>
          <w:u w:val="single"/>
        </w:rPr>
        <w:t>East Pass Creek - Saguache</w:t>
      </w:r>
    </w:p>
    <w:p w14:paraId="13A876EA" w14:textId="77777777" w:rsidR="008378AC" w:rsidRPr="007025F9" w:rsidRDefault="008378AC" w:rsidP="007025F9">
      <w:pPr>
        <w:spacing w:line="276" w:lineRule="auto"/>
        <w:ind w:left="1440" w:hanging="360"/>
        <w:rPr>
          <w:color w:val="000000"/>
        </w:rPr>
      </w:pPr>
    </w:p>
    <w:p w14:paraId="40E698D1"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6981716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25E85057" w14:textId="77777777" w:rsidR="008378AC" w:rsidRPr="007025F9" w:rsidRDefault="008378AC" w:rsidP="007025F9">
      <w:pPr>
        <w:spacing w:line="276" w:lineRule="auto"/>
        <w:ind w:left="2160" w:hanging="360"/>
        <w:rPr>
          <w:b w:val="0"/>
          <w:bCs w:val="0"/>
          <w:color w:val="000000"/>
        </w:rPr>
      </w:pPr>
    </w:p>
    <w:p w14:paraId="5C5EDDDD" w14:textId="77777777" w:rsidR="008378AC" w:rsidRPr="007025F9" w:rsidRDefault="008378AC" w:rsidP="007025F9">
      <w:pPr>
        <w:numPr>
          <w:ilvl w:val="0"/>
          <w:numId w:val="55"/>
        </w:numPr>
        <w:spacing w:line="276" w:lineRule="auto"/>
        <w:ind w:hanging="720"/>
        <w:rPr>
          <w:u w:val="single"/>
        </w:rPr>
      </w:pPr>
      <w:r w:rsidRPr="007025F9">
        <w:rPr>
          <w:u w:val="single"/>
        </w:rPr>
        <w:t>East River - Gunnison County</w:t>
      </w:r>
    </w:p>
    <w:p w14:paraId="3E725355" w14:textId="77777777" w:rsidR="008378AC" w:rsidRPr="007025F9" w:rsidRDefault="008378AC" w:rsidP="007025F9">
      <w:pPr>
        <w:spacing w:line="276" w:lineRule="auto"/>
        <w:ind w:left="1800" w:hanging="720"/>
        <w:rPr>
          <w:u w:val="single"/>
        </w:rPr>
      </w:pPr>
      <w:r w:rsidRPr="007025F9">
        <w:rPr>
          <w:u w:val="single"/>
        </w:rPr>
        <w:t xml:space="preserve"> </w:t>
      </w:r>
    </w:p>
    <w:p w14:paraId="42F3BAD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upstream property boundary at the Roaring Judy Fish Hatchery downstream to the confluence with the Taylor River:</w:t>
      </w:r>
    </w:p>
    <w:p w14:paraId="1B54D26F"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2019A280"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and maximum size for trout is two fish, 12 inches in length.</w:t>
      </w:r>
    </w:p>
    <w:p w14:paraId="127BC87E"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 xml:space="preserve">The taking of kokanee salmon is prohibited. </w:t>
      </w:r>
      <w:r w:rsidRPr="007025F9">
        <w:rPr>
          <w:b w:val="0"/>
          <w:bCs w:val="0"/>
          <w:color w:val="000000"/>
        </w:rPr>
        <w:tab/>
      </w:r>
    </w:p>
    <w:p w14:paraId="31C741E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Roaring Judy Fish Hatchery outlet downstream to the Roaring Judy property boundary:</w:t>
      </w:r>
    </w:p>
    <w:p w14:paraId="4437C9E7" w14:textId="77777777" w:rsidR="008378AC" w:rsidRPr="007025F9" w:rsidRDefault="008378AC" w:rsidP="007025F9">
      <w:pPr>
        <w:tabs>
          <w:tab w:val="left" w:pos="810"/>
        </w:tabs>
        <w:spacing w:line="276" w:lineRule="auto"/>
        <w:ind w:left="2520" w:hanging="360"/>
        <w:rPr>
          <w:b w:val="0"/>
          <w:bCs w:val="0"/>
          <w:color w:val="000000"/>
        </w:rPr>
      </w:pPr>
      <w:r w:rsidRPr="007025F9">
        <w:rPr>
          <w:b w:val="0"/>
          <w:bCs w:val="0"/>
          <w:color w:val="000000"/>
        </w:rPr>
        <w:t>1.</w:t>
      </w:r>
      <w:r w:rsidRPr="007025F9">
        <w:rPr>
          <w:b w:val="0"/>
          <w:bCs w:val="0"/>
          <w:color w:val="000000"/>
        </w:rPr>
        <w:tab/>
        <w:t>Fishing is prohibited from August 15 through October 31.</w:t>
      </w:r>
    </w:p>
    <w:p w14:paraId="2B498959" w14:textId="77777777" w:rsidR="008378AC" w:rsidRPr="007025F9" w:rsidRDefault="008378AC" w:rsidP="007025F9">
      <w:pPr>
        <w:tabs>
          <w:tab w:val="left" w:pos="810"/>
        </w:tabs>
        <w:spacing w:line="276" w:lineRule="auto"/>
        <w:ind w:left="2520" w:hanging="360"/>
        <w:rPr>
          <w:b w:val="0"/>
          <w:bCs w:val="0"/>
          <w:color w:val="000000"/>
        </w:rPr>
      </w:pPr>
    </w:p>
    <w:p w14:paraId="3F26DA6C" w14:textId="77777777" w:rsidR="008378AC" w:rsidRPr="007025F9" w:rsidRDefault="008378AC" w:rsidP="007025F9">
      <w:pPr>
        <w:numPr>
          <w:ilvl w:val="0"/>
          <w:numId w:val="55"/>
        </w:numPr>
        <w:spacing w:line="276" w:lineRule="auto"/>
        <w:ind w:hanging="720"/>
        <w:rPr>
          <w:u w:val="single"/>
        </w:rPr>
      </w:pPr>
      <w:r w:rsidRPr="007025F9">
        <w:rPr>
          <w:u w:val="single"/>
        </w:rPr>
        <w:t xml:space="preserve">Echo Canyon Reservoir </w:t>
      </w:r>
      <w:r w:rsidRPr="007025F9">
        <w:rPr>
          <w:u w:val="single"/>
        </w:rPr>
        <w:noBreakHyphen/>
        <w:t xml:space="preserve"> Archuleta County</w:t>
      </w:r>
    </w:p>
    <w:p w14:paraId="509638D3" w14:textId="77777777" w:rsidR="008378AC" w:rsidRPr="007025F9" w:rsidRDefault="008378AC" w:rsidP="007025F9">
      <w:pPr>
        <w:spacing w:line="276" w:lineRule="auto"/>
        <w:rPr>
          <w:color w:val="000000"/>
        </w:rPr>
      </w:pPr>
    </w:p>
    <w:p w14:paraId="2E0EDD75" w14:textId="77777777" w:rsidR="008378AC" w:rsidRPr="007025F9" w:rsidRDefault="008378AC" w:rsidP="007025F9">
      <w:pPr>
        <w:numPr>
          <w:ilvl w:val="0"/>
          <w:numId w:val="20"/>
        </w:numPr>
        <w:spacing w:line="276" w:lineRule="auto"/>
        <w:rPr>
          <w:b w:val="0"/>
        </w:rPr>
      </w:pPr>
      <w:r w:rsidRPr="007025F9">
        <w:rPr>
          <w:b w:val="0"/>
        </w:rPr>
        <w:t>All largemouth bass between 12 and 15 inches in length must be returned to the water immediately upon catch.</w:t>
      </w:r>
    </w:p>
    <w:p w14:paraId="0B528D13" w14:textId="77777777" w:rsidR="008378AC" w:rsidRPr="007025F9" w:rsidRDefault="008378AC" w:rsidP="007025F9">
      <w:pPr>
        <w:spacing w:line="276" w:lineRule="auto"/>
        <w:rPr>
          <w:b w:val="0"/>
        </w:rPr>
      </w:pPr>
    </w:p>
    <w:p w14:paraId="78FAD4E3" w14:textId="77777777" w:rsidR="008378AC" w:rsidRPr="007025F9" w:rsidRDefault="008378AC" w:rsidP="007025F9">
      <w:pPr>
        <w:numPr>
          <w:ilvl w:val="0"/>
          <w:numId w:val="55"/>
        </w:numPr>
        <w:spacing w:line="276" w:lineRule="auto"/>
        <w:ind w:hanging="720"/>
        <w:rPr>
          <w:u w:val="single"/>
        </w:rPr>
      </w:pPr>
      <w:r w:rsidRPr="007025F9">
        <w:rPr>
          <w:u w:val="single"/>
        </w:rPr>
        <w:t>Elaine T. Valente Open Space Lakes, North Lake - Adams County</w:t>
      </w:r>
    </w:p>
    <w:p w14:paraId="49C5F124" w14:textId="77777777" w:rsidR="008378AC" w:rsidRPr="007025F9" w:rsidRDefault="008378AC" w:rsidP="007025F9">
      <w:pPr>
        <w:tabs>
          <w:tab w:val="left" w:pos="720"/>
        </w:tabs>
        <w:spacing w:line="276" w:lineRule="auto"/>
        <w:ind w:left="2160" w:hanging="360"/>
        <w:rPr>
          <w:b w:val="0"/>
          <w:bCs w:val="0"/>
        </w:rPr>
      </w:pPr>
    </w:p>
    <w:p w14:paraId="49C0C27A"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 Scented flies or scented lures may be used on this water if they are 1.5 inches or longer.</w:t>
      </w:r>
    </w:p>
    <w:p w14:paraId="02F19858"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All fish must be returned to the water immediately upon catch.</w:t>
      </w:r>
    </w:p>
    <w:p w14:paraId="096E092A" w14:textId="77777777" w:rsidR="008378AC" w:rsidRPr="007025F9" w:rsidRDefault="008378AC" w:rsidP="007025F9">
      <w:pPr>
        <w:spacing w:line="276" w:lineRule="auto"/>
        <w:ind w:left="1800" w:hanging="720"/>
        <w:rPr>
          <w:u w:val="single"/>
        </w:rPr>
      </w:pPr>
    </w:p>
    <w:p w14:paraId="5D6255A4" w14:textId="77777777" w:rsidR="008378AC" w:rsidRPr="007025F9" w:rsidRDefault="008378AC" w:rsidP="007025F9">
      <w:pPr>
        <w:numPr>
          <w:ilvl w:val="0"/>
          <w:numId w:val="55"/>
        </w:numPr>
        <w:spacing w:line="276" w:lineRule="auto"/>
        <w:ind w:hanging="720"/>
        <w:rPr>
          <w:u w:val="single"/>
        </w:rPr>
      </w:pPr>
      <w:r w:rsidRPr="007025F9">
        <w:rPr>
          <w:u w:val="single"/>
        </w:rPr>
        <w:t xml:space="preserve">Eleven Mile Reservoir </w:t>
      </w:r>
      <w:r w:rsidRPr="007025F9">
        <w:rPr>
          <w:u w:val="single"/>
        </w:rPr>
        <w:noBreakHyphen/>
        <w:t xml:space="preserve"> Park County</w:t>
      </w:r>
    </w:p>
    <w:p w14:paraId="207C6D0E" w14:textId="77777777" w:rsidR="008378AC" w:rsidRPr="007025F9" w:rsidRDefault="008378AC" w:rsidP="007025F9">
      <w:pPr>
        <w:spacing w:line="276" w:lineRule="auto"/>
        <w:rPr>
          <w:color w:val="000000"/>
        </w:rPr>
      </w:pPr>
    </w:p>
    <w:p w14:paraId="60707FA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Ice fishing shelters must be portable.</w:t>
      </w:r>
    </w:p>
    <w:p w14:paraId="56DD69FA"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color w:val="000000"/>
        </w:rPr>
        <w:t>The bag and possession limit for trout is four fish, only two of which may be greater than 16 inches in length.</w:t>
      </w:r>
    </w:p>
    <w:p w14:paraId="07378CE4"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color w:val="000000"/>
        </w:rPr>
        <w:t xml:space="preserve">There is no bag or possession limit on yellow perch. </w:t>
      </w:r>
    </w:p>
    <w:p w14:paraId="7924BDF9" w14:textId="77777777" w:rsidR="008378AC" w:rsidRPr="007025F9" w:rsidRDefault="008378AC" w:rsidP="007025F9">
      <w:pPr>
        <w:tabs>
          <w:tab w:val="left" w:pos="720"/>
        </w:tabs>
        <w:spacing w:line="276" w:lineRule="auto"/>
        <w:ind w:left="2160" w:hanging="360"/>
        <w:rPr>
          <w:b w:val="0"/>
          <w:bCs w:val="0"/>
          <w:color w:val="000000"/>
        </w:rPr>
      </w:pPr>
    </w:p>
    <w:p w14:paraId="1198EDAD" w14:textId="77777777" w:rsidR="008378AC" w:rsidRPr="007025F9" w:rsidRDefault="008378AC" w:rsidP="007025F9">
      <w:pPr>
        <w:numPr>
          <w:ilvl w:val="0"/>
          <w:numId w:val="55"/>
        </w:numPr>
        <w:spacing w:line="276" w:lineRule="auto"/>
        <w:ind w:hanging="720"/>
        <w:rPr>
          <w:u w:val="single"/>
        </w:rPr>
      </w:pPr>
      <w:r w:rsidRPr="007025F9">
        <w:rPr>
          <w:u w:val="single"/>
        </w:rPr>
        <w:t>Elk Creek - Garfield County</w:t>
      </w:r>
    </w:p>
    <w:p w14:paraId="32E2AED6" w14:textId="77777777" w:rsidR="008378AC" w:rsidRPr="007025F9" w:rsidRDefault="008378AC" w:rsidP="007025F9">
      <w:pPr>
        <w:spacing w:line="276" w:lineRule="auto"/>
        <w:ind w:left="2160"/>
        <w:rPr>
          <w:u w:val="single"/>
        </w:rPr>
      </w:pPr>
    </w:p>
    <w:p w14:paraId="3D5A08EE" w14:textId="77777777" w:rsidR="008378AC" w:rsidRPr="007025F9" w:rsidRDefault="008378AC" w:rsidP="007025F9">
      <w:pPr>
        <w:numPr>
          <w:ilvl w:val="1"/>
          <w:numId w:val="55"/>
        </w:numPr>
        <w:spacing w:line="276" w:lineRule="auto"/>
        <w:ind w:left="2160"/>
        <w:rPr>
          <w:b w:val="0"/>
          <w:u w:val="single"/>
        </w:rPr>
      </w:pPr>
      <w:r w:rsidRPr="007025F9">
        <w:rPr>
          <w:b w:val="0"/>
        </w:rPr>
        <w:t>From the confluence with the Colorado River upstream to the US 6 Bridge in New Castle:</w:t>
      </w:r>
    </w:p>
    <w:p w14:paraId="42156D59" w14:textId="77777777" w:rsidR="008378AC" w:rsidRPr="007025F9" w:rsidRDefault="008378AC" w:rsidP="007025F9">
      <w:pPr>
        <w:pStyle w:val="ListParagraph"/>
        <w:numPr>
          <w:ilvl w:val="0"/>
          <w:numId w:val="58"/>
        </w:numPr>
        <w:spacing w:line="276" w:lineRule="auto"/>
        <w:rPr>
          <w:b w:val="0"/>
          <w:u w:val="single"/>
        </w:rPr>
      </w:pPr>
      <w:r w:rsidRPr="007025F9">
        <w:rPr>
          <w:b w:val="0"/>
        </w:rPr>
        <w:t xml:space="preserve">Fishing is prohibited from March 15 through May 31 and from October 1 through November 30. </w:t>
      </w:r>
    </w:p>
    <w:p w14:paraId="4B10D5D5" w14:textId="77777777" w:rsidR="008378AC" w:rsidRPr="007025F9" w:rsidRDefault="008378AC" w:rsidP="007025F9">
      <w:pPr>
        <w:spacing w:line="276" w:lineRule="auto"/>
        <w:ind w:left="3240"/>
        <w:rPr>
          <w:u w:val="single"/>
        </w:rPr>
      </w:pPr>
    </w:p>
    <w:p w14:paraId="5FE838CC" w14:textId="77777777" w:rsidR="008378AC" w:rsidRPr="007025F9" w:rsidRDefault="008378AC" w:rsidP="007025F9">
      <w:pPr>
        <w:numPr>
          <w:ilvl w:val="0"/>
          <w:numId w:val="55"/>
        </w:numPr>
        <w:spacing w:line="276" w:lineRule="auto"/>
        <w:ind w:hanging="720"/>
        <w:rPr>
          <w:u w:val="single"/>
        </w:rPr>
      </w:pPr>
      <w:r w:rsidRPr="007025F9">
        <w:rPr>
          <w:u w:val="single"/>
        </w:rPr>
        <w:t>Elk Creek - San Miguel County</w:t>
      </w:r>
    </w:p>
    <w:p w14:paraId="6AD7E3F1" w14:textId="77777777" w:rsidR="008378AC" w:rsidRPr="007025F9" w:rsidRDefault="008378AC" w:rsidP="007025F9">
      <w:pPr>
        <w:spacing w:line="276" w:lineRule="auto"/>
        <w:rPr>
          <w:color w:val="000000"/>
        </w:rPr>
      </w:pPr>
    </w:p>
    <w:p w14:paraId="77507BB9"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65A76D0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30F8DDF" w14:textId="77777777" w:rsidR="008378AC" w:rsidRPr="007025F9" w:rsidRDefault="008378AC" w:rsidP="007025F9">
      <w:pPr>
        <w:spacing w:line="276" w:lineRule="auto"/>
        <w:rPr>
          <w:color w:val="000000"/>
        </w:rPr>
      </w:pPr>
    </w:p>
    <w:p w14:paraId="66C29168" w14:textId="77777777" w:rsidR="008378AC" w:rsidRPr="007025F9" w:rsidRDefault="008378AC" w:rsidP="007025F9">
      <w:pPr>
        <w:numPr>
          <w:ilvl w:val="0"/>
          <w:numId w:val="55"/>
        </w:numPr>
        <w:spacing w:line="276" w:lineRule="auto"/>
        <w:ind w:hanging="720"/>
        <w:rPr>
          <w:u w:val="single"/>
        </w:rPr>
      </w:pPr>
      <w:r w:rsidRPr="007025F9">
        <w:rPr>
          <w:u w:val="single"/>
        </w:rPr>
        <w:t xml:space="preserve">Elkhead Reservoir </w:t>
      </w:r>
      <w:r w:rsidRPr="007025F9">
        <w:rPr>
          <w:u w:val="single"/>
        </w:rPr>
        <w:noBreakHyphen/>
        <w:t xml:space="preserve"> Moffat and Routt Counties</w:t>
      </w:r>
    </w:p>
    <w:p w14:paraId="5151241D" w14:textId="77777777" w:rsidR="008378AC" w:rsidRPr="007025F9" w:rsidRDefault="008378AC" w:rsidP="007025F9">
      <w:pPr>
        <w:tabs>
          <w:tab w:val="left" w:pos="720"/>
        </w:tabs>
        <w:spacing w:line="276" w:lineRule="auto"/>
        <w:ind w:left="2160" w:hanging="360"/>
        <w:rPr>
          <w:b w:val="0"/>
          <w:bCs w:val="0"/>
        </w:rPr>
      </w:pPr>
    </w:p>
    <w:p w14:paraId="30E3448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and minimum size for largemouth bass is two fish, 15 inches in length.</w:t>
      </w:r>
    </w:p>
    <w:p w14:paraId="19C7C5C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crappie is ten fish.</w:t>
      </w:r>
    </w:p>
    <w:p w14:paraId="1FFB56FC" w14:textId="77777777" w:rsidR="008378AC" w:rsidRPr="007025F9" w:rsidRDefault="008378AC" w:rsidP="007025F9">
      <w:pPr>
        <w:tabs>
          <w:tab w:val="left" w:pos="720"/>
        </w:tabs>
        <w:spacing w:line="276" w:lineRule="auto"/>
        <w:ind w:left="2160" w:hanging="360"/>
        <w:rPr>
          <w:b w:val="0"/>
          <w:bCs w:val="0"/>
        </w:rPr>
      </w:pPr>
    </w:p>
    <w:p w14:paraId="0844C669" w14:textId="77777777" w:rsidR="008378AC" w:rsidRPr="007025F9" w:rsidRDefault="008378AC" w:rsidP="007025F9">
      <w:pPr>
        <w:numPr>
          <w:ilvl w:val="0"/>
          <w:numId w:val="55"/>
        </w:numPr>
        <w:spacing w:line="276" w:lineRule="auto"/>
        <w:ind w:hanging="720"/>
        <w:rPr>
          <w:u w:val="single"/>
        </w:rPr>
      </w:pPr>
      <w:r w:rsidRPr="007025F9">
        <w:rPr>
          <w:u w:val="single"/>
        </w:rPr>
        <w:t xml:space="preserve">Emerald Lakes (Big and </w:t>
      </w:r>
      <w:proofErr w:type="gramStart"/>
      <w:r w:rsidRPr="007025F9">
        <w:rPr>
          <w:u w:val="single"/>
        </w:rPr>
        <w:t xml:space="preserve">Little) </w:t>
      </w:r>
      <w:r w:rsidRPr="007025F9">
        <w:rPr>
          <w:u w:val="single"/>
        </w:rPr>
        <w:noBreakHyphen/>
      </w:r>
      <w:proofErr w:type="gramEnd"/>
      <w:r w:rsidRPr="007025F9">
        <w:rPr>
          <w:u w:val="single"/>
        </w:rPr>
        <w:t xml:space="preserve"> Hinsdale County</w:t>
      </w:r>
    </w:p>
    <w:p w14:paraId="517C5AD9" w14:textId="77777777" w:rsidR="008378AC" w:rsidRPr="007025F9" w:rsidRDefault="008378AC" w:rsidP="007025F9">
      <w:pPr>
        <w:spacing w:line="276" w:lineRule="auto"/>
        <w:rPr>
          <w:color w:val="000000"/>
        </w:rPr>
      </w:pPr>
    </w:p>
    <w:p w14:paraId="2AB6133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260C23C3"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color w:val="000000"/>
        </w:rPr>
        <w:t xml:space="preserve">The bag and possession limit and maximum size for trout is two fish, 14 inches in length. </w:t>
      </w:r>
    </w:p>
    <w:p w14:paraId="3AC4B034"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color w:val="000000"/>
        </w:rPr>
        <w:t>In the Lake Creek inlet for ½ mile above Big Emerald Lake:</w:t>
      </w:r>
    </w:p>
    <w:p w14:paraId="26A895DB" w14:textId="77777777" w:rsidR="008378AC" w:rsidRPr="007025F9" w:rsidRDefault="008378AC" w:rsidP="007025F9">
      <w:pPr>
        <w:pStyle w:val="ListParagraph"/>
        <w:numPr>
          <w:ilvl w:val="2"/>
          <w:numId w:val="55"/>
        </w:numPr>
        <w:tabs>
          <w:tab w:val="left" w:pos="720"/>
        </w:tabs>
        <w:spacing w:line="276" w:lineRule="auto"/>
        <w:ind w:left="2520" w:hanging="360"/>
        <w:rPr>
          <w:b w:val="0"/>
          <w:bCs w:val="0"/>
          <w:color w:val="000000"/>
        </w:rPr>
      </w:pPr>
      <w:r w:rsidRPr="007025F9">
        <w:rPr>
          <w:b w:val="0"/>
          <w:bCs w:val="0"/>
          <w:color w:val="000000"/>
        </w:rPr>
        <w:t>Fishing is prohibited from January 1 through July 15.</w:t>
      </w:r>
    </w:p>
    <w:p w14:paraId="2C89B9AB" w14:textId="77777777" w:rsidR="008378AC" w:rsidRPr="007025F9" w:rsidRDefault="008378AC" w:rsidP="007025F9">
      <w:pPr>
        <w:tabs>
          <w:tab w:val="left" w:pos="720"/>
        </w:tabs>
        <w:spacing w:line="276" w:lineRule="auto"/>
        <w:ind w:left="2520" w:hanging="360"/>
        <w:rPr>
          <w:b w:val="0"/>
          <w:bCs w:val="0"/>
          <w:color w:val="000000"/>
        </w:rPr>
      </w:pPr>
    </w:p>
    <w:p w14:paraId="3AA4970F" w14:textId="77777777" w:rsidR="008378AC" w:rsidRPr="007025F9" w:rsidRDefault="008378AC" w:rsidP="007025F9">
      <w:pPr>
        <w:numPr>
          <w:ilvl w:val="0"/>
          <w:numId w:val="55"/>
        </w:numPr>
        <w:spacing w:line="276" w:lineRule="auto"/>
        <w:ind w:hanging="720"/>
        <w:rPr>
          <w:u w:val="single"/>
        </w:rPr>
      </w:pPr>
      <w:r w:rsidRPr="007025F9">
        <w:rPr>
          <w:u w:val="single"/>
        </w:rPr>
        <w:t>Erie Lake - Boulder County</w:t>
      </w:r>
    </w:p>
    <w:p w14:paraId="5743EE4B" w14:textId="77777777" w:rsidR="008378AC" w:rsidRPr="007025F9" w:rsidRDefault="008378AC" w:rsidP="007025F9">
      <w:pPr>
        <w:spacing w:line="276" w:lineRule="auto"/>
        <w:ind w:left="1800" w:hanging="720"/>
        <w:rPr>
          <w:u w:val="single"/>
        </w:rPr>
      </w:pPr>
    </w:p>
    <w:p w14:paraId="641996E6" w14:textId="77777777" w:rsidR="008378AC" w:rsidRPr="007025F9" w:rsidRDefault="008378AC" w:rsidP="007025F9">
      <w:pPr>
        <w:pStyle w:val="ListParagraph"/>
        <w:numPr>
          <w:ilvl w:val="1"/>
          <w:numId w:val="55"/>
        </w:numPr>
        <w:spacing w:line="276" w:lineRule="auto"/>
        <w:ind w:left="2160"/>
        <w:rPr>
          <w:b w:val="0"/>
        </w:rPr>
      </w:pPr>
      <w:r w:rsidRPr="007025F9">
        <w:rPr>
          <w:b w:val="0"/>
        </w:rPr>
        <w:t xml:space="preserve">All largemouth and smallmouth bass must be returned to the water immediately upon catch. </w:t>
      </w:r>
    </w:p>
    <w:p w14:paraId="44BEE5B9" w14:textId="77777777" w:rsidR="008378AC" w:rsidRPr="007025F9" w:rsidRDefault="008378AC" w:rsidP="007025F9">
      <w:pPr>
        <w:spacing w:line="276" w:lineRule="auto"/>
        <w:ind w:left="1800" w:hanging="720"/>
        <w:rPr>
          <w:u w:val="single"/>
        </w:rPr>
      </w:pPr>
    </w:p>
    <w:p w14:paraId="6A7FC0D2" w14:textId="77777777" w:rsidR="008378AC" w:rsidRPr="007025F9" w:rsidRDefault="008378AC" w:rsidP="007025F9">
      <w:pPr>
        <w:numPr>
          <w:ilvl w:val="0"/>
          <w:numId w:val="55"/>
        </w:numPr>
        <w:spacing w:line="276" w:lineRule="auto"/>
        <w:ind w:hanging="720"/>
        <w:rPr>
          <w:u w:val="single"/>
        </w:rPr>
      </w:pPr>
      <w:r w:rsidRPr="007025F9">
        <w:rPr>
          <w:u w:val="single"/>
        </w:rPr>
        <w:t>Escalante Creek, North Fork - Mesa County</w:t>
      </w:r>
    </w:p>
    <w:p w14:paraId="42153798" w14:textId="77777777" w:rsidR="008378AC" w:rsidRPr="007025F9" w:rsidRDefault="008378AC" w:rsidP="007025F9">
      <w:pPr>
        <w:spacing w:line="276" w:lineRule="auto"/>
        <w:ind w:left="1800"/>
        <w:rPr>
          <w:u w:val="single"/>
        </w:rPr>
      </w:pPr>
    </w:p>
    <w:p w14:paraId="43028CFF" w14:textId="77777777" w:rsidR="008378AC" w:rsidRPr="007025F9" w:rsidRDefault="008378AC" w:rsidP="007025F9">
      <w:pPr>
        <w:pStyle w:val="ListParagraph"/>
        <w:numPr>
          <w:ilvl w:val="1"/>
          <w:numId w:val="55"/>
        </w:numPr>
        <w:spacing w:line="276" w:lineRule="auto"/>
        <w:ind w:left="2160"/>
        <w:rPr>
          <w:b w:val="0"/>
        </w:rPr>
      </w:pPr>
      <w:r w:rsidRPr="007025F9">
        <w:rPr>
          <w:b w:val="0"/>
        </w:rPr>
        <w:t xml:space="preserve">From the headwaters downstream to the USFS boundary: </w:t>
      </w:r>
    </w:p>
    <w:p w14:paraId="53E7F71D" w14:textId="77777777" w:rsidR="008378AC" w:rsidRPr="007025F9" w:rsidRDefault="008378AC" w:rsidP="007025F9">
      <w:pPr>
        <w:pStyle w:val="ListParagraph"/>
        <w:numPr>
          <w:ilvl w:val="0"/>
          <w:numId w:val="60"/>
        </w:numPr>
        <w:tabs>
          <w:tab w:val="left" w:pos="1800"/>
        </w:tabs>
        <w:spacing w:line="276" w:lineRule="auto"/>
        <w:rPr>
          <w:b w:val="0"/>
          <w:u w:val="single"/>
        </w:rPr>
      </w:pPr>
      <w:r w:rsidRPr="007025F9">
        <w:rPr>
          <w:b w:val="0"/>
        </w:rPr>
        <w:t xml:space="preserve">Fishing is by artificial flies and lures only. </w:t>
      </w:r>
    </w:p>
    <w:p w14:paraId="050003A2" w14:textId="77777777" w:rsidR="008378AC" w:rsidRPr="007025F9" w:rsidRDefault="008378AC" w:rsidP="007025F9">
      <w:pPr>
        <w:pStyle w:val="ListParagraph"/>
        <w:numPr>
          <w:ilvl w:val="0"/>
          <w:numId w:val="60"/>
        </w:numPr>
        <w:tabs>
          <w:tab w:val="left" w:pos="1800"/>
        </w:tabs>
        <w:spacing w:line="276" w:lineRule="auto"/>
        <w:rPr>
          <w:b w:val="0"/>
          <w:u w:val="single"/>
        </w:rPr>
      </w:pPr>
      <w:r w:rsidRPr="007025F9">
        <w:rPr>
          <w:b w:val="0"/>
        </w:rPr>
        <w:t xml:space="preserve">All cutthroat trout must be returned to the water immediately upon catch. </w:t>
      </w:r>
    </w:p>
    <w:p w14:paraId="6C980722" w14:textId="77777777" w:rsidR="008378AC" w:rsidRPr="007025F9" w:rsidRDefault="008378AC" w:rsidP="007025F9">
      <w:pPr>
        <w:spacing w:line="276" w:lineRule="auto"/>
        <w:ind w:left="1800"/>
        <w:rPr>
          <w:u w:val="single"/>
        </w:rPr>
      </w:pPr>
    </w:p>
    <w:p w14:paraId="1F56A6C7" w14:textId="77777777" w:rsidR="008378AC" w:rsidRPr="007025F9" w:rsidRDefault="008378AC" w:rsidP="007025F9">
      <w:pPr>
        <w:numPr>
          <w:ilvl w:val="0"/>
          <w:numId w:val="55"/>
        </w:numPr>
        <w:spacing w:line="276" w:lineRule="auto"/>
        <w:ind w:hanging="720"/>
        <w:rPr>
          <w:u w:val="single"/>
        </w:rPr>
      </w:pPr>
      <w:r w:rsidRPr="007025F9">
        <w:rPr>
          <w:u w:val="single"/>
        </w:rPr>
        <w:t xml:space="preserve">Evans City Lake (Riverside </w:t>
      </w:r>
      <w:proofErr w:type="gramStart"/>
      <w:r w:rsidRPr="007025F9">
        <w:rPr>
          <w:u w:val="single"/>
        </w:rPr>
        <w:t xml:space="preserve">Park) </w:t>
      </w:r>
      <w:r w:rsidRPr="007025F9">
        <w:rPr>
          <w:u w:val="single"/>
        </w:rPr>
        <w:noBreakHyphen/>
      </w:r>
      <w:proofErr w:type="gramEnd"/>
      <w:r w:rsidRPr="007025F9">
        <w:rPr>
          <w:u w:val="single"/>
        </w:rPr>
        <w:t xml:space="preserve"> Weld County</w:t>
      </w:r>
    </w:p>
    <w:p w14:paraId="5A48EAD8" w14:textId="77777777" w:rsidR="008378AC" w:rsidRPr="007025F9" w:rsidRDefault="008378AC" w:rsidP="007025F9">
      <w:pPr>
        <w:spacing w:line="276" w:lineRule="auto"/>
        <w:rPr>
          <w:color w:val="000000"/>
        </w:rPr>
      </w:pPr>
    </w:p>
    <w:p w14:paraId="3A66566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030DA9E1" w14:textId="77777777" w:rsidR="008378AC" w:rsidRPr="007025F9" w:rsidRDefault="008378AC" w:rsidP="007025F9">
      <w:pPr>
        <w:spacing w:line="276" w:lineRule="auto"/>
        <w:rPr>
          <w:color w:val="000000"/>
        </w:rPr>
      </w:pPr>
    </w:p>
    <w:p w14:paraId="3E3AC4E6" w14:textId="77777777" w:rsidR="008378AC" w:rsidRPr="007025F9" w:rsidRDefault="008378AC" w:rsidP="007025F9">
      <w:pPr>
        <w:numPr>
          <w:ilvl w:val="0"/>
          <w:numId w:val="55"/>
        </w:numPr>
        <w:spacing w:line="276" w:lineRule="auto"/>
        <w:ind w:hanging="720"/>
        <w:rPr>
          <w:u w:val="single"/>
        </w:rPr>
      </w:pPr>
      <w:r w:rsidRPr="007025F9">
        <w:rPr>
          <w:u w:val="single"/>
        </w:rPr>
        <w:t>Fall Creek - Mineral County</w:t>
      </w:r>
    </w:p>
    <w:p w14:paraId="6FA0932E" w14:textId="77777777" w:rsidR="008378AC" w:rsidRPr="007025F9" w:rsidRDefault="008378AC" w:rsidP="007025F9">
      <w:pPr>
        <w:spacing w:line="276" w:lineRule="auto"/>
        <w:ind w:left="1800" w:hanging="720"/>
        <w:rPr>
          <w:u w:val="single"/>
        </w:rPr>
      </w:pPr>
    </w:p>
    <w:p w14:paraId="7E3B449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Wolf Creek:</w:t>
      </w:r>
    </w:p>
    <w:p w14:paraId="42C26E6E"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by artificial flies and lures only.</w:t>
      </w:r>
    </w:p>
    <w:p w14:paraId="38134043"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lastRenderedPageBreak/>
        <w:t xml:space="preserve">All cutthroat trout must be returned to the water immediately upon catch. </w:t>
      </w:r>
      <w:r w:rsidRPr="007025F9">
        <w:rPr>
          <w:b w:val="0"/>
          <w:bCs w:val="0"/>
        </w:rPr>
        <w:tab/>
      </w:r>
    </w:p>
    <w:p w14:paraId="55951D0F" w14:textId="77777777" w:rsidR="008378AC" w:rsidRPr="007025F9" w:rsidRDefault="008378AC" w:rsidP="007025F9">
      <w:pPr>
        <w:tabs>
          <w:tab w:val="left" w:pos="720"/>
        </w:tabs>
        <w:spacing w:line="276" w:lineRule="auto"/>
        <w:ind w:left="2520" w:hanging="360"/>
        <w:rPr>
          <w:b w:val="0"/>
          <w:bCs w:val="0"/>
        </w:rPr>
      </w:pPr>
    </w:p>
    <w:p w14:paraId="5488B6AB" w14:textId="77777777" w:rsidR="008378AC" w:rsidRPr="007025F9" w:rsidRDefault="008378AC" w:rsidP="007025F9">
      <w:pPr>
        <w:numPr>
          <w:ilvl w:val="0"/>
          <w:numId w:val="55"/>
        </w:numPr>
        <w:spacing w:line="276" w:lineRule="auto"/>
        <w:ind w:hanging="720"/>
        <w:rPr>
          <w:u w:val="single"/>
        </w:rPr>
      </w:pPr>
      <w:r w:rsidRPr="007025F9">
        <w:rPr>
          <w:u w:val="single"/>
        </w:rPr>
        <w:t xml:space="preserve">Fall Creek </w:t>
      </w:r>
      <w:r w:rsidRPr="007025F9">
        <w:rPr>
          <w:u w:val="single"/>
        </w:rPr>
        <w:noBreakHyphen/>
        <w:t xml:space="preserve"> San Miguel County</w:t>
      </w:r>
    </w:p>
    <w:p w14:paraId="1BD49F61" w14:textId="77777777" w:rsidR="008378AC" w:rsidRPr="007025F9" w:rsidRDefault="008378AC" w:rsidP="007025F9">
      <w:pPr>
        <w:spacing w:line="276" w:lineRule="auto"/>
        <w:rPr>
          <w:b w:val="0"/>
          <w:bCs w:val="0"/>
          <w:color w:val="000000"/>
        </w:rPr>
      </w:pPr>
    </w:p>
    <w:p w14:paraId="46F31D3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Woods Lake:</w:t>
      </w:r>
    </w:p>
    <w:p w14:paraId="77B56E32"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by artificial flies and lures only.</w:t>
      </w:r>
    </w:p>
    <w:p w14:paraId="0651677C"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All cutthroat trout must be returned to the water immediately upon catch.</w:t>
      </w:r>
    </w:p>
    <w:p w14:paraId="7BFBA223" w14:textId="77777777" w:rsidR="008378AC" w:rsidRPr="007025F9" w:rsidRDefault="008378AC" w:rsidP="007025F9">
      <w:pPr>
        <w:spacing w:line="276" w:lineRule="auto"/>
        <w:ind w:left="2520" w:hanging="360"/>
        <w:rPr>
          <w:u w:val="single"/>
        </w:rPr>
      </w:pPr>
    </w:p>
    <w:p w14:paraId="7F880B5A" w14:textId="77777777" w:rsidR="008378AC" w:rsidRPr="007025F9" w:rsidRDefault="008378AC" w:rsidP="007025F9">
      <w:pPr>
        <w:numPr>
          <w:ilvl w:val="0"/>
          <w:numId w:val="55"/>
        </w:numPr>
        <w:spacing w:line="276" w:lineRule="auto"/>
        <w:ind w:hanging="720"/>
        <w:rPr>
          <w:u w:val="single"/>
        </w:rPr>
      </w:pPr>
      <w:r w:rsidRPr="007025F9">
        <w:rPr>
          <w:u w:val="single"/>
        </w:rPr>
        <w:t xml:space="preserve">Fawn Creek </w:t>
      </w:r>
      <w:r w:rsidRPr="007025F9">
        <w:rPr>
          <w:u w:val="single"/>
        </w:rPr>
        <w:noBreakHyphen/>
        <w:t xml:space="preserve"> Rio Blanco County</w:t>
      </w:r>
    </w:p>
    <w:p w14:paraId="2128789A" w14:textId="77777777" w:rsidR="008378AC" w:rsidRPr="007025F9" w:rsidRDefault="008378AC" w:rsidP="007025F9">
      <w:pPr>
        <w:spacing w:line="276" w:lineRule="auto"/>
        <w:rPr>
          <w:color w:val="000000"/>
        </w:rPr>
      </w:pPr>
    </w:p>
    <w:p w14:paraId="28A77DFE"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3C994F2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07DF80F" w14:textId="77777777" w:rsidR="008378AC" w:rsidRPr="007025F9" w:rsidRDefault="008378AC" w:rsidP="007025F9">
      <w:pPr>
        <w:tabs>
          <w:tab w:val="left" w:pos="720"/>
        </w:tabs>
        <w:spacing w:line="276" w:lineRule="auto"/>
        <w:ind w:left="2160" w:hanging="360"/>
        <w:rPr>
          <w:b w:val="0"/>
          <w:bCs w:val="0"/>
        </w:rPr>
      </w:pPr>
    </w:p>
    <w:p w14:paraId="5BA24B70" w14:textId="40AFB158" w:rsidR="008378AC" w:rsidRPr="007025F9" w:rsidRDefault="008378AC" w:rsidP="007025F9">
      <w:pPr>
        <w:numPr>
          <w:ilvl w:val="0"/>
          <w:numId w:val="55"/>
        </w:numPr>
        <w:spacing w:line="276" w:lineRule="auto"/>
        <w:ind w:hanging="720"/>
        <w:rPr>
          <w:u w:val="single"/>
        </w:rPr>
      </w:pPr>
      <w:r w:rsidRPr="007025F9">
        <w:rPr>
          <w:u w:val="single"/>
        </w:rPr>
        <w:t>Fish Creek - Routt County</w:t>
      </w:r>
    </w:p>
    <w:p w14:paraId="7C34E86B" w14:textId="77777777" w:rsidR="008378AC" w:rsidRPr="007025F9" w:rsidRDefault="008378AC" w:rsidP="007025F9">
      <w:pPr>
        <w:spacing w:line="276" w:lineRule="auto"/>
        <w:ind w:left="1800"/>
        <w:rPr>
          <w:u w:val="single"/>
        </w:rPr>
      </w:pPr>
    </w:p>
    <w:p w14:paraId="14C53DD2" w14:textId="77777777" w:rsidR="008378AC" w:rsidRPr="007025F9" w:rsidRDefault="008378AC" w:rsidP="007025F9">
      <w:pPr>
        <w:numPr>
          <w:ilvl w:val="1"/>
          <w:numId w:val="55"/>
        </w:numPr>
        <w:spacing w:line="276" w:lineRule="auto"/>
        <w:ind w:left="2160"/>
        <w:rPr>
          <w:b w:val="0"/>
        </w:rPr>
      </w:pPr>
      <w:r w:rsidRPr="007025F9">
        <w:rPr>
          <w:b w:val="0"/>
        </w:rPr>
        <w:t>From the confluence with the Yampa River upstream for 0.4 miles to the Rollingstone Drive bridge:</w:t>
      </w:r>
    </w:p>
    <w:p w14:paraId="6DE158F5" w14:textId="77777777" w:rsidR="008378AC" w:rsidRPr="007025F9" w:rsidRDefault="008378AC" w:rsidP="007025F9">
      <w:pPr>
        <w:numPr>
          <w:ilvl w:val="2"/>
          <w:numId w:val="55"/>
        </w:numPr>
        <w:spacing w:line="276" w:lineRule="auto"/>
        <w:ind w:left="2520"/>
        <w:rPr>
          <w:b w:val="0"/>
        </w:rPr>
      </w:pPr>
      <w:r w:rsidRPr="007025F9">
        <w:rPr>
          <w:b w:val="0"/>
        </w:rPr>
        <w:t>Fishing is prohibited from October 1 through November 15.</w:t>
      </w:r>
    </w:p>
    <w:p w14:paraId="791EADA1" w14:textId="77777777" w:rsidR="008378AC" w:rsidRPr="007025F9" w:rsidRDefault="008378AC" w:rsidP="007025F9">
      <w:pPr>
        <w:spacing w:line="276" w:lineRule="auto"/>
        <w:ind w:left="2520"/>
        <w:rPr>
          <w:b w:val="0"/>
        </w:rPr>
      </w:pPr>
    </w:p>
    <w:p w14:paraId="28F7F8CB" w14:textId="77777777" w:rsidR="008378AC" w:rsidRPr="007025F9" w:rsidRDefault="008378AC" w:rsidP="007025F9">
      <w:pPr>
        <w:numPr>
          <w:ilvl w:val="0"/>
          <w:numId w:val="55"/>
        </w:numPr>
        <w:spacing w:line="276" w:lineRule="auto"/>
        <w:ind w:hanging="720"/>
        <w:rPr>
          <w:u w:val="single"/>
        </w:rPr>
      </w:pPr>
      <w:r w:rsidRPr="007025F9">
        <w:rPr>
          <w:u w:val="single"/>
        </w:rPr>
        <w:t xml:space="preserve">Florida River </w:t>
      </w:r>
      <w:r w:rsidRPr="007025F9">
        <w:rPr>
          <w:u w:val="single"/>
        </w:rPr>
        <w:noBreakHyphen/>
        <w:t xml:space="preserve"> La Plata County</w:t>
      </w:r>
    </w:p>
    <w:p w14:paraId="4C104E99" w14:textId="77777777" w:rsidR="008378AC" w:rsidRPr="007025F9" w:rsidRDefault="008378AC" w:rsidP="007025F9">
      <w:pPr>
        <w:spacing w:line="276" w:lineRule="auto"/>
        <w:rPr>
          <w:color w:val="000000"/>
        </w:rPr>
      </w:pPr>
    </w:p>
    <w:p w14:paraId="28A42F08" w14:textId="77777777" w:rsidR="008378AC" w:rsidRPr="007025F9" w:rsidRDefault="008378AC" w:rsidP="007025F9">
      <w:pPr>
        <w:numPr>
          <w:ilvl w:val="0"/>
          <w:numId w:val="2"/>
        </w:numPr>
        <w:tabs>
          <w:tab w:val="left" w:pos="720"/>
        </w:tabs>
        <w:spacing w:line="276" w:lineRule="auto"/>
        <w:rPr>
          <w:b w:val="0"/>
          <w:bCs w:val="0"/>
        </w:rPr>
      </w:pPr>
      <w:r w:rsidRPr="007025F9">
        <w:rPr>
          <w:b w:val="0"/>
          <w:bCs w:val="0"/>
        </w:rPr>
        <w:t>From the headwaters downstream to Lemon Reservoir:</w:t>
      </w:r>
    </w:p>
    <w:p w14:paraId="3DAD0B84"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Snagging of kokanee salmon is permitted from September 1 through December 31.</w:t>
      </w:r>
    </w:p>
    <w:p w14:paraId="329F96FA"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From the US 160 bridge east of Durango downstream to the confluence with the Animas River:</w:t>
      </w:r>
    </w:p>
    <w:p w14:paraId="2F6FCE5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There is no bag or possession limit for channel catfish, largemouth bass, smallmouth bass, northern pike, walleye, green sunfish, bluegill, bullhead, yellow perch or crappie.</w:t>
      </w:r>
    </w:p>
    <w:p w14:paraId="6F4C7B95" w14:textId="77777777" w:rsidR="008378AC" w:rsidRPr="007025F9" w:rsidRDefault="008378AC" w:rsidP="007025F9">
      <w:pPr>
        <w:spacing w:line="276" w:lineRule="auto"/>
        <w:rPr>
          <w:color w:val="000000"/>
        </w:rPr>
      </w:pPr>
      <w:r w:rsidRPr="007025F9">
        <w:rPr>
          <w:color w:val="000000"/>
        </w:rPr>
        <w:t xml:space="preserve"> </w:t>
      </w:r>
    </w:p>
    <w:p w14:paraId="642DED00" w14:textId="77777777" w:rsidR="008378AC" w:rsidRPr="007025F9" w:rsidRDefault="008378AC" w:rsidP="007025F9">
      <w:pPr>
        <w:numPr>
          <w:ilvl w:val="0"/>
          <w:numId w:val="55"/>
        </w:numPr>
        <w:spacing w:line="276" w:lineRule="auto"/>
        <w:ind w:hanging="720"/>
        <w:rPr>
          <w:u w:val="single"/>
        </w:rPr>
      </w:pPr>
      <w:r w:rsidRPr="007025F9">
        <w:rPr>
          <w:u w:val="single"/>
        </w:rPr>
        <w:t xml:space="preserve">Forbes Park Lake - Costilla County </w:t>
      </w:r>
    </w:p>
    <w:p w14:paraId="50EA0C2A" w14:textId="77777777" w:rsidR="008378AC" w:rsidRPr="007025F9" w:rsidRDefault="008378AC" w:rsidP="007025F9">
      <w:pPr>
        <w:spacing w:line="276" w:lineRule="auto"/>
        <w:rPr>
          <w:color w:val="000000"/>
        </w:rPr>
      </w:pPr>
    </w:p>
    <w:p w14:paraId="3DE1881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102DC1B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trout must be returned to the water immediately upon catch.</w:t>
      </w:r>
    </w:p>
    <w:p w14:paraId="466DD656" w14:textId="77777777" w:rsidR="008378AC" w:rsidRPr="007025F9" w:rsidRDefault="008378AC" w:rsidP="007025F9">
      <w:pPr>
        <w:spacing w:line="276" w:lineRule="auto"/>
        <w:ind w:left="2160"/>
        <w:rPr>
          <w:color w:val="000000"/>
        </w:rPr>
      </w:pPr>
    </w:p>
    <w:p w14:paraId="7EC46BF1" w14:textId="77777777" w:rsidR="008378AC" w:rsidRPr="007025F9" w:rsidRDefault="008378AC" w:rsidP="007025F9">
      <w:pPr>
        <w:numPr>
          <w:ilvl w:val="0"/>
          <w:numId w:val="55"/>
        </w:numPr>
        <w:spacing w:line="276" w:lineRule="auto"/>
        <w:ind w:hanging="720"/>
        <w:rPr>
          <w:u w:val="single"/>
        </w:rPr>
      </w:pPr>
      <w:r w:rsidRPr="007025F9">
        <w:rPr>
          <w:u w:val="single"/>
        </w:rPr>
        <w:t>Fort Morgan Ponds - Morgan County</w:t>
      </w:r>
    </w:p>
    <w:p w14:paraId="506E006D" w14:textId="77777777" w:rsidR="008378AC" w:rsidRPr="007025F9" w:rsidRDefault="008378AC" w:rsidP="007025F9">
      <w:pPr>
        <w:spacing w:line="276" w:lineRule="auto"/>
        <w:rPr>
          <w:color w:val="000000"/>
        </w:rPr>
      </w:pPr>
    </w:p>
    <w:p w14:paraId="27132373" w14:textId="77777777" w:rsidR="008378AC" w:rsidRPr="007025F9" w:rsidRDefault="008378AC" w:rsidP="007025F9">
      <w:pPr>
        <w:numPr>
          <w:ilvl w:val="0"/>
          <w:numId w:val="19"/>
        </w:numPr>
        <w:spacing w:line="276" w:lineRule="auto"/>
        <w:rPr>
          <w:b w:val="0"/>
        </w:rPr>
      </w:pPr>
      <w:r w:rsidRPr="007025F9">
        <w:rPr>
          <w:b w:val="0"/>
        </w:rPr>
        <w:t>The minimum size for largemouth and smallmouth bass is 15 inches in length.</w:t>
      </w:r>
    </w:p>
    <w:p w14:paraId="2443C20E" w14:textId="77777777" w:rsidR="008378AC" w:rsidRPr="007025F9" w:rsidRDefault="008378AC" w:rsidP="007025F9">
      <w:pPr>
        <w:spacing w:line="276" w:lineRule="auto"/>
        <w:ind w:left="2160"/>
        <w:rPr>
          <w:b w:val="0"/>
          <w:color w:val="000000"/>
        </w:rPr>
      </w:pPr>
    </w:p>
    <w:p w14:paraId="56784D4E" w14:textId="77777777" w:rsidR="008378AC" w:rsidRPr="007025F9" w:rsidRDefault="008378AC" w:rsidP="007025F9">
      <w:pPr>
        <w:numPr>
          <w:ilvl w:val="0"/>
          <w:numId w:val="55"/>
        </w:numPr>
        <w:spacing w:line="276" w:lineRule="auto"/>
        <w:ind w:hanging="720"/>
        <w:rPr>
          <w:u w:val="single"/>
        </w:rPr>
      </w:pPr>
      <w:r w:rsidRPr="007025F9">
        <w:rPr>
          <w:u w:val="single"/>
        </w:rPr>
        <w:t xml:space="preserve">Fourmile Creek - Garfield County </w:t>
      </w:r>
    </w:p>
    <w:p w14:paraId="603A8858" w14:textId="77777777" w:rsidR="008378AC" w:rsidRPr="007025F9" w:rsidRDefault="008378AC" w:rsidP="007025F9">
      <w:pPr>
        <w:spacing w:line="276" w:lineRule="auto"/>
        <w:rPr>
          <w:color w:val="000000"/>
        </w:rPr>
      </w:pPr>
    </w:p>
    <w:p w14:paraId="408D7E19" w14:textId="77777777" w:rsidR="008378AC" w:rsidRPr="007025F9" w:rsidRDefault="008378AC" w:rsidP="007025F9">
      <w:pPr>
        <w:pStyle w:val="ListParagraph"/>
        <w:numPr>
          <w:ilvl w:val="1"/>
          <w:numId w:val="55"/>
        </w:numPr>
        <w:tabs>
          <w:tab w:val="left" w:pos="720"/>
          <w:tab w:val="left" w:pos="2160"/>
        </w:tabs>
        <w:spacing w:line="276" w:lineRule="auto"/>
        <w:ind w:left="2160"/>
        <w:rPr>
          <w:b w:val="0"/>
          <w:bCs w:val="0"/>
        </w:rPr>
      </w:pPr>
      <w:r w:rsidRPr="007025F9">
        <w:rPr>
          <w:b w:val="0"/>
          <w:bCs w:val="0"/>
        </w:rPr>
        <w:t>From the confluence with the Roaring Fork River upstream for ½ mile:</w:t>
      </w:r>
    </w:p>
    <w:p w14:paraId="0F2B4EAA"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from March 15 through May 31 and from October 1 through November 30.</w:t>
      </w:r>
    </w:p>
    <w:p w14:paraId="0B759179" w14:textId="77777777" w:rsidR="008378AC" w:rsidRPr="007025F9" w:rsidRDefault="008378AC" w:rsidP="007025F9">
      <w:pPr>
        <w:spacing w:line="276" w:lineRule="auto"/>
      </w:pPr>
    </w:p>
    <w:p w14:paraId="385A8DE6" w14:textId="77777777" w:rsidR="008378AC" w:rsidRPr="007025F9" w:rsidRDefault="008378AC" w:rsidP="007025F9">
      <w:pPr>
        <w:numPr>
          <w:ilvl w:val="0"/>
          <w:numId w:val="55"/>
        </w:numPr>
        <w:spacing w:line="276" w:lineRule="auto"/>
        <w:ind w:hanging="720"/>
        <w:rPr>
          <w:u w:val="single"/>
        </w:rPr>
      </w:pPr>
      <w:r w:rsidRPr="007025F9">
        <w:rPr>
          <w:u w:val="single"/>
        </w:rPr>
        <w:t>Frank Easement Ponds - Weld County</w:t>
      </w:r>
    </w:p>
    <w:p w14:paraId="05027A37" w14:textId="77777777" w:rsidR="008378AC" w:rsidRPr="007025F9" w:rsidRDefault="008378AC" w:rsidP="007025F9">
      <w:pPr>
        <w:spacing w:line="276" w:lineRule="auto"/>
        <w:rPr>
          <w:color w:val="000000"/>
        </w:rPr>
      </w:pPr>
    </w:p>
    <w:p w14:paraId="4B17324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53F16ECA" w14:textId="77777777" w:rsidR="008378AC" w:rsidRPr="007025F9" w:rsidRDefault="008378AC" w:rsidP="007025F9">
      <w:pPr>
        <w:spacing w:line="276" w:lineRule="auto"/>
        <w:rPr>
          <w:b w:val="0"/>
          <w:bCs w:val="0"/>
          <w:color w:val="000000"/>
        </w:rPr>
      </w:pPr>
    </w:p>
    <w:p w14:paraId="70342BC6" w14:textId="77777777" w:rsidR="008378AC" w:rsidRPr="007025F9" w:rsidRDefault="008378AC" w:rsidP="007025F9">
      <w:pPr>
        <w:numPr>
          <w:ilvl w:val="0"/>
          <w:numId w:val="55"/>
        </w:numPr>
        <w:spacing w:line="276" w:lineRule="auto"/>
        <w:ind w:hanging="720"/>
        <w:rPr>
          <w:u w:val="single"/>
        </w:rPr>
      </w:pPr>
      <w:r w:rsidRPr="007025F9">
        <w:rPr>
          <w:u w:val="single"/>
        </w:rPr>
        <w:t>Fraser Creek - Garfield County</w:t>
      </w:r>
    </w:p>
    <w:p w14:paraId="1C803674" w14:textId="77777777" w:rsidR="008378AC" w:rsidRPr="007025F9" w:rsidRDefault="008378AC" w:rsidP="007025F9">
      <w:pPr>
        <w:spacing w:line="276" w:lineRule="auto"/>
        <w:rPr>
          <w:color w:val="000000"/>
        </w:rPr>
      </w:pPr>
    </w:p>
    <w:p w14:paraId="7DB5CCCA" w14:textId="77777777" w:rsidR="008378AC" w:rsidRPr="007025F9" w:rsidRDefault="008378AC" w:rsidP="007025F9">
      <w:pPr>
        <w:pStyle w:val="ListParagraph"/>
        <w:numPr>
          <w:ilvl w:val="1"/>
          <w:numId w:val="55"/>
        </w:numPr>
        <w:spacing w:line="276" w:lineRule="auto"/>
        <w:ind w:left="2160"/>
        <w:rPr>
          <w:b w:val="0"/>
          <w:bCs w:val="0"/>
          <w:color w:val="000000"/>
        </w:rPr>
      </w:pPr>
      <w:r w:rsidRPr="007025F9">
        <w:rPr>
          <w:b w:val="0"/>
          <w:bCs w:val="0"/>
          <w:color w:val="000000"/>
        </w:rPr>
        <w:t>From Trappers Lake upstream for ½ mile:</w:t>
      </w:r>
    </w:p>
    <w:p w14:paraId="427E5A9E"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prohibited.</w:t>
      </w:r>
    </w:p>
    <w:p w14:paraId="04673558" w14:textId="77777777" w:rsidR="008378AC" w:rsidRPr="007025F9" w:rsidRDefault="008378AC" w:rsidP="007025F9">
      <w:pPr>
        <w:spacing w:line="276" w:lineRule="auto"/>
        <w:rPr>
          <w:b w:val="0"/>
          <w:bCs w:val="0"/>
          <w:color w:val="000000"/>
        </w:rPr>
      </w:pPr>
    </w:p>
    <w:p w14:paraId="06763190" w14:textId="77777777" w:rsidR="008378AC" w:rsidRPr="007025F9" w:rsidRDefault="008378AC" w:rsidP="007025F9">
      <w:pPr>
        <w:numPr>
          <w:ilvl w:val="0"/>
          <w:numId w:val="55"/>
        </w:numPr>
        <w:spacing w:line="276" w:lineRule="auto"/>
        <w:ind w:hanging="720"/>
        <w:rPr>
          <w:u w:val="single"/>
        </w:rPr>
      </w:pPr>
      <w:r w:rsidRPr="007025F9">
        <w:rPr>
          <w:u w:val="single"/>
        </w:rPr>
        <w:t>Fraser River - Grand County</w:t>
      </w:r>
    </w:p>
    <w:p w14:paraId="7F580473" w14:textId="77777777" w:rsidR="008378AC" w:rsidRPr="007025F9" w:rsidRDefault="008378AC" w:rsidP="007025F9">
      <w:pPr>
        <w:spacing w:line="276" w:lineRule="auto"/>
        <w:ind w:left="1800" w:hanging="720"/>
        <w:rPr>
          <w:u w:val="single"/>
        </w:rPr>
      </w:pPr>
    </w:p>
    <w:p w14:paraId="6EAFB73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confluence with St. Louis Creek:</w:t>
      </w:r>
    </w:p>
    <w:p w14:paraId="6615D54F"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by artificial flies and lures only.</w:t>
      </w:r>
    </w:p>
    <w:p w14:paraId="6EA5276A"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 xml:space="preserve">All rainbow trout must be returned to the water immediately upon catch. </w:t>
      </w:r>
    </w:p>
    <w:p w14:paraId="50E6070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with St. Louis Creek downstream to the Colorado River:</w:t>
      </w:r>
    </w:p>
    <w:p w14:paraId="23A8FC73"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24E99E3F" w14:textId="77777777" w:rsidR="008378AC" w:rsidRPr="007025F9" w:rsidRDefault="008378AC" w:rsidP="007025F9">
      <w:pPr>
        <w:spacing w:line="276" w:lineRule="auto"/>
        <w:rPr>
          <w:color w:val="000000"/>
        </w:rPr>
      </w:pPr>
    </w:p>
    <w:p w14:paraId="3168A1E4" w14:textId="77777777" w:rsidR="008378AC" w:rsidRPr="007025F9" w:rsidRDefault="008378AC" w:rsidP="007025F9">
      <w:pPr>
        <w:numPr>
          <w:ilvl w:val="0"/>
          <w:numId w:val="55"/>
        </w:numPr>
        <w:spacing w:line="276" w:lineRule="auto"/>
        <w:ind w:hanging="720"/>
        <w:rPr>
          <w:u w:val="single"/>
        </w:rPr>
      </w:pPr>
      <w:r w:rsidRPr="007025F9">
        <w:rPr>
          <w:u w:val="single"/>
        </w:rPr>
        <w:t xml:space="preserve">Freeman Reservoir </w:t>
      </w:r>
      <w:r w:rsidRPr="007025F9">
        <w:rPr>
          <w:u w:val="single"/>
        </w:rPr>
        <w:noBreakHyphen/>
        <w:t xml:space="preserve"> Moffat County</w:t>
      </w:r>
    </w:p>
    <w:p w14:paraId="16177ADA" w14:textId="77777777" w:rsidR="008378AC" w:rsidRPr="007025F9" w:rsidRDefault="008378AC" w:rsidP="007025F9">
      <w:pPr>
        <w:spacing w:line="276" w:lineRule="auto"/>
        <w:rPr>
          <w:color w:val="000000"/>
        </w:rPr>
      </w:pPr>
    </w:p>
    <w:p w14:paraId="1DD0BA9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Within 50 yards on either side of the inlet and upstream for ¼ mile:</w:t>
      </w:r>
    </w:p>
    <w:p w14:paraId="6B91F715"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from January 1 through July 31.</w:t>
      </w:r>
    </w:p>
    <w:p w14:paraId="59C0D97D" w14:textId="77777777" w:rsidR="008378AC" w:rsidRPr="007025F9" w:rsidRDefault="008378AC" w:rsidP="007025F9">
      <w:pPr>
        <w:tabs>
          <w:tab w:val="left" w:pos="810"/>
        </w:tabs>
        <w:spacing w:line="276" w:lineRule="auto"/>
        <w:ind w:left="2520" w:hanging="360"/>
        <w:rPr>
          <w:b w:val="0"/>
          <w:bCs w:val="0"/>
          <w:color w:val="000000"/>
        </w:rPr>
      </w:pPr>
    </w:p>
    <w:p w14:paraId="566469CC" w14:textId="77777777" w:rsidR="008378AC" w:rsidRPr="007025F9" w:rsidRDefault="008378AC" w:rsidP="007025F9">
      <w:pPr>
        <w:numPr>
          <w:ilvl w:val="0"/>
          <w:numId w:val="55"/>
        </w:numPr>
        <w:spacing w:line="276" w:lineRule="auto"/>
        <w:ind w:hanging="720"/>
        <w:rPr>
          <w:u w:val="single"/>
        </w:rPr>
      </w:pPr>
      <w:r w:rsidRPr="007025F9">
        <w:rPr>
          <w:u w:val="single"/>
        </w:rPr>
        <w:t>French Gulch - Summit County</w:t>
      </w:r>
    </w:p>
    <w:p w14:paraId="653BABB2" w14:textId="77777777" w:rsidR="008378AC" w:rsidRPr="007025F9" w:rsidRDefault="008378AC" w:rsidP="007025F9">
      <w:pPr>
        <w:spacing w:line="276" w:lineRule="auto"/>
        <w:ind w:left="1440" w:hanging="360"/>
        <w:rPr>
          <w:color w:val="000000"/>
        </w:rPr>
      </w:pPr>
    </w:p>
    <w:p w14:paraId="3D36BDC8"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781B6DA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4F49C0BC" w14:textId="77777777" w:rsidR="008378AC" w:rsidRPr="007025F9" w:rsidRDefault="008378AC" w:rsidP="007025F9">
      <w:pPr>
        <w:spacing w:line="276" w:lineRule="auto"/>
        <w:rPr>
          <w:color w:val="000000"/>
        </w:rPr>
      </w:pPr>
    </w:p>
    <w:p w14:paraId="5B73C0E4" w14:textId="77777777" w:rsidR="008378AC" w:rsidRPr="007025F9" w:rsidRDefault="008378AC" w:rsidP="007025F9">
      <w:pPr>
        <w:numPr>
          <w:ilvl w:val="0"/>
          <w:numId w:val="55"/>
        </w:numPr>
        <w:spacing w:line="276" w:lineRule="auto"/>
        <w:ind w:hanging="720"/>
        <w:rPr>
          <w:u w:val="single"/>
        </w:rPr>
      </w:pPr>
      <w:r w:rsidRPr="007025F9">
        <w:rPr>
          <w:u w:val="single"/>
        </w:rPr>
        <w:t>Frey Gulch - Summit County</w:t>
      </w:r>
    </w:p>
    <w:p w14:paraId="02BBC772" w14:textId="77777777" w:rsidR="008378AC" w:rsidRPr="007025F9" w:rsidRDefault="008378AC" w:rsidP="007025F9">
      <w:pPr>
        <w:spacing w:line="276" w:lineRule="auto"/>
        <w:ind w:left="1800" w:hanging="720"/>
        <w:rPr>
          <w:u w:val="single"/>
        </w:rPr>
      </w:pPr>
    </w:p>
    <w:p w14:paraId="78DF0101" w14:textId="77777777" w:rsidR="008378AC" w:rsidRPr="007025F9" w:rsidRDefault="008378AC" w:rsidP="007025F9">
      <w:pPr>
        <w:numPr>
          <w:ilvl w:val="0"/>
          <w:numId w:val="45"/>
        </w:numPr>
        <w:spacing w:line="276" w:lineRule="auto"/>
        <w:rPr>
          <w:b w:val="0"/>
        </w:rPr>
      </w:pPr>
      <w:r w:rsidRPr="007025F9">
        <w:rPr>
          <w:b w:val="0"/>
        </w:rPr>
        <w:t>Fishing is by artificial flies and lures only.</w:t>
      </w:r>
    </w:p>
    <w:p w14:paraId="1E368418" w14:textId="77777777" w:rsidR="008378AC" w:rsidRPr="007025F9" w:rsidRDefault="008378AC" w:rsidP="007025F9">
      <w:pPr>
        <w:numPr>
          <w:ilvl w:val="0"/>
          <w:numId w:val="45"/>
        </w:numPr>
        <w:spacing w:line="276" w:lineRule="auto"/>
        <w:rPr>
          <w:b w:val="0"/>
        </w:rPr>
      </w:pPr>
      <w:r w:rsidRPr="007025F9">
        <w:rPr>
          <w:b w:val="0"/>
        </w:rPr>
        <w:t>All cutthroat trout must be returned to the water immediately upon catch.</w:t>
      </w:r>
    </w:p>
    <w:p w14:paraId="2C765986" w14:textId="77777777" w:rsidR="008378AC" w:rsidRPr="007025F9" w:rsidRDefault="008378AC" w:rsidP="007025F9">
      <w:pPr>
        <w:spacing w:line="276" w:lineRule="auto"/>
        <w:ind w:left="1800" w:hanging="720"/>
        <w:rPr>
          <w:u w:val="single"/>
        </w:rPr>
      </w:pPr>
    </w:p>
    <w:p w14:paraId="5355241F" w14:textId="77777777" w:rsidR="008378AC" w:rsidRPr="007025F9" w:rsidRDefault="008378AC" w:rsidP="007025F9">
      <w:pPr>
        <w:numPr>
          <w:ilvl w:val="0"/>
          <w:numId w:val="55"/>
        </w:numPr>
        <w:spacing w:line="276" w:lineRule="auto"/>
        <w:ind w:hanging="720"/>
        <w:rPr>
          <w:u w:val="single"/>
        </w:rPr>
      </w:pPr>
      <w:r w:rsidRPr="007025F9">
        <w:rPr>
          <w:u w:val="single"/>
        </w:rPr>
        <w:t>Fryingpan Lakes #2 and #3 - Pitkin County</w:t>
      </w:r>
    </w:p>
    <w:p w14:paraId="0457AD2E" w14:textId="77777777" w:rsidR="008378AC" w:rsidRPr="007025F9" w:rsidRDefault="008378AC" w:rsidP="007025F9">
      <w:pPr>
        <w:spacing w:line="276" w:lineRule="auto"/>
        <w:ind w:left="1440" w:hanging="360"/>
        <w:rPr>
          <w:color w:val="000000"/>
        </w:rPr>
      </w:pPr>
    </w:p>
    <w:p w14:paraId="329B711D"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104F303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48FA71AC" w14:textId="77777777" w:rsidR="008378AC" w:rsidRPr="007025F9" w:rsidRDefault="008378AC" w:rsidP="007025F9">
      <w:pPr>
        <w:spacing w:line="276" w:lineRule="auto"/>
        <w:ind w:left="2160" w:hanging="360"/>
        <w:rPr>
          <w:b w:val="0"/>
          <w:bCs w:val="0"/>
          <w:color w:val="000000"/>
        </w:rPr>
      </w:pPr>
    </w:p>
    <w:p w14:paraId="4AE7A156" w14:textId="77777777" w:rsidR="008378AC" w:rsidRPr="007025F9" w:rsidRDefault="008378AC" w:rsidP="007025F9">
      <w:pPr>
        <w:numPr>
          <w:ilvl w:val="0"/>
          <w:numId w:val="55"/>
        </w:numPr>
        <w:spacing w:line="276" w:lineRule="auto"/>
        <w:ind w:hanging="720"/>
        <w:rPr>
          <w:u w:val="single"/>
        </w:rPr>
      </w:pPr>
      <w:r w:rsidRPr="007025F9">
        <w:rPr>
          <w:u w:val="single"/>
        </w:rPr>
        <w:t xml:space="preserve">Fryingpan River </w:t>
      </w:r>
      <w:r w:rsidRPr="007025F9">
        <w:rPr>
          <w:u w:val="single"/>
        </w:rPr>
        <w:noBreakHyphen/>
        <w:t xml:space="preserve"> Eagle and Pitkin Counties</w:t>
      </w:r>
    </w:p>
    <w:p w14:paraId="33252F84" w14:textId="77777777" w:rsidR="008378AC" w:rsidRPr="007025F9" w:rsidRDefault="008378AC" w:rsidP="007025F9">
      <w:pPr>
        <w:spacing w:line="276" w:lineRule="auto"/>
        <w:ind w:left="1440" w:hanging="360"/>
        <w:rPr>
          <w:color w:val="000000"/>
        </w:rPr>
      </w:pPr>
    </w:p>
    <w:p w14:paraId="349CBB8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Ruedi Dam downstream to the confluence with the Roaring Fork River, approximately 14 miles:</w:t>
      </w:r>
    </w:p>
    <w:p w14:paraId="7BD355C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758E996B"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(except brown trout) must be returned to the water immediately upon catch.</w:t>
      </w:r>
    </w:p>
    <w:p w14:paraId="7AA08DE3" w14:textId="77777777" w:rsidR="008378AC" w:rsidRPr="007025F9" w:rsidRDefault="008378AC" w:rsidP="007025F9">
      <w:pPr>
        <w:spacing w:line="276" w:lineRule="auto"/>
        <w:rPr>
          <w:b w:val="0"/>
          <w:bCs w:val="0"/>
          <w:color w:val="000000"/>
        </w:rPr>
      </w:pPr>
    </w:p>
    <w:p w14:paraId="7C702C95" w14:textId="77777777" w:rsidR="008378AC" w:rsidRPr="007025F9" w:rsidRDefault="008378AC" w:rsidP="007025F9">
      <w:pPr>
        <w:numPr>
          <w:ilvl w:val="0"/>
          <w:numId w:val="55"/>
        </w:numPr>
        <w:spacing w:line="276" w:lineRule="auto"/>
        <w:ind w:hanging="720"/>
        <w:rPr>
          <w:u w:val="single"/>
        </w:rPr>
      </w:pPr>
      <w:r w:rsidRPr="007025F9">
        <w:rPr>
          <w:u w:val="single"/>
        </w:rPr>
        <w:t xml:space="preserve">George Creek </w:t>
      </w:r>
      <w:r w:rsidRPr="007025F9">
        <w:rPr>
          <w:u w:val="single"/>
        </w:rPr>
        <w:noBreakHyphen/>
        <w:t xml:space="preserve"> Larimer County </w:t>
      </w:r>
    </w:p>
    <w:p w14:paraId="766B385A" w14:textId="77777777" w:rsidR="008378AC" w:rsidRPr="007025F9" w:rsidRDefault="008378AC" w:rsidP="007025F9">
      <w:pPr>
        <w:spacing w:line="276" w:lineRule="auto"/>
        <w:ind w:left="1440" w:hanging="360"/>
        <w:rPr>
          <w:color w:val="000000"/>
        </w:rPr>
      </w:pPr>
    </w:p>
    <w:p w14:paraId="0A5DC80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4ACEE38C" w14:textId="2F3366FE"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trout must be returned to the water immediately upon catch.</w:t>
      </w:r>
    </w:p>
    <w:p w14:paraId="7DFC3E2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with Cornelius Creek downstream to the confluence with Sheep Creek:</w:t>
      </w:r>
    </w:p>
    <w:p w14:paraId="50E89B1B"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prohibited.</w:t>
      </w:r>
    </w:p>
    <w:p w14:paraId="06934549" w14:textId="77777777" w:rsidR="008378AC" w:rsidRPr="007025F9" w:rsidRDefault="008378AC" w:rsidP="007025F9">
      <w:pPr>
        <w:tabs>
          <w:tab w:val="left" w:pos="720"/>
        </w:tabs>
        <w:spacing w:line="276" w:lineRule="auto"/>
        <w:ind w:left="2160" w:hanging="360"/>
        <w:rPr>
          <w:b w:val="0"/>
          <w:bCs w:val="0"/>
        </w:rPr>
      </w:pPr>
    </w:p>
    <w:p w14:paraId="5AD5B944" w14:textId="77777777" w:rsidR="008378AC" w:rsidRPr="007025F9" w:rsidRDefault="008378AC" w:rsidP="007025F9">
      <w:pPr>
        <w:numPr>
          <w:ilvl w:val="0"/>
          <w:numId w:val="55"/>
        </w:numPr>
        <w:spacing w:line="276" w:lineRule="auto"/>
        <w:ind w:hanging="720"/>
        <w:rPr>
          <w:u w:val="single"/>
        </w:rPr>
      </w:pPr>
      <w:r w:rsidRPr="007025F9">
        <w:rPr>
          <w:u w:val="single"/>
        </w:rPr>
        <w:t>Goat Creek - San Miguel County</w:t>
      </w:r>
    </w:p>
    <w:p w14:paraId="543144F0" w14:textId="77777777" w:rsidR="008378AC" w:rsidRPr="007025F9" w:rsidRDefault="008378AC" w:rsidP="007025F9">
      <w:pPr>
        <w:spacing w:line="276" w:lineRule="auto"/>
        <w:ind w:left="1440" w:hanging="360"/>
        <w:rPr>
          <w:color w:val="000000"/>
        </w:rPr>
      </w:pPr>
    </w:p>
    <w:p w14:paraId="012E7FDC" w14:textId="77777777" w:rsidR="008378AC" w:rsidRPr="007025F9" w:rsidRDefault="008378AC" w:rsidP="007025F9">
      <w:pPr>
        <w:numPr>
          <w:ilvl w:val="0"/>
          <w:numId w:val="44"/>
        </w:numPr>
        <w:spacing w:line="276" w:lineRule="auto"/>
        <w:rPr>
          <w:b w:val="0"/>
        </w:rPr>
      </w:pPr>
      <w:r w:rsidRPr="007025F9">
        <w:rPr>
          <w:b w:val="0"/>
        </w:rPr>
        <w:t>Fishing is by artificial flies and lures only.</w:t>
      </w:r>
    </w:p>
    <w:p w14:paraId="6FEBD823" w14:textId="77777777" w:rsidR="008378AC" w:rsidRPr="007025F9" w:rsidRDefault="008378AC" w:rsidP="007025F9">
      <w:pPr>
        <w:numPr>
          <w:ilvl w:val="0"/>
          <w:numId w:val="44"/>
        </w:numPr>
        <w:spacing w:line="276" w:lineRule="auto"/>
        <w:rPr>
          <w:b w:val="0"/>
        </w:rPr>
      </w:pPr>
      <w:r w:rsidRPr="007025F9">
        <w:rPr>
          <w:b w:val="0"/>
        </w:rPr>
        <w:t>All cutthroat trout must be returned to the water immediately upon catch.</w:t>
      </w:r>
    </w:p>
    <w:p w14:paraId="45CF9FEA" w14:textId="77777777" w:rsidR="008378AC" w:rsidRPr="007025F9" w:rsidRDefault="008378AC" w:rsidP="007025F9">
      <w:pPr>
        <w:spacing w:line="276" w:lineRule="auto"/>
        <w:ind w:left="1800" w:hanging="720"/>
        <w:rPr>
          <w:u w:val="single"/>
        </w:rPr>
      </w:pPr>
    </w:p>
    <w:p w14:paraId="4936BA49" w14:textId="77777777" w:rsidR="008378AC" w:rsidRPr="007025F9" w:rsidRDefault="008378AC" w:rsidP="007025F9">
      <w:pPr>
        <w:numPr>
          <w:ilvl w:val="0"/>
          <w:numId w:val="55"/>
        </w:numPr>
        <w:spacing w:line="276" w:lineRule="auto"/>
        <w:ind w:hanging="720"/>
        <w:rPr>
          <w:u w:val="single"/>
        </w:rPr>
      </w:pPr>
      <w:r w:rsidRPr="007025F9">
        <w:rPr>
          <w:u w:val="single"/>
        </w:rPr>
        <w:t>Golden Park Ponds - Boulder County</w:t>
      </w:r>
    </w:p>
    <w:p w14:paraId="53955A09" w14:textId="77777777" w:rsidR="008378AC" w:rsidRPr="007025F9" w:rsidRDefault="008378AC" w:rsidP="007025F9">
      <w:pPr>
        <w:spacing w:line="276" w:lineRule="auto"/>
        <w:rPr>
          <w:color w:val="000000"/>
        </w:rPr>
      </w:pPr>
    </w:p>
    <w:p w14:paraId="23ABEB1B" w14:textId="13737DB6" w:rsidR="008378AC" w:rsidRPr="007025F9" w:rsidDel="00827F5D" w:rsidRDefault="00827F5D" w:rsidP="007025F9">
      <w:pPr>
        <w:pStyle w:val="ListParagraph"/>
        <w:numPr>
          <w:ilvl w:val="1"/>
          <w:numId w:val="55"/>
        </w:numPr>
        <w:tabs>
          <w:tab w:val="left" w:pos="720"/>
        </w:tabs>
        <w:spacing w:line="276" w:lineRule="auto"/>
        <w:ind w:left="2160"/>
        <w:rPr>
          <w:del w:id="107" w:author="Hernandez, Hilary" w:date="2026-09-18T10:57:00Z" w16du:dateUtc="2026-09-18T16:57:00Z"/>
          <w:b w:val="0"/>
          <w:bCs w:val="0"/>
        </w:rPr>
      </w:pPr>
      <w:ins w:id="108" w:author="Hernandez, Hilary" w:date="2026-09-18T10:57:00Z" w16du:dateUtc="2026-09-18T16:57:00Z">
        <w:r w:rsidRPr="007025F9">
          <w:rPr>
            <w:b w:val="0"/>
            <w:bCs w:val="0"/>
          </w:rPr>
          <w:t>All largemouth and smallmouth bass must be returned to the water immediately upon catch.</w:t>
        </w:r>
      </w:ins>
      <w:del w:id="109" w:author="Hernandez, Hilary" w:date="2026-09-18T10:57:00Z" w16du:dateUtc="2026-09-18T16:57:00Z">
        <w:r w:rsidR="008378AC" w:rsidRPr="007025F9" w:rsidDel="00827F5D">
          <w:rPr>
            <w:b w:val="0"/>
            <w:bCs w:val="0"/>
          </w:rPr>
          <w:delText>On Golden Park Ponds #3:</w:delText>
        </w:r>
      </w:del>
    </w:p>
    <w:p w14:paraId="15672A80" w14:textId="337B540E" w:rsidR="008378AC" w:rsidRPr="007025F9" w:rsidDel="00827F5D" w:rsidRDefault="008378AC">
      <w:pPr>
        <w:pStyle w:val="ListParagraph"/>
        <w:numPr>
          <w:ilvl w:val="1"/>
          <w:numId w:val="55"/>
        </w:numPr>
        <w:tabs>
          <w:tab w:val="left" w:pos="720"/>
        </w:tabs>
        <w:spacing w:line="276" w:lineRule="auto"/>
        <w:ind w:left="2160"/>
        <w:rPr>
          <w:del w:id="110" w:author="Hernandez, Hilary" w:date="2026-09-18T10:57:00Z" w16du:dateUtc="2026-09-18T16:57:00Z"/>
          <w:b w:val="0"/>
          <w:bCs w:val="0"/>
        </w:rPr>
        <w:pPrChange w:id="111" w:author="Hernandez, Hilary" w:date="2026-09-18T10:57:00Z" w16du:dateUtc="2026-09-18T16:57:00Z">
          <w:pPr>
            <w:pStyle w:val="ListParagraph"/>
            <w:numPr>
              <w:ilvl w:val="2"/>
              <w:numId w:val="55"/>
            </w:numPr>
            <w:tabs>
              <w:tab w:val="left" w:pos="720"/>
            </w:tabs>
            <w:ind w:left="2520" w:hanging="360"/>
          </w:pPr>
        </w:pPrChange>
      </w:pPr>
      <w:del w:id="112" w:author="Hernandez, Hilary" w:date="2026-09-18T10:57:00Z" w16du:dateUtc="2026-09-18T16:57:00Z">
        <w:r w:rsidRPr="007025F9" w:rsidDel="00827F5D">
          <w:rPr>
            <w:b w:val="0"/>
            <w:bCs w:val="0"/>
          </w:rPr>
          <w:delText>The bag and possession limit and minimum size for largemouth and smallmouth bass is one fish in the aggregate, 15 inches in length.</w:delText>
        </w:r>
      </w:del>
    </w:p>
    <w:p w14:paraId="31D6331D" w14:textId="4C2116BE" w:rsidR="008378AC" w:rsidRPr="007025F9" w:rsidDel="00827F5D" w:rsidRDefault="008378AC" w:rsidP="007025F9">
      <w:pPr>
        <w:pStyle w:val="ListParagraph"/>
        <w:numPr>
          <w:ilvl w:val="1"/>
          <w:numId w:val="55"/>
        </w:numPr>
        <w:tabs>
          <w:tab w:val="left" w:pos="720"/>
        </w:tabs>
        <w:spacing w:line="276" w:lineRule="auto"/>
        <w:ind w:left="2160"/>
        <w:rPr>
          <w:del w:id="113" w:author="Hernandez, Hilary" w:date="2026-09-18T10:57:00Z" w16du:dateUtc="2026-09-18T16:57:00Z"/>
          <w:b w:val="0"/>
          <w:bCs w:val="0"/>
        </w:rPr>
      </w:pPr>
      <w:del w:id="114" w:author="Hernandez, Hilary" w:date="2026-09-18T10:57:00Z" w16du:dateUtc="2026-09-18T16:57:00Z">
        <w:r w:rsidRPr="007025F9" w:rsidDel="00827F5D">
          <w:rPr>
            <w:b w:val="0"/>
            <w:bCs w:val="0"/>
          </w:rPr>
          <w:delText>On Golden Park Ponds #1 and #2:</w:delText>
        </w:r>
      </w:del>
    </w:p>
    <w:p w14:paraId="0173A55F" w14:textId="3B388191" w:rsidR="008378AC" w:rsidRPr="007025F9" w:rsidDel="00827F5D" w:rsidRDefault="008378AC">
      <w:pPr>
        <w:pStyle w:val="ListParagraph"/>
        <w:numPr>
          <w:ilvl w:val="1"/>
          <w:numId w:val="55"/>
        </w:numPr>
        <w:tabs>
          <w:tab w:val="left" w:pos="720"/>
        </w:tabs>
        <w:spacing w:line="276" w:lineRule="auto"/>
        <w:ind w:left="2160"/>
        <w:rPr>
          <w:del w:id="115" w:author="Hernandez, Hilary" w:date="2026-09-18T10:57:00Z" w16du:dateUtc="2026-09-18T16:57:00Z"/>
          <w:b w:val="0"/>
          <w:bCs w:val="0"/>
        </w:rPr>
        <w:pPrChange w:id="116" w:author="Hernandez, Hilary" w:date="2026-09-18T10:57:00Z" w16du:dateUtc="2026-09-18T16:57:00Z">
          <w:pPr>
            <w:pStyle w:val="ListParagraph"/>
            <w:numPr>
              <w:ilvl w:val="2"/>
              <w:numId w:val="55"/>
            </w:numPr>
            <w:tabs>
              <w:tab w:val="left" w:pos="720"/>
            </w:tabs>
            <w:ind w:left="2520" w:hanging="360"/>
          </w:pPr>
        </w:pPrChange>
      </w:pPr>
      <w:del w:id="117" w:author="Hernandez, Hilary" w:date="2026-09-18T10:57:00Z" w16du:dateUtc="2026-09-18T16:57:00Z">
        <w:r w:rsidRPr="007025F9" w:rsidDel="00827F5D">
          <w:rPr>
            <w:b w:val="0"/>
            <w:bCs w:val="0"/>
          </w:rPr>
          <w:delText>Fishing is by artificial flies and lures only.</w:delText>
        </w:r>
      </w:del>
    </w:p>
    <w:p w14:paraId="4C9BEC14" w14:textId="0CCA1792" w:rsidR="008378AC" w:rsidRPr="007025F9" w:rsidDel="00827F5D" w:rsidRDefault="008378AC">
      <w:pPr>
        <w:pStyle w:val="ListParagraph"/>
        <w:numPr>
          <w:ilvl w:val="1"/>
          <w:numId w:val="55"/>
        </w:numPr>
        <w:tabs>
          <w:tab w:val="left" w:pos="720"/>
        </w:tabs>
        <w:spacing w:line="276" w:lineRule="auto"/>
        <w:ind w:left="2160"/>
        <w:rPr>
          <w:del w:id="118" w:author="Hernandez, Hilary" w:date="2026-09-18T10:57:00Z" w16du:dateUtc="2026-09-18T16:57:00Z"/>
          <w:b w:val="0"/>
          <w:bCs w:val="0"/>
        </w:rPr>
        <w:pPrChange w:id="119" w:author="Hernandez, Hilary" w:date="2026-09-18T10:57:00Z" w16du:dateUtc="2026-09-18T16:57:00Z">
          <w:pPr>
            <w:pStyle w:val="ListParagraph"/>
            <w:numPr>
              <w:ilvl w:val="2"/>
              <w:numId w:val="55"/>
            </w:numPr>
            <w:tabs>
              <w:tab w:val="left" w:pos="720"/>
            </w:tabs>
            <w:ind w:left="2520" w:hanging="360"/>
          </w:pPr>
        </w:pPrChange>
      </w:pPr>
      <w:del w:id="120" w:author="Hernandez, Hilary" w:date="2026-09-18T10:57:00Z" w16du:dateUtc="2026-09-18T16:57:00Z">
        <w:r w:rsidRPr="007025F9" w:rsidDel="00827F5D">
          <w:rPr>
            <w:b w:val="0"/>
            <w:bCs w:val="0"/>
          </w:rPr>
          <w:delText>Scented flies or lures must be 1.5 inches or longer.</w:delText>
        </w:r>
      </w:del>
    </w:p>
    <w:p w14:paraId="14BC8872" w14:textId="7FA89F9B" w:rsidR="008378AC" w:rsidRPr="007025F9" w:rsidDel="00827F5D" w:rsidRDefault="008378AC">
      <w:pPr>
        <w:pStyle w:val="ListParagraph"/>
        <w:numPr>
          <w:ilvl w:val="1"/>
          <w:numId w:val="55"/>
        </w:numPr>
        <w:tabs>
          <w:tab w:val="left" w:pos="720"/>
        </w:tabs>
        <w:spacing w:line="276" w:lineRule="auto"/>
        <w:ind w:left="2160"/>
        <w:rPr>
          <w:del w:id="121" w:author="Hernandez, Hilary" w:date="2026-09-18T10:57:00Z" w16du:dateUtc="2026-09-18T16:57:00Z"/>
          <w:b w:val="0"/>
          <w:bCs w:val="0"/>
        </w:rPr>
        <w:pPrChange w:id="122" w:author="Hernandez, Hilary" w:date="2026-09-18T10:57:00Z" w16du:dateUtc="2026-09-18T16:57:00Z">
          <w:pPr>
            <w:pStyle w:val="ListParagraph"/>
            <w:numPr>
              <w:ilvl w:val="2"/>
              <w:numId w:val="55"/>
            </w:numPr>
            <w:tabs>
              <w:tab w:val="left" w:pos="720"/>
            </w:tabs>
            <w:ind w:left="2520" w:hanging="360"/>
          </w:pPr>
        </w:pPrChange>
      </w:pPr>
      <w:del w:id="123" w:author="Hernandez, Hilary" w:date="2026-09-18T10:57:00Z" w16du:dateUtc="2026-09-18T16:57:00Z">
        <w:r w:rsidRPr="007025F9" w:rsidDel="00827F5D">
          <w:rPr>
            <w:b w:val="0"/>
            <w:bCs w:val="0"/>
          </w:rPr>
          <w:delText>All largemouth and smallmouth bass must be returned to the water immediately upon catch.</w:delText>
        </w:r>
      </w:del>
    </w:p>
    <w:p w14:paraId="1FCB3FCE" w14:textId="38DDF1FA" w:rsidR="008378AC" w:rsidRPr="007025F9" w:rsidRDefault="008378AC">
      <w:pPr>
        <w:pStyle w:val="ListParagraph"/>
        <w:numPr>
          <w:ilvl w:val="1"/>
          <w:numId w:val="55"/>
        </w:numPr>
        <w:tabs>
          <w:tab w:val="left" w:pos="720"/>
        </w:tabs>
        <w:spacing w:line="276" w:lineRule="auto"/>
        <w:ind w:left="2160"/>
        <w:rPr>
          <w:b w:val="0"/>
          <w:bCs w:val="0"/>
        </w:rPr>
        <w:pPrChange w:id="124" w:author="Hernandez, Hilary" w:date="2026-09-18T10:57:00Z" w16du:dateUtc="2026-09-18T16:57:00Z">
          <w:pPr>
            <w:pStyle w:val="ListParagraph"/>
            <w:numPr>
              <w:ilvl w:val="2"/>
              <w:numId w:val="55"/>
            </w:numPr>
            <w:tabs>
              <w:tab w:val="left" w:pos="720"/>
            </w:tabs>
            <w:ind w:left="2520" w:hanging="360"/>
          </w:pPr>
        </w:pPrChange>
      </w:pPr>
      <w:del w:id="125" w:author="Hernandez, Hilary" w:date="2026-09-18T10:57:00Z" w16du:dateUtc="2026-09-18T16:57:00Z">
        <w:r w:rsidRPr="007025F9" w:rsidDel="00827F5D">
          <w:rPr>
            <w:b w:val="0"/>
            <w:bCs w:val="0"/>
          </w:rPr>
          <w:delText>Possession of largemouth or smallmouth bass while fishing Golden Park Ponds #1 or #2 is prohibited.</w:delText>
        </w:r>
      </w:del>
      <w:r w:rsidRPr="007025F9">
        <w:rPr>
          <w:b w:val="0"/>
          <w:bCs w:val="0"/>
        </w:rPr>
        <w:t xml:space="preserve"> </w:t>
      </w:r>
    </w:p>
    <w:p w14:paraId="535B72C3" w14:textId="77777777" w:rsidR="008378AC" w:rsidRPr="007025F9" w:rsidRDefault="008378AC" w:rsidP="007025F9">
      <w:pPr>
        <w:spacing w:line="276" w:lineRule="auto"/>
        <w:ind w:left="2520" w:hanging="360"/>
        <w:rPr>
          <w:color w:val="000000"/>
        </w:rPr>
      </w:pPr>
    </w:p>
    <w:p w14:paraId="764E9421" w14:textId="77777777" w:rsidR="008378AC" w:rsidRPr="007025F9" w:rsidRDefault="008378AC" w:rsidP="007025F9">
      <w:pPr>
        <w:numPr>
          <w:ilvl w:val="0"/>
          <w:numId w:val="55"/>
        </w:numPr>
        <w:spacing w:line="276" w:lineRule="auto"/>
        <w:ind w:hanging="720"/>
        <w:rPr>
          <w:u w:val="single"/>
        </w:rPr>
      </w:pPr>
      <w:r w:rsidRPr="007025F9">
        <w:rPr>
          <w:u w:val="single"/>
        </w:rPr>
        <w:t xml:space="preserve">Gore Creek </w:t>
      </w:r>
      <w:r w:rsidRPr="007025F9">
        <w:rPr>
          <w:u w:val="single"/>
        </w:rPr>
        <w:noBreakHyphen/>
        <w:t xml:space="preserve"> Eagle County </w:t>
      </w:r>
    </w:p>
    <w:p w14:paraId="3F95A867" w14:textId="77777777" w:rsidR="008378AC" w:rsidRPr="007025F9" w:rsidRDefault="008378AC" w:rsidP="007025F9">
      <w:pPr>
        <w:spacing w:line="276" w:lineRule="auto"/>
        <w:rPr>
          <w:color w:val="000000"/>
        </w:rPr>
      </w:pPr>
    </w:p>
    <w:p w14:paraId="6B6A5F5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with Red Sandstone Creek downstream to the confluence with the Eagle River:</w:t>
      </w:r>
    </w:p>
    <w:p w14:paraId="6AD88A55"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by artificial flies and lures only.</w:t>
      </w:r>
    </w:p>
    <w:p w14:paraId="103FD74B"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and minimum size for trout is two fish, 16 inches in length.</w:t>
      </w:r>
    </w:p>
    <w:p w14:paraId="7C3307D2" w14:textId="77777777" w:rsidR="008378AC" w:rsidRPr="007025F9" w:rsidRDefault="008378AC" w:rsidP="007025F9">
      <w:pPr>
        <w:spacing w:line="276" w:lineRule="auto"/>
        <w:rPr>
          <w:color w:val="000000"/>
        </w:rPr>
      </w:pPr>
    </w:p>
    <w:p w14:paraId="4CC0109A" w14:textId="77777777" w:rsidR="008378AC" w:rsidRPr="007025F9" w:rsidRDefault="008378AC" w:rsidP="007025F9">
      <w:pPr>
        <w:numPr>
          <w:ilvl w:val="0"/>
          <w:numId w:val="55"/>
        </w:numPr>
        <w:spacing w:line="276" w:lineRule="auto"/>
        <w:ind w:hanging="720"/>
        <w:rPr>
          <w:u w:val="single"/>
        </w:rPr>
      </w:pPr>
      <w:r w:rsidRPr="007025F9">
        <w:rPr>
          <w:u w:val="single"/>
        </w:rPr>
        <w:t xml:space="preserve">Grand Lake </w:t>
      </w:r>
      <w:r w:rsidRPr="007025F9">
        <w:rPr>
          <w:u w:val="single"/>
        </w:rPr>
        <w:noBreakHyphen/>
        <w:t xml:space="preserve"> Grand County</w:t>
      </w:r>
    </w:p>
    <w:p w14:paraId="7F49D3F6" w14:textId="77777777" w:rsidR="008378AC" w:rsidRPr="007025F9" w:rsidRDefault="008378AC" w:rsidP="007025F9">
      <w:pPr>
        <w:spacing w:line="276" w:lineRule="auto"/>
        <w:rPr>
          <w:b w:val="0"/>
          <w:bCs w:val="0"/>
          <w:color w:val="000000"/>
        </w:rPr>
      </w:pPr>
    </w:p>
    <w:p w14:paraId="4E55736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lake trout is four fish, only one of which may be greater than 36 inches in length. All lake trout between 26 and 36 inches in length must be released immediately upon catch.</w:t>
      </w:r>
    </w:p>
    <w:p w14:paraId="3F39647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There is no size, bag, or possession limit for tiger muskie.</w:t>
      </w:r>
    </w:p>
    <w:p w14:paraId="17D0744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Ice fishing shelters must be portable.</w:t>
      </w:r>
    </w:p>
    <w:p w14:paraId="3309F7C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Gaffs and tail </w:t>
      </w:r>
      <w:proofErr w:type="gramStart"/>
      <w:r w:rsidRPr="007025F9">
        <w:rPr>
          <w:b w:val="0"/>
          <w:bCs w:val="0"/>
        </w:rPr>
        <w:t>snares</w:t>
      </w:r>
      <w:proofErr w:type="gramEnd"/>
      <w:r w:rsidRPr="007025F9">
        <w:rPr>
          <w:b w:val="0"/>
          <w:bCs w:val="0"/>
        </w:rPr>
        <w:t xml:space="preserve"> are prohibited.</w:t>
      </w:r>
    </w:p>
    <w:p w14:paraId="207440CD" w14:textId="77777777" w:rsidR="008378AC" w:rsidRPr="007025F9" w:rsidRDefault="008378AC" w:rsidP="007025F9">
      <w:pPr>
        <w:spacing w:line="276" w:lineRule="auto"/>
        <w:ind w:left="2160"/>
        <w:rPr>
          <w:color w:val="000000"/>
        </w:rPr>
      </w:pPr>
    </w:p>
    <w:p w14:paraId="26E6BD55" w14:textId="77777777" w:rsidR="008378AC" w:rsidRPr="007025F9" w:rsidRDefault="008378AC" w:rsidP="007025F9">
      <w:pPr>
        <w:numPr>
          <w:ilvl w:val="0"/>
          <w:numId w:val="55"/>
        </w:numPr>
        <w:spacing w:line="276" w:lineRule="auto"/>
        <w:ind w:hanging="720"/>
        <w:rPr>
          <w:u w:val="single"/>
        </w:rPr>
      </w:pPr>
      <w:r w:rsidRPr="007025F9">
        <w:rPr>
          <w:u w:val="single"/>
        </w:rPr>
        <w:t xml:space="preserve">Grandview Ponds </w:t>
      </w:r>
      <w:r w:rsidRPr="007025F9">
        <w:rPr>
          <w:u w:val="single"/>
        </w:rPr>
        <w:noBreakHyphen/>
        <w:t xml:space="preserve"> Adams County</w:t>
      </w:r>
    </w:p>
    <w:p w14:paraId="7CFA3CF1" w14:textId="77777777" w:rsidR="008378AC" w:rsidRPr="007025F9" w:rsidRDefault="008378AC" w:rsidP="007025F9">
      <w:pPr>
        <w:spacing w:line="276" w:lineRule="auto"/>
        <w:ind w:left="1440" w:hanging="360"/>
        <w:rPr>
          <w:color w:val="000000"/>
        </w:rPr>
      </w:pPr>
    </w:p>
    <w:p w14:paraId="2700EC4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69761E76" w14:textId="77777777" w:rsidR="008378AC" w:rsidRPr="007025F9" w:rsidRDefault="008378AC" w:rsidP="007025F9">
      <w:pPr>
        <w:tabs>
          <w:tab w:val="left" w:pos="720"/>
        </w:tabs>
        <w:spacing w:line="276" w:lineRule="auto"/>
        <w:ind w:left="2160" w:hanging="360"/>
        <w:rPr>
          <w:b w:val="0"/>
          <w:bCs w:val="0"/>
        </w:rPr>
      </w:pPr>
    </w:p>
    <w:p w14:paraId="737B828F" w14:textId="77777777" w:rsidR="008378AC" w:rsidRPr="007025F9" w:rsidRDefault="008378AC" w:rsidP="007025F9">
      <w:pPr>
        <w:numPr>
          <w:ilvl w:val="0"/>
          <w:numId w:val="55"/>
        </w:numPr>
        <w:spacing w:line="276" w:lineRule="auto"/>
        <w:ind w:hanging="720"/>
        <w:rPr>
          <w:u w:val="single"/>
          <w:lang w:val="es-MX"/>
        </w:rPr>
      </w:pPr>
      <w:r w:rsidRPr="007025F9">
        <w:rPr>
          <w:u w:val="single"/>
          <w:lang w:val="es-MX"/>
        </w:rPr>
        <w:t>Graneros Creek - Pueblo County</w:t>
      </w:r>
    </w:p>
    <w:p w14:paraId="644CA527" w14:textId="77777777" w:rsidR="008378AC" w:rsidRPr="007025F9" w:rsidRDefault="008378AC" w:rsidP="007025F9">
      <w:pPr>
        <w:spacing w:line="276" w:lineRule="auto"/>
        <w:rPr>
          <w:lang w:val="es-MX"/>
        </w:rPr>
      </w:pPr>
    </w:p>
    <w:p w14:paraId="6B68B71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USFS Boundary:</w:t>
      </w:r>
    </w:p>
    <w:p w14:paraId="2B44B2BE"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prohibited.</w:t>
      </w:r>
    </w:p>
    <w:p w14:paraId="0589DE4C" w14:textId="77777777" w:rsidR="008378AC" w:rsidRPr="007025F9" w:rsidRDefault="008378AC" w:rsidP="007025F9">
      <w:pPr>
        <w:spacing w:line="276" w:lineRule="auto"/>
        <w:ind w:left="1440" w:hanging="360"/>
        <w:rPr>
          <w:color w:val="000000"/>
        </w:rPr>
      </w:pPr>
    </w:p>
    <w:p w14:paraId="1521B0BA" w14:textId="77777777" w:rsidR="008378AC" w:rsidRPr="007025F9" w:rsidRDefault="008378AC" w:rsidP="007025F9">
      <w:pPr>
        <w:numPr>
          <w:ilvl w:val="0"/>
          <w:numId w:val="55"/>
        </w:numPr>
        <w:spacing w:line="276" w:lineRule="auto"/>
        <w:ind w:hanging="720"/>
        <w:rPr>
          <w:u w:val="single"/>
        </w:rPr>
      </w:pPr>
      <w:r w:rsidRPr="007025F9">
        <w:rPr>
          <w:u w:val="single"/>
        </w:rPr>
        <w:t xml:space="preserve">Grassy Creek </w:t>
      </w:r>
      <w:r w:rsidRPr="007025F9">
        <w:rPr>
          <w:u w:val="single"/>
        </w:rPr>
        <w:noBreakHyphen/>
        <w:t xml:space="preserve"> San Juan County</w:t>
      </w:r>
    </w:p>
    <w:p w14:paraId="48857C01" w14:textId="77777777" w:rsidR="008378AC" w:rsidRPr="007025F9" w:rsidRDefault="008378AC" w:rsidP="007025F9">
      <w:pPr>
        <w:spacing w:line="276" w:lineRule="auto"/>
        <w:rPr>
          <w:b w:val="0"/>
          <w:bCs w:val="0"/>
          <w:color w:val="000000"/>
        </w:rPr>
      </w:pPr>
    </w:p>
    <w:p w14:paraId="43F30130" w14:textId="77777777" w:rsidR="008378AC" w:rsidRPr="007025F9" w:rsidRDefault="008378AC" w:rsidP="007025F9">
      <w:pPr>
        <w:numPr>
          <w:ilvl w:val="0"/>
          <w:numId w:val="43"/>
        </w:numPr>
        <w:spacing w:line="276" w:lineRule="auto"/>
        <w:rPr>
          <w:b w:val="0"/>
        </w:rPr>
      </w:pPr>
      <w:r w:rsidRPr="007025F9">
        <w:rPr>
          <w:b w:val="0"/>
        </w:rPr>
        <w:t>Fishing is by artificial flies and lures only.</w:t>
      </w:r>
    </w:p>
    <w:p w14:paraId="5C816B92" w14:textId="77777777" w:rsidR="008378AC" w:rsidRPr="007025F9" w:rsidRDefault="008378AC" w:rsidP="007025F9">
      <w:pPr>
        <w:numPr>
          <w:ilvl w:val="0"/>
          <w:numId w:val="43"/>
        </w:numPr>
        <w:spacing w:line="276" w:lineRule="auto"/>
        <w:rPr>
          <w:b w:val="0"/>
        </w:rPr>
      </w:pPr>
      <w:r w:rsidRPr="007025F9">
        <w:rPr>
          <w:b w:val="0"/>
        </w:rPr>
        <w:t>All cutthroat trout must be returned to the water immediately upon catch.</w:t>
      </w:r>
    </w:p>
    <w:p w14:paraId="6C08B7C6" w14:textId="77777777" w:rsidR="008378AC" w:rsidRPr="007025F9" w:rsidRDefault="008378AC" w:rsidP="007025F9">
      <w:pPr>
        <w:spacing w:line="276" w:lineRule="auto"/>
        <w:ind w:left="1800" w:hanging="720"/>
        <w:rPr>
          <w:u w:val="single"/>
        </w:rPr>
      </w:pPr>
    </w:p>
    <w:p w14:paraId="257F0AD0" w14:textId="77777777" w:rsidR="008378AC" w:rsidRPr="007025F9" w:rsidRDefault="008378AC" w:rsidP="007025F9">
      <w:pPr>
        <w:numPr>
          <w:ilvl w:val="0"/>
          <w:numId w:val="55"/>
        </w:numPr>
        <w:spacing w:line="276" w:lineRule="auto"/>
        <w:ind w:hanging="720"/>
        <w:rPr>
          <w:u w:val="single"/>
        </w:rPr>
      </w:pPr>
      <w:r w:rsidRPr="007025F9">
        <w:rPr>
          <w:u w:val="single"/>
        </w:rPr>
        <w:t>Green Creek, Little - Grand and Routt County</w:t>
      </w:r>
    </w:p>
    <w:p w14:paraId="15CE85FD" w14:textId="77777777" w:rsidR="008378AC" w:rsidRPr="007025F9" w:rsidRDefault="008378AC" w:rsidP="007025F9">
      <w:pPr>
        <w:spacing w:line="276" w:lineRule="auto"/>
        <w:rPr>
          <w:color w:val="000000"/>
        </w:rPr>
      </w:pPr>
    </w:p>
    <w:p w14:paraId="2EF6E5C5"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50D98C8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44F03E2E" w14:textId="77777777" w:rsidR="008378AC" w:rsidRPr="007025F9" w:rsidRDefault="008378AC" w:rsidP="007025F9">
      <w:pPr>
        <w:spacing w:line="276" w:lineRule="auto"/>
        <w:rPr>
          <w:color w:val="000000"/>
        </w:rPr>
      </w:pPr>
    </w:p>
    <w:p w14:paraId="4F8E3437" w14:textId="77777777" w:rsidR="008378AC" w:rsidRPr="007025F9" w:rsidRDefault="008378AC" w:rsidP="007025F9">
      <w:pPr>
        <w:numPr>
          <w:ilvl w:val="0"/>
          <w:numId w:val="55"/>
        </w:numPr>
        <w:spacing w:line="276" w:lineRule="auto"/>
        <w:ind w:hanging="720"/>
        <w:rPr>
          <w:u w:val="single"/>
        </w:rPr>
      </w:pPr>
      <w:r w:rsidRPr="007025F9">
        <w:rPr>
          <w:u w:val="single"/>
        </w:rPr>
        <w:t xml:space="preserve">Green Mountain Reservoir </w:t>
      </w:r>
      <w:r w:rsidRPr="007025F9">
        <w:rPr>
          <w:u w:val="single"/>
        </w:rPr>
        <w:noBreakHyphen/>
        <w:t xml:space="preserve"> Summit County</w:t>
      </w:r>
    </w:p>
    <w:p w14:paraId="1D760317" w14:textId="77777777" w:rsidR="008378AC" w:rsidRPr="007025F9" w:rsidRDefault="008378AC" w:rsidP="007025F9">
      <w:pPr>
        <w:spacing w:line="276" w:lineRule="auto"/>
        <w:ind w:left="1440" w:hanging="360"/>
        <w:rPr>
          <w:color w:val="000000"/>
        </w:rPr>
      </w:pPr>
    </w:p>
    <w:p w14:paraId="53614C6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Snagging of kokanee salmon is permitted from September 1 through December 31.</w:t>
      </w:r>
    </w:p>
    <w:p w14:paraId="56BD6E2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lake trout is eight fish.</w:t>
      </w:r>
    </w:p>
    <w:p w14:paraId="3C379A5F" w14:textId="77777777" w:rsidR="008378AC" w:rsidRPr="007025F9" w:rsidRDefault="008378AC" w:rsidP="007025F9">
      <w:pPr>
        <w:spacing w:line="276" w:lineRule="auto"/>
        <w:ind w:left="2160" w:hanging="360"/>
        <w:rPr>
          <w:color w:val="000000"/>
        </w:rPr>
      </w:pPr>
    </w:p>
    <w:p w14:paraId="3C29FDF0" w14:textId="77777777" w:rsidR="008378AC" w:rsidRPr="007025F9" w:rsidRDefault="008378AC" w:rsidP="007025F9">
      <w:pPr>
        <w:numPr>
          <w:ilvl w:val="0"/>
          <w:numId w:val="55"/>
        </w:numPr>
        <w:spacing w:line="276" w:lineRule="auto"/>
        <w:ind w:hanging="720"/>
        <w:rPr>
          <w:u w:val="single"/>
        </w:rPr>
      </w:pPr>
      <w:r w:rsidRPr="007025F9">
        <w:rPr>
          <w:u w:val="single"/>
        </w:rPr>
        <w:t>Green River - Moffat County</w:t>
      </w:r>
    </w:p>
    <w:p w14:paraId="31FFA858" w14:textId="77777777" w:rsidR="008378AC" w:rsidRPr="007025F9" w:rsidRDefault="008378AC" w:rsidP="007025F9">
      <w:pPr>
        <w:spacing w:line="276" w:lineRule="auto"/>
        <w:rPr>
          <w:color w:val="000000"/>
        </w:rPr>
      </w:pPr>
    </w:p>
    <w:p w14:paraId="37EA0EB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There is no bag or possession limit for channel catfish, largemouth bass, smallmouth bass, northern pike, walleye, green sunfish, bluegill, bullhead, yellow perch or crappie.</w:t>
      </w:r>
    </w:p>
    <w:p w14:paraId="2944292D" w14:textId="77777777" w:rsidR="008378AC" w:rsidRPr="007025F9" w:rsidRDefault="008378AC" w:rsidP="007025F9">
      <w:pPr>
        <w:spacing w:line="276" w:lineRule="auto"/>
        <w:rPr>
          <w:color w:val="000000"/>
        </w:rPr>
      </w:pPr>
    </w:p>
    <w:p w14:paraId="36EC65E3" w14:textId="77777777" w:rsidR="008378AC" w:rsidRPr="007025F9" w:rsidRDefault="008378AC" w:rsidP="007025F9">
      <w:pPr>
        <w:numPr>
          <w:ilvl w:val="0"/>
          <w:numId w:val="55"/>
        </w:numPr>
        <w:spacing w:line="276" w:lineRule="auto"/>
        <w:ind w:hanging="720"/>
        <w:rPr>
          <w:u w:val="single"/>
        </w:rPr>
      </w:pPr>
      <w:r w:rsidRPr="007025F9">
        <w:rPr>
          <w:u w:val="single"/>
        </w:rPr>
        <w:t xml:space="preserve">Griffith Reservoir </w:t>
      </w:r>
      <w:r w:rsidRPr="007025F9">
        <w:rPr>
          <w:u w:val="single"/>
        </w:rPr>
        <w:noBreakHyphen/>
        <w:t xml:space="preserve"> Mesa County</w:t>
      </w:r>
    </w:p>
    <w:p w14:paraId="260D7455" w14:textId="77777777" w:rsidR="008378AC" w:rsidRPr="007025F9" w:rsidRDefault="008378AC" w:rsidP="007025F9">
      <w:pPr>
        <w:spacing w:line="276" w:lineRule="auto"/>
        <w:rPr>
          <w:color w:val="000000"/>
        </w:rPr>
      </w:pPr>
    </w:p>
    <w:p w14:paraId="6D34A39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by artificial flies and lures only.</w:t>
      </w:r>
    </w:p>
    <w:p w14:paraId="1773BE7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and minimum size for trout is two fish, 16 inches in length.</w:t>
      </w:r>
    </w:p>
    <w:p w14:paraId="4E5F2F34" w14:textId="77777777" w:rsidR="008378AC" w:rsidRPr="007025F9" w:rsidRDefault="008378AC" w:rsidP="007025F9">
      <w:pPr>
        <w:spacing w:line="276" w:lineRule="auto"/>
        <w:rPr>
          <w:color w:val="000000"/>
        </w:rPr>
      </w:pPr>
    </w:p>
    <w:p w14:paraId="34A2B269" w14:textId="77777777" w:rsidR="008378AC" w:rsidRPr="007025F9" w:rsidRDefault="008378AC" w:rsidP="007025F9">
      <w:pPr>
        <w:numPr>
          <w:ilvl w:val="0"/>
          <w:numId w:val="55"/>
        </w:numPr>
        <w:spacing w:line="276" w:lineRule="auto"/>
        <w:ind w:hanging="720"/>
        <w:rPr>
          <w:b w:val="0"/>
          <w:bCs w:val="0"/>
          <w:u w:val="single"/>
        </w:rPr>
      </w:pPr>
      <w:r w:rsidRPr="007025F9">
        <w:rPr>
          <w:u w:val="single"/>
        </w:rPr>
        <w:t xml:space="preserve">Grimes Creek </w:t>
      </w:r>
      <w:r w:rsidRPr="007025F9">
        <w:rPr>
          <w:u w:val="single"/>
        </w:rPr>
        <w:noBreakHyphen/>
        <w:t xml:space="preserve"> La Plata County</w:t>
      </w:r>
      <w:r w:rsidRPr="007025F9">
        <w:rPr>
          <w:b w:val="0"/>
          <w:bCs w:val="0"/>
          <w:u w:val="single"/>
        </w:rPr>
        <w:t xml:space="preserve"> </w:t>
      </w:r>
    </w:p>
    <w:p w14:paraId="60A33BC9" w14:textId="77777777" w:rsidR="008378AC" w:rsidRPr="007025F9" w:rsidRDefault="008378AC" w:rsidP="007025F9">
      <w:pPr>
        <w:spacing w:line="276" w:lineRule="auto"/>
        <w:rPr>
          <w:b w:val="0"/>
          <w:bCs w:val="0"/>
          <w:color w:val="000000"/>
        </w:rPr>
      </w:pPr>
    </w:p>
    <w:p w14:paraId="71397F75" w14:textId="77777777" w:rsidR="008378AC" w:rsidRPr="007025F9" w:rsidRDefault="008378AC" w:rsidP="007025F9">
      <w:pPr>
        <w:pStyle w:val="ListParagraph"/>
        <w:numPr>
          <w:ilvl w:val="1"/>
          <w:numId w:val="55"/>
        </w:numPr>
        <w:tabs>
          <w:tab w:val="left" w:pos="810"/>
          <w:tab w:val="left" w:pos="990"/>
        </w:tabs>
        <w:spacing w:line="276" w:lineRule="auto"/>
        <w:ind w:left="2160"/>
        <w:rPr>
          <w:b w:val="0"/>
          <w:bCs w:val="0"/>
          <w:color w:val="000000"/>
        </w:rPr>
      </w:pPr>
      <w:r w:rsidRPr="007025F9">
        <w:rPr>
          <w:b w:val="0"/>
          <w:bCs w:val="0"/>
          <w:color w:val="000000"/>
        </w:rPr>
        <w:t>From the Bureau of Reclamation property boundary downstream to the standing water line of Vallecito Reservoir:</w:t>
      </w:r>
    </w:p>
    <w:p w14:paraId="45DBABDB" w14:textId="77777777" w:rsidR="008378AC" w:rsidRPr="007025F9" w:rsidRDefault="008378AC" w:rsidP="007025F9">
      <w:pPr>
        <w:pStyle w:val="ListParagraph"/>
        <w:numPr>
          <w:ilvl w:val="2"/>
          <w:numId w:val="55"/>
        </w:numPr>
        <w:tabs>
          <w:tab w:val="left" w:pos="810"/>
          <w:tab w:val="left" w:pos="900"/>
          <w:tab w:val="left" w:pos="990"/>
        </w:tabs>
        <w:spacing w:line="276" w:lineRule="auto"/>
        <w:ind w:left="2520" w:hanging="360"/>
        <w:rPr>
          <w:b w:val="0"/>
          <w:bCs w:val="0"/>
          <w:color w:val="000000"/>
        </w:rPr>
      </w:pPr>
      <w:r w:rsidRPr="007025F9">
        <w:rPr>
          <w:b w:val="0"/>
          <w:bCs w:val="0"/>
          <w:color w:val="000000"/>
        </w:rPr>
        <w:t>Fishing is prohibited from September 1 through November 14.</w:t>
      </w:r>
    </w:p>
    <w:p w14:paraId="175CD03F" w14:textId="77777777" w:rsidR="008378AC" w:rsidRPr="007025F9" w:rsidRDefault="008378AC" w:rsidP="007025F9">
      <w:pPr>
        <w:pStyle w:val="ListParagraph"/>
        <w:numPr>
          <w:ilvl w:val="2"/>
          <w:numId w:val="55"/>
        </w:numPr>
        <w:tabs>
          <w:tab w:val="left" w:pos="810"/>
          <w:tab w:val="left" w:pos="900"/>
          <w:tab w:val="left" w:pos="990"/>
        </w:tabs>
        <w:spacing w:line="276" w:lineRule="auto"/>
        <w:ind w:left="2520" w:hanging="360"/>
        <w:rPr>
          <w:b w:val="0"/>
          <w:bCs w:val="0"/>
          <w:color w:val="000000"/>
        </w:rPr>
      </w:pPr>
      <w:r w:rsidRPr="007025F9">
        <w:rPr>
          <w:b w:val="0"/>
          <w:bCs w:val="0"/>
          <w:color w:val="000000"/>
        </w:rPr>
        <w:t>Snagging of kokanee salmon is permitted from November 15 through December 31.</w:t>
      </w:r>
    </w:p>
    <w:p w14:paraId="5EADB2A3" w14:textId="77777777" w:rsidR="008378AC" w:rsidRPr="007025F9" w:rsidRDefault="008378AC" w:rsidP="007025F9">
      <w:pPr>
        <w:spacing w:line="276" w:lineRule="auto"/>
        <w:rPr>
          <w:color w:val="000000"/>
        </w:rPr>
      </w:pPr>
    </w:p>
    <w:p w14:paraId="48AB086E" w14:textId="77777777" w:rsidR="008378AC" w:rsidRPr="007025F9" w:rsidRDefault="008378AC" w:rsidP="007025F9">
      <w:pPr>
        <w:numPr>
          <w:ilvl w:val="0"/>
          <w:numId w:val="55"/>
        </w:numPr>
        <w:spacing w:line="276" w:lineRule="auto"/>
        <w:ind w:hanging="720"/>
        <w:rPr>
          <w:u w:val="single"/>
        </w:rPr>
      </w:pPr>
      <w:r w:rsidRPr="007025F9">
        <w:rPr>
          <w:u w:val="single"/>
        </w:rPr>
        <w:t xml:space="preserve">Grizzly Creek - Garfield County </w:t>
      </w:r>
    </w:p>
    <w:p w14:paraId="646F4F68" w14:textId="77777777" w:rsidR="008378AC" w:rsidRPr="007025F9" w:rsidRDefault="008378AC" w:rsidP="007025F9">
      <w:pPr>
        <w:spacing w:line="276" w:lineRule="auto"/>
        <w:rPr>
          <w:color w:val="000000"/>
        </w:rPr>
      </w:pPr>
    </w:p>
    <w:p w14:paraId="1D4634C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with the Colorado River upstream for ½ mile:</w:t>
      </w:r>
    </w:p>
    <w:p w14:paraId="2962A023"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from March 15 through May 31 and from October 1 through November 30.</w:t>
      </w:r>
    </w:p>
    <w:p w14:paraId="47A63841" w14:textId="77777777" w:rsidR="008378AC" w:rsidRPr="007025F9" w:rsidRDefault="008378AC" w:rsidP="007025F9">
      <w:pPr>
        <w:tabs>
          <w:tab w:val="left" w:pos="720"/>
        </w:tabs>
        <w:spacing w:line="276" w:lineRule="auto"/>
        <w:ind w:left="2160" w:hanging="360"/>
        <w:rPr>
          <w:b w:val="0"/>
          <w:bCs w:val="0"/>
        </w:rPr>
      </w:pPr>
    </w:p>
    <w:p w14:paraId="4EC8F1C6" w14:textId="77777777" w:rsidR="008378AC" w:rsidRPr="007025F9" w:rsidRDefault="008378AC" w:rsidP="007025F9">
      <w:pPr>
        <w:numPr>
          <w:ilvl w:val="0"/>
          <w:numId w:val="55"/>
        </w:numPr>
        <w:spacing w:line="276" w:lineRule="auto"/>
        <w:ind w:hanging="720"/>
        <w:rPr>
          <w:b w:val="0"/>
          <w:bCs w:val="0"/>
          <w:u w:val="single"/>
        </w:rPr>
      </w:pPr>
      <w:r w:rsidRPr="007025F9">
        <w:rPr>
          <w:u w:val="single"/>
        </w:rPr>
        <w:t>Gross Reservoir - Boulder County</w:t>
      </w:r>
    </w:p>
    <w:p w14:paraId="0DF022CF" w14:textId="77777777" w:rsidR="008378AC" w:rsidRPr="007025F9" w:rsidRDefault="008378AC" w:rsidP="007025F9">
      <w:pPr>
        <w:spacing w:line="276" w:lineRule="auto"/>
        <w:rPr>
          <w:b w:val="0"/>
          <w:bCs w:val="0"/>
          <w:color w:val="000000"/>
        </w:rPr>
      </w:pPr>
    </w:p>
    <w:p w14:paraId="5074059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prohibited from sunset to sunrise.</w:t>
      </w:r>
    </w:p>
    <w:p w14:paraId="0E063F2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lastRenderedPageBreak/>
        <w:t xml:space="preserve">Snagging of kokanee salmon is permitted from October 1 through December 1. </w:t>
      </w:r>
    </w:p>
    <w:p w14:paraId="20B18CD8" w14:textId="77777777" w:rsidR="008378AC" w:rsidRPr="007025F9" w:rsidRDefault="008378AC" w:rsidP="007025F9">
      <w:pPr>
        <w:spacing w:line="276" w:lineRule="auto"/>
        <w:rPr>
          <w:color w:val="000000"/>
        </w:rPr>
      </w:pPr>
    </w:p>
    <w:p w14:paraId="5674ED7E" w14:textId="77777777" w:rsidR="008378AC" w:rsidRPr="007025F9" w:rsidRDefault="008378AC" w:rsidP="007025F9">
      <w:pPr>
        <w:numPr>
          <w:ilvl w:val="0"/>
          <w:numId w:val="55"/>
        </w:numPr>
        <w:spacing w:line="276" w:lineRule="auto"/>
        <w:ind w:hanging="720"/>
        <w:rPr>
          <w:u w:val="single"/>
        </w:rPr>
      </w:pPr>
      <w:r w:rsidRPr="007025F9">
        <w:rPr>
          <w:u w:val="single"/>
        </w:rPr>
        <w:t xml:space="preserve">Groundhog Creek - Dolores County </w:t>
      </w:r>
    </w:p>
    <w:p w14:paraId="5EC7EF5C" w14:textId="77777777" w:rsidR="008378AC" w:rsidRPr="007025F9" w:rsidRDefault="008378AC" w:rsidP="007025F9">
      <w:pPr>
        <w:spacing w:line="276" w:lineRule="auto"/>
        <w:ind w:left="720"/>
        <w:rPr>
          <w:color w:val="000000"/>
        </w:rPr>
      </w:pPr>
    </w:p>
    <w:p w14:paraId="37368E8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Groundhog Reservoir upstream for ½ mile:</w:t>
      </w:r>
    </w:p>
    <w:p w14:paraId="4307101C"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prohibited from April 15 through July 15.</w:t>
      </w:r>
    </w:p>
    <w:p w14:paraId="0101E30F" w14:textId="77777777" w:rsidR="008378AC" w:rsidRPr="007025F9" w:rsidRDefault="008378AC" w:rsidP="007025F9">
      <w:pPr>
        <w:spacing w:line="276" w:lineRule="auto"/>
        <w:rPr>
          <w:color w:val="000000"/>
        </w:rPr>
      </w:pPr>
    </w:p>
    <w:p w14:paraId="4070649B" w14:textId="77777777" w:rsidR="008378AC" w:rsidRPr="007025F9" w:rsidRDefault="008378AC" w:rsidP="007025F9">
      <w:pPr>
        <w:numPr>
          <w:ilvl w:val="0"/>
          <w:numId w:val="55"/>
        </w:numPr>
        <w:spacing w:line="276" w:lineRule="auto"/>
        <w:ind w:hanging="720"/>
        <w:rPr>
          <w:u w:val="single"/>
        </w:rPr>
      </w:pPr>
      <w:r w:rsidRPr="007025F9">
        <w:rPr>
          <w:u w:val="single"/>
        </w:rPr>
        <w:t xml:space="preserve">Groundhog Reservoir - Dolores County </w:t>
      </w:r>
    </w:p>
    <w:p w14:paraId="32D063F4" w14:textId="77777777" w:rsidR="008378AC" w:rsidRPr="007025F9" w:rsidRDefault="008378AC" w:rsidP="007025F9">
      <w:pPr>
        <w:spacing w:line="276" w:lineRule="auto"/>
        <w:ind w:left="720"/>
        <w:rPr>
          <w:color w:val="000000"/>
        </w:rPr>
      </w:pPr>
    </w:p>
    <w:p w14:paraId="7F975E2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In the Nash Creek and Groundhog Creek inlets upstream for ½ mile:</w:t>
      </w:r>
    </w:p>
    <w:p w14:paraId="6D05030B"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prohibited from April 15 through July 15.</w:t>
      </w:r>
    </w:p>
    <w:p w14:paraId="7452B268" w14:textId="77777777" w:rsidR="008378AC" w:rsidRPr="007025F9" w:rsidRDefault="008378AC" w:rsidP="007025F9">
      <w:pPr>
        <w:spacing w:line="276" w:lineRule="auto"/>
        <w:rPr>
          <w:b w:val="0"/>
          <w:bCs w:val="0"/>
          <w:color w:val="000000"/>
        </w:rPr>
      </w:pPr>
    </w:p>
    <w:p w14:paraId="239331E6" w14:textId="77777777" w:rsidR="008378AC" w:rsidRPr="007025F9" w:rsidRDefault="008378AC" w:rsidP="007025F9">
      <w:pPr>
        <w:numPr>
          <w:ilvl w:val="0"/>
          <w:numId w:val="55"/>
        </w:numPr>
        <w:spacing w:line="276" w:lineRule="auto"/>
        <w:ind w:hanging="720"/>
        <w:rPr>
          <w:u w:val="single"/>
        </w:rPr>
      </w:pPr>
      <w:r w:rsidRPr="007025F9">
        <w:rPr>
          <w:u w:val="single"/>
        </w:rPr>
        <w:t xml:space="preserve">Gunnison River </w:t>
      </w:r>
      <w:r w:rsidRPr="007025F9">
        <w:rPr>
          <w:u w:val="single"/>
        </w:rPr>
        <w:noBreakHyphen/>
        <w:t xml:space="preserve"> Delta, Gunnison and Montrose Counties</w:t>
      </w:r>
    </w:p>
    <w:p w14:paraId="60EE109B" w14:textId="77777777" w:rsidR="008378AC" w:rsidRPr="007025F9" w:rsidRDefault="008378AC" w:rsidP="007025F9">
      <w:pPr>
        <w:spacing w:line="276" w:lineRule="auto"/>
        <w:rPr>
          <w:color w:val="000000"/>
        </w:rPr>
      </w:pPr>
    </w:p>
    <w:p w14:paraId="27FFF22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of the East and Taylor rivers downstream to the US 50 bridge:</w:t>
      </w:r>
    </w:p>
    <w:p w14:paraId="20F9DF4B"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2CF81644"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and minimum size for brown trout is two fish, 16 inches in length.</w:t>
      </w:r>
    </w:p>
    <w:p w14:paraId="447AF642"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rainbow trout must be returned to the water immediately upon catch.</w:t>
      </w:r>
    </w:p>
    <w:p w14:paraId="3C462DB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of the East and Taylor Rivers downstream to the standing water line of Blue Mesa Reservoir, including all tributary canals and diversions:</w:t>
      </w:r>
    </w:p>
    <w:p w14:paraId="6B54F3B0"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taking of kokanee salmon is prohibited from August 1 through October 31.</w:t>
      </w:r>
    </w:p>
    <w:p w14:paraId="35158CD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Snagging of kokanee salmon is permitted November 1 through December 31.</w:t>
      </w:r>
    </w:p>
    <w:p w14:paraId="16C8EF2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Blue Mesa Dam downstream for 225 yards:</w:t>
      </w:r>
    </w:p>
    <w:p w14:paraId="358B2C85"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as posted.</w:t>
      </w:r>
    </w:p>
    <w:p w14:paraId="3737A82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closure signs below Blue Mesa Dam downstream to Morrow Point Reservoir Dam:</w:t>
      </w:r>
    </w:p>
    <w:p w14:paraId="6D39F492"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Snagging of kokanee salmon is permitted from September 1 through December 31.</w:t>
      </w:r>
    </w:p>
    <w:p w14:paraId="6368652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Morrow Point Reservoir dam downstream for 130 yards:</w:t>
      </w:r>
    </w:p>
    <w:p w14:paraId="36FE249F"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as posted.</w:t>
      </w:r>
    </w:p>
    <w:p w14:paraId="4ECFC73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closure sign below Morrow Point Reservoir dam downstream to Crystal Reservoir Dam:</w:t>
      </w:r>
    </w:p>
    <w:p w14:paraId="141A98E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Snagging of kokanee salmon is permitted from September 1 through December 31.</w:t>
      </w:r>
    </w:p>
    <w:p w14:paraId="5B69469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Crystal Reservoir dam downstream for 200 yards:</w:t>
      </w:r>
    </w:p>
    <w:p w14:paraId="70C5D2D0"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as posted.</w:t>
      </w:r>
    </w:p>
    <w:p w14:paraId="70356C1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200 yards downstream of the Crystal Reservoir dam downstream to the Relief Ditch diversion (five miles above Austin Bridge):</w:t>
      </w:r>
    </w:p>
    <w:p w14:paraId="4C80E2B5"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07861BB0"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rainbow trout must be returned to the water immediately upon catch.</w:t>
      </w:r>
    </w:p>
    <w:p w14:paraId="3EE0F1E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lastRenderedPageBreak/>
        <w:t>From the confluence with the Smith Fork downstream to the confluence with the Colorado River:</w:t>
      </w:r>
    </w:p>
    <w:p w14:paraId="56ADD368"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There is no bag or possession limit for channel catfish, largemouth bass, smallmouth bass, northern pike, walleye, green sunfish, bluegill, bullhead, yellow perch or crappie.</w:t>
      </w:r>
    </w:p>
    <w:p w14:paraId="65943377" w14:textId="77777777" w:rsidR="008378AC" w:rsidRPr="007025F9" w:rsidRDefault="008378AC" w:rsidP="007025F9">
      <w:pPr>
        <w:spacing w:line="276" w:lineRule="auto"/>
        <w:rPr>
          <w:b w:val="0"/>
          <w:bCs w:val="0"/>
          <w:color w:val="000000"/>
        </w:rPr>
      </w:pPr>
    </w:p>
    <w:p w14:paraId="018751A6" w14:textId="77777777" w:rsidR="008378AC" w:rsidRPr="007025F9" w:rsidRDefault="008378AC" w:rsidP="007025F9">
      <w:pPr>
        <w:numPr>
          <w:ilvl w:val="0"/>
          <w:numId w:val="55"/>
        </w:numPr>
        <w:spacing w:line="276" w:lineRule="auto"/>
        <w:ind w:hanging="720"/>
        <w:rPr>
          <w:u w:val="single"/>
        </w:rPr>
      </w:pPr>
      <w:r w:rsidRPr="007025F9">
        <w:rPr>
          <w:u w:val="single"/>
        </w:rPr>
        <w:t xml:space="preserve">Gunnison River, North Fork </w:t>
      </w:r>
      <w:r w:rsidRPr="007025F9">
        <w:rPr>
          <w:u w:val="single"/>
        </w:rPr>
        <w:noBreakHyphen/>
        <w:t xml:space="preserve"> Gunnison and Delta Counties </w:t>
      </w:r>
    </w:p>
    <w:p w14:paraId="3F53F29F" w14:textId="77777777" w:rsidR="008378AC" w:rsidRPr="007025F9" w:rsidRDefault="008378AC" w:rsidP="007025F9">
      <w:pPr>
        <w:spacing w:line="276" w:lineRule="auto"/>
        <w:rPr>
          <w:color w:val="000000"/>
        </w:rPr>
      </w:pPr>
    </w:p>
    <w:p w14:paraId="128F82C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with Anthracite Creek downstream to the confluence with the Gunnison River:</w:t>
      </w:r>
    </w:p>
    <w:p w14:paraId="2698B009"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There is no bag or possession limit for channel catfish, largemouth bass, smallmouth bass, northern pike, walleye, green sunfish, bluegill, bullhead, yellow perch or crappie.</w:t>
      </w:r>
    </w:p>
    <w:p w14:paraId="4AA61565" w14:textId="77777777" w:rsidR="008378AC" w:rsidRPr="007025F9" w:rsidRDefault="008378AC" w:rsidP="007025F9">
      <w:pPr>
        <w:spacing w:line="276" w:lineRule="auto"/>
        <w:ind w:left="1800" w:hanging="720"/>
        <w:rPr>
          <w:u w:val="single"/>
        </w:rPr>
      </w:pPr>
    </w:p>
    <w:p w14:paraId="608FB282" w14:textId="77777777" w:rsidR="008378AC" w:rsidRPr="007025F9" w:rsidRDefault="008378AC" w:rsidP="007025F9">
      <w:pPr>
        <w:numPr>
          <w:ilvl w:val="0"/>
          <w:numId w:val="55"/>
        </w:numPr>
        <w:spacing w:line="276" w:lineRule="auto"/>
        <w:ind w:hanging="720"/>
        <w:rPr>
          <w:u w:val="single"/>
        </w:rPr>
      </w:pPr>
      <w:r w:rsidRPr="007025F9">
        <w:rPr>
          <w:u w:val="single"/>
        </w:rPr>
        <w:t xml:space="preserve">Gunnison River, Lake Fork </w:t>
      </w:r>
      <w:r w:rsidRPr="007025F9">
        <w:rPr>
          <w:u w:val="single"/>
        </w:rPr>
        <w:noBreakHyphen/>
        <w:t xml:space="preserve"> Gunnison and Hinsdale Counties </w:t>
      </w:r>
    </w:p>
    <w:p w14:paraId="03C017DF" w14:textId="77777777" w:rsidR="008378AC" w:rsidRPr="007025F9" w:rsidRDefault="008378AC" w:rsidP="007025F9">
      <w:pPr>
        <w:spacing w:line="276" w:lineRule="auto"/>
        <w:rPr>
          <w:color w:val="000000"/>
        </w:rPr>
      </w:pPr>
    </w:p>
    <w:p w14:paraId="7B60760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waterfall at Sherman:</w:t>
      </w:r>
    </w:p>
    <w:p w14:paraId="3E9D4808"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32E1320D"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All cutthroat trout must be returned to the water immediately upon catch.</w:t>
      </w:r>
    </w:p>
    <w:p w14:paraId="0449D9B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first bridge crossing above Lake San Cristobal downstream to Lake San Cristobal:</w:t>
      </w:r>
    </w:p>
    <w:p w14:paraId="203215C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only.</w:t>
      </w:r>
    </w:p>
    <w:p w14:paraId="3C7A340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with High Bridge Gulch downstream to the BLM boundary below The Gate campground:</w:t>
      </w:r>
    </w:p>
    <w:p w14:paraId="372AEE59"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0506A533"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and minimum size for brown trout is two fish, 16 inches in length.</w:t>
      </w:r>
    </w:p>
    <w:p w14:paraId="6AFC595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rainbow trout must be returned to the water immediately upon catch.</w:t>
      </w:r>
    </w:p>
    <w:p w14:paraId="6DFC20D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BLM boundary below The Gate campground to the confluence with Cherry Creek:</w:t>
      </w:r>
    </w:p>
    <w:p w14:paraId="7C84C7D2"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0CF2BCE7"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From the confluence with Cherry Creek downstream to the upper Red Bridge campground boundary:</w:t>
      </w:r>
    </w:p>
    <w:p w14:paraId="574595E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23948A4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and minimum size for brown trout is 2 fish, 16 inches in length.</w:t>
      </w:r>
    </w:p>
    <w:p w14:paraId="148A551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rainbow trout must be returned to the water immediately upon catch.</w:t>
      </w:r>
    </w:p>
    <w:p w14:paraId="19EFE24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upper Red Bridge campground boundary downstream to Blue Mesa Reservoir:</w:t>
      </w:r>
    </w:p>
    <w:p w14:paraId="22C95042"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Snagging of kokanee salmon is permitted from September 1 through December 31.</w:t>
      </w:r>
    </w:p>
    <w:p w14:paraId="2018B4DE" w14:textId="77777777" w:rsidR="008378AC" w:rsidRPr="007025F9" w:rsidRDefault="008378AC" w:rsidP="007025F9">
      <w:pPr>
        <w:spacing w:line="276" w:lineRule="auto"/>
        <w:ind w:left="2520" w:hanging="360"/>
        <w:rPr>
          <w:b w:val="0"/>
        </w:rPr>
      </w:pPr>
    </w:p>
    <w:p w14:paraId="6EDF67A9" w14:textId="77777777" w:rsidR="008378AC" w:rsidRPr="007025F9" w:rsidRDefault="008378AC" w:rsidP="007025F9">
      <w:pPr>
        <w:numPr>
          <w:ilvl w:val="0"/>
          <w:numId w:val="55"/>
        </w:numPr>
        <w:spacing w:line="276" w:lineRule="auto"/>
        <w:ind w:hanging="720"/>
        <w:rPr>
          <w:u w:val="single"/>
        </w:rPr>
      </w:pPr>
      <w:r w:rsidRPr="007025F9">
        <w:rPr>
          <w:u w:val="single"/>
        </w:rPr>
        <w:t>Gypsum Ponds SWA - Eagle County</w:t>
      </w:r>
    </w:p>
    <w:p w14:paraId="0B98B562" w14:textId="77777777" w:rsidR="008378AC" w:rsidRPr="007025F9" w:rsidRDefault="008378AC" w:rsidP="007025F9">
      <w:pPr>
        <w:spacing w:line="276" w:lineRule="auto"/>
        <w:ind w:left="367" w:firstLine="481"/>
        <w:rPr>
          <w:color w:val="000000"/>
        </w:rPr>
      </w:pPr>
    </w:p>
    <w:p w14:paraId="7C73352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two fish.</w:t>
      </w:r>
    </w:p>
    <w:p w14:paraId="6ACB4773" w14:textId="77777777" w:rsidR="008378AC" w:rsidRPr="007025F9" w:rsidRDefault="008378AC" w:rsidP="007025F9">
      <w:pPr>
        <w:spacing w:line="276" w:lineRule="auto"/>
        <w:ind w:left="1800" w:hanging="720"/>
        <w:rPr>
          <w:u w:val="single"/>
        </w:rPr>
      </w:pPr>
    </w:p>
    <w:p w14:paraId="1380F3CD" w14:textId="77777777" w:rsidR="008378AC" w:rsidRPr="007025F9" w:rsidRDefault="008378AC" w:rsidP="007025F9">
      <w:pPr>
        <w:numPr>
          <w:ilvl w:val="0"/>
          <w:numId w:val="55"/>
        </w:numPr>
        <w:spacing w:line="276" w:lineRule="auto"/>
        <w:ind w:hanging="720"/>
        <w:rPr>
          <w:u w:val="single"/>
        </w:rPr>
      </w:pPr>
      <w:r w:rsidRPr="007025F9">
        <w:rPr>
          <w:u w:val="single"/>
        </w:rPr>
        <w:lastRenderedPageBreak/>
        <w:t>Hahn Creek - Rio Blanco County</w:t>
      </w:r>
    </w:p>
    <w:p w14:paraId="5515BE09" w14:textId="77777777" w:rsidR="008378AC" w:rsidRPr="007025F9" w:rsidRDefault="008378AC" w:rsidP="007025F9">
      <w:pPr>
        <w:spacing w:line="276" w:lineRule="auto"/>
        <w:ind w:left="367" w:firstLine="481"/>
        <w:rPr>
          <w:color w:val="000000"/>
        </w:rPr>
      </w:pPr>
    </w:p>
    <w:p w14:paraId="3E2852CF"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2BFDAC7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3DCEF05B" w14:textId="77777777" w:rsidR="008378AC" w:rsidRPr="007025F9" w:rsidRDefault="008378AC" w:rsidP="007025F9">
      <w:pPr>
        <w:spacing w:line="276" w:lineRule="auto"/>
        <w:ind w:left="2520" w:hanging="360"/>
        <w:rPr>
          <w:b w:val="0"/>
          <w:bCs w:val="0"/>
          <w:color w:val="000000"/>
        </w:rPr>
      </w:pPr>
    </w:p>
    <w:p w14:paraId="46E7AEB2" w14:textId="77777777" w:rsidR="008378AC" w:rsidRPr="007025F9" w:rsidRDefault="008378AC" w:rsidP="007025F9">
      <w:pPr>
        <w:numPr>
          <w:ilvl w:val="0"/>
          <w:numId w:val="55"/>
        </w:numPr>
        <w:spacing w:line="276" w:lineRule="auto"/>
        <w:ind w:hanging="720"/>
        <w:rPr>
          <w:u w:val="single"/>
        </w:rPr>
      </w:pPr>
      <w:r w:rsidRPr="007025F9">
        <w:rPr>
          <w:u w:val="single"/>
        </w:rPr>
        <w:t>Hallenbeck (Purdy Mesa) Reservoir - Mesa County</w:t>
      </w:r>
    </w:p>
    <w:p w14:paraId="4125C21F" w14:textId="77777777" w:rsidR="008378AC" w:rsidRPr="007025F9" w:rsidRDefault="008378AC" w:rsidP="007025F9">
      <w:pPr>
        <w:spacing w:line="276" w:lineRule="auto"/>
        <w:rPr>
          <w:color w:val="000000"/>
        </w:rPr>
      </w:pPr>
    </w:p>
    <w:p w14:paraId="609508D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color w:val="000000"/>
        </w:rPr>
        <w:t>Fishing is by artificial flies and lures only. Scented flies or scented lures may be used on this water if they are 1.5 inches or longer.</w:t>
      </w:r>
    </w:p>
    <w:p w14:paraId="5080D0F5"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t xml:space="preserve">All largemouth bass between 12 and 15 inches in length must be returned to the water immediately upon catch. No more than two largemouth bass in any bag and possession limit may </w:t>
      </w:r>
      <w:r w:rsidRPr="007025F9">
        <w:rPr>
          <w:b w:val="0"/>
          <w:bCs w:val="0"/>
          <w:color w:val="000000"/>
        </w:rPr>
        <w:t xml:space="preserve">be greater than 15 inches in length. </w:t>
      </w:r>
    </w:p>
    <w:p w14:paraId="78DD3153" w14:textId="77777777" w:rsidR="008378AC" w:rsidRPr="007025F9" w:rsidRDefault="008378AC" w:rsidP="007025F9">
      <w:pPr>
        <w:spacing w:line="276" w:lineRule="auto"/>
        <w:rPr>
          <w:color w:val="000000"/>
        </w:rPr>
      </w:pPr>
    </w:p>
    <w:p w14:paraId="58BA33B0" w14:textId="77777777" w:rsidR="008378AC" w:rsidRPr="007025F9" w:rsidRDefault="008378AC" w:rsidP="007025F9">
      <w:pPr>
        <w:numPr>
          <w:ilvl w:val="0"/>
          <w:numId w:val="55"/>
        </w:numPr>
        <w:spacing w:line="276" w:lineRule="auto"/>
        <w:ind w:hanging="720"/>
        <w:rPr>
          <w:u w:val="single"/>
        </w:rPr>
      </w:pPr>
      <w:r w:rsidRPr="007025F9">
        <w:rPr>
          <w:u w:val="single"/>
        </w:rPr>
        <w:t>Hamilton Creek - Grand County</w:t>
      </w:r>
    </w:p>
    <w:p w14:paraId="7A5DCE8F" w14:textId="77777777" w:rsidR="008378AC" w:rsidRPr="007025F9" w:rsidRDefault="008378AC" w:rsidP="007025F9">
      <w:pPr>
        <w:spacing w:line="276" w:lineRule="auto"/>
        <w:rPr>
          <w:color w:val="000000"/>
        </w:rPr>
      </w:pPr>
    </w:p>
    <w:p w14:paraId="7BCA4C2A"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1AD8F02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0F81DC9E" w14:textId="77777777" w:rsidR="008378AC" w:rsidRPr="007025F9" w:rsidRDefault="008378AC" w:rsidP="007025F9">
      <w:pPr>
        <w:spacing w:line="276" w:lineRule="auto"/>
        <w:ind w:left="1800" w:hanging="720"/>
        <w:rPr>
          <w:u w:val="single"/>
        </w:rPr>
      </w:pPr>
    </w:p>
    <w:p w14:paraId="03F941B7" w14:textId="77777777" w:rsidR="008378AC" w:rsidRPr="007025F9" w:rsidRDefault="008378AC" w:rsidP="007025F9">
      <w:pPr>
        <w:numPr>
          <w:ilvl w:val="0"/>
          <w:numId w:val="55"/>
        </w:numPr>
        <w:spacing w:line="276" w:lineRule="auto"/>
        <w:ind w:hanging="720"/>
        <w:rPr>
          <w:u w:val="single"/>
        </w:rPr>
      </w:pPr>
      <w:r w:rsidRPr="007025F9">
        <w:rPr>
          <w:u w:val="single"/>
        </w:rPr>
        <w:t xml:space="preserve">Hanging Lake </w:t>
      </w:r>
      <w:r w:rsidRPr="007025F9">
        <w:rPr>
          <w:u w:val="single"/>
        </w:rPr>
        <w:noBreakHyphen/>
        <w:t xml:space="preserve"> Garfield County</w:t>
      </w:r>
    </w:p>
    <w:p w14:paraId="0C5AB252" w14:textId="77777777" w:rsidR="008378AC" w:rsidRPr="007025F9" w:rsidRDefault="008378AC" w:rsidP="007025F9">
      <w:pPr>
        <w:spacing w:line="276" w:lineRule="auto"/>
        <w:rPr>
          <w:color w:val="000000"/>
        </w:rPr>
      </w:pPr>
    </w:p>
    <w:p w14:paraId="0E77A70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prohibited.</w:t>
      </w:r>
    </w:p>
    <w:p w14:paraId="1F500DC4" w14:textId="77777777" w:rsidR="008378AC" w:rsidRPr="007025F9" w:rsidRDefault="008378AC" w:rsidP="007025F9">
      <w:pPr>
        <w:spacing w:line="276" w:lineRule="auto"/>
        <w:rPr>
          <w:b w:val="0"/>
          <w:bCs w:val="0"/>
          <w:color w:val="000000"/>
        </w:rPr>
      </w:pPr>
    </w:p>
    <w:p w14:paraId="5D2CD797" w14:textId="77777777" w:rsidR="008378AC" w:rsidRPr="007025F9" w:rsidRDefault="008378AC" w:rsidP="007025F9">
      <w:pPr>
        <w:numPr>
          <w:ilvl w:val="0"/>
          <w:numId w:val="55"/>
        </w:numPr>
        <w:spacing w:line="276" w:lineRule="auto"/>
        <w:ind w:hanging="720"/>
        <w:rPr>
          <w:b w:val="0"/>
          <w:bCs w:val="0"/>
          <w:u w:val="single"/>
        </w:rPr>
      </w:pPr>
      <w:r w:rsidRPr="007025F9">
        <w:rPr>
          <w:u w:val="single"/>
        </w:rPr>
        <w:t>Harvey Gap Reservoir - Garfield County</w:t>
      </w:r>
    </w:p>
    <w:p w14:paraId="1C57AF53" w14:textId="77777777" w:rsidR="008378AC" w:rsidRPr="007025F9" w:rsidRDefault="008378AC" w:rsidP="007025F9">
      <w:pPr>
        <w:tabs>
          <w:tab w:val="left" w:pos="720"/>
        </w:tabs>
        <w:spacing w:line="276" w:lineRule="auto"/>
        <w:ind w:left="2160" w:hanging="360"/>
        <w:rPr>
          <w:b w:val="0"/>
          <w:bCs w:val="0"/>
        </w:rPr>
      </w:pPr>
    </w:p>
    <w:p w14:paraId="6AEDB31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bass is 15 inches in length.</w:t>
      </w:r>
    </w:p>
    <w:p w14:paraId="3BFCF63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channel catfish is two fish.</w:t>
      </w:r>
    </w:p>
    <w:p w14:paraId="727F5D7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Use of spearfishing, archery, slingbows and gigs for the take of northern pike is prohibited.</w:t>
      </w:r>
    </w:p>
    <w:p w14:paraId="1B32BB17" w14:textId="77777777" w:rsidR="008378AC" w:rsidRPr="007025F9" w:rsidRDefault="008378AC" w:rsidP="007025F9">
      <w:pPr>
        <w:spacing w:line="276" w:lineRule="auto"/>
        <w:rPr>
          <w:b w:val="0"/>
          <w:bCs w:val="0"/>
          <w:color w:val="000000"/>
        </w:rPr>
      </w:pPr>
    </w:p>
    <w:p w14:paraId="04400ED7" w14:textId="77777777" w:rsidR="008378AC" w:rsidRPr="007025F9" w:rsidRDefault="008378AC" w:rsidP="007025F9">
      <w:pPr>
        <w:numPr>
          <w:ilvl w:val="0"/>
          <w:numId w:val="55"/>
        </w:numPr>
        <w:spacing w:line="276" w:lineRule="auto"/>
        <w:ind w:hanging="720"/>
        <w:rPr>
          <w:u w:val="single"/>
        </w:rPr>
      </w:pPr>
      <w:r w:rsidRPr="007025F9">
        <w:rPr>
          <w:u w:val="single"/>
        </w:rPr>
        <w:t xml:space="preserve">Hat Creek </w:t>
      </w:r>
      <w:r w:rsidRPr="007025F9">
        <w:rPr>
          <w:u w:val="single"/>
        </w:rPr>
        <w:noBreakHyphen/>
        <w:t xml:space="preserve"> Eagle County</w:t>
      </w:r>
    </w:p>
    <w:p w14:paraId="28860B66" w14:textId="77777777" w:rsidR="008378AC" w:rsidRPr="007025F9" w:rsidRDefault="008378AC" w:rsidP="007025F9">
      <w:pPr>
        <w:spacing w:line="276" w:lineRule="auto"/>
        <w:rPr>
          <w:color w:val="000000"/>
        </w:rPr>
      </w:pPr>
    </w:p>
    <w:p w14:paraId="397011DC"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1B69FB8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4BE3B613" w14:textId="77777777" w:rsidR="008378AC" w:rsidRPr="007025F9" w:rsidRDefault="008378AC" w:rsidP="007025F9">
      <w:pPr>
        <w:tabs>
          <w:tab w:val="left" w:pos="720"/>
        </w:tabs>
        <w:spacing w:line="276" w:lineRule="auto"/>
        <w:ind w:left="2160" w:hanging="360"/>
        <w:rPr>
          <w:b w:val="0"/>
          <w:bCs w:val="0"/>
        </w:rPr>
      </w:pPr>
    </w:p>
    <w:p w14:paraId="79CCC1AD" w14:textId="77777777" w:rsidR="008378AC" w:rsidRPr="007025F9" w:rsidRDefault="008378AC" w:rsidP="007025F9">
      <w:pPr>
        <w:numPr>
          <w:ilvl w:val="0"/>
          <w:numId w:val="55"/>
        </w:numPr>
        <w:spacing w:line="276" w:lineRule="auto"/>
        <w:ind w:hanging="720"/>
        <w:rPr>
          <w:u w:val="single"/>
        </w:rPr>
      </w:pPr>
      <w:r w:rsidRPr="007025F9">
        <w:rPr>
          <w:u w:val="single"/>
        </w:rPr>
        <w:t>Haxtun City Lake (Gun Club Lake) - Phillips County</w:t>
      </w:r>
    </w:p>
    <w:p w14:paraId="3F2F14B1" w14:textId="77777777" w:rsidR="008378AC" w:rsidRPr="007025F9" w:rsidRDefault="008378AC" w:rsidP="007025F9">
      <w:pPr>
        <w:spacing w:line="276" w:lineRule="auto"/>
        <w:rPr>
          <w:b w:val="0"/>
          <w:bCs w:val="0"/>
          <w:color w:val="000000"/>
        </w:rPr>
      </w:pPr>
    </w:p>
    <w:p w14:paraId="0C39941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17F3A66E" w14:textId="77777777" w:rsidR="008378AC" w:rsidRPr="007025F9" w:rsidRDefault="008378AC" w:rsidP="007025F9">
      <w:pPr>
        <w:tabs>
          <w:tab w:val="left" w:pos="720"/>
        </w:tabs>
        <w:spacing w:line="276" w:lineRule="auto"/>
        <w:ind w:left="2160" w:hanging="360"/>
        <w:rPr>
          <w:b w:val="0"/>
          <w:bCs w:val="0"/>
        </w:rPr>
      </w:pPr>
    </w:p>
    <w:p w14:paraId="79447C89" w14:textId="77777777" w:rsidR="008378AC" w:rsidRPr="007025F9" w:rsidRDefault="008378AC" w:rsidP="007025F9">
      <w:pPr>
        <w:numPr>
          <w:ilvl w:val="0"/>
          <w:numId w:val="55"/>
        </w:numPr>
        <w:spacing w:line="276" w:lineRule="auto"/>
        <w:ind w:hanging="720"/>
        <w:rPr>
          <w:u w:val="single"/>
        </w:rPr>
      </w:pPr>
      <w:r w:rsidRPr="007025F9">
        <w:rPr>
          <w:u w:val="single"/>
        </w:rPr>
        <w:t>Headache Creek - Archuleta County</w:t>
      </w:r>
    </w:p>
    <w:p w14:paraId="536A84E9" w14:textId="77777777" w:rsidR="008378AC" w:rsidRPr="007025F9" w:rsidRDefault="008378AC" w:rsidP="007025F9">
      <w:pPr>
        <w:spacing w:line="276" w:lineRule="auto"/>
        <w:rPr>
          <w:color w:val="000000"/>
        </w:rPr>
      </w:pPr>
    </w:p>
    <w:p w14:paraId="3879C346"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32452C1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22B9827E" w14:textId="77777777" w:rsidR="008378AC" w:rsidRPr="007025F9" w:rsidRDefault="008378AC" w:rsidP="007025F9">
      <w:pPr>
        <w:tabs>
          <w:tab w:val="left" w:pos="720"/>
        </w:tabs>
        <w:spacing w:line="276" w:lineRule="auto"/>
        <w:ind w:left="2160" w:hanging="360"/>
        <w:rPr>
          <w:b w:val="0"/>
          <w:bCs w:val="0"/>
        </w:rPr>
      </w:pPr>
    </w:p>
    <w:p w14:paraId="41CFD338" w14:textId="77777777" w:rsidR="008378AC" w:rsidRPr="007025F9" w:rsidRDefault="008378AC" w:rsidP="007025F9">
      <w:pPr>
        <w:numPr>
          <w:ilvl w:val="0"/>
          <w:numId w:val="55"/>
        </w:numPr>
        <w:spacing w:line="276" w:lineRule="auto"/>
        <w:ind w:hanging="720"/>
        <w:rPr>
          <w:u w:val="single"/>
        </w:rPr>
      </w:pPr>
      <w:r w:rsidRPr="007025F9">
        <w:rPr>
          <w:u w:val="single"/>
        </w:rPr>
        <w:t>Heberton Creek - Garfield County</w:t>
      </w:r>
    </w:p>
    <w:p w14:paraId="5CE6F511" w14:textId="77777777" w:rsidR="008378AC" w:rsidRPr="007025F9" w:rsidRDefault="008378AC" w:rsidP="007025F9">
      <w:pPr>
        <w:spacing w:line="276" w:lineRule="auto"/>
        <w:rPr>
          <w:color w:val="000000"/>
        </w:rPr>
      </w:pPr>
    </w:p>
    <w:p w14:paraId="23547255" w14:textId="77777777" w:rsidR="008378AC" w:rsidRPr="007025F9" w:rsidRDefault="008378AC" w:rsidP="007025F9">
      <w:pPr>
        <w:pStyle w:val="ListParagraph"/>
        <w:numPr>
          <w:ilvl w:val="1"/>
          <w:numId w:val="55"/>
        </w:numPr>
        <w:spacing w:line="276" w:lineRule="auto"/>
        <w:ind w:left="2160"/>
        <w:rPr>
          <w:b w:val="0"/>
          <w:bCs w:val="0"/>
          <w:color w:val="000000"/>
        </w:rPr>
      </w:pPr>
      <w:r w:rsidRPr="007025F9">
        <w:rPr>
          <w:b w:val="0"/>
          <w:bCs w:val="0"/>
          <w:color w:val="000000"/>
        </w:rPr>
        <w:t>From Trappers Lake upstream for ½ mile:</w:t>
      </w:r>
    </w:p>
    <w:p w14:paraId="79B2E298"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prohibited.</w:t>
      </w:r>
    </w:p>
    <w:p w14:paraId="5EABD881" w14:textId="77777777" w:rsidR="008378AC" w:rsidRPr="007025F9" w:rsidRDefault="008378AC" w:rsidP="007025F9">
      <w:pPr>
        <w:spacing w:line="276" w:lineRule="auto"/>
        <w:ind w:left="1800" w:hanging="720"/>
        <w:rPr>
          <w:u w:val="single"/>
        </w:rPr>
      </w:pPr>
    </w:p>
    <w:p w14:paraId="019DAD4D" w14:textId="77777777" w:rsidR="008378AC" w:rsidRPr="007025F9" w:rsidRDefault="008378AC" w:rsidP="007025F9">
      <w:pPr>
        <w:numPr>
          <w:ilvl w:val="0"/>
          <w:numId w:val="55"/>
        </w:numPr>
        <w:spacing w:line="276" w:lineRule="auto"/>
        <w:ind w:hanging="720"/>
        <w:rPr>
          <w:u w:val="single"/>
        </w:rPr>
      </w:pPr>
      <w:r w:rsidRPr="007025F9">
        <w:rPr>
          <w:u w:val="single"/>
        </w:rPr>
        <w:t>Henry Reservoir - Crowley County</w:t>
      </w:r>
    </w:p>
    <w:p w14:paraId="190E0DAF" w14:textId="77777777" w:rsidR="008378AC" w:rsidRPr="007025F9" w:rsidRDefault="008378AC" w:rsidP="007025F9">
      <w:pPr>
        <w:spacing w:line="276" w:lineRule="auto"/>
        <w:rPr>
          <w:color w:val="000000"/>
          <w:u w:val="single"/>
        </w:rPr>
      </w:pPr>
    </w:p>
    <w:p w14:paraId="4B2FBA9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Trotlines and jugs are permitted.</w:t>
      </w:r>
    </w:p>
    <w:p w14:paraId="0115BA77" w14:textId="77777777" w:rsidR="008378AC" w:rsidRPr="007025F9" w:rsidRDefault="008378AC" w:rsidP="007025F9">
      <w:pPr>
        <w:spacing w:line="276" w:lineRule="auto"/>
        <w:ind w:left="1800" w:hanging="720"/>
        <w:rPr>
          <w:u w:val="single"/>
        </w:rPr>
      </w:pPr>
    </w:p>
    <w:p w14:paraId="399F183C" w14:textId="77777777" w:rsidR="008378AC" w:rsidRPr="007025F9" w:rsidRDefault="008378AC" w:rsidP="007025F9">
      <w:pPr>
        <w:numPr>
          <w:ilvl w:val="0"/>
          <w:numId w:val="55"/>
        </w:numPr>
        <w:tabs>
          <w:tab w:val="left" w:pos="720"/>
        </w:tabs>
        <w:spacing w:line="276" w:lineRule="auto"/>
        <w:ind w:hanging="720"/>
        <w:rPr>
          <w:bCs w:val="0"/>
          <w:u w:val="single"/>
        </w:rPr>
      </w:pPr>
      <w:r w:rsidRPr="007025F9">
        <w:rPr>
          <w:bCs w:val="0"/>
          <w:u w:val="single"/>
        </w:rPr>
        <w:t>Herman Gulch - Clear Creek County</w:t>
      </w:r>
    </w:p>
    <w:p w14:paraId="277187B2" w14:textId="77777777" w:rsidR="008378AC" w:rsidRPr="007025F9" w:rsidRDefault="008378AC" w:rsidP="007025F9">
      <w:pPr>
        <w:tabs>
          <w:tab w:val="left" w:pos="720"/>
        </w:tabs>
        <w:spacing w:line="276" w:lineRule="auto"/>
        <w:ind w:left="1440" w:hanging="360"/>
        <w:rPr>
          <w:b w:val="0"/>
          <w:bCs w:val="0"/>
          <w:u w:val="single"/>
        </w:rPr>
      </w:pPr>
    </w:p>
    <w:p w14:paraId="496F8B0F"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From the headwaters downstream to I-70:</w:t>
      </w:r>
    </w:p>
    <w:p w14:paraId="57369EA8"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w:t>
      </w:r>
      <w:r w:rsidRPr="007025F9" w:rsidDel="00C33FF3">
        <w:rPr>
          <w:b w:val="0"/>
          <w:bCs w:val="0"/>
          <w:color w:val="000000"/>
        </w:rPr>
        <w:t xml:space="preserve"> </w:t>
      </w:r>
    </w:p>
    <w:p w14:paraId="468CA648" w14:textId="77777777" w:rsidR="008378AC" w:rsidRPr="007025F9" w:rsidRDefault="008378AC" w:rsidP="007025F9">
      <w:pPr>
        <w:pStyle w:val="ListParagraph"/>
        <w:tabs>
          <w:tab w:val="left" w:pos="810"/>
        </w:tabs>
        <w:spacing w:line="276" w:lineRule="auto"/>
        <w:ind w:left="2520"/>
        <w:rPr>
          <w:b w:val="0"/>
          <w:bCs w:val="0"/>
        </w:rPr>
      </w:pPr>
    </w:p>
    <w:p w14:paraId="1CD3EB7B" w14:textId="77777777" w:rsidR="008378AC" w:rsidRPr="007025F9" w:rsidRDefault="008378AC" w:rsidP="007025F9">
      <w:pPr>
        <w:numPr>
          <w:ilvl w:val="0"/>
          <w:numId w:val="55"/>
        </w:numPr>
        <w:spacing w:line="276" w:lineRule="auto"/>
        <w:ind w:hanging="720"/>
        <w:rPr>
          <w:u w:val="single"/>
        </w:rPr>
      </w:pPr>
      <w:r w:rsidRPr="007025F9">
        <w:rPr>
          <w:u w:val="single"/>
        </w:rPr>
        <w:t>Hermosa Creek - La Plata and San Juan Counties</w:t>
      </w:r>
    </w:p>
    <w:p w14:paraId="08FD8090" w14:textId="77777777" w:rsidR="008378AC" w:rsidRPr="007025F9" w:rsidRDefault="008378AC" w:rsidP="007025F9">
      <w:pPr>
        <w:spacing w:line="276" w:lineRule="auto"/>
        <w:rPr>
          <w:b w:val="0"/>
          <w:color w:val="000000"/>
        </w:rPr>
      </w:pPr>
    </w:p>
    <w:p w14:paraId="0039D49B" w14:textId="77777777" w:rsidR="008378AC" w:rsidRPr="007025F9" w:rsidRDefault="008378AC" w:rsidP="007025F9">
      <w:pPr>
        <w:numPr>
          <w:ilvl w:val="0"/>
          <w:numId w:val="26"/>
        </w:numPr>
        <w:tabs>
          <w:tab w:val="left" w:pos="720"/>
        </w:tabs>
        <w:spacing w:line="276" w:lineRule="auto"/>
        <w:rPr>
          <w:b w:val="0"/>
          <w:color w:val="000000"/>
        </w:rPr>
      </w:pPr>
      <w:r w:rsidRPr="007025F9">
        <w:rPr>
          <w:b w:val="0"/>
          <w:color w:val="000000"/>
        </w:rPr>
        <w:t>From the headwaters downstream to the confluence with East Cross Creek (except 100 feet up and downstream of the artificial waterfall (fish barrier) located 0.1 mile below the East Fort of Hermosa Creek confluence):</w:t>
      </w:r>
    </w:p>
    <w:p w14:paraId="459DEBF1"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567147C7"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All cutthroat trout must be returned to the water immediately upon catch.</w:t>
      </w:r>
    </w:p>
    <w:p w14:paraId="52DB939B"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100 feet upstream and downstream of the artificial waterfall (fish barrier) located 0.1 mile below the East Fork of Hermosa Creek confluence:</w:t>
      </w:r>
    </w:p>
    <w:p w14:paraId="4CBA73E1" w14:textId="793BA13F" w:rsidR="008378AC" w:rsidRPr="007025F9" w:rsidRDefault="008378AC" w:rsidP="007025F9">
      <w:pPr>
        <w:pStyle w:val="ListParagraph"/>
        <w:numPr>
          <w:ilvl w:val="1"/>
          <w:numId w:val="26"/>
        </w:numPr>
        <w:tabs>
          <w:tab w:val="left" w:pos="720"/>
        </w:tabs>
        <w:spacing w:line="276" w:lineRule="auto"/>
        <w:rPr>
          <w:b w:val="0"/>
          <w:bCs w:val="0"/>
        </w:rPr>
      </w:pPr>
      <w:r w:rsidRPr="007025F9">
        <w:rPr>
          <w:b w:val="0"/>
          <w:bCs w:val="0"/>
        </w:rPr>
        <w:t xml:space="preserve">Fishing is </w:t>
      </w:r>
      <w:r w:rsidR="00B208FF" w:rsidRPr="007025F9">
        <w:rPr>
          <w:b w:val="0"/>
          <w:bCs w:val="0"/>
        </w:rPr>
        <w:t>prohibited.</w:t>
      </w:r>
    </w:p>
    <w:p w14:paraId="27FC5F06" w14:textId="77777777" w:rsidR="008378AC" w:rsidRPr="007025F9" w:rsidRDefault="008378AC" w:rsidP="007025F9">
      <w:pPr>
        <w:tabs>
          <w:tab w:val="left" w:pos="720"/>
        </w:tabs>
        <w:spacing w:line="276" w:lineRule="auto"/>
        <w:ind w:left="2520" w:hanging="360"/>
        <w:rPr>
          <w:b w:val="0"/>
          <w:bCs w:val="0"/>
        </w:rPr>
      </w:pPr>
    </w:p>
    <w:p w14:paraId="17D62C51" w14:textId="77777777" w:rsidR="008378AC" w:rsidRPr="007025F9" w:rsidRDefault="008378AC" w:rsidP="007025F9">
      <w:pPr>
        <w:numPr>
          <w:ilvl w:val="0"/>
          <w:numId w:val="55"/>
        </w:numPr>
        <w:spacing w:line="276" w:lineRule="auto"/>
        <w:ind w:hanging="720"/>
        <w:rPr>
          <w:u w:val="single"/>
        </w:rPr>
      </w:pPr>
      <w:r w:rsidRPr="007025F9">
        <w:rPr>
          <w:u w:val="single"/>
        </w:rPr>
        <w:t>Hermosa Creek, East Fork - La Plata County</w:t>
      </w:r>
    </w:p>
    <w:p w14:paraId="0E6EEFAD" w14:textId="77777777" w:rsidR="008378AC" w:rsidRPr="007025F9" w:rsidRDefault="008378AC" w:rsidP="007025F9">
      <w:pPr>
        <w:spacing w:line="276" w:lineRule="auto"/>
        <w:rPr>
          <w:b w:val="0"/>
          <w:color w:val="000000"/>
          <w:u w:val="single"/>
        </w:rPr>
      </w:pPr>
    </w:p>
    <w:p w14:paraId="50ED87EE" w14:textId="77777777" w:rsidR="008378AC" w:rsidRPr="007025F9" w:rsidRDefault="008378AC" w:rsidP="007025F9">
      <w:pPr>
        <w:numPr>
          <w:ilvl w:val="0"/>
          <w:numId w:val="42"/>
        </w:numPr>
        <w:tabs>
          <w:tab w:val="left" w:pos="720"/>
        </w:tabs>
        <w:spacing w:line="276" w:lineRule="auto"/>
        <w:rPr>
          <w:b w:val="0"/>
          <w:bCs w:val="0"/>
        </w:rPr>
      </w:pPr>
      <w:r w:rsidRPr="007025F9">
        <w:rPr>
          <w:b w:val="0"/>
          <w:bCs w:val="0"/>
        </w:rPr>
        <w:t>Fishing is by artificial flies and lures only.</w:t>
      </w:r>
    </w:p>
    <w:p w14:paraId="43848542" w14:textId="77777777" w:rsidR="008378AC" w:rsidRPr="007025F9" w:rsidRDefault="008378AC" w:rsidP="007025F9">
      <w:pPr>
        <w:numPr>
          <w:ilvl w:val="0"/>
          <w:numId w:val="42"/>
        </w:numPr>
        <w:tabs>
          <w:tab w:val="left" w:pos="720"/>
        </w:tabs>
        <w:spacing w:line="276" w:lineRule="auto"/>
        <w:rPr>
          <w:b w:val="0"/>
          <w:bCs w:val="0"/>
        </w:rPr>
      </w:pPr>
      <w:r w:rsidRPr="007025F9">
        <w:rPr>
          <w:b w:val="0"/>
          <w:bCs w:val="0"/>
        </w:rPr>
        <w:t>All cutthroat trout must be returned to the water immediately upon catch.</w:t>
      </w:r>
    </w:p>
    <w:p w14:paraId="4DF91FF9" w14:textId="77777777" w:rsidR="008378AC" w:rsidRPr="007025F9" w:rsidRDefault="008378AC" w:rsidP="007025F9">
      <w:pPr>
        <w:tabs>
          <w:tab w:val="left" w:pos="720"/>
        </w:tabs>
        <w:spacing w:line="276" w:lineRule="auto"/>
        <w:ind w:left="2160" w:hanging="360"/>
        <w:rPr>
          <w:b w:val="0"/>
          <w:color w:val="000000"/>
        </w:rPr>
      </w:pPr>
    </w:p>
    <w:p w14:paraId="694C7BFB" w14:textId="77777777" w:rsidR="008378AC" w:rsidRPr="007025F9" w:rsidRDefault="008378AC" w:rsidP="007025F9">
      <w:pPr>
        <w:numPr>
          <w:ilvl w:val="0"/>
          <w:numId w:val="55"/>
        </w:numPr>
        <w:spacing w:line="276" w:lineRule="auto"/>
        <w:ind w:hanging="720"/>
        <w:rPr>
          <w:u w:val="single"/>
        </w:rPr>
      </w:pPr>
      <w:r w:rsidRPr="007025F9">
        <w:rPr>
          <w:u w:val="single"/>
        </w:rPr>
        <w:t xml:space="preserve">Hidden Lakes </w:t>
      </w:r>
      <w:r w:rsidRPr="007025F9">
        <w:rPr>
          <w:u w:val="single"/>
        </w:rPr>
        <w:noBreakHyphen/>
        <w:t xml:space="preserve"> Lake County</w:t>
      </w:r>
    </w:p>
    <w:p w14:paraId="363D34EF" w14:textId="77777777" w:rsidR="008378AC" w:rsidRPr="007025F9" w:rsidRDefault="008378AC" w:rsidP="007025F9">
      <w:pPr>
        <w:spacing w:line="276" w:lineRule="auto"/>
        <w:rPr>
          <w:b w:val="0"/>
          <w:color w:val="000000"/>
        </w:rPr>
      </w:pPr>
    </w:p>
    <w:p w14:paraId="65248C1D"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462025D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5A580211" w14:textId="77777777" w:rsidR="008378AC" w:rsidRPr="007025F9" w:rsidRDefault="008378AC" w:rsidP="007025F9">
      <w:pPr>
        <w:spacing w:line="276" w:lineRule="auto"/>
        <w:rPr>
          <w:b w:val="0"/>
          <w:color w:val="000000"/>
        </w:rPr>
      </w:pPr>
    </w:p>
    <w:p w14:paraId="7D542E06" w14:textId="77777777" w:rsidR="008378AC" w:rsidRPr="007025F9" w:rsidRDefault="008378AC" w:rsidP="007025F9">
      <w:pPr>
        <w:numPr>
          <w:ilvl w:val="0"/>
          <w:numId w:val="55"/>
        </w:numPr>
        <w:spacing w:line="276" w:lineRule="auto"/>
        <w:ind w:hanging="720"/>
        <w:rPr>
          <w:u w:val="single"/>
        </w:rPr>
      </w:pPr>
      <w:r w:rsidRPr="007025F9">
        <w:rPr>
          <w:u w:val="single"/>
        </w:rPr>
        <w:t xml:space="preserve">Highline Reservoir </w:t>
      </w:r>
      <w:r w:rsidRPr="007025F9">
        <w:rPr>
          <w:u w:val="single"/>
        </w:rPr>
        <w:noBreakHyphen/>
        <w:t xml:space="preserve"> Mesa County</w:t>
      </w:r>
    </w:p>
    <w:p w14:paraId="217692F1" w14:textId="77777777" w:rsidR="008378AC" w:rsidRPr="007025F9" w:rsidRDefault="008378AC" w:rsidP="007025F9">
      <w:pPr>
        <w:spacing w:line="276" w:lineRule="auto"/>
        <w:rPr>
          <w:b w:val="0"/>
          <w:color w:val="000000"/>
        </w:rPr>
      </w:pPr>
    </w:p>
    <w:p w14:paraId="5CEFFDA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and minimum size for largemouth bass is two fish, 15 inches in length.</w:t>
      </w:r>
    </w:p>
    <w:p w14:paraId="7DE27176" w14:textId="77777777" w:rsidR="008378AC" w:rsidRPr="007025F9" w:rsidRDefault="008378AC" w:rsidP="007025F9">
      <w:pPr>
        <w:tabs>
          <w:tab w:val="left" w:pos="720"/>
        </w:tabs>
        <w:spacing w:line="276" w:lineRule="auto"/>
        <w:ind w:left="2160" w:hanging="360"/>
        <w:rPr>
          <w:b w:val="0"/>
          <w:bCs w:val="0"/>
        </w:rPr>
      </w:pPr>
    </w:p>
    <w:p w14:paraId="7327C9DA" w14:textId="77777777" w:rsidR="008378AC" w:rsidRPr="007025F9" w:rsidRDefault="008378AC" w:rsidP="007025F9">
      <w:pPr>
        <w:numPr>
          <w:ilvl w:val="0"/>
          <w:numId w:val="55"/>
        </w:numPr>
        <w:spacing w:line="276" w:lineRule="auto"/>
        <w:ind w:hanging="720"/>
        <w:rPr>
          <w:u w:val="single"/>
        </w:rPr>
      </w:pPr>
      <w:r w:rsidRPr="007025F9">
        <w:rPr>
          <w:u w:val="single"/>
        </w:rPr>
        <w:t>Himes Creek - Mineral County</w:t>
      </w:r>
    </w:p>
    <w:p w14:paraId="5877B87D" w14:textId="77777777" w:rsidR="008378AC" w:rsidRPr="007025F9" w:rsidRDefault="008378AC" w:rsidP="007025F9">
      <w:pPr>
        <w:spacing w:line="276" w:lineRule="auto"/>
        <w:rPr>
          <w:b w:val="0"/>
          <w:color w:val="000000"/>
        </w:rPr>
      </w:pPr>
    </w:p>
    <w:p w14:paraId="03ED7CD7"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48DAE70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10DD9D63" w14:textId="77777777" w:rsidR="008378AC" w:rsidRPr="007025F9" w:rsidRDefault="008378AC" w:rsidP="007025F9">
      <w:pPr>
        <w:spacing w:line="276" w:lineRule="auto"/>
        <w:rPr>
          <w:b w:val="0"/>
          <w:color w:val="000000"/>
        </w:rPr>
      </w:pPr>
    </w:p>
    <w:p w14:paraId="20EB8807" w14:textId="77777777" w:rsidR="008378AC" w:rsidRPr="007025F9" w:rsidRDefault="008378AC" w:rsidP="007025F9">
      <w:pPr>
        <w:numPr>
          <w:ilvl w:val="0"/>
          <w:numId w:val="55"/>
        </w:numPr>
        <w:spacing w:line="276" w:lineRule="auto"/>
        <w:ind w:hanging="720"/>
        <w:rPr>
          <w:u w:val="single"/>
        </w:rPr>
      </w:pPr>
      <w:r w:rsidRPr="007025F9">
        <w:rPr>
          <w:u w:val="single"/>
        </w:rPr>
        <w:t>Hine Lake - Jefferson County</w:t>
      </w:r>
    </w:p>
    <w:p w14:paraId="06CE3CB4" w14:textId="77777777" w:rsidR="008378AC" w:rsidRPr="007025F9" w:rsidRDefault="008378AC" w:rsidP="007025F9">
      <w:pPr>
        <w:spacing w:line="276" w:lineRule="auto"/>
        <w:rPr>
          <w:b w:val="0"/>
          <w:color w:val="000000"/>
        </w:rPr>
      </w:pPr>
    </w:p>
    <w:p w14:paraId="30FB75C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bass is 18 inches in length.</w:t>
      </w:r>
    </w:p>
    <w:p w14:paraId="39E2D3A0" w14:textId="77777777" w:rsidR="008378AC" w:rsidRPr="007025F9" w:rsidRDefault="008378AC" w:rsidP="007025F9">
      <w:pPr>
        <w:spacing w:line="276" w:lineRule="auto"/>
        <w:rPr>
          <w:b w:val="0"/>
          <w:bCs w:val="0"/>
          <w:color w:val="000000"/>
        </w:rPr>
      </w:pPr>
    </w:p>
    <w:p w14:paraId="4DDD63A9" w14:textId="77777777" w:rsidR="008378AC" w:rsidRPr="007025F9" w:rsidRDefault="008378AC" w:rsidP="007025F9">
      <w:pPr>
        <w:numPr>
          <w:ilvl w:val="0"/>
          <w:numId w:val="55"/>
        </w:numPr>
        <w:spacing w:line="276" w:lineRule="auto"/>
        <w:ind w:hanging="720"/>
        <w:rPr>
          <w:u w:val="single"/>
        </w:rPr>
      </w:pPr>
      <w:r w:rsidRPr="007025F9">
        <w:rPr>
          <w:u w:val="single"/>
        </w:rPr>
        <w:t xml:space="preserve">Hohnholz Lake #3 </w:t>
      </w:r>
      <w:r w:rsidRPr="007025F9">
        <w:rPr>
          <w:u w:val="single"/>
        </w:rPr>
        <w:noBreakHyphen/>
        <w:t xml:space="preserve"> Larimer County</w:t>
      </w:r>
    </w:p>
    <w:p w14:paraId="41452F9F" w14:textId="77777777" w:rsidR="008378AC" w:rsidRPr="007025F9" w:rsidRDefault="008378AC" w:rsidP="007025F9">
      <w:pPr>
        <w:spacing w:line="276" w:lineRule="auto"/>
        <w:rPr>
          <w:b w:val="0"/>
          <w:color w:val="000000"/>
        </w:rPr>
      </w:pPr>
    </w:p>
    <w:p w14:paraId="1640CFD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4F712B5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four fish.</w:t>
      </w:r>
    </w:p>
    <w:p w14:paraId="43996F98" w14:textId="77777777" w:rsidR="008378AC" w:rsidRPr="007025F9" w:rsidRDefault="008378AC" w:rsidP="007025F9">
      <w:pPr>
        <w:spacing w:line="276" w:lineRule="auto"/>
        <w:rPr>
          <w:b w:val="0"/>
          <w:color w:val="000000"/>
        </w:rPr>
      </w:pPr>
    </w:p>
    <w:p w14:paraId="705AE7C4" w14:textId="77777777" w:rsidR="008378AC" w:rsidRPr="007025F9" w:rsidRDefault="008378AC" w:rsidP="007025F9">
      <w:pPr>
        <w:numPr>
          <w:ilvl w:val="0"/>
          <w:numId w:val="55"/>
        </w:numPr>
        <w:spacing w:line="276" w:lineRule="auto"/>
        <w:ind w:hanging="720"/>
        <w:rPr>
          <w:u w:val="single"/>
        </w:rPr>
      </w:pPr>
      <w:r w:rsidRPr="007025F9">
        <w:rPr>
          <w:u w:val="single"/>
        </w:rPr>
        <w:t>Holyoke City Lake (Lions Club Fishing Hole) - Phillips County</w:t>
      </w:r>
    </w:p>
    <w:p w14:paraId="6A7A4A54" w14:textId="77777777" w:rsidR="008378AC" w:rsidRPr="007025F9" w:rsidRDefault="008378AC" w:rsidP="007025F9">
      <w:pPr>
        <w:spacing w:line="276" w:lineRule="auto"/>
        <w:rPr>
          <w:b w:val="0"/>
          <w:bCs w:val="0"/>
          <w:color w:val="000000"/>
        </w:rPr>
      </w:pPr>
    </w:p>
    <w:p w14:paraId="708269B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561F1661" w14:textId="77777777" w:rsidR="008378AC" w:rsidRPr="007025F9" w:rsidRDefault="008378AC" w:rsidP="007025F9">
      <w:pPr>
        <w:spacing w:line="276" w:lineRule="auto"/>
        <w:ind w:left="1800" w:hanging="720"/>
        <w:rPr>
          <w:b w:val="0"/>
          <w:u w:val="single"/>
        </w:rPr>
      </w:pPr>
    </w:p>
    <w:p w14:paraId="01AA735D" w14:textId="77777777" w:rsidR="008378AC" w:rsidRPr="007025F9" w:rsidRDefault="008378AC" w:rsidP="007025F9">
      <w:pPr>
        <w:numPr>
          <w:ilvl w:val="0"/>
          <w:numId w:val="55"/>
        </w:numPr>
        <w:spacing w:line="276" w:lineRule="auto"/>
        <w:ind w:hanging="720"/>
        <w:rPr>
          <w:u w:val="single"/>
        </w:rPr>
      </w:pPr>
      <w:r w:rsidRPr="007025F9">
        <w:rPr>
          <w:u w:val="single"/>
        </w:rPr>
        <w:t>Homestake Conveyance Channel (Spinney Mountain Reservoir inlet ditch) - Park County</w:t>
      </w:r>
    </w:p>
    <w:p w14:paraId="03186E63" w14:textId="77777777" w:rsidR="008378AC" w:rsidRPr="007025F9" w:rsidRDefault="008378AC" w:rsidP="007025F9">
      <w:pPr>
        <w:spacing w:line="276" w:lineRule="auto"/>
        <w:rPr>
          <w:b w:val="0"/>
          <w:color w:val="000000"/>
        </w:rPr>
      </w:pPr>
    </w:p>
    <w:p w14:paraId="5B4F76E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prohibited.</w:t>
      </w:r>
    </w:p>
    <w:p w14:paraId="12914978" w14:textId="77777777" w:rsidR="008378AC" w:rsidRPr="007025F9" w:rsidRDefault="008378AC" w:rsidP="007025F9">
      <w:pPr>
        <w:spacing w:line="276" w:lineRule="auto"/>
        <w:rPr>
          <w:b w:val="0"/>
          <w:color w:val="000000"/>
        </w:rPr>
      </w:pPr>
    </w:p>
    <w:p w14:paraId="6ABC2C59" w14:textId="77777777" w:rsidR="008378AC" w:rsidRPr="007025F9" w:rsidRDefault="008378AC" w:rsidP="007025F9">
      <w:pPr>
        <w:numPr>
          <w:ilvl w:val="0"/>
          <w:numId w:val="55"/>
        </w:numPr>
        <w:spacing w:line="276" w:lineRule="auto"/>
        <w:ind w:hanging="720"/>
        <w:rPr>
          <w:u w:val="single"/>
        </w:rPr>
      </w:pPr>
      <w:r w:rsidRPr="007025F9">
        <w:rPr>
          <w:u w:val="single"/>
        </w:rPr>
        <w:t xml:space="preserve">Horse Creek Reservoir (Timber </w:t>
      </w:r>
      <w:proofErr w:type="gramStart"/>
      <w:r w:rsidRPr="007025F9">
        <w:rPr>
          <w:u w:val="single"/>
        </w:rPr>
        <w:t xml:space="preserve">Lake) </w:t>
      </w:r>
      <w:r w:rsidRPr="007025F9">
        <w:rPr>
          <w:u w:val="single"/>
        </w:rPr>
        <w:noBreakHyphen/>
      </w:r>
      <w:proofErr w:type="gramEnd"/>
      <w:r w:rsidRPr="007025F9">
        <w:rPr>
          <w:u w:val="single"/>
        </w:rPr>
        <w:t xml:space="preserve"> Bent and Otero Counties</w:t>
      </w:r>
    </w:p>
    <w:p w14:paraId="4FFE5588" w14:textId="77777777" w:rsidR="008378AC" w:rsidRPr="007025F9" w:rsidRDefault="008378AC" w:rsidP="007025F9">
      <w:pPr>
        <w:spacing w:line="276" w:lineRule="auto"/>
        <w:rPr>
          <w:b w:val="0"/>
          <w:color w:val="000000"/>
        </w:rPr>
      </w:pPr>
    </w:p>
    <w:p w14:paraId="6B241E4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Trotlines and jugs are permitted.</w:t>
      </w:r>
    </w:p>
    <w:p w14:paraId="63AA0B11" w14:textId="77777777" w:rsidR="008378AC" w:rsidRPr="007025F9" w:rsidRDefault="008378AC" w:rsidP="007025F9">
      <w:pPr>
        <w:tabs>
          <w:tab w:val="left" w:pos="720"/>
        </w:tabs>
        <w:spacing w:line="276" w:lineRule="auto"/>
        <w:rPr>
          <w:b w:val="0"/>
          <w:bCs w:val="0"/>
        </w:rPr>
      </w:pPr>
    </w:p>
    <w:p w14:paraId="0D776877" w14:textId="77777777" w:rsidR="008378AC" w:rsidRPr="007025F9" w:rsidRDefault="008378AC" w:rsidP="007025F9">
      <w:pPr>
        <w:numPr>
          <w:ilvl w:val="0"/>
          <w:numId w:val="55"/>
        </w:numPr>
        <w:spacing w:line="276" w:lineRule="auto"/>
        <w:ind w:hanging="720"/>
        <w:rPr>
          <w:bCs w:val="0"/>
          <w:u w:val="single"/>
        </w:rPr>
      </w:pPr>
      <w:r w:rsidRPr="007025F9">
        <w:rPr>
          <w:u w:val="single"/>
        </w:rPr>
        <w:t>Horseshoe Reservoir - Huerfano County</w:t>
      </w:r>
    </w:p>
    <w:p w14:paraId="38EF562D" w14:textId="77777777" w:rsidR="008378AC" w:rsidRPr="007025F9" w:rsidRDefault="008378AC" w:rsidP="007025F9">
      <w:pPr>
        <w:spacing w:line="276" w:lineRule="auto"/>
        <w:rPr>
          <w:b w:val="0"/>
          <w:bCs w:val="0"/>
          <w:color w:val="000000"/>
        </w:rPr>
      </w:pPr>
    </w:p>
    <w:p w14:paraId="50C9D7F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smallmouth, and spotted bass is 15 inches in length.</w:t>
      </w:r>
    </w:p>
    <w:p w14:paraId="6A6FBE01" w14:textId="77777777" w:rsidR="008378AC" w:rsidRPr="007025F9" w:rsidRDefault="008378AC" w:rsidP="007025F9">
      <w:pPr>
        <w:tabs>
          <w:tab w:val="left" w:pos="720"/>
        </w:tabs>
        <w:spacing w:line="276" w:lineRule="auto"/>
        <w:rPr>
          <w:b w:val="0"/>
          <w:bCs w:val="0"/>
        </w:rPr>
      </w:pPr>
    </w:p>
    <w:p w14:paraId="5BD915F0" w14:textId="77777777" w:rsidR="008378AC" w:rsidRPr="007025F9" w:rsidRDefault="008378AC" w:rsidP="007025F9">
      <w:pPr>
        <w:numPr>
          <w:ilvl w:val="0"/>
          <w:numId w:val="55"/>
        </w:numPr>
        <w:spacing w:line="276" w:lineRule="auto"/>
        <w:ind w:hanging="720"/>
        <w:rPr>
          <w:u w:val="single"/>
        </w:rPr>
      </w:pPr>
      <w:r w:rsidRPr="007025F9">
        <w:rPr>
          <w:u w:val="single"/>
        </w:rPr>
        <w:t xml:space="preserve">Horsetooth Reservoir </w:t>
      </w:r>
      <w:r w:rsidRPr="007025F9">
        <w:rPr>
          <w:u w:val="single"/>
        </w:rPr>
        <w:noBreakHyphen/>
        <w:t xml:space="preserve"> Larimer County</w:t>
      </w:r>
    </w:p>
    <w:p w14:paraId="322B6F68" w14:textId="77777777" w:rsidR="008378AC" w:rsidRPr="007025F9" w:rsidRDefault="008378AC" w:rsidP="007025F9">
      <w:pPr>
        <w:spacing w:line="276" w:lineRule="auto"/>
        <w:rPr>
          <w:b w:val="0"/>
          <w:color w:val="000000"/>
        </w:rPr>
      </w:pPr>
    </w:p>
    <w:p w14:paraId="475DACB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prohibited in the inlet area as posted from March 15 through May 31.</w:t>
      </w:r>
    </w:p>
    <w:p w14:paraId="6FB8C53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smallmouth bass is 12 inches in length.</w:t>
      </w:r>
    </w:p>
    <w:p w14:paraId="1E71F6A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Bag and possession limit and size limits for walleye are two fish, 21-24 inches in length. </w:t>
      </w:r>
    </w:p>
    <w:p w14:paraId="150FC593" w14:textId="77777777" w:rsidR="008378AC" w:rsidRPr="007025F9" w:rsidRDefault="008378AC" w:rsidP="007025F9">
      <w:pPr>
        <w:spacing w:line="276" w:lineRule="auto"/>
        <w:rPr>
          <w:b w:val="0"/>
          <w:bCs w:val="0"/>
          <w:color w:val="000000"/>
        </w:rPr>
      </w:pPr>
    </w:p>
    <w:p w14:paraId="191B63A2" w14:textId="77777777" w:rsidR="008378AC" w:rsidRPr="007025F9" w:rsidRDefault="008378AC" w:rsidP="007025F9">
      <w:pPr>
        <w:numPr>
          <w:ilvl w:val="0"/>
          <w:numId w:val="55"/>
        </w:numPr>
        <w:spacing w:line="276" w:lineRule="auto"/>
        <w:ind w:hanging="720"/>
        <w:rPr>
          <w:u w:val="single"/>
        </w:rPr>
      </w:pPr>
      <w:r w:rsidRPr="007025F9">
        <w:rPr>
          <w:u w:val="single"/>
        </w:rPr>
        <w:t xml:space="preserve">Hotel Draw </w:t>
      </w:r>
      <w:r w:rsidRPr="007025F9">
        <w:rPr>
          <w:u w:val="single"/>
        </w:rPr>
        <w:noBreakHyphen/>
        <w:t xml:space="preserve"> San Juan County</w:t>
      </w:r>
    </w:p>
    <w:p w14:paraId="4AC9FF6A" w14:textId="77777777" w:rsidR="008378AC" w:rsidRPr="007025F9" w:rsidRDefault="008378AC" w:rsidP="007025F9">
      <w:pPr>
        <w:spacing w:line="276" w:lineRule="auto"/>
        <w:rPr>
          <w:b w:val="0"/>
          <w:bCs w:val="0"/>
          <w:color w:val="000000"/>
        </w:rPr>
      </w:pPr>
    </w:p>
    <w:p w14:paraId="42585CE0" w14:textId="77777777" w:rsidR="008378AC" w:rsidRPr="007025F9" w:rsidRDefault="008378AC" w:rsidP="007025F9">
      <w:pPr>
        <w:numPr>
          <w:ilvl w:val="0"/>
          <w:numId w:val="41"/>
        </w:numPr>
        <w:spacing w:line="276" w:lineRule="auto"/>
        <w:rPr>
          <w:b w:val="0"/>
        </w:rPr>
      </w:pPr>
      <w:r w:rsidRPr="007025F9">
        <w:rPr>
          <w:b w:val="0"/>
        </w:rPr>
        <w:t>Fishing is by artificial flies and lures only.</w:t>
      </w:r>
    </w:p>
    <w:p w14:paraId="52EFCF45" w14:textId="77777777" w:rsidR="008378AC" w:rsidRPr="007025F9" w:rsidRDefault="008378AC" w:rsidP="007025F9">
      <w:pPr>
        <w:numPr>
          <w:ilvl w:val="0"/>
          <w:numId w:val="41"/>
        </w:numPr>
        <w:spacing w:line="276" w:lineRule="auto"/>
        <w:rPr>
          <w:b w:val="0"/>
        </w:rPr>
      </w:pPr>
      <w:r w:rsidRPr="007025F9">
        <w:rPr>
          <w:b w:val="0"/>
        </w:rPr>
        <w:t>All cutthroat trout must be returned to the water immediately upon catch.</w:t>
      </w:r>
    </w:p>
    <w:p w14:paraId="54EF785C" w14:textId="77777777" w:rsidR="008378AC" w:rsidRPr="007025F9" w:rsidRDefault="008378AC" w:rsidP="007025F9">
      <w:pPr>
        <w:spacing w:line="276" w:lineRule="auto"/>
        <w:ind w:left="1800" w:hanging="720"/>
        <w:rPr>
          <w:b w:val="0"/>
          <w:u w:val="single"/>
        </w:rPr>
      </w:pPr>
    </w:p>
    <w:p w14:paraId="01E949A7" w14:textId="77777777" w:rsidR="008378AC" w:rsidRPr="007025F9" w:rsidRDefault="008378AC" w:rsidP="007025F9">
      <w:pPr>
        <w:numPr>
          <w:ilvl w:val="0"/>
          <w:numId w:val="55"/>
        </w:numPr>
        <w:spacing w:line="276" w:lineRule="auto"/>
        <w:ind w:hanging="720"/>
        <w:rPr>
          <w:u w:val="single"/>
        </w:rPr>
      </w:pPr>
      <w:r w:rsidRPr="007025F9">
        <w:rPr>
          <w:u w:val="single"/>
        </w:rPr>
        <w:t xml:space="preserve">Hubbard Creek, Main - Delta County </w:t>
      </w:r>
    </w:p>
    <w:p w14:paraId="6DBB322E" w14:textId="77777777" w:rsidR="008378AC" w:rsidRPr="007025F9" w:rsidRDefault="008378AC" w:rsidP="007025F9">
      <w:pPr>
        <w:spacing w:line="276" w:lineRule="auto"/>
        <w:ind w:left="1800"/>
        <w:rPr>
          <w:u w:val="single"/>
        </w:rPr>
      </w:pPr>
    </w:p>
    <w:p w14:paraId="4180F67D" w14:textId="77777777" w:rsidR="008378AC" w:rsidRPr="007025F9" w:rsidRDefault="008378AC" w:rsidP="007025F9">
      <w:pPr>
        <w:pStyle w:val="ListParagraph"/>
        <w:numPr>
          <w:ilvl w:val="1"/>
          <w:numId w:val="55"/>
        </w:numPr>
        <w:spacing w:line="276" w:lineRule="auto"/>
        <w:ind w:left="2160"/>
        <w:rPr>
          <w:u w:val="single"/>
        </w:rPr>
      </w:pPr>
      <w:r w:rsidRPr="007025F9">
        <w:rPr>
          <w:b w:val="0"/>
        </w:rPr>
        <w:t>From the headwaters downstream to the Overland Ditch:</w:t>
      </w:r>
      <w:r w:rsidRPr="007025F9">
        <w:rPr>
          <w:u w:val="single"/>
        </w:rPr>
        <w:t xml:space="preserve"> </w:t>
      </w:r>
    </w:p>
    <w:p w14:paraId="0B7CF9D9" w14:textId="77777777" w:rsidR="008378AC" w:rsidRPr="007025F9" w:rsidRDefault="008378AC" w:rsidP="007025F9">
      <w:pPr>
        <w:pStyle w:val="ListParagraph"/>
        <w:numPr>
          <w:ilvl w:val="0"/>
          <w:numId w:val="61"/>
        </w:numPr>
        <w:tabs>
          <w:tab w:val="left" w:pos="1800"/>
        </w:tabs>
        <w:spacing w:line="276" w:lineRule="auto"/>
        <w:rPr>
          <w:b w:val="0"/>
          <w:u w:val="single"/>
        </w:rPr>
      </w:pPr>
      <w:r w:rsidRPr="007025F9">
        <w:rPr>
          <w:b w:val="0"/>
        </w:rPr>
        <w:t xml:space="preserve">Fishing is by artificial flies and lures only. </w:t>
      </w:r>
    </w:p>
    <w:p w14:paraId="5489A48A" w14:textId="77777777" w:rsidR="008378AC" w:rsidRPr="007025F9" w:rsidRDefault="008378AC" w:rsidP="007025F9">
      <w:pPr>
        <w:pStyle w:val="ListParagraph"/>
        <w:numPr>
          <w:ilvl w:val="0"/>
          <w:numId w:val="61"/>
        </w:numPr>
        <w:tabs>
          <w:tab w:val="left" w:pos="1800"/>
        </w:tabs>
        <w:spacing w:line="276" w:lineRule="auto"/>
        <w:rPr>
          <w:b w:val="0"/>
          <w:u w:val="single"/>
        </w:rPr>
      </w:pPr>
      <w:r w:rsidRPr="007025F9">
        <w:rPr>
          <w:b w:val="0"/>
        </w:rPr>
        <w:t xml:space="preserve">All cutthroat trout must be returned to the water immediately upon catch. </w:t>
      </w:r>
    </w:p>
    <w:p w14:paraId="3F7A3081" w14:textId="77777777" w:rsidR="008378AC" w:rsidRPr="007025F9" w:rsidRDefault="008378AC" w:rsidP="007025F9">
      <w:pPr>
        <w:spacing w:line="276" w:lineRule="auto"/>
        <w:ind w:left="1800"/>
        <w:rPr>
          <w:u w:val="single"/>
        </w:rPr>
      </w:pPr>
    </w:p>
    <w:p w14:paraId="4DA38DB1" w14:textId="77777777" w:rsidR="008378AC" w:rsidRPr="007025F9" w:rsidRDefault="008378AC" w:rsidP="007025F9">
      <w:pPr>
        <w:numPr>
          <w:ilvl w:val="0"/>
          <w:numId w:val="55"/>
        </w:numPr>
        <w:spacing w:line="276" w:lineRule="auto"/>
        <w:ind w:hanging="720"/>
        <w:rPr>
          <w:u w:val="single"/>
        </w:rPr>
      </w:pPr>
      <w:r w:rsidRPr="007025F9">
        <w:rPr>
          <w:u w:val="single"/>
        </w:rPr>
        <w:t xml:space="preserve">Hubbard Creek, Middle - Delta County </w:t>
      </w:r>
    </w:p>
    <w:p w14:paraId="167FAE6C" w14:textId="77777777" w:rsidR="008378AC" w:rsidRPr="007025F9" w:rsidRDefault="008378AC" w:rsidP="007025F9">
      <w:pPr>
        <w:spacing w:line="276" w:lineRule="auto"/>
        <w:ind w:left="1800"/>
        <w:rPr>
          <w:u w:val="single"/>
        </w:rPr>
      </w:pPr>
    </w:p>
    <w:p w14:paraId="3B532706" w14:textId="77777777" w:rsidR="008378AC" w:rsidRPr="007025F9" w:rsidRDefault="008378AC" w:rsidP="007025F9">
      <w:pPr>
        <w:pStyle w:val="ListParagraph"/>
        <w:numPr>
          <w:ilvl w:val="1"/>
          <w:numId w:val="55"/>
        </w:numPr>
        <w:spacing w:line="276" w:lineRule="auto"/>
        <w:ind w:left="2160"/>
        <w:rPr>
          <w:b w:val="0"/>
        </w:rPr>
      </w:pPr>
      <w:r w:rsidRPr="007025F9">
        <w:rPr>
          <w:b w:val="0"/>
        </w:rPr>
        <w:t>From the headwaters downstream to the Overland Ditch:</w:t>
      </w:r>
    </w:p>
    <w:p w14:paraId="000CD718" w14:textId="77777777" w:rsidR="008378AC" w:rsidRPr="007025F9" w:rsidRDefault="008378AC" w:rsidP="007025F9">
      <w:pPr>
        <w:pStyle w:val="ListParagraph"/>
        <w:numPr>
          <w:ilvl w:val="0"/>
          <w:numId w:val="62"/>
        </w:numPr>
        <w:tabs>
          <w:tab w:val="left" w:pos="1800"/>
        </w:tabs>
        <w:spacing w:line="276" w:lineRule="auto"/>
        <w:rPr>
          <w:b w:val="0"/>
          <w:u w:val="single"/>
        </w:rPr>
      </w:pPr>
      <w:r w:rsidRPr="007025F9">
        <w:rPr>
          <w:b w:val="0"/>
        </w:rPr>
        <w:t xml:space="preserve">Fishing is by artificial flies and lures only. </w:t>
      </w:r>
    </w:p>
    <w:p w14:paraId="07A452E5" w14:textId="77777777" w:rsidR="008378AC" w:rsidRPr="007025F9" w:rsidRDefault="008378AC" w:rsidP="007025F9">
      <w:pPr>
        <w:pStyle w:val="ListParagraph"/>
        <w:numPr>
          <w:ilvl w:val="0"/>
          <w:numId w:val="62"/>
        </w:numPr>
        <w:tabs>
          <w:tab w:val="left" w:pos="1800"/>
        </w:tabs>
        <w:spacing w:line="276" w:lineRule="auto"/>
        <w:rPr>
          <w:b w:val="0"/>
          <w:u w:val="single"/>
        </w:rPr>
      </w:pPr>
      <w:r w:rsidRPr="007025F9">
        <w:rPr>
          <w:b w:val="0"/>
        </w:rPr>
        <w:t xml:space="preserve">All cutthroat trout must be returned to the water immediately upon catch. </w:t>
      </w:r>
    </w:p>
    <w:p w14:paraId="460CBDE2" w14:textId="77777777" w:rsidR="008378AC" w:rsidRPr="007025F9" w:rsidRDefault="008378AC" w:rsidP="007025F9">
      <w:pPr>
        <w:spacing w:line="276" w:lineRule="auto"/>
        <w:ind w:left="1800"/>
        <w:rPr>
          <w:u w:val="single"/>
        </w:rPr>
      </w:pPr>
    </w:p>
    <w:p w14:paraId="71DD726A" w14:textId="77777777" w:rsidR="008378AC" w:rsidRPr="007025F9" w:rsidRDefault="008378AC" w:rsidP="007025F9">
      <w:pPr>
        <w:numPr>
          <w:ilvl w:val="0"/>
          <w:numId w:val="55"/>
        </w:numPr>
        <w:spacing w:line="276" w:lineRule="auto"/>
        <w:ind w:hanging="720"/>
        <w:rPr>
          <w:u w:val="single"/>
        </w:rPr>
      </w:pPr>
      <w:r w:rsidRPr="007025F9">
        <w:rPr>
          <w:u w:val="single"/>
        </w:rPr>
        <w:t>Hudson Town Pond - Weld County</w:t>
      </w:r>
    </w:p>
    <w:p w14:paraId="577B490A" w14:textId="77777777" w:rsidR="008378AC" w:rsidRPr="007025F9" w:rsidRDefault="008378AC" w:rsidP="007025F9">
      <w:pPr>
        <w:spacing w:line="276" w:lineRule="auto"/>
        <w:ind w:left="1800" w:hanging="720"/>
        <w:rPr>
          <w:b w:val="0"/>
          <w:u w:val="single"/>
        </w:rPr>
      </w:pPr>
    </w:p>
    <w:p w14:paraId="2FADDA47" w14:textId="77777777" w:rsidR="008378AC" w:rsidRPr="007025F9" w:rsidRDefault="008378AC" w:rsidP="007025F9">
      <w:pPr>
        <w:pStyle w:val="ListParagraph"/>
        <w:numPr>
          <w:ilvl w:val="1"/>
          <w:numId w:val="55"/>
        </w:numPr>
        <w:spacing w:line="276" w:lineRule="auto"/>
        <w:ind w:left="2160"/>
        <w:rPr>
          <w:b w:val="0"/>
        </w:rPr>
      </w:pPr>
      <w:r w:rsidRPr="007025F9">
        <w:rPr>
          <w:b w:val="0"/>
        </w:rPr>
        <w:t xml:space="preserve">The bag and possession limit and minimum size for largemouth and smallmouth bass is one fish in the aggregate, 15 inches in length. </w:t>
      </w:r>
    </w:p>
    <w:p w14:paraId="3B9BA0DF" w14:textId="77777777" w:rsidR="008378AC" w:rsidRPr="007025F9" w:rsidRDefault="008378AC" w:rsidP="007025F9">
      <w:pPr>
        <w:spacing w:line="276" w:lineRule="auto"/>
        <w:ind w:left="1800" w:hanging="720"/>
        <w:rPr>
          <w:b w:val="0"/>
          <w:u w:val="single"/>
        </w:rPr>
      </w:pPr>
    </w:p>
    <w:p w14:paraId="5C776500" w14:textId="77777777" w:rsidR="008378AC" w:rsidRPr="007025F9" w:rsidRDefault="008378AC" w:rsidP="007025F9">
      <w:pPr>
        <w:numPr>
          <w:ilvl w:val="0"/>
          <w:numId w:val="55"/>
        </w:numPr>
        <w:spacing w:line="276" w:lineRule="auto"/>
        <w:ind w:hanging="720"/>
        <w:rPr>
          <w:u w:val="single"/>
        </w:rPr>
      </w:pPr>
      <w:r w:rsidRPr="007025F9">
        <w:rPr>
          <w:u w:val="single"/>
        </w:rPr>
        <w:t xml:space="preserve">Huerfano River </w:t>
      </w:r>
      <w:r w:rsidRPr="007025F9">
        <w:rPr>
          <w:u w:val="single"/>
        </w:rPr>
        <w:noBreakHyphen/>
        <w:t xml:space="preserve"> Huerfano County </w:t>
      </w:r>
    </w:p>
    <w:p w14:paraId="6B6A909B" w14:textId="77777777" w:rsidR="008378AC" w:rsidRPr="007025F9" w:rsidRDefault="008378AC" w:rsidP="007025F9">
      <w:pPr>
        <w:spacing w:line="276" w:lineRule="auto"/>
        <w:rPr>
          <w:b w:val="0"/>
          <w:color w:val="000000"/>
        </w:rPr>
      </w:pPr>
    </w:p>
    <w:p w14:paraId="723A81D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From the headwaters downstream to the USFS boundary: </w:t>
      </w:r>
    </w:p>
    <w:p w14:paraId="4993245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or artificial lures only.</w:t>
      </w:r>
    </w:p>
    <w:p w14:paraId="2CE5E95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0B363A67" w14:textId="77777777" w:rsidR="008378AC" w:rsidRPr="007025F9" w:rsidRDefault="008378AC" w:rsidP="007025F9">
      <w:pPr>
        <w:tabs>
          <w:tab w:val="left" w:pos="810"/>
        </w:tabs>
        <w:spacing w:line="276" w:lineRule="auto"/>
        <w:ind w:left="2520" w:hanging="360"/>
        <w:rPr>
          <w:b w:val="0"/>
          <w:bCs w:val="0"/>
          <w:color w:val="000000"/>
        </w:rPr>
      </w:pPr>
    </w:p>
    <w:p w14:paraId="3A6B3BF0" w14:textId="77777777" w:rsidR="008378AC" w:rsidRPr="007025F9" w:rsidRDefault="008378AC" w:rsidP="007025F9">
      <w:pPr>
        <w:numPr>
          <w:ilvl w:val="0"/>
          <w:numId w:val="55"/>
        </w:numPr>
        <w:spacing w:line="276" w:lineRule="auto"/>
        <w:ind w:hanging="720"/>
        <w:rPr>
          <w:u w:val="single"/>
        </w:rPr>
      </w:pPr>
      <w:r w:rsidRPr="007025F9">
        <w:rPr>
          <w:u w:val="single"/>
        </w:rPr>
        <w:t>Hunt Lake - Chaffee County</w:t>
      </w:r>
    </w:p>
    <w:p w14:paraId="3EE73AB5" w14:textId="77777777" w:rsidR="008378AC" w:rsidRPr="007025F9" w:rsidRDefault="008378AC" w:rsidP="007025F9">
      <w:pPr>
        <w:spacing w:line="276" w:lineRule="auto"/>
        <w:rPr>
          <w:b w:val="0"/>
          <w:bCs w:val="0"/>
          <w:color w:val="000000"/>
        </w:rPr>
      </w:pPr>
    </w:p>
    <w:p w14:paraId="47C40766"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465C9F2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A51B557" w14:textId="77777777" w:rsidR="008378AC" w:rsidRPr="007025F9" w:rsidRDefault="008378AC" w:rsidP="007025F9">
      <w:pPr>
        <w:spacing w:line="276" w:lineRule="auto"/>
        <w:ind w:left="2160"/>
        <w:rPr>
          <w:b w:val="0"/>
          <w:bCs w:val="0"/>
          <w:color w:val="000000"/>
        </w:rPr>
      </w:pPr>
    </w:p>
    <w:p w14:paraId="5BA6AA36" w14:textId="77777777" w:rsidR="008378AC" w:rsidRPr="007025F9" w:rsidRDefault="008378AC" w:rsidP="007025F9">
      <w:pPr>
        <w:numPr>
          <w:ilvl w:val="0"/>
          <w:numId w:val="55"/>
        </w:numPr>
        <w:spacing w:line="276" w:lineRule="auto"/>
        <w:ind w:hanging="720"/>
        <w:rPr>
          <w:u w:val="single"/>
        </w:rPr>
      </w:pPr>
      <w:r w:rsidRPr="007025F9">
        <w:rPr>
          <w:u w:val="single"/>
        </w:rPr>
        <w:t xml:space="preserve">Illinois River </w:t>
      </w:r>
      <w:r w:rsidRPr="007025F9">
        <w:rPr>
          <w:u w:val="single"/>
        </w:rPr>
        <w:noBreakHyphen/>
        <w:t xml:space="preserve"> Jackson County</w:t>
      </w:r>
    </w:p>
    <w:p w14:paraId="23DCD121" w14:textId="77777777" w:rsidR="008378AC" w:rsidRPr="007025F9" w:rsidRDefault="008378AC" w:rsidP="007025F9">
      <w:pPr>
        <w:spacing w:line="276" w:lineRule="auto"/>
        <w:rPr>
          <w:b w:val="0"/>
          <w:color w:val="000000"/>
        </w:rPr>
      </w:pPr>
    </w:p>
    <w:p w14:paraId="694FADF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Within the Diamond J and Yarmony Ranch State Wildlife Areas:</w:t>
      </w:r>
    </w:p>
    <w:p w14:paraId="30D1A171"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or artificial lures only.</w:t>
      </w:r>
    </w:p>
    <w:p w14:paraId="752B352E"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15A40A58" w14:textId="77777777" w:rsidR="008378AC" w:rsidRPr="007025F9" w:rsidRDefault="008378AC" w:rsidP="007025F9">
      <w:pPr>
        <w:spacing w:line="276" w:lineRule="auto"/>
        <w:ind w:left="2520" w:hanging="360"/>
        <w:rPr>
          <w:b w:val="0"/>
          <w:color w:val="000000"/>
        </w:rPr>
      </w:pPr>
    </w:p>
    <w:p w14:paraId="512D8359" w14:textId="77777777" w:rsidR="008378AC" w:rsidRPr="007025F9" w:rsidRDefault="008378AC" w:rsidP="007025F9">
      <w:pPr>
        <w:numPr>
          <w:ilvl w:val="0"/>
          <w:numId w:val="55"/>
        </w:numPr>
        <w:spacing w:line="276" w:lineRule="auto"/>
        <w:ind w:hanging="720"/>
        <w:rPr>
          <w:u w:val="single"/>
        </w:rPr>
      </w:pPr>
      <w:r w:rsidRPr="007025F9">
        <w:rPr>
          <w:u w:val="single"/>
        </w:rPr>
        <w:t>Jackson Lake (</w:t>
      </w:r>
      <w:proofErr w:type="gramStart"/>
      <w:r w:rsidRPr="007025F9">
        <w:rPr>
          <w:u w:val="single"/>
        </w:rPr>
        <w:t xml:space="preserve">Reservoir) </w:t>
      </w:r>
      <w:r w:rsidRPr="007025F9">
        <w:rPr>
          <w:u w:val="single"/>
        </w:rPr>
        <w:noBreakHyphen/>
      </w:r>
      <w:proofErr w:type="gramEnd"/>
      <w:r w:rsidRPr="007025F9">
        <w:rPr>
          <w:u w:val="single"/>
        </w:rPr>
        <w:t xml:space="preserve"> Morgan County</w:t>
      </w:r>
    </w:p>
    <w:p w14:paraId="5A14BBB5" w14:textId="77777777" w:rsidR="008378AC" w:rsidRPr="007025F9" w:rsidRDefault="008378AC" w:rsidP="007025F9">
      <w:pPr>
        <w:spacing w:line="276" w:lineRule="auto"/>
        <w:rPr>
          <w:b w:val="0"/>
          <w:color w:val="000000"/>
        </w:rPr>
      </w:pPr>
    </w:p>
    <w:p w14:paraId="6871E87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Ice fishing shelters must be portable.</w:t>
      </w:r>
    </w:p>
    <w:p w14:paraId="74EF212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walleye and saugeye is 15 inches in length.</w:t>
      </w:r>
    </w:p>
    <w:p w14:paraId="14D7907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walleye or saugeye in the aggregate greater than 21 inches in length may be taken per day.</w:t>
      </w:r>
    </w:p>
    <w:p w14:paraId="2CCCE63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wipers is 15 inches in length. </w:t>
      </w:r>
    </w:p>
    <w:p w14:paraId="4BA98BE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w:t>
      </w:r>
      <w:proofErr w:type="gramStart"/>
      <w:r w:rsidRPr="007025F9">
        <w:rPr>
          <w:b w:val="0"/>
          <w:bCs w:val="0"/>
        </w:rPr>
        <w:t>crappie</w:t>
      </w:r>
      <w:proofErr w:type="gramEnd"/>
      <w:r w:rsidRPr="007025F9">
        <w:rPr>
          <w:b w:val="0"/>
          <w:bCs w:val="0"/>
        </w:rPr>
        <w:t xml:space="preserve"> is 10 inches in length. </w:t>
      </w:r>
    </w:p>
    <w:p w14:paraId="4269CDCD"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color w:val="000000"/>
        </w:rPr>
        <w:t>Fishing in the outlet ditch immediately below the dam around the rotary screen structure is prohibited.</w:t>
      </w:r>
    </w:p>
    <w:p w14:paraId="70090EFB" w14:textId="77777777" w:rsidR="008378AC" w:rsidRPr="007025F9" w:rsidRDefault="008378AC" w:rsidP="007025F9">
      <w:pPr>
        <w:spacing w:line="276" w:lineRule="auto"/>
        <w:ind w:left="2160"/>
        <w:rPr>
          <w:b w:val="0"/>
          <w:color w:val="000000"/>
        </w:rPr>
      </w:pPr>
    </w:p>
    <w:p w14:paraId="2690A766" w14:textId="77777777" w:rsidR="008378AC" w:rsidRPr="007025F9" w:rsidRDefault="008378AC" w:rsidP="007025F9">
      <w:pPr>
        <w:numPr>
          <w:ilvl w:val="0"/>
          <w:numId w:val="55"/>
        </w:numPr>
        <w:spacing w:line="276" w:lineRule="auto"/>
        <w:ind w:hanging="720"/>
        <w:rPr>
          <w:u w:val="single"/>
        </w:rPr>
      </w:pPr>
      <w:r w:rsidRPr="007025F9">
        <w:rPr>
          <w:u w:val="single"/>
        </w:rPr>
        <w:t>Jayhawker Ponds - Larimer County</w:t>
      </w:r>
    </w:p>
    <w:p w14:paraId="1672C368" w14:textId="77777777" w:rsidR="008378AC" w:rsidRPr="007025F9" w:rsidRDefault="008378AC" w:rsidP="007025F9">
      <w:pPr>
        <w:spacing w:line="276" w:lineRule="auto"/>
        <w:rPr>
          <w:b w:val="0"/>
          <w:color w:val="000000"/>
        </w:rPr>
      </w:pPr>
    </w:p>
    <w:p w14:paraId="4BBF2DF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largemouth and smallmouth bass must be returned to the water immediately upon catch.</w:t>
      </w:r>
    </w:p>
    <w:p w14:paraId="00535DF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yellow perch is 5 fish.</w:t>
      </w:r>
    </w:p>
    <w:p w14:paraId="19494CB0" w14:textId="77777777" w:rsidR="008378AC" w:rsidRPr="007025F9" w:rsidRDefault="008378AC" w:rsidP="007025F9">
      <w:pPr>
        <w:spacing w:line="276" w:lineRule="auto"/>
        <w:ind w:left="1800" w:hanging="720"/>
        <w:rPr>
          <w:b w:val="0"/>
          <w:u w:val="single"/>
        </w:rPr>
      </w:pPr>
    </w:p>
    <w:p w14:paraId="2C0FC200" w14:textId="77777777" w:rsidR="008378AC" w:rsidRPr="007025F9" w:rsidRDefault="008378AC" w:rsidP="007025F9">
      <w:pPr>
        <w:numPr>
          <w:ilvl w:val="0"/>
          <w:numId w:val="55"/>
        </w:numPr>
        <w:spacing w:line="276" w:lineRule="auto"/>
        <w:ind w:hanging="720"/>
        <w:rPr>
          <w:u w:val="single"/>
        </w:rPr>
      </w:pPr>
      <w:r w:rsidRPr="007025F9">
        <w:rPr>
          <w:u w:val="single"/>
        </w:rPr>
        <w:t>Jerry Creek Reservoirs #1 and #2 - Mesa County</w:t>
      </w:r>
    </w:p>
    <w:p w14:paraId="73923579" w14:textId="77777777" w:rsidR="008378AC" w:rsidRPr="007025F9" w:rsidRDefault="008378AC" w:rsidP="007025F9">
      <w:pPr>
        <w:spacing w:line="276" w:lineRule="auto"/>
        <w:rPr>
          <w:b w:val="0"/>
          <w:color w:val="000000"/>
        </w:rPr>
      </w:pPr>
    </w:p>
    <w:p w14:paraId="4B1A4D3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Fishing is by artificial flies and lures only. </w:t>
      </w:r>
      <w:r w:rsidRPr="007025F9">
        <w:rPr>
          <w:b w:val="0"/>
          <w:bCs w:val="0"/>
          <w:color w:val="000000"/>
        </w:rPr>
        <w:t>Scented flies or scented lures may be used on this water if they are 1.5 inches or longer.</w:t>
      </w:r>
    </w:p>
    <w:p w14:paraId="4B10B39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fish must be returned to the water immediately upon catch.</w:t>
      </w:r>
    </w:p>
    <w:p w14:paraId="5AC73AD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Use of float tubes with chest-high waders is allowed.</w:t>
      </w:r>
    </w:p>
    <w:p w14:paraId="28293BC6" w14:textId="77777777" w:rsidR="008378AC" w:rsidRPr="007025F9" w:rsidRDefault="008378AC" w:rsidP="007025F9">
      <w:pPr>
        <w:tabs>
          <w:tab w:val="left" w:pos="720"/>
        </w:tabs>
        <w:spacing w:line="276" w:lineRule="auto"/>
        <w:ind w:left="2160" w:hanging="360"/>
        <w:rPr>
          <w:b w:val="0"/>
          <w:bCs w:val="0"/>
        </w:rPr>
      </w:pPr>
    </w:p>
    <w:p w14:paraId="50E6E376" w14:textId="77777777" w:rsidR="008378AC" w:rsidRPr="007025F9" w:rsidRDefault="008378AC" w:rsidP="007025F9">
      <w:pPr>
        <w:numPr>
          <w:ilvl w:val="0"/>
          <w:numId w:val="55"/>
        </w:numPr>
        <w:spacing w:line="276" w:lineRule="auto"/>
        <w:ind w:hanging="720"/>
        <w:rPr>
          <w:u w:val="single"/>
        </w:rPr>
      </w:pPr>
      <w:r w:rsidRPr="007025F9">
        <w:rPr>
          <w:u w:val="single"/>
        </w:rPr>
        <w:t xml:space="preserve">Jim Creek </w:t>
      </w:r>
      <w:r w:rsidRPr="007025F9">
        <w:rPr>
          <w:u w:val="single"/>
        </w:rPr>
        <w:noBreakHyphen/>
        <w:t xml:space="preserve"> Conejos County</w:t>
      </w:r>
    </w:p>
    <w:p w14:paraId="44B0F91D" w14:textId="77777777" w:rsidR="008378AC" w:rsidRPr="007025F9" w:rsidRDefault="008378AC" w:rsidP="007025F9">
      <w:pPr>
        <w:spacing w:line="276" w:lineRule="auto"/>
        <w:rPr>
          <w:b w:val="0"/>
          <w:bCs w:val="0"/>
          <w:color w:val="000000"/>
        </w:rPr>
      </w:pPr>
    </w:p>
    <w:p w14:paraId="54519FCE"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lastRenderedPageBreak/>
        <w:t>Fishing is by artificial flies and lures only.</w:t>
      </w:r>
    </w:p>
    <w:p w14:paraId="5A6C8C9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115B104C" w14:textId="77777777" w:rsidR="008378AC" w:rsidRPr="007025F9" w:rsidRDefault="008378AC" w:rsidP="007025F9">
      <w:pPr>
        <w:spacing w:line="276" w:lineRule="auto"/>
        <w:rPr>
          <w:b w:val="0"/>
          <w:bCs w:val="0"/>
          <w:color w:val="000000"/>
        </w:rPr>
      </w:pPr>
    </w:p>
    <w:p w14:paraId="6D8CDBFE" w14:textId="77777777" w:rsidR="008378AC" w:rsidRPr="007025F9" w:rsidRDefault="008378AC" w:rsidP="007025F9">
      <w:pPr>
        <w:numPr>
          <w:ilvl w:val="0"/>
          <w:numId w:val="55"/>
        </w:numPr>
        <w:spacing w:line="276" w:lineRule="auto"/>
        <w:ind w:hanging="720"/>
        <w:rPr>
          <w:u w:val="single"/>
        </w:rPr>
      </w:pPr>
      <w:r w:rsidRPr="007025F9">
        <w:rPr>
          <w:u w:val="single"/>
        </w:rPr>
        <w:t xml:space="preserve">Joe Wright Creek </w:t>
      </w:r>
      <w:r w:rsidRPr="007025F9">
        <w:rPr>
          <w:u w:val="single"/>
        </w:rPr>
        <w:noBreakHyphen/>
        <w:t xml:space="preserve"> Larimer County </w:t>
      </w:r>
    </w:p>
    <w:p w14:paraId="4FE09BCE" w14:textId="77777777" w:rsidR="008378AC" w:rsidRPr="007025F9" w:rsidRDefault="008378AC" w:rsidP="007025F9">
      <w:pPr>
        <w:spacing w:line="276" w:lineRule="auto"/>
        <w:rPr>
          <w:b w:val="0"/>
          <w:color w:val="000000"/>
        </w:rPr>
      </w:pPr>
    </w:p>
    <w:p w14:paraId="76C6037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with Joe Wright Reservoir upstream to Colo 14:</w:t>
      </w:r>
    </w:p>
    <w:p w14:paraId="258050C4" w14:textId="77777777" w:rsidR="008378AC" w:rsidRPr="007025F9" w:rsidRDefault="008378AC" w:rsidP="007025F9">
      <w:pPr>
        <w:pStyle w:val="ListParagraph"/>
        <w:numPr>
          <w:ilvl w:val="2"/>
          <w:numId w:val="55"/>
        </w:numPr>
        <w:tabs>
          <w:tab w:val="left" w:pos="810"/>
          <w:tab w:val="left" w:pos="2610"/>
        </w:tabs>
        <w:spacing w:line="276" w:lineRule="auto"/>
        <w:ind w:left="2520" w:hanging="360"/>
        <w:rPr>
          <w:b w:val="0"/>
          <w:bCs w:val="0"/>
          <w:color w:val="000000"/>
        </w:rPr>
      </w:pPr>
      <w:r w:rsidRPr="007025F9">
        <w:rPr>
          <w:b w:val="0"/>
          <w:bCs w:val="0"/>
          <w:color w:val="000000"/>
        </w:rPr>
        <w:t>Fishing is prohibited from January 1 through July 31.</w:t>
      </w:r>
    </w:p>
    <w:p w14:paraId="46A722FA" w14:textId="77777777" w:rsidR="008378AC" w:rsidRPr="007025F9" w:rsidRDefault="008378AC" w:rsidP="007025F9">
      <w:pPr>
        <w:pStyle w:val="ListParagraph"/>
        <w:numPr>
          <w:ilvl w:val="2"/>
          <w:numId w:val="55"/>
        </w:numPr>
        <w:tabs>
          <w:tab w:val="left" w:pos="810"/>
          <w:tab w:val="left" w:pos="2610"/>
        </w:tabs>
        <w:spacing w:line="276" w:lineRule="auto"/>
        <w:ind w:left="2520" w:hanging="360"/>
        <w:rPr>
          <w:b w:val="0"/>
          <w:bCs w:val="0"/>
          <w:color w:val="000000"/>
        </w:rPr>
      </w:pPr>
      <w:r w:rsidRPr="007025F9">
        <w:rPr>
          <w:b w:val="0"/>
          <w:bCs w:val="0"/>
          <w:color w:val="000000"/>
        </w:rPr>
        <w:t>Fishing is by artificial flies and lures only.</w:t>
      </w:r>
    </w:p>
    <w:p w14:paraId="14F5BE5E" w14:textId="77777777" w:rsidR="008378AC" w:rsidRPr="007025F9" w:rsidRDefault="008378AC" w:rsidP="007025F9">
      <w:pPr>
        <w:spacing w:line="276" w:lineRule="auto"/>
        <w:rPr>
          <w:b w:val="0"/>
          <w:color w:val="000000"/>
        </w:rPr>
      </w:pPr>
    </w:p>
    <w:p w14:paraId="3294E50E" w14:textId="77777777" w:rsidR="008378AC" w:rsidRPr="007025F9" w:rsidRDefault="008378AC" w:rsidP="007025F9">
      <w:pPr>
        <w:numPr>
          <w:ilvl w:val="0"/>
          <w:numId w:val="55"/>
        </w:numPr>
        <w:spacing w:line="276" w:lineRule="auto"/>
        <w:ind w:hanging="720"/>
        <w:rPr>
          <w:u w:val="single"/>
        </w:rPr>
      </w:pPr>
      <w:r w:rsidRPr="007025F9">
        <w:rPr>
          <w:u w:val="single"/>
        </w:rPr>
        <w:t xml:space="preserve">Joe Wright Reservoir </w:t>
      </w:r>
      <w:r w:rsidRPr="007025F9">
        <w:rPr>
          <w:u w:val="single"/>
        </w:rPr>
        <w:noBreakHyphen/>
        <w:t xml:space="preserve"> Larimer County</w:t>
      </w:r>
    </w:p>
    <w:p w14:paraId="152419D0" w14:textId="77777777" w:rsidR="008378AC" w:rsidRPr="007025F9" w:rsidRDefault="008378AC" w:rsidP="007025F9">
      <w:pPr>
        <w:spacing w:line="276" w:lineRule="auto"/>
        <w:rPr>
          <w:b w:val="0"/>
          <w:bCs w:val="0"/>
          <w:color w:val="000000"/>
        </w:rPr>
      </w:pPr>
    </w:p>
    <w:p w14:paraId="24FEFE3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656BE3B7" w14:textId="77777777" w:rsidR="008378AC" w:rsidRPr="007025F9" w:rsidRDefault="008378AC" w:rsidP="007025F9">
      <w:pPr>
        <w:spacing w:line="276" w:lineRule="auto"/>
        <w:rPr>
          <w:b w:val="0"/>
          <w:color w:val="000000"/>
        </w:rPr>
      </w:pPr>
    </w:p>
    <w:p w14:paraId="770BCBDA" w14:textId="77777777" w:rsidR="008378AC" w:rsidRPr="007025F9" w:rsidRDefault="008378AC" w:rsidP="007025F9">
      <w:pPr>
        <w:numPr>
          <w:ilvl w:val="0"/>
          <w:numId w:val="55"/>
        </w:numPr>
        <w:spacing w:line="276" w:lineRule="auto"/>
        <w:ind w:hanging="720"/>
        <w:rPr>
          <w:u w:val="single"/>
        </w:rPr>
      </w:pPr>
      <w:r w:rsidRPr="007025F9">
        <w:rPr>
          <w:u w:val="single"/>
        </w:rPr>
        <w:t xml:space="preserve">John Martin Reservoir </w:t>
      </w:r>
      <w:r w:rsidRPr="007025F9">
        <w:rPr>
          <w:u w:val="single"/>
        </w:rPr>
        <w:noBreakHyphen/>
        <w:t xml:space="preserve"> Bent County</w:t>
      </w:r>
    </w:p>
    <w:p w14:paraId="1A986B60" w14:textId="77777777" w:rsidR="008378AC" w:rsidRPr="007025F9" w:rsidRDefault="008378AC" w:rsidP="007025F9">
      <w:pPr>
        <w:spacing w:line="276" w:lineRule="auto"/>
        <w:rPr>
          <w:b w:val="0"/>
          <w:color w:val="000000"/>
        </w:rPr>
      </w:pPr>
    </w:p>
    <w:p w14:paraId="645BFB0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Trotlines and jugs are permitted.</w:t>
      </w:r>
    </w:p>
    <w:p w14:paraId="37BAC58A" w14:textId="77777777" w:rsidR="008378AC" w:rsidRPr="007025F9" w:rsidRDefault="008378AC" w:rsidP="007025F9">
      <w:pPr>
        <w:tabs>
          <w:tab w:val="left" w:pos="720"/>
        </w:tabs>
        <w:spacing w:line="276" w:lineRule="auto"/>
        <w:ind w:left="2160" w:hanging="360"/>
        <w:rPr>
          <w:b w:val="0"/>
          <w:bCs w:val="0"/>
        </w:rPr>
      </w:pPr>
    </w:p>
    <w:p w14:paraId="1339123B" w14:textId="77777777" w:rsidR="008378AC" w:rsidRPr="007025F9" w:rsidRDefault="008378AC" w:rsidP="007025F9">
      <w:pPr>
        <w:numPr>
          <w:ilvl w:val="0"/>
          <w:numId w:val="55"/>
        </w:numPr>
        <w:spacing w:line="276" w:lineRule="auto"/>
        <w:ind w:hanging="720"/>
        <w:rPr>
          <w:color w:val="000000"/>
          <w:u w:val="single"/>
        </w:rPr>
      </w:pPr>
      <w:r w:rsidRPr="007025F9">
        <w:rPr>
          <w:color w:val="000000"/>
          <w:u w:val="single"/>
        </w:rPr>
        <w:t>Johnstown Reservoir - Weld County</w:t>
      </w:r>
    </w:p>
    <w:p w14:paraId="0F7D25C6" w14:textId="77777777" w:rsidR="008378AC" w:rsidRPr="007025F9" w:rsidRDefault="008378AC" w:rsidP="007025F9">
      <w:pPr>
        <w:tabs>
          <w:tab w:val="left" w:pos="720"/>
        </w:tabs>
        <w:spacing w:line="276" w:lineRule="auto"/>
        <w:rPr>
          <w:b w:val="0"/>
          <w:bCs w:val="0"/>
        </w:rPr>
      </w:pPr>
    </w:p>
    <w:p w14:paraId="4F1EC33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walleye and saugeye is 15 inches in length.</w:t>
      </w:r>
    </w:p>
    <w:p w14:paraId="6A340E3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walleye or saugeye in the aggregate greater than 21 inches in length may be taken per day.</w:t>
      </w:r>
    </w:p>
    <w:p w14:paraId="6A1229C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55D969F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w:t>
      </w:r>
      <w:proofErr w:type="gramStart"/>
      <w:r w:rsidRPr="007025F9">
        <w:rPr>
          <w:b w:val="0"/>
          <w:bCs w:val="0"/>
        </w:rPr>
        <w:t>crappie</w:t>
      </w:r>
      <w:proofErr w:type="gramEnd"/>
      <w:r w:rsidRPr="007025F9">
        <w:rPr>
          <w:b w:val="0"/>
          <w:bCs w:val="0"/>
        </w:rPr>
        <w:t xml:space="preserve"> is 10 inches in length.</w:t>
      </w:r>
    </w:p>
    <w:p w14:paraId="10C23AAA" w14:textId="77777777" w:rsidR="008378AC" w:rsidRPr="007025F9" w:rsidRDefault="008378AC" w:rsidP="007025F9">
      <w:pPr>
        <w:spacing w:line="276" w:lineRule="auto"/>
        <w:rPr>
          <w:b w:val="0"/>
          <w:color w:val="000000"/>
        </w:rPr>
      </w:pPr>
    </w:p>
    <w:p w14:paraId="065145C2" w14:textId="77777777" w:rsidR="008378AC" w:rsidRPr="007025F9" w:rsidRDefault="008378AC" w:rsidP="007025F9">
      <w:pPr>
        <w:numPr>
          <w:ilvl w:val="0"/>
          <w:numId w:val="55"/>
        </w:numPr>
        <w:spacing w:line="276" w:lineRule="auto"/>
        <w:ind w:hanging="720"/>
        <w:rPr>
          <w:u w:val="single"/>
        </w:rPr>
      </w:pPr>
      <w:r w:rsidRPr="007025F9">
        <w:rPr>
          <w:u w:val="single"/>
        </w:rPr>
        <w:t>Jones Creek - Saguache County</w:t>
      </w:r>
    </w:p>
    <w:p w14:paraId="76EDC737" w14:textId="77777777" w:rsidR="008378AC" w:rsidRPr="007025F9" w:rsidRDefault="008378AC" w:rsidP="007025F9">
      <w:pPr>
        <w:spacing w:line="276" w:lineRule="auto"/>
        <w:rPr>
          <w:u w:val="single"/>
        </w:rPr>
      </w:pPr>
    </w:p>
    <w:p w14:paraId="1B007B79" w14:textId="77777777" w:rsidR="008378AC" w:rsidRPr="007025F9" w:rsidRDefault="008378AC" w:rsidP="007025F9">
      <w:pPr>
        <w:pStyle w:val="ListParagraph"/>
        <w:numPr>
          <w:ilvl w:val="1"/>
          <w:numId w:val="55"/>
        </w:numPr>
        <w:spacing w:line="276" w:lineRule="auto"/>
        <w:ind w:left="2160"/>
        <w:rPr>
          <w:b w:val="0"/>
        </w:rPr>
      </w:pPr>
      <w:r w:rsidRPr="007025F9">
        <w:rPr>
          <w:b w:val="0"/>
        </w:rPr>
        <w:t>Fishing is by artificial flies and lures only.</w:t>
      </w:r>
    </w:p>
    <w:p w14:paraId="7C8D9969" w14:textId="77777777" w:rsidR="008378AC" w:rsidRPr="007025F9" w:rsidRDefault="008378AC" w:rsidP="007025F9">
      <w:pPr>
        <w:pStyle w:val="ListParagraph"/>
        <w:numPr>
          <w:ilvl w:val="1"/>
          <w:numId w:val="55"/>
        </w:numPr>
        <w:spacing w:line="276" w:lineRule="auto"/>
        <w:ind w:left="2160"/>
        <w:rPr>
          <w:b w:val="0"/>
        </w:rPr>
      </w:pPr>
      <w:r w:rsidRPr="007025F9">
        <w:rPr>
          <w:b w:val="0"/>
        </w:rPr>
        <w:t>All trout must be returned to the water immediately upon catch.</w:t>
      </w:r>
    </w:p>
    <w:p w14:paraId="5F4343C9" w14:textId="77777777" w:rsidR="008378AC" w:rsidRPr="007025F9" w:rsidRDefault="008378AC" w:rsidP="007025F9">
      <w:pPr>
        <w:spacing w:line="276" w:lineRule="auto"/>
        <w:rPr>
          <w:u w:val="single"/>
        </w:rPr>
      </w:pPr>
    </w:p>
    <w:p w14:paraId="328C4C90" w14:textId="77777777" w:rsidR="008378AC" w:rsidRPr="007025F9" w:rsidRDefault="008378AC" w:rsidP="007025F9">
      <w:pPr>
        <w:numPr>
          <w:ilvl w:val="0"/>
          <w:numId w:val="55"/>
        </w:numPr>
        <w:spacing w:line="276" w:lineRule="auto"/>
        <w:ind w:hanging="720"/>
        <w:rPr>
          <w:u w:val="single"/>
        </w:rPr>
      </w:pPr>
      <w:r w:rsidRPr="007025F9">
        <w:rPr>
          <w:u w:val="single"/>
        </w:rPr>
        <w:t xml:space="preserve">Jumbo (Julesburg) Reservoir </w:t>
      </w:r>
      <w:r w:rsidRPr="007025F9">
        <w:rPr>
          <w:u w:val="single"/>
        </w:rPr>
        <w:noBreakHyphen/>
        <w:t xml:space="preserve"> Logan and Sedgwick Counties</w:t>
      </w:r>
    </w:p>
    <w:p w14:paraId="4B620249" w14:textId="77777777" w:rsidR="008378AC" w:rsidRPr="007025F9" w:rsidRDefault="008378AC" w:rsidP="007025F9">
      <w:pPr>
        <w:spacing w:line="276" w:lineRule="auto"/>
        <w:rPr>
          <w:b w:val="0"/>
          <w:color w:val="000000"/>
        </w:rPr>
      </w:pPr>
    </w:p>
    <w:p w14:paraId="09FE796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walleye and saugeye is 15 inches in length.</w:t>
      </w:r>
    </w:p>
    <w:p w14:paraId="0284E1F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walleye or saugeye in the aggregate greater than 21 inches in length may be taken per day.</w:t>
      </w:r>
      <w:r w:rsidRPr="007025F9" w:rsidDel="001A1FFF">
        <w:rPr>
          <w:b w:val="0"/>
          <w:bCs w:val="0"/>
        </w:rPr>
        <w:t xml:space="preserve"> </w:t>
      </w:r>
    </w:p>
    <w:p w14:paraId="3EDE011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wipers is 15 inches in length. </w:t>
      </w:r>
    </w:p>
    <w:p w14:paraId="65DBF3C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w:t>
      </w:r>
      <w:proofErr w:type="gramStart"/>
      <w:r w:rsidRPr="007025F9">
        <w:rPr>
          <w:b w:val="0"/>
          <w:bCs w:val="0"/>
        </w:rPr>
        <w:t>crappie</w:t>
      </w:r>
      <w:proofErr w:type="gramEnd"/>
      <w:r w:rsidRPr="007025F9">
        <w:rPr>
          <w:b w:val="0"/>
          <w:bCs w:val="0"/>
        </w:rPr>
        <w:t xml:space="preserve"> is 10 inches in length.</w:t>
      </w:r>
    </w:p>
    <w:p w14:paraId="4224A4F0" w14:textId="77777777" w:rsidR="008378AC" w:rsidRPr="007025F9" w:rsidRDefault="008378AC" w:rsidP="007025F9">
      <w:pPr>
        <w:spacing w:line="276" w:lineRule="auto"/>
        <w:ind w:left="2160"/>
        <w:rPr>
          <w:b w:val="0"/>
          <w:color w:val="000000"/>
        </w:rPr>
      </w:pPr>
    </w:p>
    <w:p w14:paraId="12D85E23" w14:textId="77777777" w:rsidR="008378AC" w:rsidRPr="007025F9" w:rsidRDefault="008378AC" w:rsidP="007025F9">
      <w:pPr>
        <w:numPr>
          <w:ilvl w:val="0"/>
          <w:numId w:val="55"/>
        </w:numPr>
        <w:spacing w:line="276" w:lineRule="auto"/>
        <w:ind w:hanging="720"/>
        <w:rPr>
          <w:u w:val="single"/>
        </w:rPr>
      </w:pPr>
      <w:r w:rsidRPr="007025F9">
        <w:rPr>
          <w:u w:val="single"/>
        </w:rPr>
        <w:t xml:space="preserve">Juniata Reservoir </w:t>
      </w:r>
      <w:r w:rsidRPr="007025F9">
        <w:rPr>
          <w:u w:val="single"/>
        </w:rPr>
        <w:noBreakHyphen/>
        <w:t xml:space="preserve"> Mesa County</w:t>
      </w:r>
    </w:p>
    <w:p w14:paraId="11A01B1E" w14:textId="77777777" w:rsidR="008378AC" w:rsidRPr="007025F9" w:rsidRDefault="008378AC" w:rsidP="007025F9">
      <w:pPr>
        <w:spacing w:line="276" w:lineRule="auto"/>
        <w:rPr>
          <w:b w:val="0"/>
          <w:color w:val="000000"/>
        </w:rPr>
      </w:pPr>
    </w:p>
    <w:p w14:paraId="463CFC6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Fishing is by artificial flies and lures only. </w:t>
      </w:r>
      <w:r w:rsidRPr="007025F9">
        <w:rPr>
          <w:b w:val="0"/>
          <w:bCs w:val="0"/>
          <w:color w:val="000000"/>
        </w:rPr>
        <w:t>Scented flies or scented lures may be used on this water if they are 1.5 inches or longer.</w:t>
      </w:r>
    </w:p>
    <w:p w14:paraId="2CACDA1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All largemouth bass between 12 and 15 inches in length must be returned to the water immediately upon catch. No more than two largemouth bass in any bag and possession limit may be greater than 15 inches in length. </w:t>
      </w:r>
    </w:p>
    <w:p w14:paraId="7E373476" w14:textId="77777777" w:rsidR="008378AC" w:rsidRPr="007025F9" w:rsidRDefault="008378AC" w:rsidP="007025F9">
      <w:pPr>
        <w:spacing w:line="276" w:lineRule="auto"/>
        <w:rPr>
          <w:bCs w:val="0"/>
          <w:color w:val="000000"/>
        </w:rPr>
      </w:pPr>
    </w:p>
    <w:p w14:paraId="26E49518" w14:textId="77777777" w:rsidR="008378AC" w:rsidRPr="007025F9" w:rsidRDefault="008378AC" w:rsidP="007025F9">
      <w:pPr>
        <w:numPr>
          <w:ilvl w:val="0"/>
          <w:numId w:val="55"/>
        </w:numPr>
        <w:spacing w:line="276" w:lineRule="auto"/>
        <w:ind w:hanging="720"/>
        <w:rPr>
          <w:u w:val="single"/>
        </w:rPr>
      </w:pPr>
      <w:r w:rsidRPr="007025F9">
        <w:rPr>
          <w:u w:val="single"/>
        </w:rPr>
        <w:t>Kaufman Creek - Gunnison County</w:t>
      </w:r>
    </w:p>
    <w:p w14:paraId="2A3887DF" w14:textId="77777777" w:rsidR="008378AC" w:rsidRPr="007025F9" w:rsidRDefault="008378AC" w:rsidP="007025F9">
      <w:pPr>
        <w:spacing w:line="276" w:lineRule="auto"/>
        <w:ind w:left="1800"/>
        <w:rPr>
          <w:u w:val="single"/>
        </w:rPr>
      </w:pPr>
    </w:p>
    <w:p w14:paraId="55C13ACB" w14:textId="77777777" w:rsidR="008378AC" w:rsidRPr="007025F9" w:rsidRDefault="008378AC" w:rsidP="007025F9">
      <w:pPr>
        <w:pStyle w:val="ListParagraph"/>
        <w:numPr>
          <w:ilvl w:val="0"/>
          <w:numId w:val="77"/>
        </w:numPr>
        <w:spacing w:line="276" w:lineRule="auto"/>
        <w:rPr>
          <w:b w:val="0"/>
        </w:rPr>
      </w:pPr>
      <w:r w:rsidRPr="007025F9">
        <w:rPr>
          <w:b w:val="0"/>
        </w:rPr>
        <w:t xml:space="preserve">Fishing is by artificial flies and lures only. </w:t>
      </w:r>
    </w:p>
    <w:p w14:paraId="70F97434" w14:textId="77777777" w:rsidR="008378AC" w:rsidRPr="007025F9" w:rsidRDefault="008378AC" w:rsidP="007025F9">
      <w:pPr>
        <w:pStyle w:val="ListParagraph"/>
        <w:numPr>
          <w:ilvl w:val="0"/>
          <w:numId w:val="77"/>
        </w:numPr>
        <w:spacing w:line="276" w:lineRule="auto"/>
        <w:rPr>
          <w:b w:val="0"/>
        </w:rPr>
      </w:pPr>
      <w:r w:rsidRPr="007025F9">
        <w:rPr>
          <w:b w:val="0"/>
        </w:rPr>
        <w:t xml:space="preserve">All cutthroat trout must be returned to the water immediately upon catch. </w:t>
      </w:r>
    </w:p>
    <w:p w14:paraId="2CEBF5C3" w14:textId="77777777" w:rsidR="008378AC" w:rsidRPr="007025F9" w:rsidRDefault="008378AC" w:rsidP="007025F9">
      <w:pPr>
        <w:spacing w:line="276" w:lineRule="auto"/>
        <w:ind w:left="1800"/>
        <w:rPr>
          <w:u w:val="single"/>
        </w:rPr>
      </w:pPr>
    </w:p>
    <w:p w14:paraId="734011E1" w14:textId="77777777" w:rsidR="008378AC" w:rsidRPr="007025F9" w:rsidRDefault="008378AC" w:rsidP="007025F9">
      <w:pPr>
        <w:numPr>
          <w:ilvl w:val="0"/>
          <w:numId w:val="55"/>
        </w:numPr>
        <w:spacing w:line="276" w:lineRule="auto"/>
        <w:ind w:hanging="720"/>
        <w:rPr>
          <w:u w:val="single"/>
        </w:rPr>
      </w:pPr>
      <w:r w:rsidRPr="007025F9">
        <w:rPr>
          <w:u w:val="single"/>
        </w:rPr>
        <w:t xml:space="preserve">Kelly Lake </w:t>
      </w:r>
      <w:r w:rsidRPr="007025F9">
        <w:rPr>
          <w:u w:val="single"/>
        </w:rPr>
        <w:noBreakHyphen/>
        <w:t xml:space="preserve"> Jackson County</w:t>
      </w:r>
    </w:p>
    <w:p w14:paraId="7BFACEFC" w14:textId="77777777" w:rsidR="008378AC" w:rsidRPr="007025F9" w:rsidRDefault="008378AC" w:rsidP="007025F9">
      <w:pPr>
        <w:spacing w:line="276" w:lineRule="auto"/>
        <w:rPr>
          <w:b w:val="0"/>
          <w:color w:val="000000"/>
        </w:rPr>
      </w:pPr>
    </w:p>
    <w:p w14:paraId="5FE3894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3715C8F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two fish.</w:t>
      </w:r>
    </w:p>
    <w:p w14:paraId="59CAE48C" w14:textId="77777777" w:rsidR="008378AC" w:rsidRPr="007025F9" w:rsidRDefault="008378AC" w:rsidP="007025F9">
      <w:pPr>
        <w:spacing w:line="276" w:lineRule="auto"/>
        <w:rPr>
          <w:b w:val="0"/>
          <w:color w:val="000000"/>
        </w:rPr>
      </w:pPr>
    </w:p>
    <w:p w14:paraId="57AEB9A2" w14:textId="77777777" w:rsidR="008378AC" w:rsidRPr="007025F9" w:rsidRDefault="008378AC" w:rsidP="007025F9">
      <w:pPr>
        <w:numPr>
          <w:ilvl w:val="0"/>
          <w:numId w:val="55"/>
        </w:numPr>
        <w:spacing w:line="276" w:lineRule="auto"/>
        <w:ind w:hanging="720"/>
        <w:rPr>
          <w:u w:val="single"/>
        </w:rPr>
      </w:pPr>
      <w:r w:rsidRPr="007025F9">
        <w:rPr>
          <w:u w:val="single"/>
        </w:rPr>
        <w:t>Kelso Creek - Mesa County</w:t>
      </w:r>
    </w:p>
    <w:p w14:paraId="65144F78" w14:textId="77777777" w:rsidR="008378AC" w:rsidRPr="007025F9" w:rsidRDefault="008378AC" w:rsidP="007025F9">
      <w:pPr>
        <w:spacing w:line="276" w:lineRule="auto"/>
        <w:ind w:left="1440" w:hanging="360"/>
        <w:rPr>
          <w:b w:val="0"/>
          <w:color w:val="000000"/>
        </w:rPr>
      </w:pPr>
    </w:p>
    <w:p w14:paraId="5739A3B5" w14:textId="77777777" w:rsidR="008378AC" w:rsidRPr="007025F9" w:rsidRDefault="008378AC" w:rsidP="007025F9">
      <w:pPr>
        <w:numPr>
          <w:ilvl w:val="0"/>
          <w:numId w:val="40"/>
        </w:numPr>
        <w:spacing w:line="276" w:lineRule="auto"/>
        <w:rPr>
          <w:b w:val="0"/>
        </w:rPr>
      </w:pPr>
      <w:r w:rsidRPr="007025F9">
        <w:rPr>
          <w:b w:val="0"/>
        </w:rPr>
        <w:t>Fishing is by artificial flies and lures only.</w:t>
      </w:r>
    </w:p>
    <w:p w14:paraId="594A2CEC" w14:textId="77777777" w:rsidR="008378AC" w:rsidRPr="007025F9" w:rsidRDefault="008378AC" w:rsidP="007025F9">
      <w:pPr>
        <w:numPr>
          <w:ilvl w:val="0"/>
          <w:numId w:val="40"/>
        </w:numPr>
        <w:spacing w:line="276" w:lineRule="auto"/>
        <w:rPr>
          <w:b w:val="0"/>
        </w:rPr>
      </w:pPr>
      <w:r w:rsidRPr="007025F9">
        <w:rPr>
          <w:b w:val="0"/>
        </w:rPr>
        <w:t>All cutthroat trout must be returned to the water immediately upon catch.</w:t>
      </w:r>
    </w:p>
    <w:p w14:paraId="0DAA2F3B" w14:textId="77777777" w:rsidR="008378AC" w:rsidRPr="007025F9" w:rsidRDefault="008378AC" w:rsidP="007025F9">
      <w:pPr>
        <w:spacing w:line="276" w:lineRule="auto"/>
        <w:ind w:left="1800" w:hanging="720"/>
        <w:rPr>
          <w:b w:val="0"/>
          <w:u w:val="single"/>
        </w:rPr>
      </w:pPr>
    </w:p>
    <w:p w14:paraId="54E2A793" w14:textId="77777777" w:rsidR="008378AC" w:rsidRPr="007025F9" w:rsidRDefault="008378AC" w:rsidP="007025F9">
      <w:pPr>
        <w:numPr>
          <w:ilvl w:val="0"/>
          <w:numId w:val="55"/>
        </w:numPr>
        <w:spacing w:line="276" w:lineRule="auto"/>
        <w:ind w:hanging="720"/>
        <w:rPr>
          <w:u w:val="single"/>
        </w:rPr>
      </w:pPr>
      <w:r w:rsidRPr="007025F9">
        <w:rPr>
          <w:u w:val="single"/>
        </w:rPr>
        <w:t>Kenney Reservoir - Rio Blanco County</w:t>
      </w:r>
    </w:p>
    <w:p w14:paraId="164394A3" w14:textId="77777777" w:rsidR="008378AC" w:rsidRPr="007025F9" w:rsidRDefault="008378AC" w:rsidP="007025F9">
      <w:pPr>
        <w:spacing w:line="276" w:lineRule="auto"/>
        <w:rPr>
          <w:b w:val="0"/>
          <w:color w:val="000000"/>
        </w:rPr>
      </w:pPr>
    </w:p>
    <w:p w14:paraId="39A9E9B6"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There is no bag or possession limit for channel catfish, largemouth bass, smallmouth bass, northern pike, walleye, green sunfish, bluegill, bullhead, yellow perch or crappie.</w:t>
      </w:r>
    </w:p>
    <w:p w14:paraId="4677C34F" w14:textId="77777777" w:rsidR="008378AC" w:rsidRPr="007025F9" w:rsidRDefault="008378AC" w:rsidP="007025F9">
      <w:pPr>
        <w:spacing w:line="276" w:lineRule="auto"/>
        <w:rPr>
          <w:b w:val="0"/>
          <w:color w:val="000000"/>
        </w:rPr>
      </w:pPr>
    </w:p>
    <w:p w14:paraId="7B8C7F85" w14:textId="77777777" w:rsidR="008378AC" w:rsidRPr="007025F9" w:rsidRDefault="008378AC" w:rsidP="007025F9">
      <w:pPr>
        <w:numPr>
          <w:ilvl w:val="0"/>
          <w:numId w:val="55"/>
        </w:numPr>
        <w:spacing w:line="276" w:lineRule="auto"/>
        <w:ind w:hanging="720"/>
        <w:rPr>
          <w:u w:val="single"/>
        </w:rPr>
      </w:pPr>
      <w:r w:rsidRPr="007025F9">
        <w:rPr>
          <w:u w:val="single"/>
        </w:rPr>
        <w:t xml:space="preserve">Ketner Lake </w:t>
      </w:r>
      <w:r w:rsidRPr="007025F9">
        <w:rPr>
          <w:u w:val="single"/>
        </w:rPr>
        <w:noBreakHyphen/>
        <w:t xml:space="preserve"> Jefferson County</w:t>
      </w:r>
    </w:p>
    <w:p w14:paraId="5804F8A4" w14:textId="77777777" w:rsidR="008378AC" w:rsidRPr="007025F9" w:rsidRDefault="008378AC" w:rsidP="007025F9">
      <w:pPr>
        <w:spacing w:line="276" w:lineRule="auto"/>
        <w:rPr>
          <w:b w:val="0"/>
          <w:color w:val="000000"/>
        </w:rPr>
      </w:pPr>
    </w:p>
    <w:p w14:paraId="51C3980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largemouth and smallmouth bass is 15 inches in length. </w:t>
      </w:r>
    </w:p>
    <w:p w14:paraId="57AB0B78" w14:textId="77777777" w:rsidR="008378AC" w:rsidRPr="007025F9" w:rsidRDefault="008378AC" w:rsidP="007025F9">
      <w:pPr>
        <w:spacing w:line="276" w:lineRule="auto"/>
        <w:rPr>
          <w:b w:val="0"/>
          <w:color w:val="000000"/>
        </w:rPr>
      </w:pPr>
    </w:p>
    <w:p w14:paraId="57E3E1C5" w14:textId="77777777" w:rsidR="008378AC" w:rsidRPr="007025F9" w:rsidRDefault="008378AC" w:rsidP="007025F9">
      <w:pPr>
        <w:numPr>
          <w:ilvl w:val="0"/>
          <w:numId w:val="55"/>
        </w:numPr>
        <w:spacing w:line="276" w:lineRule="auto"/>
        <w:ind w:hanging="720"/>
        <w:rPr>
          <w:u w:val="single"/>
        </w:rPr>
      </w:pPr>
      <w:r w:rsidRPr="007025F9">
        <w:rPr>
          <w:u w:val="single"/>
        </w:rPr>
        <w:t>Kingfisher Pond (Fort Collins Environmental Learning Center) - Larimer County</w:t>
      </w:r>
    </w:p>
    <w:p w14:paraId="5C5920FA" w14:textId="77777777" w:rsidR="008378AC" w:rsidRPr="007025F9" w:rsidRDefault="008378AC" w:rsidP="007025F9">
      <w:pPr>
        <w:spacing w:line="276" w:lineRule="auto"/>
        <w:rPr>
          <w:b w:val="0"/>
          <w:color w:val="000000"/>
        </w:rPr>
      </w:pPr>
    </w:p>
    <w:p w14:paraId="6252EB9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2223DDDD" w14:textId="77777777" w:rsidR="008378AC" w:rsidRPr="007025F9" w:rsidRDefault="008378AC" w:rsidP="007025F9">
      <w:pPr>
        <w:tabs>
          <w:tab w:val="left" w:pos="720"/>
        </w:tabs>
        <w:spacing w:line="276" w:lineRule="auto"/>
        <w:ind w:left="2160" w:hanging="360"/>
        <w:rPr>
          <w:b w:val="0"/>
          <w:bCs w:val="0"/>
        </w:rPr>
      </w:pPr>
    </w:p>
    <w:p w14:paraId="55032600" w14:textId="77777777" w:rsidR="008378AC" w:rsidRPr="007025F9" w:rsidRDefault="008378AC" w:rsidP="007025F9">
      <w:pPr>
        <w:numPr>
          <w:ilvl w:val="0"/>
          <w:numId w:val="55"/>
        </w:numPr>
        <w:spacing w:line="276" w:lineRule="auto"/>
        <w:ind w:hanging="720"/>
        <w:rPr>
          <w:u w:val="single"/>
        </w:rPr>
      </w:pPr>
      <w:r w:rsidRPr="007025F9">
        <w:rPr>
          <w:u w:val="single"/>
        </w:rPr>
        <w:t xml:space="preserve">Kinney Creek (3 miles east of Hot Sulphur </w:t>
      </w:r>
      <w:proofErr w:type="gramStart"/>
      <w:r w:rsidRPr="007025F9">
        <w:rPr>
          <w:u w:val="single"/>
        </w:rPr>
        <w:t xml:space="preserve">Springs) </w:t>
      </w:r>
      <w:r w:rsidRPr="007025F9">
        <w:rPr>
          <w:u w:val="single"/>
        </w:rPr>
        <w:noBreakHyphen/>
      </w:r>
      <w:proofErr w:type="gramEnd"/>
      <w:r w:rsidRPr="007025F9">
        <w:rPr>
          <w:u w:val="single"/>
        </w:rPr>
        <w:t xml:space="preserve"> Grand County</w:t>
      </w:r>
    </w:p>
    <w:p w14:paraId="74D5A91C" w14:textId="77777777" w:rsidR="008378AC" w:rsidRPr="007025F9" w:rsidRDefault="008378AC" w:rsidP="007025F9">
      <w:pPr>
        <w:spacing w:line="276" w:lineRule="auto"/>
        <w:rPr>
          <w:b w:val="0"/>
          <w:color w:val="000000"/>
        </w:rPr>
      </w:pPr>
    </w:p>
    <w:p w14:paraId="43C59294"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0D9517E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2BC2AE1E" w14:textId="77777777" w:rsidR="008378AC" w:rsidRPr="007025F9" w:rsidRDefault="008378AC" w:rsidP="007025F9">
      <w:pPr>
        <w:spacing w:line="276" w:lineRule="auto"/>
        <w:rPr>
          <w:b w:val="0"/>
          <w:bCs w:val="0"/>
          <w:color w:val="000000"/>
        </w:rPr>
      </w:pPr>
    </w:p>
    <w:p w14:paraId="669E8D63" w14:textId="77777777" w:rsidR="008378AC" w:rsidRPr="007025F9" w:rsidRDefault="008378AC" w:rsidP="007025F9">
      <w:pPr>
        <w:numPr>
          <w:ilvl w:val="0"/>
          <w:numId w:val="55"/>
        </w:numPr>
        <w:spacing w:line="276" w:lineRule="auto"/>
        <w:ind w:hanging="720"/>
        <w:rPr>
          <w:u w:val="single"/>
        </w:rPr>
      </w:pPr>
      <w:r w:rsidRPr="007025F9">
        <w:rPr>
          <w:u w:val="single"/>
        </w:rPr>
        <w:t>KOA Lake - Boulder County</w:t>
      </w:r>
    </w:p>
    <w:p w14:paraId="6BA2FCA8" w14:textId="77777777" w:rsidR="008378AC" w:rsidRPr="007025F9" w:rsidRDefault="008378AC" w:rsidP="007025F9">
      <w:pPr>
        <w:spacing w:line="276" w:lineRule="auto"/>
        <w:rPr>
          <w:b w:val="0"/>
          <w:color w:val="000000"/>
        </w:rPr>
      </w:pPr>
    </w:p>
    <w:p w14:paraId="66C3B63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All largemouth and smallmouth bass must be returned to the water immediately upon catch. </w:t>
      </w:r>
    </w:p>
    <w:p w14:paraId="7D3309B7" w14:textId="77777777" w:rsidR="008378AC" w:rsidRPr="007025F9" w:rsidRDefault="008378AC" w:rsidP="007025F9">
      <w:pPr>
        <w:spacing w:line="276" w:lineRule="auto"/>
        <w:rPr>
          <w:b w:val="0"/>
          <w:bCs w:val="0"/>
          <w:color w:val="000000"/>
        </w:rPr>
      </w:pPr>
    </w:p>
    <w:p w14:paraId="56D12E19" w14:textId="152C68B6" w:rsidR="003320D0" w:rsidRPr="00FD725E" w:rsidRDefault="003320D0">
      <w:pPr>
        <w:numPr>
          <w:ilvl w:val="0"/>
          <w:numId w:val="55"/>
        </w:numPr>
        <w:spacing w:after="240" w:line="276" w:lineRule="auto"/>
        <w:ind w:hanging="720"/>
        <w:rPr>
          <w:ins w:id="126" w:author="Hernandez, Hilary" w:date="2026-09-21T12:32:00Z" w16du:dateUtc="2026-09-21T18:32:00Z"/>
          <w:u w:val="single"/>
        </w:rPr>
        <w:pPrChange w:id="127" w:author="Hernandez, Hilary" w:date="2026-09-21T12:32:00Z" w16du:dateUtc="2026-09-21T18:32:00Z">
          <w:pPr>
            <w:numPr>
              <w:numId w:val="55"/>
            </w:numPr>
            <w:ind w:left="1800" w:hanging="720"/>
          </w:pPr>
        </w:pPrChange>
      </w:pPr>
      <w:ins w:id="128" w:author="Hernandez, Hilary" w:date="2026-09-21T12:31:00Z" w16du:dateUtc="2026-09-21T18:31:00Z">
        <w:r w:rsidRPr="00FD725E">
          <w:rPr>
            <w:u w:val="single"/>
          </w:rPr>
          <w:t>Kyger Reservo</w:t>
        </w:r>
      </w:ins>
      <w:ins w:id="129" w:author="Hernandez, Hilary" w:date="2026-09-23T10:14:00Z" w16du:dateUtc="2026-09-23T16:14:00Z">
        <w:r w:rsidR="00B208FF" w:rsidRPr="00FD725E">
          <w:rPr>
            <w:u w:val="single"/>
          </w:rPr>
          <w:t>i</w:t>
        </w:r>
      </w:ins>
      <w:ins w:id="130" w:author="Hernandez, Hilary" w:date="2026-09-21T12:31:00Z" w16du:dateUtc="2026-09-21T18:31:00Z">
        <w:r w:rsidRPr="00FD725E">
          <w:rPr>
            <w:u w:val="single"/>
          </w:rPr>
          <w:t xml:space="preserve">r </w:t>
        </w:r>
      </w:ins>
      <w:ins w:id="131" w:author="Hernandez, Hilary" w:date="2026-09-21T12:32:00Z" w16du:dateUtc="2026-09-21T18:32:00Z">
        <w:r w:rsidRPr="00FD725E">
          <w:rPr>
            <w:u w:val="single"/>
          </w:rPr>
          <w:t>-</w:t>
        </w:r>
      </w:ins>
      <w:ins w:id="132" w:author="Hernandez, Hilary" w:date="2026-09-21T12:31:00Z" w16du:dateUtc="2026-09-21T18:31:00Z">
        <w:r w:rsidRPr="00FD725E">
          <w:rPr>
            <w:u w:val="single"/>
          </w:rPr>
          <w:t xml:space="preserve"> Larimer County</w:t>
        </w:r>
      </w:ins>
    </w:p>
    <w:p w14:paraId="7EBD2CE3" w14:textId="14EC5FD7" w:rsidR="003320D0" w:rsidRPr="00FD725E" w:rsidRDefault="00B82728">
      <w:pPr>
        <w:numPr>
          <w:ilvl w:val="1"/>
          <w:numId w:val="55"/>
        </w:numPr>
        <w:spacing w:line="276" w:lineRule="auto"/>
        <w:ind w:left="2160"/>
        <w:rPr>
          <w:ins w:id="133" w:author="Hernandez, Hilary" w:date="2026-09-21T12:32:00Z" w16du:dateUtc="2026-09-21T18:32:00Z"/>
          <w:b w:val="0"/>
          <w:bCs w:val="0"/>
        </w:rPr>
        <w:pPrChange w:id="134" w:author="Hernandez, Hilary" w:date="2026-09-23T12:46:00Z" w16du:dateUtc="2026-09-23T18:46:00Z">
          <w:pPr>
            <w:numPr>
              <w:ilvl w:val="1"/>
              <w:numId w:val="55"/>
            </w:numPr>
            <w:spacing w:line="276" w:lineRule="auto"/>
            <w:ind w:left="2610" w:hanging="360"/>
          </w:pPr>
        </w:pPrChange>
      </w:pPr>
      <w:ins w:id="135" w:author="Hernandez, Hilary" w:date="2026-09-23T12:45:00Z" w16du:dateUtc="2026-09-23T18:45:00Z">
        <w:r w:rsidRPr="00FD725E">
          <w:rPr>
            <w:b w:val="0"/>
            <w:bCs w:val="0"/>
            <w:color w:val="000000"/>
          </w:rPr>
          <w:t>All largemouth and smallmouth bass must be returned to the water immediately upon catch</w:t>
        </w:r>
      </w:ins>
      <w:ins w:id="136" w:author="Hernandez, Hilary" w:date="2026-09-21T12:32:00Z" w16du:dateUtc="2026-09-21T18:32:00Z">
        <w:r w:rsidR="003320D0" w:rsidRPr="00FD725E">
          <w:rPr>
            <w:b w:val="0"/>
            <w:bCs w:val="0"/>
          </w:rPr>
          <w:t>.</w:t>
        </w:r>
      </w:ins>
    </w:p>
    <w:p w14:paraId="2E76033F" w14:textId="77777777" w:rsidR="003320D0" w:rsidRPr="007025F9" w:rsidRDefault="003320D0">
      <w:pPr>
        <w:spacing w:line="276" w:lineRule="auto"/>
        <w:ind w:left="2610"/>
        <w:rPr>
          <w:ins w:id="137" w:author="Hernandez, Hilary" w:date="2026-09-21T12:31:00Z" w16du:dateUtc="2026-09-21T18:31:00Z"/>
          <w:u w:val="single"/>
          <w:lang w:val="es-AR"/>
        </w:rPr>
        <w:pPrChange w:id="138" w:author="Hernandez, Hilary" w:date="2026-09-21T12:32:00Z" w16du:dateUtc="2026-09-21T18:32:00Z">
          <w:pPr>
            <w:numPr>
              <w:numId w:val="55"/>
            </w:numPr>
            <w:ind w:left="1800" w:hanging="720"/>
          </w:pPr>
        </w:pPrChange>
      </w:pPr>
    </w:p>
    <w:p w14:paraId="2A089D3B" w14:textId="5CF24F18" w:rsidR="008378AC" w:rsidRPr="007025F9" w:rsidRDefault="008378AC" w:rsidP="007025F9">
      <w:pPr>
        <w:numPr>
          <w:ilvl w:val="0"/>
          <w:numId w:val="55"/>
        </w:numPr>
        <w:spacing w:line="276" w:lineRule="auto"/>
        <w:ind w:hanging="720"/>
        <w:rPr>
          <w:u w:val="single"/>
          <w:lang w:val="es-AR"/>
        </w:rPr>
      </w:pPr>
      <w:r w:rsidRPr="007025F9">
        <w:rPr>
          <w:u w:val="single"/>
          <w:lang w:val="es-AR"/>
        </w:rPr>
        <w:t xml:space="preserve">La Plata River </w:t>
      </w:r>
      <w:r w:rsidRPr="007025F9">
        <w:rPr>
          <w:u w:val="single"/>
          <w:lang w:val="es-AR"/>
        </w:rPr>
        <w:noBreakHyphen/>
        <w:t xml:space="preserve"> La Plata County </w:t>
      </w:r>
    </w:p>
    <w:p w14:paraId="27849BB4" w14:textId="77777777" w:rsidR="008378AC" w:rsidRPr="007025F9" w:rsidRDefault="008378AC" w:rsidP="007025F9">
      <w:pPr>
        <w:spacing w:line="276" w:lineRule="auto"/>
        <w:rPr>
          <w:b w:val="0"/>
          <w:color w:val="000000"/>
          <w:lang w:val="es-AR"/>
        </w:rPr>
      </w:pPr>
    </w:p>
    <w:p w14:paraId="255615D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US 160 bridge downstream to the state line:</w:t>
      </w:r>
    </w:p>
    <w:p w14:paraId="7291B871"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lastRenderedPageBreak/>
        <w:t>There is no bag or possession limit for channel catfish, largemouth bass, smallmouth bass, northern pike, walleye, green sunfish, bluegill, bullhead, yellow perch or crappie.</w:t>
      </w:r>
    </w:p>
    <w:p w14:paraId="5B5DBC3D" w14:textId="77777777" w:rsidR="008378AC" w:rsidRPr="007025F9" w:rsidRDefault="008378AC" w:rsidP="007025F9">
      <w:pPr>
        <w:spacing w:line="276" w:lineRule="auto"/>
        <w:rPr>
          <w:color w:val="000000"/>
        </w:rPr>
      </w:pPr>
    </w:p>
    <w:p w14:paraId="360B4D4C" w14:textId="77777777" w:rsidR="008378AC" w:rsidRPr="007025F9" w:rsidRDefault="008378AC" w:rsidP="007025F9">
      <w:pPr>
        <w:numPr>
          <w:ilvl w:val="0"/>
          <w:numId w:val="55"/>
        </w:numPr>
        <w:spacing w:line="276" w:lineRule="auto"/>
        <w:ind w:hanging="720"/>
        <w:rPr>
          <w:u w:val="single"/>
        </w:rPr>
      </w:pPr>
      <w:r w:rsidRPr="007025F9">
        <w:rPr>
          <w:u w:val="single"/>
        </w:rPr>
        <w:t xml:space="preserve">Lake Arbor </w:t>
      </w:r>
      <w:r w:rsidRPr="007025F9">
        <w:rPr>
          <w:u w:val="single"/>
        </w:rPr>
        <w:noBreakHyphen/>
        <w:t xml:space="preserve"> Jefferson County</w:t>
      </w:r>
    </w:p>
    <w:p w14:paraId="6AA12DFB" w14:textId="77777777" w:rsidR="008378AC" w:rsidRPr="007025F9" w:rsidRDefault="008378AC" w:rsidP="007025F9">
      <w:pPr>
        <w:spacing w:line="276" w:lineRule="auto"/>
        <w:rPr>
          <w:b w:val="0"/>
          <w:color w:val="000000"/>
        </w:rPr>
      </w:pPr>
    </w:p>
    <w:p w14:paraId="446DDA1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4553768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walleye and saugeye is 15 inches in length.</w:t>
      </w:r>
    </w:p>
    <w:p w14:paraId="2DF6BCE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walleye or saugeye in the aggregate greater than 21 inches in length may be taken per day.</w:t>
      </w:r>
    </w:p>
    <w:p w14:paraId="6DBAF6E3" w14:textId="77777777" w:rsidR="008378AC" w:rsidRPr="007025F9" w:rsidRDefault="008378AC" w:rsidP="007025F9">
      <w:pPr>
        <w:tabs>
          <w:tab w:val="left" w:pos="720"/>
        </w:tabs>
        <w:spacing w:line="276" w:lineRule="auto"/>
        <w:ind w:left="2160" w:hanging="360"/>
        <w:rPr>
          <w:b w:val="0"/>
          <w:bCs w:val="0"/>
        </w:rPr>
      </w:pPr>
    </w:p>
    <w:p w14:paraId="389E490B" w14:textId="77777777" w:rsidR="008378AC" w:rsidRPr="007025F9" w:rsidRDefault="008378AC" w:rsidP="007025F9">
      <w:pPr>
        <w:numPr>
          <w:ilvl w:val="0"/>
          <w:numId w:val="55"/>
        </w:numPr>
        <w:spacing w:line="276" w:lineRule="auto"/>
        <w:ind w:hanging="720"/>
        <w:rPr>
          <w:u w:val="single"/>
        </w:rPr>
      </w:pPr>
      <w:r w:rsidRPr="007025F9">
        <w:rPr>
          <w:u w:val="single"/>
        </w:rPr>
        <w:t xml:space="preserve">Lake Creek </w:t>
      </w:r>
      <w:r w:rsidRPr="007025F9">
        <w:rPr>
          <w:u w:val="single"/>
        </w:rPr>
        <w:noBreakHyphen/>
        <w:t xml:space="preserve"> Hinsdale County</w:t>
      </w:r>
    </w:p>
    <w:p w14:paraId="2B64F819" w14:textId="77777777" w:rsidR="008378AC" w:rsidRPr="007025F9" w:rsidRDefault="008378AC" w:rsidP="007025F9">
      <w:pPr>
        <w:tabs>
          <w:tab w:val="left" w:pos="720"/>
        </w:tabs>
        <w:spacing w:line="276" w:lineRule="auto"/>
        <w:ind w:left="2160" w:hanging="360"/>
        <w:rPr>
          <w:b w:val="0"/>
          <w:bCs w:val="0"/>
        </w:rPr>
      </w:pPr>
    </w:p>
    <w:p w14:paraId="5B8EAD66"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color w:val="000000"/>
        </w:rPr>
        <w:t>From Big Emerald Lake inlet upstream for ½ mile:</w:t>
      </w:r>
    </w:p>
    <w:p w14:paraId="0B9F057D" w14:textId="77777777" w:rsidR="008378AC" w:rsidRPr="007025F9" w:rsidRDefault="008378AC" w:rsidP="007025F9">
      <w:pPr>
        <w:pStyle w:val="ListParagraph"/>
        <w:numPr>
          <w:ilvl w:val="2"/>
          <w:numId w:val="55"/>
        </w:numPr>
        <w:tabs>
          <w:tab w:val="left" w:pos="720"/>
        </w:tabs>
        <w:spacing w:line="276" w:lineRule="auto"/>
        <w:ind w:left="2520" w:hanging="360"/>
        <w:rPr>
          <w:b w:val="0"/>
          <w:bCs w:val="0"/>
          <w:color w:val="000000"/>
        </w:rPr>
      </w:pPr>
      <w:r w:rsidRPr="007025F9">
        <w:rPr>
          <w:b w:val="0"/>
          <w:bCs w:val="0"/>
          <w:color w:val="000000"/>
        </w:rPr>
        <w:t>Fishing prohibited from January 1 through July 15.</w:t>
      </w:r>
    </w:p>
    <w:p w14:paraId="6EA2414F" w14:textId="77777777" w:rsidR="008378AC" w:rsidRPr="007025F9" w:rsidRDefault="008378AC" w:rsidP="007025F9">
      <w:pPr>
        <w:spacing w:line="276" w:lineRule="auto"/>
        <w:rPr>
          <w:b w:val="0"/>
          <w:color w:val="000000"/>
        </w:rPr>
      </w:pPr>
    </w:p>
    <w:p w14:paraId="61B056AE" w14:textId="77777777" w:rsidR="008378AC" w:rsidRPr="007025F9" w:rsidRDefault="008378AC" w:rsidP="007025F9">
      <w:pPr>
        <w:numPr>
          <w:ilvl w:val="0"/>
          <w:numId w:val="55"/>
        </w:numPr>
        <w:spacing w:line="276" w:lineRule="auto"/>
        <w:ind w:hanging="720"/>
        <w:rPr>
          <w:u w:val="single"/>
        </w:rPr>
      </w:pPr>
      <w:r w:rsidRPr="007025F9">
        <w:rPr>
          <w:u w:val="single"/>
        </w:rPr>
        <w:t xml:space="preserve">Lake Dorothey </w:t>
      </w:r>
      <w:r w:rsidRPr="007025F9">
        <w:rPr>
          <w:u w:val="single"/>
        </w:rPr>
        <w:noBreakHyphen/>
        <w:t xml:space="preserve"> Las Animas County </w:t>
      </w:r>
    </w:p>
    <w:p w14:paraId="44FA291A" w14:textId="77777777" w:rsidR="008378AC" w:rsidRPr="007025F9" w:rsidRDefault="008378AC" w:rsidP="007025F9">
      <w:pPr>
        <w:spacing w:line="276" w:lineRule="auto"/>
        <w:ind w:left="720" w:hanging="720"/>
        <w:rPr>
          <w:b w:val="0"/>
          <w:color w:val="000000"/>
        </w:rPr>
      </w:pPr>
    </w:p>
    <w:p w14:paraId="4C07A6C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Within the Lake Dorothey State Wildlife Area, including Schwachheim Creek and all other drainages into the lake:</w:t>
      </w:r>
    </w:p>
    <w:p w14:paraId="5C9531E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62A91595" w14:textId="77777777" w:rsidR="008378AC" w:rsidRPr="007025F9" w:rsidRDefault="008378AC" w:rsidP="007025F9">
      <w:pPr>
        <w:tabs>
          <w:tab w:val="left" w:pos="810"/>
        </w:tabs>
        <w:spacing w:line="276" w:lineRule="auto"/>
        <w:ind w:left="2520" w:hanging="360"/>
        <w:rPr>
          <w:b w:val="0"/>
          <w:bCs w:val="0"/>
          <w:color w:val="000000"/>
        </w:rPr>
      </w:pPr>
    </w:p>
    <w:p w14:paraId="0BADCFB9" w14:textId="77777777" w:rsidR="008378AC" w:rsidRPr="007025F9" w:rsidRDefault="008378AC" w:rsidP="007025F9">
      <w:pPr>
        <w:numPr>
          <w:ilvl w:val="0"/>
          <w:numId w:val="55"/>
        </w:numPr>
        <w:spacing w:line="276" w:lineRule="auto"/>
        <w:ind w:hanging="720"/>
        <w:rPr>
          <w:u w:val="single"/>
        </w:rPr>
      </w:pPr>
      <w:r w:rsidRPr="007025F9">
        <w:rPr>
          <w:u w:val="single"/>
        </w:rPr>
        <w:t xml:space="preserve">Lake Fork Creek </w:t>
      </w:r>
      <w:r w:rsidRPr="007025F9">
        <w:rPr>
          <w:u w:val="single"/>
        </w:rPr>
        <w:noBreakHyphen/>
        <w:t xml:space="preserve"> Lake County</w:t>
      </w:r>
    </w:p>
    <w:p w14:paraId="26069079" w14:textId="77777777" w:rsidR="008378AC" w:rsidRPr="007025F9" w:rsidRDefault="008378AC" w:rsidP="007025F9">
      <w:pPr>
        <w:spacing w:line="276" w:lineRule="auto"/>
        <w:rPr>
          <w:b w:val="0"/>
          <w:bCs w:val="0"/>
          <w:color w:val="000000"/>
        </w:rPr>
      </w:pPr>
    </w:p>
    <w:p w14:paraId="64E1487F"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From the headwaters downstream to the confluence with Glacier Creek:</w:t>
      </w:r>
    </w:p>
    <w:p w14:paraId="31A72879"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74C878DB"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All cutthroat trout must be returned to the water immediately upon catch.</w:t>
      </w:r>
    </w:p>
    <w:p w14:paraId="49D14DAA" w14:textId="77777777" w:rsidR="008378AC" w:rsidRPr="007025F9" w:rsidRDefault="008378AC" w:rsidP="007025F9">
      <w:pPr>
        <w:tabs>
          <w:tab w:val="left" w:pos="720"/>
        </w:tabs>
        <w:spacing w:line="276" w:lineRule="auto"/>
        <w:ind w:left="2160" w:hanging="360"/>
        <w:rPr>
          <w:b w:val="0"/>
          <w:bCs w:val="0"/>
        </w:rPr>
      </w:pPr>
    </w:p>
    <w:p w14:paraId="7D9D4001" w14:textId="77777777" w:rsidR="008378AC" w:rsidRPr="007025F9" w:rsidRDefault="008378AC" w:rsidP="007025F9">
      <w:pPr>
        <w:numPr>
          <w:ilvl w:val="0"/>
          <w:numId w:val="55"/>
        </w:numPr>
        <w:spacing w:line="276" w:lineRule="auto"/>
        <w:ind w:hanging="720"/>
        <w:rPr>
          <w:u w:val="single"/>
        </w:rPr>
      </w:pPr>
      <w:r w:rsidRPr="007025F9">
        <w:rPr>
          <w:u w:val="single"/>
        </w:rPr>
        <w:t xml:space="preserve">Lake Granby </w:t>
      </w:r>
      <w:r w:rsidRPr="007025F9">
        <w:rPr>
          <w:u w:val="single"/>
        </w:rPr>
        <w:noBreakHyphen/>
        <w:t xml:space="preserve"> Grand County</w:t>
      </w:r>
    </w:p>
    <w:p w14:paraId="14AD70FC" w14:textId="77777777" w:rsidR="008378AC" w:rsidRPr="007025F9" w:rsidRDefault="008378AC" w:rsidP="007025F9">
      <w:pPr>
        <w:spacing w:line="276" w:lineRule="auto"/>
        <w:ind w:left="1440" w:hanging="360"/>
        <w:rPr>
          <w:b w:val="0"/>
          <w:color w:val="000000"/>
        </w:rPr>
      </w:pPr>
    </w:p>
    <w:p w14:paraId="5CD42885" w14:textId="77777777" w:rsidR="008378AC" w:rsidRPr="007025F9" w:rsidRDefault="008378AC" w:rsidP="007025F9">
      <w:pPr>
        <w:pStyle w:val="ListParagraph"/>
        <w:numPr>
          <w:ilvl w:val="1"/>
          <w:numId w:val="55"/>
        </w:numPr>
        <w:spacing w:line="276" w:lineRule="auto"/>
        <w:ind w:left="2160"/>
        <w:rPr>
          <w:b w:val="0"/>
        </w:rPr>
      </w:pPr>
      <w:r w:rsidRPr="007025F9">
        <w:rPr>
          <w:b w:val="0"/>
        </w:rPr>
        <w:t>The bag and possession limit for lake trout is 12 fish, only one of which may be greater than 24 inches.</w:t>
      </w:r>
    </w:p>
    <w:p w14:paraId="52236044" w14:textId="77777777" w:rsidR="008378AC" w:rsidRPr="007025F9" w:rsidRDefault="008378AC" w:rsidP="007025F9">
      <w:pPr>
        <w:pStyle w:val="ListParagraph"/>
        <w:numPr>
          <w:ilvl w:val="1"/>
          <w:numId w:val="55"/>
        </w:numPr>
        <w:spacing w:line="276" w:lineRule="auto"/>
        <w:ind w:left="2160"/>
        <w:rPr>
          <w:b w:val="0"/>
        </w:rPr>
      </w:pPr>
      <w:r w:rsidRPr="007025F9">
        <w:rPr>
          <w:b w:val="0"/>
        </w:rPr>
        <w:t>The bag and possession limit for trout (except lake trout) and kokanee salmon is four fish, singly or in aggregate.</w:t>
      </w:r>
      <w:r w:rsidRPr="007025F9">
        <w:rPr>
          <w:b w:val="0"/>
        </w:rPr>
        <w:tab/>
      </w:r>
    </w:p>
    <w:p w14:paraId="3230E466" w14:textId="77777777" w:rsidR="008378AC" w:rsidRPr="007025F9" w:rsidRDefault="008378AC" w:rsidP="007025F9">
      <w:pPr>
        <w:pStyle w:val="ListParagraph"/>
        <w:numPr>
          <w:ilvl w:val="1"/>
          <w:numId w:val="55"/>
        </w:numPr>
        <w:spacing w:line="276" w:lineRule="auto"/>
        <w:ind w:left="2160"/>
        <w:rPr>
          <w:b w:val="0"/>
        </w:rPr>
      </w:pPr>
      <w:r w:rsidRPr="007025F9">
        <w:rPr>
          <w:b w:val="0"/>
        </w:rPr>
        <w:t>There is no size, bag, or possession limit for tiger muskie.</w:t>
      </w:r>
    </w:p>
    <w:p w14:paraId="18B6F2C6" w14:textId="77777777" w:rsidR="008378AC" w:rsidRPr="007025F9" w:rsidRDefault="008378AC" w:rsidP="007025F9">
      <w:pPr>
        <w:pStyle w:val="ListParagraph"/>
        <w:numPr>
          <w:ilvl w:val="1"/>
          <w:numId w:val="55"/>
        </w:numPr>
        <w:spacing w:line="276" w:lineRule="auto"/>
        <w:ind w:left="2160"/>
        <w:rPr>
          <w:b w:val="0"/>
        </w:rPr>
      </w:pPr>
      <w:r w:rsidRPr="007025F9">
        <w:rPr>
          <w:b w:val="0"/>
        </w:rPr>
        <w:t xml:space="preserve">Gaffs and tail </w:t>
      </w:r>
      <w:proofErr w:type="gramStart"/>
      <w:r w:rsidRPr="007025F9">
        <w:rPr>
          <w:b w:val="0"/>
        </w:rPr>
        <w:t>snares</w:t>
      </w:r>
      <w:proofErr w:type="gramEnd"/>
      <w:r w:rsidRPr="007025F9">
        <w:rPr>
          <w:b w:val="0"/>
        </w:rPr>
        <w:t xml:space="preserve"> are prohibited.</w:t>
      </w:r>
    </w:p>
    <w:p w14:paraId="3D8C67FA" w14:textId="77777777" w:rsidR="008378AC" w:rsidRPr="007025F9" w:rsidRDefault="008378AC" w:rsidP="007025F9">
      <w:pPr>
        <w:pStyle w:val="ListParagraph"/>
        <w:numPr>
          <w:ilvl w:val="1"/>
          <w:numId w:val="55"/>
        </w:numPr>
        <w:spacing w:line="276" w:lineRule="auto"/>
        <w:ind w:left="2160"/>
        <w:rPr>
          <w:b w:val="0"/>
        </w:rPr>
      </w:pPr>
      <w:r w:rsidRPr="007025F9">
        <w:rPr>
          <w:b w:val="0"/>
        </w:rPr>
        <w:t>Ice fishing shelters must be portable.</w:t>
      </w:r>
    </w:p>
    <w:p w14:paraId="4E7DB7B0" w14:textId="77777777" w:rsidR="008378AC" w:rsidRPr="007025F9" w:rsidRDefault="008378AC" w:rsidP="007025F9">
      <w:pPr>
        <w:pStyle w:val="ListParagraph"/>
        <w:numPr>
          <w:ilvl w:val="1"/>
          <w:numId w:val="55"/>
        </w:numPr>
        <w:spacing w:line="276" w:lineRule="auto"/>
        <w:ind w:left="2160"/>
        <w:rPr>
          <w:b w:val="0"/>
        </w:rPr>
      </w:pPr>
      <w:r w:rsidRPr="007025F9">
        <w:rPr>
          <w:b w:val="0"/>
        </w:rPr>
        <w:t>In Columbine Bay from the inlet of Twin Creek upstream:</w:t>
      </w:r>
    </w:p>
    <w:p w14:paraId="47FCBAEC"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 xml:space="preserve">Fishing is prohibited from October 15 through November 30. </w:t>
      </w:r>
    </w:p>
    <w:p w14:paraId="459BBD5C" w14:textId="77777777" w:rsidR="008378AC" w:rsidRPr="007025F9" w:rsidRDefault="008378AC" w:rsidP="007025F9">
      <w:pPr>
        <w:spacing w:line="276" w:lineRule="auto"/>
        <w:ind w:left="2160" w:hanging="360"/>
        <w:rPr>
          <w:b w:val="0"/>
          <w:u w:val="single"/>
        </w:rPr>
      </w:pPr>
    </w:p>
    <w:p w14:paraId="02BC5329" w14:textId="77777777" w:rsidR="008378AC" w:rsidRPr="007025F9" w:rsidRDefault="008378AC" w:rsidP="007025F9">
      <w:pPr>
        <w:numPr>
          <w:ilvl w:val="0"/>
          <w:numId w:val="55"/>
        </w:numPr>
        <w:spacing w:line="276" w:lineRule="auto"/>
        <w:ind w:hanging="720"/>
        <w:rPr>
          <w:u w:val="single"/>
        </w:rPr>
      </w:pPr>
      <w:r w:rsidRPr="007025F9">
        <w:rPr>
          <w:u w:val="single"/>
        </w:rPr>
        <w:t>Lake John - Jackson County</w:t>
      </w:r>
    </w:p>
    <w:p w14:paraId="0DCEEC1E" w14:textId="77777777" w:rsidR="008378AC" w:rsidRPr="007025F9" w:rsidRDefault="008378AC" w:rsidP="007025F9">
      <w:pPr>
        <w:spacing w:line="276" w:lineRule="auto"/>
        <w:rPr>
          <w:b w:val="0"/>
          <w:color w:val="000000"/>
        </w:rPr>
      </w:pPr>
    </w:p>
    <w:p w14:paraId="5644F26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four fish.</w:t>
      </w:r>
    </w:p>
    <w:p w14:paraId="2E14FA91" w14:textId="77777777" w:rsidR="008378AC" w:rsidRPr="007025F9" w:rsidRDefault="008378AC" w:rsidP="007025F9">
      <w:pPr>
        <w:spacing w:line="276" w:lineRule="auto"/>
        <w:rPr>
          <w:b w:val="0"/>
          <w:color w:val="000000"/>
        </w:rPr>
      </w:pPr>
    </w:p>
    <w:p w14:paraId="75DD64A3" w14:textId="77777777" w:rsidR="008378AC" w:rsidRPr="007025F9" w:rsidRDefault="008378AC" w:rsidP="007025F9">
      <w:pPr>
        <w:numPr>
          <w:ilvl w:val="0"/>
          <w:numId w:val="55"/>
        </w:numPr>
        <w:spacing w:line="276" w:lineRule="auto"/>
        <w:ind w:hanging="720"/>
        <w:rPr>
          <w:u w:val="single"/>
        </w:rPr>
      </w:pPr>
      <w:r w:rsidRPr="007025F9">
        <w:rPr>
          <w:u w:val="single"/>
        </w:rPr>
        <w:t xml:space="preserve">Lake Loveland - Larimer County </w:t>
      </w:r>
    </w:p>
    <w:p w14:paraId="496ACADC" w14:textId="77777777" w:rsidR="008378AC" w:rsidRPr="007025F9" w:rsidRDefault="008378AC" w:rsidP="007025F9">
      <w:pPr>
        <w:spacing w:line="276" w:lineRule="auto"/>
        <w:ind w:left="1800"/>
        <w:rPr>
          <w:u w:val="single"/>
        </w:rPr>
      </w:pPr>
    </w:p>
    <w:p w14:paraId="20F52753" w14:textId="77777777" w:rsidR="008378AC" w:rsidRPr="007025F9" w:rsidRDefault="008378AC" w:rsidP="007025F9">
      <w:pPr>
        <w:pStyle w:val="ListParagraph"/>
        <w:numPr>
          <w:ilvl w:val="1"/>
          <w:numId w:val="55"/>
        </w:numPr>
        <w:spacing w:line="276" w:lineRule="auto"/>
        <w:ind w:left="2160"/>
        <w:rPr>
          <w:b w:val="0"/>
          <w:bCs w:val="0"/>
        </w:rPr>
      </w:pPr>
      <w:r w:rsidRPr="007025F9">
        <w:rPr>
          <w:b w:val="0"/>
          <w:bCs w:val="0"/>
        </w:rPr>
        <w:t>The minimum size for walleye and saugeye is 15 inches in length.</w:t>
      </w:r>
    </w:p>
    <w:p w14:paraId="77F266FA" w14:textId="77777777" w:rsidR="008378AC" w:rsidRPr="007025F9" w:rsidRDefault="008378AC" w:rsidP="007025F9">
      <w:pPr>
        <w:pStyle w:val="ListParagraph"/>
        <w:numPr>
          <w:ilvl w:val="1"/>
          <w:numId w:val="55"/>
        </w:numPr>
        <w:spacing w:line="276" w:lineRule="auto"/>
        <w:ind w:left="2160"/>
        <w:rPr>
          <w:b w:val="0"/>
          <w:bCs w:val="0"/>
        </w:rPr>
      </w:pPr>
      <w:r w:rsidRPr="007025F9">
        <w:rPr>
          <w:b w:val="0"/>
          <w:bCs w:val="0"/>
        </w:rPr>
        <w:lastRenderedPageBreak/>
        <w:t xml:space="preserve">No more than one walleye or saugeye in the aggregate greater than 21 inches in length may be taken per day. </w:t>
      </w:r>
    </w:p>
    <w:p w14:paraId="29657E22" w14:textId="77777777" w:rsidR="008378AC" w:rsidRPr="007025F9" w:rsidRDefault="008378AC" w:rsidP="007025F9">
      <w:pPr>
        <w:spacing w:line="276" w:lineRule="auto"/>
        <w:rPr>
          <w:u w:val="single"/>
        </w:rPr>
      </w:pPr>
    </w:p>
    <w:p w14:paraId="35A494D3" w14:textId="77777777" w:rsidR="008378AC" w:rsidRPr="007025F9" w:rsidRDefault="008378AC" w:rsidP="007025F9">
      <w:pPr>
        <w:numPr>
          <w:ilvl w:val="0"/>
          <w:numId w:val="55"/>
        </w:numPr>
        <w:spacing w:line="276" w:lineRule="auto"/>
        <w:ind w:hanging="720"/>
        <w:rPr>
          <w:u w:val="single"/>
        </w:rPr>
      </w:pPr>
      <w:r w:rsidRPr="007025F9">
        <w:rPr>
          <w:u w:val="single"/>
        </w:rPr>
        <w:t xml:space="preserve">Laramie River </w:t>
      </w:r>
      <w:r w:rsidRPr="007025F9">
        <w:rPr>
          <w:u w:val="single"/>
        </w:rPr>
        <w:noBreakHyphen/>
        <w:t xml:space="preserve"> Larimer County</w:t>
      </w:r>
    </w:p>
    <w:p w14:paraId="05EE3E85" w14:textId="77777777" w:rsidR="008378AC" w:rsidRPr="007025F9" w:rsidRDefault="008378AC" w:rsidP="007025F9">
      <w:pPr>
        <w:spacing w:line="276" w:lineRule="auto"/>
        <w:rPr>
          <w:b w:val="0"/>
          <w:color w:val="000000"/>
        </w:rPr>
      </w:pPr>
    </w:p>
    <w:p w14:paraId="1FE11BF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Within the Hohnholz State Wildlife Area:</w:t>
      </w:r>
    </w:p>
    <w:p w14:paraId="19FA3CDB"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2FFD4F89"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23E11A88" w14:textId="77777777" w:rsidR="008378AC" w:rsidRPr="007025F9" w:rsidRDefault="008378AC" w:rsidP="007025F9">
      <w:pPr>
        <w:spacing w:line="276" w:lineRule="auto"/>
        <w:rPr>
          <w:b w:val="0"/>
        </w:rPr>
      </w:pPr>
    </w:p>
    <w:p w14:paraId="0DC38C21" w14:textId="77777777" w:rsidR="008378AC" w:rsidRPr="007025F9" w:rsidRDefault="008378AC" w:rsidP="007025F9">
      <w:pPr>
        <w:numPr>
          <w:ilvl w:val="0"/>
          <w:numId w:val="55"/>
        </w:numPr>
        <w:spacing w:line="276" w:lineRule="auto"/>
        <w:ind w:hanging="720"/>
        <w:rPr>
          <w:u w:val="single"/>
        </w:rPr>
      </w:pPr>
      <w:r w:rsidRPr="007025F9">
        <w:rPr>
          <w:u w:val="single"/>
        </w:rPr>
        <w:t>Laskey Gulch - Summit County</w:t>
      </w:r>
    </w:p>
    <w:p w14:paraId="21E394B9" w14:textId="77777777" w:rsidR="008378AC" w:rsidRPr="007025F9" w:rsidRDefault="008378AC" w:rsidP="007025F9">
      <w:pPr>
        <w:spacing w:line="276" w:lineRule="auto"/>
        <w:ind w:left="1800" w:hanging="720"/>
        <w:rPr>
          <w:b w:val="0"/>
          <w:u w:val="single"/>
        </w:rPr>
      </w:pPr>
    </w:p>
    <w:p w14:paraId="32CD42AB" w14:textId="77777777" w:rsidR="008378AC" w:rsidRPr="007025F9" w:rsidRDefault="008378AC" w:rsidP="007025F9">
      <w:pPr>
        <w:numPr>
          <w:ilvl w:val="0"/>
          <w:numId w:val="39"/>
        </w:numPr>
        <w:spacing w:line="276" w:lineRule="auto"/>
        <w:rPr>
          <w:b w:val="0"/>
          <w:bCs w:val="0"/>
          <w:color w:val="000000"/>
        </w:rPr>
      </w:pPr>
      <w:r w:rsidRPr="007025F9">
        <w:rPr>
          <w:b w:val="0"/>
        </w:rPr>
        <w:t xml:space="preserve">Fishing </w:t>
      </w:r>
      <w:r w:rsidRPr="007025F9">
        <w:rPr>
          <w:b w:val="0"/>
          <w:bCs w:val="0"/>
          <w:color w:val="000000"/>
        </w:rPr>
        <w:t>is by artificial flies and lures only.</w:t>
      </w:r>
    </w:p>
    <w:p w14:paraId="07835C36" w14:textId="77777777" w:rsidR="008378AC" w:rsidRPr="007025F9" w:rsidRDefault="008378AC" w:rsidP="007025F9">
      <w:pPr>
        <w:numPr>
          <w:ilvl w:val="0"/>
          <w:numId w:val="39"/>
        </w:numPr>
        <w:spacing w:line="276" w:lineRule="auto"/>
        <w:rPr>
          <w:b w:val="0"/>
        </w:rPr>
      </w:pPr>
      <w:r w:rsidRPr="007025F9">
        <w:rPr>
          <w:b w:val="0"/>
          <w:bCs w:val="0"/>
          <w:color w:val="000000"/>
        </w:rPr>
        <w:t>All cutthroat trout must be returned to the water immediately upon catch.</w:t>
      </w:r>
    </w:p>
    <w:p w14:paraId="55753F09" w14:textId="77777777" w:rsidR="008378AC" w:rsidRPr="007025F9" w:rsidRDefault="008378AC" w:rsidP="007025F9">
      <w:pPr>
        <w:spacing w:line="276" w:lineRule="auto"/>
        <w:ind w:left="1800" w:hanging="720"/>
        <w:rPr>
          <w:b w:val="0"/>
          <w:u w:val="single"/>
        </w:rPr>
      </w:pPr>
    </w:p>
    <w:p w14:paraId="0E0017AF" w14:textId="77777777" w:rsidR="008378AC" w:rsidRPr="007025F9" w:rsidRDefault="008378AC" w:rsidP="007025F9">
      <w:pPr>
        <w:numPr>
          <w:ilvl w:val="0"/>
          <w:numId w:val="55"/>
        </w:numPr>
        <w:spacing w:line="276" w:lineRule="auto"/>
        <w:ind w:hanging="720"/>
        <w:rPr>
          <w:u w:val="single"/>
        </w:rPr>
      </w:pPr>
      <w:r w:rsidRPr="007025F9">
        <w:rPr>
          <w:u w:val="single"/>
        </w:rPr>
        <w:t xml:space="preserve">Lester Creek </w:t>
      </w:r>
      <w:r w:rsidRPr="007025F9">
        <w:rPr>
          <w:u w:val="single"/>
        </w:rPr>
        <w:noBreakHyphen/>
        <w:t xml:space="preserve"> Routt County</w:t>
      </w:r>
    </w:p>
    <w:p w14:paraId="34995F21" w14:textId="77777777" w:rsidR="008378AC" w:rsidRPr="007025F9" w:rsidRDefault="008378AC" w:rsidP="007025F9">
      <w:pPr>
        <w:spacing w:line="276" w:lineRule="auto"/>
        <w:ind w:left="1800" w:hanging="720"/>
        <w:rPr>
          <w:b w:val="0"/>
          <w:color w:val="000000"/>
          <w:u w:val="single"/>
        </w:rPr>
      </w:pPr>
    </w:p>
    <w:p w14:paraId="7AE3448F" w14:textId="77777777" w:rsidR="008378AC" w:rsidRPr="007025F9" w:rsidRDefault="008378AC" w:rsidP="007025F9">
      <w:pPr>
        <w:pStyle w:val="ListParagraph"/>
        <w:numPr>
          <w:ilvl w:val="1"/>
          <w:numId w:val="55"/>
        </w:numPr>
        <w:spacing w:line="276" w:lineRule="auto"/>
        <w:ind w:left="2160"/>
        <w:rPr>
          <w:b w:val="0"/>
          <w:color w:val="000000"/>
        </w:rPr>
      </w:pPr>
      <w:r w:rsidRPr="007025F9">
        <w:rPr>
          <w:b w:val="0"/>
          <w:color w:val="000000"/>
        </w:rPr>
        <w:t>For ¼ mile upstream and ¼ mile downstream from Pearl Lake:</w:t>
      </w:r>
    </w:p>
    <w:p w14:paraId="7BCA1E67"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 xml:space="preserve">Fishing is by artificial flies and lures only. </w:t>
      </w:r>
    </w:p>
    <w:p w14:paraId="13FD4A62"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The bag and possession limit and minimum size for trout is two fish, 18 inches in length.</w:t>
      </w:r>
    </w:p>
    <w:p w14:paraId="771B59E8" w14:textId="77777777" w:rsidR="008378AC" w:rsidRPr="007025F9" w:rsidRDefault="008378AC" w:rsidP="007025F9">
      <w:pPr>
        <w:spacing w:line="276" w:lineRule="auto"/>
        <w:rPr>
          <w:b w:val="0"/>
        </w:rPr>
      </w:pPr>
    </w:p>
    <w:p w14:paraId="6F54FDFB" w14:textId="77777777" w:rsidR="008378AC" w:rsidRPr="007025F9" w:rsidRDefault="008378AC" w:rsidP="007025F9">
      <w:pPr>
        <w:numPr>
          <w:ilvl w:val="0"/>
          <w:numId w:val="55"/>
        </w:numPr>
        <w:spacing w:line="276" w:lineRule="auto"/>
        <w:ind w:hanging="720"/>
        <w:rPr>
          <w:u w:val="single"/>
        </w:rPr>
      </w:pPr>
      <w:r w:rsidRPr="007025F9">
        <w:rPr>
          <w:u w:val="single"/>
        </w:rPr>
        <w:t xml:space="preserve">Lon Hagler Reservoir </w:t>
      </w:r>
      <w:r w:rsidRPr="007025F9">
        <w:rPr>
          <w:u w:val="single"/>
        </w:rPr>
        <w:noBreakHyphen/>
        <w:t xml:space="preserve"> Larimer County</w:t>
      </w:r>
    </w:p>
    <w:p w14:paraId="2AA08B2F" w14:textId="77777777" w:rsidR="008378AC" w:rsidRPr="007025F9" w:rsidRDefault="008378AC" w:rsidP="007025F9">
      <w:pPr>
        <w:spacing w:line="276" w:lineRule="auto"/>
        <w:rPr>
          <w:b w:val="0"/>
          <w:color w:val="000000"/>
        </w:rPr>
      </w:pPr>
    </w:p>
    <w:p w14:paraId="6C084D6F" w14:textId="77777777" w:rsidR="008378AC" w:rsidRPr="007025F9" w:rsidRDefault="008378AC" w:rsidP="007025F9">
      <w:pPr>
        <w:numPr>
          <w:ilvl w:val="0"/>
          <w:numId w:val="10"/>
        </w:numPr>
        <w:tabs>
          <w:tab w:val="left" w:pos="720"/>
        </w:tabs>
        <w:spacing w:line="276" w:lineRule="auto"/>
        <w:rPr>
          <w:b w:val="0"/>
          <w:bCs w:val="0"/>
        </w:rPr>
      </w:pPr>
      <w:r w:rsidRPr="007025F9">
        <w:rPr>
          <w:b w:val="0"/>
          <w:bCs w:val="0"/>
        </w:rPr>
        <w:t>All largemouth and smallmouth bass must be returned to the water immediately upon catch.</w:t>
      </w:r>
    </w:p>
    <w:p w14:paraId="158F807B" w14:textId="77777777" w:rsidR="008378AC" w:rsidRPr="007025F9" w:rsidRDefault="008378AC" w:rsidP="007025F9">
      <w:pPr>
        <w:numPr>
          <w:ilvl w:val="0"/>
          <w:numId w:val="10"/>
        </w:numPr>
        <w:tabs>
          <w:tab w:val="left" w:pos="720"/>
        </w:tabs>
        <w:spacing w:line="276" w:lineRule="auto"/>
        <w:rPr>
          <w:b w:val="0"/>
          <w:bCs w:val="0"/>
        </w:rPr>
      </w:pPr>
      <w:r w:rsidRPr="007025F9">
        <w:rPr>
          <w:b w:val="0"/>
          <w:bCs w:val="0"/>
        </w:rPr>
        <w:t>Only one channel catfish in bag or possession may be greater than 20 inches.</w:t>
      </w:r>
    </w:p>
    <w:p w14:paraId="3D40AA8D" w14:textId="77777777" w:rsidR="008378AC" w:rsidRPr="007025F9" w:rsidRDefault="008378AC" w:rsidP="007025F9">
      <w:pPr>
        <w:tabs>
          <w:tab w:val="left" w:pos="720"/>
        </w:tabs>
        <w:spacing w:line="276" w:lineRule="auto"/>
        <w:ind w:left="2160" w:hanging="360"/>
        <w:rPr>
          <w:b w:val="0"/>
          <w:bCs w:val="0"/>
        </w:rPr>
      </w:pPr>
    </w:p>
    <w:p w14:paraId="74DBC214" w14:textId="77777777" w:rsidR="008378AC" w:rsidRPr="007025F9" w:rsidRDefault="008378AC" w:rsidP="007025F9">
      <w:pPr>
        <w:numPr>
          <w:ilvl w:val="0"/>
          <w:numId w:val="55"/>
        </w:numPr>
        <w:spacing w:line="276" w:lineRule="auto"/>
        <w:ind w:hanging="720"/>
        <w:rPr>
          <w:u w:val="single"/>
        </w:rPr>
      </w:pPr>
      <w:r w:rsidRPr="007025F9">
        <w:rPr>
          <w:u w:val="single"/>
        </w:rPr>
        <w:t xml:space="preserve">Lone Pine Creek </w:t>
      </w:r>
      <w:r w:rsidRPr="007025F9">
        <w:rPr>
          <w:u w:val="single"/>
        </w:rPr>
        <w:noBreakHyphen/>
        <w:t xml:space="preserve"> Larimer County</w:t>
      </w:r>
    </w:p>
    <w:p w14:paraId="2DB177D2" w14:textId="77777777" w:rsidR="008378AC" w:rsidRPr="007025F9" w:rsidRDefault="008378AC" w:rsidP="007025F9">
      <w:pPr>
        <w:spacing w:line="276" w:lineRule="auto"/>
        <w:rPr>
          <w:b w:val="0"/>
          <w:color w:val="000000"/>
        </w:rPr>
      </w:pPr>
    </w:p>
    <w:p w14:paraId="0C4E853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Parvin Lake upstream to Larimer Co Rd 74E (Red Feather Lakes Rd):</w:t>
      </w:r>
    </w:p>
    <w:p w14:paraId="3B584A5F"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prohibited, as posted.</w:t>
      </w:r>
    </w:p>
    <w:p w14:paraId="4529E060" w14:textId="77777777" w:rsidR="008378AC" w:rsidRPr="007025F9" w:rsidRDefault="008378AC" w:rsidP="007025F9">
      <w:pPr>
        <w:spacing w:line="276" w:lineRule="auto"/>
        <w:rPr>
          <w:color w:val="000000"/>
        </w:rPr>
      </w:pPr>
    </w:p>
    <w:p w14:paraId="72918FC0" w14:textId="77777777" w:rsidR="008378AC" w:rsidRPr="007025F9" w:rsidRDefault="008378AC" w:rsidP="007025F9">
      <w:pPr>
        <w:numPr>
          <w:ilvl w:val="0"/>
          <w:numId w:val="55"/>
        </w:numPr>
        <w:spacing w:line="276" w:lineRule="auto"/>
        <w:ind w:hanging="720"/>
        <w:rPr>
          <w:u w:val="single"/>
        </w:rPr>
      </w:pPr>
      <w:r w:rsidRPr="007025F9">
        <w:rPr>
          <w:u w:val="single"/>
        </w:rPr>
        <w:t xml:space="preserve">Long Draw Reservoir </w:t>
      </w:r>
      <w:r w:rsidRPr="007025F9">
        <w:rPr>
          <w:u w:val="single"/>
        </w:rPr>
        <w:noBreakHyphen/>
        <w:t xml:space="preserve"> Larimer County</w:t>
      </w:r>
    </w:p>
    <w:p w14:paraId="5544A086" w14:textId="77777777" w:rsidR="008378AC" w:rsidRPr="007025F9" w:rsidRDefault="008378AC" w:rsidP="007025F9">
      <w:pPr>
        <w:spacing w:line="276" w:lineRule="auto"/>
        <w:rPr>
          <w:b w:val="0"/>
          <w:color w:val="000000"/>
        </w:rPr>
      </w:pPr>
    </w:p>
    <w:p w14:paraId="44CF248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59B9EFF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two fish.</w:t>
      </w:r>
    </w:p>
    <w:p w14:paraId="4D37C027" w14:textId="77777777" w:rsidR="008378AC" w:rsidRPr="007025F9" w:rsidRDefault="008378AC" w:rsidP="007025F9">
      <w:pPr>
        <w:spacing w:line="276" w:lineRule="auto"/>
        <w:rPr>
          <w:b w:val="0"/>
          <w:color w:val="000000"/>
        </w:rPr>
      </w:pPr>
    </w:p>
    <w:p w14:paraId="6ED387CF" w14:textId="77777777" w:rsidR="008378AC" w:rsidRPr="007025F9" w:rsidRDefault="008378AC" w:rsidP="007025F9">
      <w:pPr>
        <w:numPr>
          <w:ilvl w:val="0"/>
          <w:numId w:val="55"/>
        </w:numPr>
        <w:spacing w:line="276" w:lineRule="auto"/>
        <w:ind w:hanging="720"/>
        <w:rPr>
          <w:u w:val="single"/>
        </w:rPr>
      </w:pPr>
      <w:r w:rsidRPr="007025F9">
        <w:rPr>
          <w:u w:val="single"/>
        </w:rPr>
        <w:t xml:space="preserve">Los Pinos Creek </w:t>
      </w:r>
      <w:r w:rsidRPr="007025F9">
        <w:rPr>
          <w:u w:val="single"/>
        </w:rPr>
        <w:noBreakHyphen/>
        <w:t xml:space="preserve"> Saguache County </w:t>
      </w:r>
    </w:p>
    <w:p w14:paraId="440E02C4" w14:textId="77777777" w:rsidR="008378AC" w:rsidRPr="007025F9" w:rsidRDefault="008378AC" w:rsidP="007025F9">
      <w:pPr>
        <w:spacing w:line="276" w:lineRule="auto"/>
        <w:rPr>
          <w:b w:val="0"/>
          <w:color w:val="000000"/>
        </w:rPr>
      </w:pPr>
    </w:p>
    <w:p w14:paraId="688CE8B3" w14:textId="77777777" w:rsidR="008378AC" w:rsidRPr="007025F9" w:rsidRDefault="008378AC" w:rsidP="007025F9">
      <w:pPr>
        <w:pStyle w:val="ListParagraph"/>
        <w:numPr>
          <w:ilvl w:val="1"/>
          <w:numId w:val="55"/>
        </w:numPr>
        <w:tabs>
          <w:tab w:val="left" w:pos="720"/>
          <w:tab w:val="left" w:pos="2250"/>
        </w:tabs>
        <w:spacing w:line="276" w:lineRule="auto"/>
        <w:ind w:left="2160"/>
        <w:rPr>
          <w:b w:val="0"/>
          <w:bCs w:val="0"/>
        </w:rPr>
      </w:pPr>
      <w:r w:rsidRPr="007025F9">
        <w:rPr>
          <w:b w:val="0"/>
          <w:bCs w:val="0"/>
        </w:rPr>
        <w:t>On that portion within the Cochetopa State Wildlife Area (Snyder Ranch):</w:t>
      </w:r>
    </w:p>
    <w:p w14:paraId="00C81085"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162E6A9A"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0DBC56D6" w14:textId="77777777" w:rsidR="008378AC" w:rsidRPr="007025F9" w:rsidRDefault="008378AC" w:rsidP="007025F9">
      <w:pPr>
        <w:spacing w:line="276" w:lineRule="auto"/>
        <w:rPr>
          <w:b w:val="0"/>
          <w:color w:val="000000"/>
        </w:rPr>
      </w:pPr>
    </w:p>
    <w:p w14:paraId="0D5C1A43" w14:textId="77777777" w:rsidR="008378AC" w:rsidRPr="007025F9" w:rsidRDefault="008378AC" w:rsidP="007025F9">
      <w:pPr>
        <w:numPr>
          <w:ilvl w:val="0"/>
          <w:numId w:val="55"/>
        </w:numPr>
        <w:spacing w:line="276" w:lineRule="auto"/>
        <w:ind w:hanging="720"/>
        <w:rPr>
          <w:u w:val="single"/>
        </w:rPr>
      </w:pPr>
      <w:r w:rsidRPr="007025F9">
        <w:rPr>
          <w:u w:val="single"/>
        </w:rPr>
        <w:t xml:space="preserve">Los Pinos River </w:t>
      </w:r>
      <w:r w:rsidRPr="007025F9">
        <w:rPr>
          <w:u w:val="single"/>
        </w:rPr>
        <w:noBreakHyphen/>
        <w:t xml:space="preserve"> Hinsdale and La Plata Counties</w:t>
      </w:r>
    </w:p>
    <w:p w14:paraId="21683540" w14:textId="77777777" w:rsidR="008378AC" w:rsidRPr="007025F9" w:rsidRDefault="008378AC" w:rsidP="007025F9">
      <w:pPr>
        <w:spacing w:line="276" w:lineRule="auto"/>
        <w:rPr>
          <w:b w:val="0"/>
          <w:color w:val="000000"/>
          <w:u w:val="single"/>
        </w:rPr>
      </w:pPr>
    </w:p>
    <w:p w14:paraId="35CF9D3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Weminuche Wilderness boundary:</w:t>
      </w:r>
    </w:p>
    <w:p w14:paraId="78CF620B"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lastRenderedPageBreak/>
        <w:t>Fishing is by artificial flies and lures only.</w:t>
      </w:r>
    </w:p>
    <w:p w14:paraId="46F12958"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2CCBFDC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US 160 bridge in Bayfield downstream to Navajo Reservoir:</w:t>
      </w:r>
    </w:p>
    <w:p w14:paraId="28D43302"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There is no bag or possession limit for channel catfish, largemouth bass, smallmouth bass, northern pike, walleye, green sunfish, bluegill, bullhead, yellow perch or crappie.</w:t>
      </w:r>
    </w:p>
    <w:p w14:paraId="6FB59A88" w14:textId="77777777" w:rsidR="008378AC" w:rsidRPr="007025F9" w:rsidRDefault="008378AC" w:rsidP="007025F9">
      <w:pPr>
        <w:tabs>
          <w:tab w:val="left" w:pos="810"/>
        </w:tabs>
        <w:spacing w:line="276" w:lineRule="auto"/>
        <w:ind w:left="2520" w:hanging="360"/>
        <w:rPr>
          <w:b w:val="0"/>
          <w:bCs w:val="0"/>
          <w:color w:val="000000"/>
        </w:rPr>
      </w:pPr>
    </w:p>
    <w:p w14:paraId="24F64633" w14:textId="77777777" w:rsidR="008378AC" w:rsidRPr="007025F9" w:rsidRDefault="008378AC" w:rsidP="007025F9">
      <w:pPr>
        <w:numPr>
          <w:ilvl w:val="0"/>
          <w:numId w:val="55"/>
        </w:numPr>
        <w:spacing w:line="276" w:lineRule="auto"/>
        <w:ind w:hanging="720"/>
        <w:rPr>
          <w:u w:val="single"/>
        </w:rPr>
      </w:pPr>
      <w:r w:rsidRPr="007025F9">
        <w:rPr>
          <w:u w:val="single"/>
        </w:rPr>
        <w:t>Lost Lake - Larimer County</w:t>
      </w:r>
    </w:p>
    <w:p w14:paraId="16EFD07F" w14:textId="77777777" w:rsidR="008378AC" w:rsidRPr="007025F9" w:rsidRDefault="008378AC" w:rsidP="007025F9">
      <w:pPr>
        <w:spacing w:line="276" w:lineRule="auto"/>
        <w:ind w:left="1800"/>
        <w:rPr>
          <w:u w:val="single"/>
        </w:rPr>
      </w:pPr>
    </w:p>
    <w:p w14:paraId="091E53EF" w14:textId="77777777" w:rsidR="008378AC" w:rsidRPr="007025F9" w:rsidRDefault="008378AC" w:rsidP="007025F9">
      <w:pPr>
        <w:pStyle w:val="ListParagraph"/>
        <w:numPr>
          <w:ilvl w:val="1"/>
          <w:numId w:val="55"/>
        </w:numPr>
        <w:spacing w:line="276" w:lineRule="auto"/>
        <w:ind w:left="2160"/>
        <w:rPr>
          <w:b w:val="0"/>
        </w:rPr>
      </w:pPr>
      <w:r w:rsidRPr="007025F9">
        <w:rPr>
          <w:b w:val="0"/>
        </w:rPr>
        <w:t>Artificial flies and lures only.</w:t>
      </w:r>
    </w:p>
    <w:p w14:paraId="6B86A959" w14:textId="77777777" w:rsidR="008378AC" w:rsidRPr="007025F9" w:rsidRDefault="008378AC" w:rsidP="007025F9">
      <w:pPr>
        <w:pStyle w:val="ListParagraph"/>
        <w:numPr>
          <w:ilvl w:val="1"/>
          <w:numId w:val="55"/>
        </w:numPr>
        <w:spacing w:line="276" w:lineRule="auto"/>
        <w:ind w:left="2160"/>
        <w:rPr>
          <w:b w:val="0"/>
        </w:rPr>
      </w:pPr>
      <w:r w:rsidRPr="007025F9">
        <w:rPr>
          <w:b w:val="0"/>
        </w:rPr>
        <w:t>All trout must be returned to the water immediately upon catch.</w:t>
      </w:r>
    </w:p>
    <w:p w14:paraId="281BBE02" w14:textId="77777777" w:rsidR="008378AC" w:rsidRPr="007025F9" w:rsidRDefault="008378AC" w:rsidP="007025F9">
      <w:pPr>
        <w:pStyle w:val="ListParagraph"/>
        <w:spacing w:line="276" w:lineRule="auto"/>
        <w:ind w:left="2160"/>
        <w:rPr>
          <w:b w:val="0"/>
        </w:rPr>
      </w:pPr>
    </w:p>
    <w:p w14:paraId="4B55242C" w14:textId="77777777" w:rsidR="008378AC" w:rsidRPr="007025F9" w:rsidRDefault="008378AC" w:rsidP="007025F9">
      <w:pPr>
        <w:numPr>
          <w:ilvl w:val="0"/>
          <w:numId w:val="55"/>
        </w:numPr>
        <w:spacing w:line="276" w:lineRule="auto"/>
        <w:ind w:hanging="720"/>
        <w:rPr>
          <w:u w:val="single"/>
        </w:rPr>
      </w:pPr>
      <w:r w:rsidRPr="007025F9">
        <w:rPr>
          <w:u w:val="single"/>
        </w:rPr>
        <w:t>Lost Trail Creek - Gunnison County</w:t>
      </w:r>
    </w:p>
    <w:p w14:paraId="1C5996D6" w14:textId="77777777" w:rsidR="008378AC" w:rsidRPr="007025F9" w:rsidRDefault="008378AC" w:rsidP="007025F9">
      <w:pPr>
        <w:spacing w:line="276" w:lineRule="auto"/>
        <w:rPr>
          <w:b w:val="0"/>
          <w:color w:val="000000"/>
        </w:rPr>
      </w:pPr>
    </w:p>
    <w:p w14:paraId="33FC43F8"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6FC84BB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720DCEBF" w14:textId="77777777" w:rsidR="008378AC" w:rsidRPr="007025F9" w:rsidRDefault="008378AC" w:rsidP="007025F9">
      <w:pPr>
        <w:spacing w:line="276" w:lineRule="auto"/>
        <w:rPr>
          <w:b w:val="0"/>
          <w:color w:val="000000"/>
        </w:rPr>
      </w:pPr>
    </w:p>
    <w:p w14:paraId="16C16DCD" w14:textId="77777777" w:rsidR="008378AC" w:rsidRPr="007025F9" w:rsidRDefault="008378AC" w:rsidP="007025F9">
      <w:pPr>
        <w:numPr>
          <w:ilvl w:val="0"/>
          <w:numId w:val="55"/>
        </w:numPr>
        <w:spacing w:line="276" w:lineRule="auto"/>
        <w:ind w:hanging="720"/>
        <w:rPr>
          <w:u w:val="single"/>
        </w:rPr>
      </w:pPr>
      <w:r w:rsidRPr="007025F9">
        <w:rPr>
          <w:u w:val="single"/>
        </w:rPr>
        <w:t xml:space="preserve">Lowell Ponds </w:t>
      </w:r>
      <w:r w:rsidRPr="007025F9">
        <w:rPr>
          <w:u w:val="single"/>
        </w:rPr>
        <w:noBreakHyphen/>
        <w:t xml:space="preserve"> Adams County</w:t>
      </w:r>
    </w:p>
    <w:p w14:paraId="159E010E" w14:textId="77777777" w:rsidR="008378AC" w:rsidRPr="007025F9" w:rsidRDefault="008378AC" w:rsidP="007025F9">
      <w:pPr>
        <w:spacing w:line="276" w:lineRule="auto"/>
        <w:rPr>
          <w:b w:val="0"/>
          <w:color w:val="000000"/>
        </w:rPr>
      </w:pPr>
    </w:p>
    <w:p w14:paraId="699B36A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028D545B" w14:textId="77777777" w:rsidR="008378AC" w:rsidRPr="007025F9" w:rsidRDefault="008378AC" w:rsidP="007025F9">
      <w:pPr>
        <w:spacing w:line="276" w:lineRule="auto"/>
        <w:rPr>
          <w:b w:val="0"/>
          <w:u w:val="single"/>
        </w:rPr>
      </w:pPr>
    </w:p>
    <w:p w14:paraId="3FDE202D" w14:textId="3E1A4C50" w:rsidR="002D55B0" w:rsidRPr="007025F9" w:rsidRDefault="002D55B0" w:rsidP="007025F9">
      <w:pPr>
        <w:numPr>
          <w:ilvl w:val="0"/>
          <w:numId w:val="55"/>
        </w:numPr>
        <w:spacing w:after="240" w:line="276" w:lineRule="auto"/>
        <w:ind w:hanging="720"/>
        <w:rPr>
          <w:ins w:id="139" w:author="Hernandez, Hilary" w:date="2026-09-18T10:50:00Z" w16du:dateUtc="2026-09-18T16:50:00Z"/>
          <w:u w:val="single"/>
        </w:rPr>
      </w:pPr>
      <w:ins w:id="140" w:author="Hernandez, Hilary" w:date="2026-09-18T10:50:00Z" w16du:dateUtc="2026-09-18T16:50:00Z">
        <w:r w:rsidRPr="007025F9">
          <w:rPr>
            <w:u w:val="single"/>
          </w:rPr>
          <w:t>Lutz Reservoir - Adams County</w:t>
        </w:r>
      </w:ins>
    </w:p>
    <w:p w14:paraId="2B77D2F7" w14:textId="271F86C2" w:rsidR="002D55B0" w:rsidRPr="007025F9" w:rsidRDefault="00D1087A" w:rsidP="007025F9">
      <w:pPr>
        <w:numPr>
          <w:ilvl w:val="1"/>
          <w:numId w:val="55"/>
        </w:numPr>
        <w:spacing w:line="276" w:lineRule="auto"/>
        <w:ind w:left="2160"/>
        <w:rPr>
          <w:ins w:id="141" w:author="Hernandez, Hilary" w:date="2026-09-18T10:50:00Z" w16du:dateUtc="2026-09-18T16:50:00Z"/>
          <w:b w:val="0"/>
          <w:bCs w:val="0"/>
        </w:rPr>
      </w:pPr>
      <w:ins w:id="142" w:author="Hernandez, Hilary" w:date="2026-09-18T10:54:00Z" w16du:dateUtc="2026-09-18T16:54:00Z">
        <w:r w:rsidRPr="007025F9">
          <w:rPr>
            <w:b w:val="0"/>
            <w:bCs w:val="0"/>
          </w:rPr>
          <w:t>Fishing i</w:t>
        </w:r>
      </w:ins>
      <w:ins w:id="143" w:author="Hernandez, Hilary" w:date="2026-09-18T10:55:00Z" w16du:dateUtc="2026-09-18T16:55:00Z">
        <w:r w:rsidRPr="007025F9">
          <w:rPr>
            <w:b w:val="0"/>
            <w:bCs w:val="0"/>
          </w:rPr>
          <w:t>s by a</w:t>
        </w:r>
      </w:ins>
      <w:ins w:id="144" w:author="Hernandez, Hilary" w:date="2026-09-18T10:50:00Z" w16du:dateUtc="2026-09-18T16:50:00Z">
        <w:r w:rsidR="002D55B0" w:rsidRPr="007025F9">
          <w:rPr>
            <w:b w:val="0"/>
            <w:bCs w:val="0"/>
          </w:rPr>
          <w:t>rtificial flies and lures only.</w:t>
        </w:r>
      </w:ins>
    </w:p>
    <w:p w14:paraId="57A2527C" w14:textId="5CB91A63" w:rsidR="002D55B0" w:rsidRPr="007025F9" w:rsidRDefault="002D55B0" w:rsidP="007025F9">
      <w:pPr>
        <w:numPr>
          <w:ilvl w:val="1"/>
          <w:numId w:val="55"/>
        </w:numPr>
        <w:spacing w:line="276" w:lineRule="auto"/>
        <w:ind w:left="2160"/>
        <w:rPr>
          <w:ins w:id="145" w:author="Hernandez, Hilary" w:date="2026-09-18T10:51:00Z" w16du:dateUtc="2026-09-18T16:51:00Z"/>
          <w:b w:val="0"/>
          <w:bCs w:val="0"/>
        </w:rPr>
      </w:pPr>
      <w:ins w:id="146" w:author="Hernandez, Hilary" w:date="2026-09-18T10:51:00Z" w16du:dateUtc="2026-09-18T16:51:00Z">
        <w:r w:rsidRPr="007025F9">
          <w:rPr>
            <w:b w:val="0"/>
            <w:bCs w:val="0"/>
          </w:rPr>
          <w:t>All largemouth and smallmouth bass must be returned to the water immediately upon catch.</w:t>
        </w:r>
      </w:ins>
    </w:p>
    <w:p w14:paraId="20787A1C" w14:textId="3309A4E5" w:rsidR="002D55B0" w:rsidRPr="007025F9" w:rsidRDefault="002D55B0" w:rsidP="007025F9">
      <w:pPr>
        <w:numPr>
          <w:ilvl w:val="1"/>
          <w:numId w:val="55"/>
        </w:numPr>
        <w:spacing w:line="276" w:lineRule="auto"/>
        <w:ind w:left="2160"/>
        <w:rPr>
          <w:ins w:id="147" w:author="Hernandez, Hilary" w:date="2026-09-18T10:51:00Z" w16du:dateUtc="2026-09-18T16:51:00Z"/>
          <w:b w:val="0"/>
          <w:bCs w:val="0"/>
        </w:rPr>
      </w:pPr>
      <w:ins w:id="148" w:author="Hernandez, Hilary" w:date="2026-09-18T10:51:00Z" w16du:dateUtc="2026-09-18T16:51:00Z">
        <w:r w:rsidRPr="007025F9">
          <w:rPr>
            <w:b w:val="0"/>
            <w:bCs w:val="0"/>
          </w:rPr>
          <w:t xml:space="preserve">The minimum size for </w:t>
        </w:r>
        <w:proofErr w:type="gramStart"/>
        <w:r w:rsidRPr="007025F9">
          <w:rPr>
            <w:b w:val="0"/>
            <w:bCs w:val="0"/>
          </w:rPr>
          <w:t>crappie</w:t>
        </w:r>
        <w:proofErr w:type="gramEnd"/>
        <w:r w:rsidRPr="007025F9">
          <w:rPr>
            <w:b w:val="0"/>
            <w:bCs w:val="0"/>
          </w:rPr>
          <w:t xml:space="preserve"> is 10 inches in length.</w:t>
        </w:r>
      </w:ins>
    </w:p>
    <w:p w14:paraId="3BE72794" w14:textId="77777777" w:rsidR="002D55B0" w:rsidRPr="007025F9" w:rsidRDefault="002D55B0">
      <w:pPr>
        <w:spacing w:line="276" w:lineRule="auto"/>
        <w:ind w:left="2160"/>
        <w:rPr>
          <w:ins w:id="149" w:author="Hernandez, Hilary" w:date="2026-09-18T10:50:00Z" w16du:dateUtc="2026-09-18T16:50:00Z"/>
          <w:b w:val="0"/>
          <w:bCs w:val="0"/>
        </w:rPr>
        <w:pPrChange w:id="150" w:author="Hernandez, Hilary" w:date="2026-09-18T10:51:00Z" w16du:dateUtc="2026-09-18T16:51:00Z">
          <w:pPr>
            <w:numPr>
              <w:numId w:val="55"/>
            </w:numPr>
            <w:ind w:left="1800" w:hanging="720"/>
          </w:pPr>
        </w:pPrChange>
      </w:pPr>
    </w:p>
    <w:p w14:paraId="02E9E1CE" w14:textId="65566E9B" w:rsidR="008378AC" w:rsidRPr="007025F9" w:rsidRDefault="008378AC" w:rsidP="007025F9">
      <w:pPr>
        <w:numPr>
          <w:ilvl w:val="0"/>
          <w:numId w:val="55"/>
        </w:numPr>
        <w:spacing w:line="276" w:lineRule="auto"/>
        <w:ind w:hanging="720"/>
        <w:rPr>
          <w:u w:val="single"/>
        </w:rPr>
      </w:pPr>
      <w:r w:rsidRPr="007025F9">
        <w:rPr>
          <w:u w:val="single"/>
        </w:rPr>
        <w:t xml:space="preserve">Mack Mesa Reservoir </w:t>
      </w:r>
      <w:r w:rsidRPr="007025F9">
        <w:rPr>
          <w:u w:val="single"/>
        </w:rPr>
        <w:noBreakHyphen/>
        <w:t xml:space="preserve"> Mesa County</w:t>
      </w:r>
    </w:p>
    <w:p w14:paraId="61885EE6" w14:textId="77777777" w:rsidR="008378AC" w:rsidRPr="007025F9" w:rsidRDefault="008378AC" w:rsidP="007025F9">
      <w:pPr>
        <w:spacing w:line="276" w:lineRule="auto"/>
        <w:rPr>
          <w:b w:val="0"/>
          <w:color w:val="000000"/>
        </w:rPr>
      </w:pPr>
    </w:p>
    <w:p w14:paraId="47AD7DD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and minimum size for largemouth bass is two fish, 15 inches in length.</w:t>
      </w:r>
    </w:p>
    <w:p w14:paraId="65C1363C" w14:textId="77777777" w:rsidR="008378AC" w:rsidRPr="007025F9" w:rsidRDefault="008378AC" w:rsidP="007025F9">
      <w:pPr>
        <w:spacing w:line="276" w:lineRule="auto"/>
        <w:rPr>
          <w:b w:val="0"/>
          <w:color w:val="000000"/>
        </w:rPr>
      </w:pPr>
    </w:p>
    <w:p w14:paraId="404A7E2E" w14:textId="77777777" w:rsidR="008378AC" w:rsidRPr="007025F9" w:rsidRDefault="008378AC" w:rsidP="007025F9">
      <w:pPr>
        <w:numPr>
          <w:ilvl w:val="0"/>
          <w:numId w:val="55"/>
        </w:numPr>
        <w:spacing w:line="276" w:lineRule="auto"/>
        <w:ind w:hanging="720"/>
        <w:rPr>
          <w:u w:val="single"/>
        </w:rPr>
      </w:pPr>
      <w:r w:rsidRPr="007025F9">
        <w:rPr>
          <w:u w:val="single"/>
        </w:rPr>
        <w:t xml:space="preserve">Mancos River </w:t>
      </w:r>
      <w:r w:rsidRPr="007025F9">
        <w:rPr>
          <w:u w:val="single"/>
        </w:rPr>
        <w:noBreakHyphen/>
        <w:t xml:space="preserve"> Montezuma County</w:t>
      </w:r>
    </w:p>
    <w:p w14:paraId="04D77126" w14:textId="77777777" w:rsidR="008378AC" w:rsidRPr="007025F9" w:rsidRDefault="008378AC" w:rsidP="007025F9">
      <w:pPr>
        <w:spacing w:line="276" w:lineRule="auto"/>
        <w:rPr>
          <w:b w:val="0"/>
          <w:color w:val="000000"/>
          <w:u w:val="single"/>
        </w:rPr>
      </w:pPr>
    </w:p>
    <w:p w14:paraId="581C686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US 160 bridge in Mancos downstream to the state line:</w:t>
      </w:r>
    </w:p>
    <w:p w14:paraId="54DD96E6" w14:textId="77777777" w:rsidR="008378AC" w:rsidRPr="007025F9" w:rsidRDefault="008378AC" w:rsidP="007025F9">
      <w:pPr>
        <w:pStyle w:val="ListParagraph"/>
        <w:numPr>
          <w:ilvl w:val="2"/>
          <w:numId w:val="55"/>
        </w:numPr>
        <w:tabs>
          <w:tab w:val="left" w:pos="2610"/>
        </w:tabs>
        <w:spacing w:line="276" w:lineRule="auto"/>
        <w:ind w:left="2520" w:hanging="360"/>
        <w:rPr>
          <w:b w:val="0"/>
        </w:rPr>
      </w:pPr>
      <w:r w:rsidRPr="007025F9">
        <w:rPr>
          <w:b w:val="0"/>
        </w:rPr>
        <w:t>There is no bag or possession limit for channel catfish, largemouth bass, smallmouth bass, northern pike, walleye, green sunfish, bluegill, bullhead, yellow perch or crappie.</w:t>
      </w:r>
    </w:p>
    <w:p w14:paraId="53F2D5D6" w14:textId="77777777" w:rsidR="008378AC" w:rsidRPr="007025F9" w:rsidRDefault="008378AC" w:rsidP="007025F9">
      <w:pPr>
        <w:spacing w:line="276" w:lineRule="auto"/>
        <w:ind w:left="1800" w:hanging="720"/>
        <w:rPr>
          <w:b w:val="0"/>
          <w:u w:val="single"/>
        </w:rPr>
      </w:pPr>
    </w:p>
    <w:p w14:paraId="26025C3E" w14:textId="77777777" w:rsidR="008378AC" w:rsidRPr="007025F9" w:rsidRDefault="008378AC" w:rsidP="007025F9">
      <w:pPr>
        <w:numPr>
          <w:ilvl w:val="0"/>
          <w:numId w:val="55"/>
        </w:numPr>
        <w:spacing w:line="276" w:lineRule="auto"/>
        <w:ind w:hanging="720"/>
        <w:rPr>
          <w:u w:val="single"/>
        </w:rPr>
      </w:pPr>
      <w:r w:rsidRPr="007025F9">
        <w:rPr>
          <w:u w:val="single"/>
        </w:rPr>
        <w:t xml:space="preserve">Martin Lake </w:t>
      </w:r>
      <w:r w:rsidRPr="007025F9">
        <w:rPr>
          <w:u w:val="single"/>
        </w:rPr>
        <w:noBreakHyphen/>
        <w:t xml:space="preserve"> Huerfano County</w:t>
      </w:r>
    </w:p>
    <w:p w14:paraId="439986C6" w14:textId="77777777" w:rsidR="008378AC" w:rsidRPr="007025F9" w:rsidRDefault="008378AC" w:rsidP="007025F9">
      <w:pPr>
        <w:spacing w:line="276" w:lineRule="auto"/>
        <w:rPr>
          <w:b w:val="0"/>
          <w:color w:val="000000"/>
        </w:rPr>
      </w:pPr>
    </w:p>
    <w:p w14:paraId="73D4220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smallmouth, and spotted bass is 15 inches in length.</w:t>
      </w:r>
    </w:p>
    <w:p w14:paraId="2C299CE4" w14:textId="77777777" w:rsidR="008378AC" w:rsidRPr="007025F9" w:rsidRDefault="008378AC" w:rsidP="007025F9">
      <w:pPr>
        <w:spacing w:line="276" w:lineRule="auto"/>
        <w:rPr>
          <w:b w:val="0"/>
          <w:color w:val="000000"/>
        </w:rPr>
      </w:pPr>
    </w:p>
    <w:p w14:paraId="53749B89" w14:textId="77777777" w:rsidR="008378AC" w:rsidRPr="007025F9" w:rsidRDefault="008378AC" w:rsidP="007025F9">
      <w:pPr>
        <w:numPr>
          <w:ilvl w:val="0"/>
          <w:numId w:val="55"/>
        </w:numPr>
        <w:spacing w:line="276" w:lineRule="auto"/>
        <w:ind w:hanging="720"/>
        <w:rPr>
          <w:u w:val="single"/>
        </w:rPr>
      </w:pPr>
      <w:r w:rsidRPr="007025F9">
        <w:rPr>
          <w:u w:val="single"/>
        </w:rPr>
        <w:t xml:space="preserve">May Creek </w:t>
      </w:r>
      <w:r w:rsidRPr="007025F9">
        <w:rPr>
          <w:u w:val="single"/>
        </w:rPr>
        <w:noBreakHyphen/>
        <w:t xml:space="preserve"> Larimer County</w:t>
      </w:r>
    </w:p>
    <w:p w14:paraId="3B7FC643" w14:textId="77777777" w:rsidR="008378AC" w:rsidRPr="007025F9" w:rsidRDefault="008378AC" w:rsidP="007025F9">
      <w:pPr>
        <w:spacing w:line="276" w:lineRule="auto"/>
        <w:rPr>
          <w:b w:val="0"/>
          <w:color w:val="000000"/>
          <w:u w:val="single"/>
        </w:rPr>
      </w:pPr>
    </w:p>
    <w:p w14:paraId="2FE5DCF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lastRenderedPageBreak/>
        <w:t>From the headwaters downstream to the confluence with the Poudre River:</w:t>
      </w:r>
    </w:p>
    <w:p w14:paraId="205AEDC3"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5B60193F"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 xml:space="preserve">All trout must be returned to the water immediately upon catch. </w:t>
      </w:r>
    </w:p>
    <w:p w14:paraId="10B563B3" w14:textId="77777777" w:rsidR="008378AC" w:rsidRPr="007025F9" w:rsidRDefault="008378AC" w:rsidP="007025F9">
      <w:pPr>
        <w:spacing w:line="276" w:lineRule="auto"/>
        <w:rPr>
          <w:b w:val="0"/>
          <w:u w:val="single"/>
        </w:rPr>
      </w:pPr>
    </w:p>
    <w:p w14:paraId="19BE8D64" w14:textId="77777777" w:rsidR="008378AC" w:rsidRPr="007025F9" w:rsidRDefault="008378AC" w:rsidP="007025F9">
      <w:pPr>
        <w:numPr>
          <w:ilvl w:val="0"/>
          <w:numId w:val="55"/>
        </w:numPr>
        <w:spacing w:line="276" w:lineRule="auto"/>
        <w:ind w:hanging="720"/>
        <w:rPr>
          <w:u w:val="single"/>
        </w:rPr>
      </w:pPr>
      <w:r w:rsidRPr="007025F9">
        <w:rPr>
          <w:u w:val="single"/>
        </w:rPr>
        <w:t>Mead Ponds - Weld County</w:t>
      </w:r>
    </w:p>
    <w:p w14:paraId="3E42F41E" w14:textId="77777777" w:rsidR="008378AC" w:rsidRPr="007025F9" w:rsidRDefault="008378AC" w:rsidP="007025F9">
      <w:pPr>
        <w:spacing w:line="276" w:lineRule="auto"/>
        <w:ind w:left="1800" w:hanging="720"/>
        <w:rPr>
          <w:b w:val="0"/>
          <w:u w:val="single"/>
        </w:rPr>
      </w:pPr>
    </w:p>
    <w:p w14:paraId="299C04FB" w14:textId="77777777" w:rsidR="008378AC" w:rsidRPr="007025F9" w:rsidRDefault="008378AC" w:rsidP="007025F9">
      <w:pPr>
        <w:pStyle w:val="ListParagraph"/>
        <w:numPr>
          <w:ilvl w:val="1"/>
          <w:numId w:val="55"/>
        </w:numPr>
        <w:spacing w:line="276" w:lineRule="auto"/>
        <w:ind w:left="2160"/>
        <w:rPr>
          <w:b w:val="0"/>
        </w:rPr>
      </w:pPr>
      <w:r w:rsidRPr="007025F9">
        <w:rPr>
          <w:b w:val="0"/>
        </w:rPr>
        <w:t xml:space="preserve">All largemouth and smallmouth bass must be returned to the water immediately upon catch. </w:t>
      </w:r>
    </w:p>
    <w:p w14:paraId="6177E21B" w14:textId="77777777" w:rsidR="008378AC" w:rsidRPr="007025F9" w:rsidRDefault="008378AC" w:rsidP="007025F9">
      <w:pPr>
        <w:spacing w:line="276" w:lineRule="auto"/>
        <w:rPr>
          <w:b w:val="0"/>
          <w:bCs w:val="0"/>
          <w:color w:val="000000"/>
        </w:rPr>
      </w:pPr>
    </w:p>
    <w:p w14:paraId="4F2A063E" w14:textId="77777777" w:rsidR="008378AC" w:rsidRPr="007025F9" w:rsidRDefault="008378AC" w:rsidP="007025F9">
      <w:pPr>
        <w:numPr>
          <w:ilvl w:val="0"/>
          <w:numId w:val="55"/>
        </w:numPr>
        <w:spacing w:line="276" w:lineRule="auto"/>
        <w:ind w:hanging="720"/>
        <w:rPr>
          <w:u w:val="single"/>
        </w:rPr>
      </w:pPr>
      <w:r w:rsidRPr="007025F9">
        <w:rPr>
          <w:u w:val="single"/>
        </w:rPr>
        <w:t xml:space="preserve">McElmo Creek </w:t>
      </w:r>
      <w:r w:rsidRPr="007025F9">
        <w:rPr>
          <w:u w:val="single"/>
        </w:rPr>
        <w:noBreakHyphen/>
        <w:t xml:space="preserve"> Montezuma County</w:t>
      </w:r>
    </w:p>
    <w:p w14:paraId="1A3E4999" w14:textId="77777777" w:rsidR="008378AC" w:rsidRPr="007025F9" w:rsidRDefault="008378AC" w:rsidP="007025F9">
      <w:pPr>
        <w:spacing w:line="276" w:lineRule="auto"/>
        <w:rPr>
          <w:b w:val="0"/>
          <w:color w:val="000000"/>
          <w:u w:val="single"/>
        </w:rPr>
      </w:pPr>
    </w:p>
    <w:p w14:paraId="629A3A9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US 160 bridge east of Cortez downstream to the state line:</w:t>
      </w:r>
    </w:p>
    <w:p w14:paraId="51C67BAF"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There is no bag or possession limit for channel catfish, largemouth bass, smallmouth bass, northern pike, walleye, green sunfish, bluegill, bullhead, yellow perch or crappie.</w:t>
      </w:r>
    </w:p>
    <w:p w14:paraId="4683D7B1" w14:textId="77777777" w:rsidR="008378AC" w:rsidRPr="007025F9" w:rsidRDefault="008378AC" w:rsidP="007025F9">
      <w:pPr>
        <w:spacing w:line="276" w:lineRule="auto"/>
        <w:ind w:left="1800" w:hanging="720"/>
        <w:rPr>
          <w:b w:val="0"/>
          <w:u w:val="single"/>
        </w:rPr>
      </w:pPr>
    </w:p>
    <w:p w14:paraId="4AF68973" w14:textId="77777777" w:rsidR="008378AC" w:rsidRPr="007025F9" w:rsidRDefault="008378AC" w:rsidP="007025F9">
      <w:pPr>
        <w:numPr>
          <w:ilvl w:val="0"/>
          <w:numId w:val="55"/>
        </w:numPr>
        <w:spacing w:line="276" w:lineRule="auto"/>
        <w:ind w:hanging="720"/>
        <w:rPr>
          <w:u w:val="single"/>
        </w:rPr>
      </w:pPr>
      <w:r w:rsidRPr="007025F9">
        <w:rPr>
          <w:u w:val="single"/>
        </w:rPr>
        <w:t>McKay Lake - Adams County</w:t>
      </w:r>
    </w:p>
    <w:p w14:paraId="6F03ED0C" w14:textId="77777777" w:rsidR="008378AC" w:rsidRPr="007025F9" w:rsidRDefault="008378AC" w:rsidP="007025F9">
      <w:pPr>
        <w:spacing w:line="276" w:lineRule="auto"/>
        <w:rPr>
          <w:b w:val="0"/>
          <w:color w:val="000000"/>
        </w:rPr>
      </w:pPr>
    </w:p>
    <w:p w14:paraId="04A9D14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Fishing is by artificial flies and lures only. </w:t>
      </w:r>
      <w:r w:rsidRPr="007025F9">
        <w:rPr>
          <w:b w:val="0"/>
          <w:bCs w:val="0"/>
          <w:color w:val="000000"/>
        </w:rPr>
        <w:t>Scented flies or scented lures may be used on this water if they are 1.5 inches or longer.</w:t>
      </w:r>
    </w:p>
    <w:p w14:paraId="01CD9A0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All largemouth bass must be returned to the water immediately upon catch. </w:t>
      </w:r>
    </w:p>
    <w:p w14:paraId="479B0291" w14:textId="77777777" w:rsidR="008378AC" w:rsidRPr="007025F9" w:rsidRDefault="008378AC" w:rsidP="007025F9">
      <w:pPr>
        <w:tabs>
          <w:tab w:val="left" w:pos="720"/>
        </w:tabs>
        <w:spacing w:line="276" w:lineRule="auto"/>
        <w:ind w:left="2160" w:hanging="360"/>
        <w:rPr>
          <w:b w:val="0"/>
          <w:bCs w:val="0"/>
        </w:rPr>
      </w:pPr>
    </w:p>
    <w:p w14:paraId="20BE5078" w14:textId="77777777" w:rsidR="008378AC" w:rsidRPr="007025F9" w:rsidRDefault="008378AC" w:rsidP="007025F9">
      <w:pPr>
        <w:numPr>
          <w:ilvl w:val="0"/>
          <w:numId w:val="55"/>
        </w:numPr>
        <w:spacing w:line="276" w:lineRule="auto"/>
        <w:ind w:hanging="720"/>
        <w:rPr>
          <w:u w:val="single"/>
        </w:rPr>
      </w:pPr>
      <w:r w:rsidRPr="007025F9">
        <w:rPr>
          <w:u w:val="single"/>
        </w:rPr>
        <w:t>McKenney Creek - Saguache County</w:t>
      </w:r>
    </w:p>
    <w:p w14:paraId="4021C344" w14:textId="77777777" w:rsidR="008378AC" w:rsidRPr="007025F9" w:rsidRDefault="008378AC" w:rsidP="007025F9">
      <w:pPr>
        <w:spacing w:line="276" w:lineRule="auto"/>
        <w:rPr>
          <w:u w:val="single"/>
        </w:rPr>
      </w:pPr>
    </w:p>
    <w:p w14:paraId="6A4CDFF7" w14:textId="77777777" w:rsidR="008378AC" w:rsidRPr="007025F9" w:rsidRDefault="008378AC" w:rsidP="007025F9">
      <w:pPr>
        <w:pStyle w:val="ListParagraph"/>
        <w:numPr>
          <w:ilvl w:val="1"/>
          <w:numId w:val="55"/>
        </w:numPr>
        <w:spacing w:line="276" w:lineRule="auto"/>
        <w:ind w:left="2160"/>
        <w:rPr>
          <w:u w:val="single"/>
        </w:rPr>
      </w:pPr>
      <w:r w:rsidRPr="007025F9">
        <w:rPr>
          <w:b w:val="0"/>
        </w:rPr>
        <w:t>Fishing is by artificial flies and lures only.</w:t>
      </w:r>
    </w:p>
    <w:p w14:paraId="223905E3" w14:textId="77777777" w:rsidR="008378AC" w:rsidRPr="007025F9" w:rsidRDefault="008378AC" w:rsidP="007025F9">
      <w:pPr>
        <w:pStyle w:val="ListParagraph"/>
        <w:numPr>
          <w:ilvl w:val="1"/>
          <w:numId w:val="55"/>
        </w:numPr>
        <w:spacing w:line="276" w:lineRule="auto"/>
        <w:ind w:left="2160"/>
        <w:rPr>
          <w:u w:val="single"/>
        </w:rPr>
      </w:pPr>
      <w:r w:rsidRPr="007025F9">
        <w:rPr>
          <w:b w:val="0"/>
        </w:rPr>
        <w:t>All trout must be returned to the water immediately upon catch.</w:t>
      </w:r>
    </w:p>
    <w:p w14:paraId="00A39250" w14:textId="77777777" w:rsidR="008378AC" w:rsidRPr="007025F9" w:rsidRDefault="008378AC" w:rsidP="007025F9">
      <w:pPr>
        <w:spacing w:line="276" w:lineRule="auto"/>
        <w:rPr>
          <w:u w:val="single"/>
        </w:rPr>
      </w:pPr>
    </w:p>
    <w:p w14:paraId="1E30A70F" w14:textId="77777777" w:rsidR="008378AC" w:rsidRPr="007025F9" w:rsidRDefault="008378AC" w:rsidP="007025F9">
      <w:pPr>
        <w:numPr>
          <w:ilvl w:val="0"/>
          <w:numId w:val="55"/>
        </w:numPr>
        <w:spacing w:line="276" w:lineRule="auto"/>
        <w:ind w:hanging="720"/>
        <w:rPr>
          <w:u w:val="single"/>
        </w:rPr>
      </w:pPr>
      <w:r w:rsidRPr="007025F9">
        <w:rPr>
          <w:u w:val="single"/>
        </w:rPr>
        <w:t xml:space="preserve">McMurry Ponds </w:t>
      </w:r>
      <w:r w:rsidRPr="007025F9">
        <w:rPr>
          <w:u w:val="single"/>
        </w:rPr>
        <w:noBreakHyphen/>
        <w:t xml:space="preserve"> Larimer County</w:t>
      </w:r>
    </w:p>
    <w:p w14:paraId="4B85B36E" w14:textId="77777777" w:rsidR="008378AC" w:rsidRPr="007025F9" w:rsidRDefault="008378AC" w:rsidP="007025F9">
      <w:pPr>
        <w:spacing w:line="276" w:lineRule="auto"/>
        <w:rPr>
          <w:b w:val="0"/>
          <w:color w:val="000000"/>
        </w:rPr>
      </w:pPr>
    </w:p>
    <w:p w14:paraId="6341652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largemouth and smallmouth bass is 15 inches in length. </w:t>
      </w:r>
    </w:p>
    <w:p w14:paraId="5ED277C3" w14:textId="77777777" w:rsidR="008378AC" w:rsidRPr="007025F9" w:rsidRDefault="008378AC" w:rsidP="007025F9">
      <w:pPr>
        <w:spacing w:line="276" w:lineRule="auto"/>
        <w:rPr>
          <w:b w:val="0"/>
          <w:color w:val="000000"/>
        </w:rPr>
      </w:pPr>
    </w:p>
    <w:p w14:paraId="4B495193" w14:textId="77777777" w:rsidR="008378AC" w:rsidRPr="007025F9" w:rsidRDefault="008378AC" w:rsidP="007025F9">
      <w:pPr>
        <w:numPr>
          <w:ilvl w:val="0"/>
          <w:numId w:val="55"/>
        </w:numPr>
        <w:spacing w:line="276" w:lineRule="auto"/>
        <w:ind w:hanging="720"/>
        <w:rPr>
          <w:u w:val="single"/>
        </w:rPr>
      </w:pPr>
      <w:r w:rsidRPr="007025F9">
        <w:rPr>
          <w:u w:val="single"/>
        </w:rPr>
        <w:t xml:space="preserve">McPhee Reservoir </w:t>
      </w:r>
      <w:r w:rsidRPr="007025F9">
        <w:rPr>
          <w:u w:val="single"/>
        </w:rPr>
        <w:noBreakHyphen/>
        <w:t xml:space="preserve"> Montezuma County</w:t>
      </w:r>
    </w:p>
    <w:p w14:paraId="56CB5728" w14:textId="77777777" w:rsidR="008378AC" w:rsidRPr="007025F9" w:rsidRDefault="008378AC" w:rsidP="007025F9">
      <w:pPr>
        <w:spacing w:line="276" w:lineRule="auto"/>
        <w:rPr>
          <w:b w:val="0"/>
          <w:color w:val="000000"/>
        </w:rPr>
      </w:pPr>
    </w:p>
    <w:p w14:paraId="51DB82C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All largemouth and smallmouth bass between 10 and 15 inches in length must be returned to the water immediately upon catch. </w:t>
      </w:r>
    </w:p>
    <w:p w14:paraId="6D35FA8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Snagging of kokanee salmon is permitted from September 1 through December 31.</w:t>
      </w:r>
    </w:p>
    <w:p w14:paraId="4AD97AF1" w14:textId="77777777" w:rsidR="008378AC" w:rsidRPr="007025F9" w:rsidRDefault="008378AC" w:rsidP="007025F9">
      <w:pPr>
        <w:pStyle w:val="ListParagraph"/>
        <w:numPr>
          <w:ilvl w:val="1"/>
          <w:numId w:val="55"/>
        </w:numPr>
        <w:spacing w:line="276" w:lineRule="auto"/>
        <w:ind w:left="2160"/>
        <w:rPr>
          <w:b w:val="0"/>
        </w:rPr>
      </w:pPr>
      <w:r w:rsidRPr="007025F9">
        <w:rPr>
          <w:b w:val="0"/>
        </w:rPr>
        <w:t>There is no bag or possession limit for walleye.</w:t>
      </w:r>
    </w:p>
    <w:p w14:paraId="144E3E4E" w14:textId="77777777" w:rsidR="008378AC" w:rsidRPr="007025F9" w:rsidRDefault="008378AC" w:rsidP="007025F9">
      <w:pPr>
        <w:spacing w:line="276" w:lineRule="auto"/>
        <w:ind w:left="2160" w:hanging="360"/>
        <w:rPr>
          <w:b w:val="0"/>
          <w:color w:val="000000"/>
        </w:rPr>
      </w:pPr>
    </w:p>
    <w:p w14:paraId="18B8E625" w14:textId="77777777" w:rsidR="008378AC" w:rsidRPr="007025F9" w:rsidRDefault="008378AC" w:rsidP="007025F9">
      <w:pPr>
        <w:numPr>
          <w:ilvl w:val="0"/>
          <w:numId w:val="55"/>
        </w:numPr>
        <w:spacing w:line="276" w:lineRule="auto"/>
        <w:ind w:hanging="720"/>
        <w:rPr>
          <w:u w:val="single"/>
        </w:rPr>
      </w:pPr>
      <w:r w:rsidRPr="007025F9">
        <w:rPr>
          <w:u w:val="single"/>
        </w:rPr>
        <w:t>Meadow Creek - Eagle County</w:t>
      </w:r>
    </w:p>
    <w:p w14:paraId="0861C893" w14:textId="77777777" w:rsidR="008378AC" w:rsidRPr="007025F9" w:rsidRDefault="008378AC" w:rsidP="007025F9">
      <w:pPr>
        <w:spacing w:line="276" w:lineRule="auto"/>
        <w:rPr>
          <w:b w:val="0"/>
          <w:color w:val="000000"/>
        </w:rPr>
      </w:pPr>
    </w:p>
    <w:p w14:paraId="2A586C8C"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1D48F2B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1294A86F" w14:textId="77777777" w:rsidR="008378AC" w:rsidRPr="007025F9" w:rsidRDefault="008378AC" w:rsidP="007025F9">
      <w:pPr>
        <w:spacing w:line="276" w:lineRule="auto"/>
        <w:rPr>
          <w:b w:val="0"/>
          <w:color w:val="000000"/>
        </w:rPr>
      </w:pPr>
    </w:p>
    <w:p w14:paraId="6C0E5C26" w14:textId="77777777" w:rsidR="008378AC" w:rsidRPr="007025F9" w:rsidRDefault="008378AC" w:rsidP="007025F9">
      <w:pPr>
        <w:numPr>
          <w:ilvl w:val="0"/>
          <w:numId w:val="55"/>
        </w:numPr>
        <w:spacing w:line="276" w:lineRule="auto"/>
        <w:ind w:hanging="720"/>
        <w:rPr>
          <w:u w:val="single"/>
        </w:rPr>
      </w:pPr>
      <w:r w:rsidRPr="007025F9">
        <w:rPr>
          <w:u w:val="single"/>
        </w:rPr>
        <w:t xml:space="preserve">Meadow Creek, East </w:t>
      </w:r>
      <w:r w:rsidRPr="007025F9">
        <w:rPr>
          <w:u w:val="single"/>
        </w:rPr>
        <w:noBreakHyphen/>
        <w:t xml:space="preserve"> Eagle County</w:t>
      </w:r>
    </w:p>
    <w:p w14:paraId="7DF215FC" w14:textId="77777777" w:rsidR="008378AC" w:rsidRPr="007025F9" w:rsidRDefault="008378AC" w:rsidP="007025F9">
      <w:pPr>
        <w:spacing w:line="276" w:lineRule="auto"/>
        <w:rPr>
          <w:b w:val="0"/>
          <w:color w:val="000000"/>
        </w:rPr>
      </w:pPr>
    </w:p>
    <w:p w14:paraId="4B42723C"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lastRenderedPageBreak/>
        <w:t>Fishing is by artificial flies and lures only.</w:t>
      </w:r>
    </w:p>
    <w:p w14:paraId="4F25543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61CBBD0" w14:textId="77777777" w:rsidR="008378AC" w:rsidRPr="007025F9" w:rsidRDefault="008378AC" w:rsidP="007025F9">
      <w:pPr>
        <w:tabs>
          <w:tab w:val="left" w:pos="720"/>
        </w:tabs>
        <w:spacing w:line="276" w:lineRule="auto"/>
        <w:ind w:left="2160" w:hanging="360"/>
        <w:rPr>
          <w:b w:val="0"/>
          <w:bCs w:val="0"/>
        </w:rPr>
      </w:pPr>
    </w:p>
    <w:p w14:paraId="775E01BC" w14:textId="77777777" w:rsidR="008378AC" w:rsidRPr="007025F9" w:rsidRDefault="008378AC" w:rsidP="007025F9">
      <w:pPr>
        <w:pStyle w:val="ListParagraph"/>
        <w:numPr>
          <w:ilvl w:val="0"/>
          <w:numId w:val="55"/>
        </w:numPr>
        <w:spacing w:line="276" w:lineRule="auto"/>
        <w:ind w:hanging="720"/>
        <w:rPr>
          <w:b w:val="0"/>
          <w:bCs w:val="0"/>
          <w:color w:val="000000"/>
          <w:u w:val="single"/>
        </w:rPr>
      </w:pPr>
      <w:r w:rsidRPr="007025F9">
        <w:rPr>
          <w:bCs w:val="0"/>
          <w:color w:val="000000"/>
          <w:u w:val="single"/>
        </w:rPr>
        <w:t xml:space="preserve">Meadow Creek Reservoir - Grand County </w:t>
      </w:r>
    </w:p>
    <w:p w14:paraId="6C758E11" w14:textId="77777777" w:rsidR="008378AC" w:rsidRPr="007025F9" w:rsidRDefault="008378AC" w:rsidP="007025F9">
      <w:pPr>
        <w:pStyle w:val="ListParagraph"/>
        <w:spacing w:line="276" w:lineRule="auto"/>
        <w:ind w:left="1800" w:hanging="720"/>
        <w:rPr>
          <w:bCs w:val="0"/>
          <w:color w:val="000000"/>
        </w:rPr>
      </w:pPr>
    </w:p>
    <w:p w14:paraId="74D81D48" w14:textId="77777777" w:rsidR="008378AC" w:rsidRPr="007025F9" w:rsidRDefault="008378AC" w:rsidP="007025F9">
      <w:pPr>
        <w:pStyle w:val="ListParagraph"/>
        <w:numPr>
          <w:ilvl w:val="1"/>
          <w:numId w:val="55"/>
        </w:numPr>
        <w:spacing w:line="276" w:lineRule="auto"/>
        <w:ind w:left="2160"/>
        <w:rPr>
          <w:b w:val="0"/>
          <w:bCs w:val="0"/>
          <w:color w:val="000000"/>
        </w:rPr>
      </w:pPr>
      <w:r w:rsidRPr="007025F9">
        <w:rPr>
          <w:b w:val="0"/>
          <w:bCs w:val="0"/>
          <w:color w:val="000000"/>
        </w:rPr>
        <w:t xml:space="preserve">The bag and possession limit and minimum size for tiger trout is one fish, 18 inches in length. </w:t>
      </w:r>
    </w:p>
    <w:p w14:paraId="21E83DC8" w14:textId="77777777" w:rsidR="008378AC" w:rsidRPr="007025F9" w:rsidRDefault="008378AC" w:rsidP="007025F9">
      <w:pPr>
        <w:pStyle w:val="ListParagraph"/>
        <w:spacing w:line="276" w:lineRule="auto"/>
        <w:ind w:left="2160"/>
        <w:rPr>
          <w:b w:val="0"/>
          <w:bCs w:val="0"/>
          <w:color w:val="000000"/>
        </w:rPr>
      </w:pPr>
    </w:p>
    <w:p w14:paraId="6596E76A" w14:textId="77777777" w:rsidR="008378AC" w:rsidRPr="007025F9" w:rsidRDefault="008378AC" w:rsidP="007025F9">
      <w:pPr>
        <w:pStyle w:val="ListParagraph"/>
        <w:numPr>
          <w:ilvl w:val="0"/>
          <w:numId w:val="55"/>
        </w:numPr>
        <w:spacing w:line="276" w:lineRule="auto"/>
        <w:ind w:hanging="720"/>
        <w:rPr>
          <w:b w:val="0"/>
          <w:bCs w:val="0"/>
          <w:color w:val="000000"/>
        </w:rPr>
      </w:pPr>
      <w:r w:rsidRPr="007025F9">
        <w:rPr>
          <w:bCs w:val="0"/>
          <w:color w:val="000000"/>
          <w:u w:val="single"/>
        </w:rPr>
        <w:t xml:space="preserve">Meadow Creek Reservoir - Jackson County </w:t>
      </w:r>
    </w:p>
    <w:p w14:paraId="6938AB77" w14:textId="77777777" w:rsidR="008378AC" w:rsidRPr="007025F9" w:rsidRDefault="008378AC" w:rsidP="007025F9">
      <w:pPr>
        <w:pStyle w:val="ListParagraph"/>
        <w:spacing w:line="276" w:lineRule="auto"/>
        <w:ind w:left="1440"/>
        <w:rPr>
          <w:b w:val="0"/>
          <w:bCs w:val="0"/>
          <w:color w:val="000000"/>
        </w:rPr>
      </w:pPr>
    </w:p>
    <w:p w14:paraId="3E16EBE4" w14:textId="77777777" w:rsidR="008378AC" w:rsidRPr="007025F9" w:rsidRDefault="008378AC" w:rsidP="007025F9">
      <w:pPr>
        <w:pStyle w:val="ListParagraph"/>
        <w:numPr>
          <w:ilvl w:val="1"/>
          <w:numId w:val="55"/>
        </w:numPr>
        <w:spacing w:line="276" w:lineRule="auto"/>
        <w:ind w:left="2160"/>
        <w:rPr>
          <w:b w:val="0"/>
          <w:bCs w:val="0"/>
          <w:color w:val="000000"/>
        </w:rPr>
      </w:pPr>
      <w:r w:rsidRPr="007025F9">
        <w:rPr>
          <w:b w:val="0"/>
          <w:bCs w:val="0"/>
          <w:color w:val="000000"/>
        </w:rPr>
        <w:t>The bag and possession limit for trout is two fish.</w:t>
      </w:r>
    </w:p>
    <w:p w14:paraId="106466BE" w14:textId="77777777" w:rsidR="008378AC" w:rsidRPr="007025F9" w:rsidRDefault="008378AC" w:rsidP="007025F9">
      <w:pPr>
        <w:pStyle w:val="ListParagraph"/>
        <w:spacing w:line="276" w:lineRule="auto"/>
        <w:ind w:left="2520"/>
        <w:rPr>
          <w:b w:val="0"/>
          <w:bCs w:val="0"/>
          <w:color w:val="000000"/>
        </w:rPr>
      </w:pPr>
    </w:p>
    <w:p w14:paraId="76C6437D" w14:textId="77777777" w:rsidR="008378AC" w:rsidRPr="007025F9" w:rsidRDefault="008378AC" w:rsidP="007025F9">
      <w:pPr>
        <w:numPr>
          <w:ilvl w:val="0"/>
          <w:numId w:val="55"/>
        </w:numPr>
        <w:spacing w:line="276" w:lineRule="auto"/>
        <w:ind w:hanging="720"/>
        <w:rPr>
          <w:u w:val="single"/>
        </w:rPr>
      </w:pPr>
      <w:r w:rsidRPr="007025F9">
        <w:rPr>
          <w:u w:val="single"/>
        </w:rPr>
        <w:t>Medano Creek - Saguache and Alamosa Counties</w:t>
      </w:r>
    </w:p>
    <w:p w14:paraId="2F1802A7" w14:textId="77777777" w:rsidR="008378AC" w:rsidRPr="007025F9" w:rsidRDefault="008378AC" w:rsidP="007025F9">
      <w:pPr>
        <w:spacing w:line="276" w:lineRule="auto"/>
        <w:rPr>
          <w:b w:val="0"/>
          <w:color w:val="000000"/>
        </w:rPr>
      </w:pPr>
    </w:p>
    <w:p w14:paraId="472A9E67"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490BB82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1A55942" w14:textId="77777777" w:rsidR="008378AC" w:rsidRPr="007025F9" w:rsidRDefault="008378AC" w:rsidP="007025F9">
      <w:pPr>
        <w:tabs>
          <w:tab w:val="left" w:pos="720"/>
        </w:tabs>
        <w:spacing w:line="276" w:lineRule="auto"/>
        <w:ind w:left="2160" w:hanging="360"/>
        <w:rPr>
          <w:b w:val="0"/>
          <w:bCs w:val="0"/>
        </w:rPr>
      </w:pPr>
    </w:p>
    <w:p w14:paraId="1F5E1AAF" w14:textId="77777777" w:rsidR="008378AC" w:rsidRPr="007025F9" w:rsidRDefault="008378AC" w:rsidP="007025F9">
      <w:pPr>
        <w:numPr>
          <w:ilvl w:val="0"/>
          <w:numId w:val="55"/>
        </w:numPr>
        <w:spacing w:line="276" w:lineRule="auto"/>
        <w:ind w:hanging="720"/>
        <w:rPr>
          <w:u w:val="single"/>
        </w:rPr>
      </w:pPr>
      <w:r w:rsidRPr="007025F9">
        <w:rPr>
          <w:u w:val="single"/>
        </w:rPr>
        <w:t>Medano Creek, Hudson Branch - Saguache County</w:t>
      </w:r>
    </w:p>
    <w:p w14:paraId="78328004" w14:textId="77777777" w:rsidR="008378AC" w:rsidRPr="007025F9" w:rsidRDefault="008378AC" w:rsidP="007025F9">
      <w:pPr>
        <w:spacing w:line="276" w:lineRule="auto"/>
        <w:rPr>
          <w:b w:val="0"/>
          <w:color w:val="000000"/>
        </w:rPr>
      </w:pPr>
    </w:p>
    <w:p w14:paraId="44660E7E"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1A46C72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2851D7D0" w14:textId="77777777" w:rsidR="008378AC" w:rsidRPr="007025F9" w:rsidRDefault="008378AC" w:rsidP="007025F9">
      <w:pPr>
        <w:tabs>
          <w:tab w:val="left" w:pos="720"/>
        </w:tabs>
        <w:spacing w:line="276" w:lineRule="auto"/>
        <w:ind w:left="2160" w:hanging="360"/>
        <w:rPr>
          <w:b w:val="0"/>
          <w:bCs w:val="0"/>
        </w:rPr>
      </w:pPr>
    </w:p>
    <w:p w14:paraId="66D12173" w14:textId="77777777" w:rsidR="008378AC" w:rsidRPr="007025F9" w:rsidRDefault="008378AC" w:rsidP="007025F9">
      <w:pPr>
        <w:numPr>
          <w:ilvl w:val="0"/>
          <w:numId w:val="55"/>
        </w:numPr>
        <w:spacing w:line="276" w:lineRule="auto"/>
        <w:ind w:hanging="720"/>
        <w:rPr>
          <w:u w:val="single"/>
        </w:rPr>
      </w:pPr>
      <w:r w:rsidRPr="007025F9">
        <w:rPr>
          <w:u w:val="single"/>
        </w:rPr>
        <w:t>Medano Creek, Little - Saguache County</w:t>
      </w:r>
    </w:p>
    <w:p w14:paraId="7FFD1F47" w14:textId="77777777" w:rsidR="008378AC" w:rsidRPr="007025F9" w:rsidRDefault="008378AC" w:rsidP="007025F9">
      <w:pPr>
        <w:spacing w:line="276" w:lineRule="auto"/>
        <w:rPr>
          <w:b w:val="0"/>
          <w:color w:val="000000"/>
        </w:rPr>
      </w:pPr>
    </w:p>
    <w:p w14:paraId="2CA5D337"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70A4B88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7A47DAD2" w14:textId="77777777" w:rsidR="008378AC" w:rsidRPr="007025F9" w:rsidRDefault="008378AC" w:rsidP="007025F9">
      <w:pPr>
        <w:tabs>
          <w:tab w:val="left" w:pos="720"/>
        </w:tabs>
        <w:spacing w:line="276" w:lineRule="auto"/>
        <w:ind w:left="2160" w:hanging="360"/>
        <w:rPr>
          <w:b w:val="0"/>
          <w:bCs w:val="0"/>
        </w:rPr>
      </w:pPr>
    </w:p>
    <w:p w14:paraId="31A2AB18" w14:textId="77777777" w:rsidR="008378AC" w:rsidRPr="007025F9" w:rsidRDefault="008378AC" w:rsidP="007025F9">
      <w:pPr>
        <w:numPr>
          <w:ilvl w:val="0"/>
          <w:numId w:val="55"/>
        </w:numPr>
        <w:spacing w:line="276" w:lineRule="auto"/>
        <w:ind w:hanging="720"/>
        <w:rPr>
          <w:u w:val="single"/>
        </w:rPr>
      </w:pPr>
      <w:r w:rsidRPr="007025F9">
        <w:rPr>
          <w:u w:val="single"/>
        </w:rPr>
        <w:t xml:space="preserve">Meredith Reservoir </w:t>
      </w:r>
      <w:r w:rsidRPr="007025F9">
        <w:rPr>
          <w:u w:val="single"/>
        </w:rPr>
        <w:noBreakHyphen/>
        <w:t xml:space="preserve"> Crowley County</w:t>
      </w:r>
    </w:p>
    <w:p w14:paraId="488A747C" w14:textId="77777777" w:rsidR="008378AC" w:rsidRPr="007025F9" w:rsidRDefault="008378AC" w:rsidP="007025F9">
      <w:pPr>
        <w:spacing w:line="276" w:lineRule="auto"/>
        <w:rPr>
          <w:b w:val="0"/>
          <w:color w:val="000000"/>
          <w:u w:val="single"/>
        </w:rPr>
      </w:pPr>
    </w:p>
    <w:p w14:paraId="02A39EC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Trotlines and jugs are permitted.</w:t>
      </w:r>
    </w:p>
    <w:p w14:paraId="5A0FEB93" w14:textId="77777777" w:rsidR="008378AC" w:rsidRPr="007025F9" w:rsidRDefault="008378AC" w:rsidP="007025F9">
      <w:pPr>
        <w:spacing w:line="276" w:lineRule="auto"/>
        <w:ind w:left="1800" w:hanging="720"/>
        <w:rPr>
          <w:b w:val="0"/>
          <w:u w:val="single"/>
        </w:rPr>
      </w:pPr>
    </w:p>
    <w:p w14:paraId="2FCD3CB9" w14:textId="77777777" w:rsidR="008378AC" w:rsidRPr="007025F9" w:rsidRDefault="008378AC" w:rsidP="007025F9">
      <w:pPr>
        <w:numPr>
          <w:ilvl w:val="0"/>
          <w:numId w:val="55"/>
        </w:numPr>
        <w:spacing w:line="276" w:lineRule="auto"/>
        <w:ind w:hanging="720"/>
        <w:rPr>
          <w:bCs w:val="0"/>
          <w:u w:val="single"/>
        </w:rPr>
      </w:pPr>
      <w:r w:rsidRPr="007025F9">
        <w:rPr>
          <w:u w:val="single"/>
        </w:rPr>
        <w:t xml:space="preserve">Michigan River </w:t>
      </w:r>
      <w:r w:rsidRPr="007025F9">
        <w:rPr>
          <w:u w:val="single"/>
        </w:rPr>
        <w:noBreakHyphen/>
        <w:t xml:space="preserve"> Jackson County</w:t>
      </w:r>
      <w:r w:rsidRPr="007025F9">
        <w:rPr>
          <w:bCs w:val="0"/>
          <w:u w:val="single"/>
        </w:rPr>
        <w:t xml:space="preserve"> </w:t>
      </w:r>
    </w:p>
    <w:p w14:paraId="6F9F5946" w14:textId="77777777" w:rsidR="008378AC" w:rsidRPr="007025F9" w:rsidRDefault="008378AC" w:rsidP="007025F9">
      <w:pPr>
        <w:spacing w:line="276" w:lineRule="auto"/>
        <w:rPr>
          <w:b w:val="0"/>
          <w:color w:val="000000"/>
        </w:rPr>
      </w:pPr>
    </w:p>
    <w:p w14:paraId="4F30CAF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Within the Brownlee, Murphy, and Diamond J State Wildlife Areas:</w:t>
      </w:r>
    </w:p>
    <w:p w14:paraId="1DE82FCB"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6F7E371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58145DF9" w14:textId="77777777" w:rsidR="008378AC" w:rsidRPr="007025F9" w:rsidRDefault="008378AC" w:rsidP="007025F9">
      <w:pPr>
        <w:spacing w:line="276" w:lineRule="auto"/>
        <w:ind w:left="2160"/>
        <w:rPr>
          <w:b w:val="0"/>
          <w:color w:val="000000"/>
        </w:rPr>
      </w:pPr>
    </w:p>
    <w:p w14:paraId="2065F399" w14:textId="77777777" w:rsidR="008378AC" w:rsidRPr="007025F9" w:rsidRDefault="008378AC" w:rsidP="007025F9">
      <w:pPr>
        <w:numPr>
          <w:ilvl w:val="0"/>
          <w:numId w:val="55"/>
        </w:numPr>
        <w:spacing w:line="276" w:lineRule="auto"/>
        <w:ind w:hanging="720"/>
        <w:rPr>
          <w:u w:val="single"/>
        </w:rPr>
      </w:pPr>
      <w:r w:rsidRPr="007025F9">
        <w:rPr>
          <w:u w:val="single"/>
        </w:rPr>
        <w:t xml:space="preserve">Middle Creek, East - Saguache County </w:t>
      </w:r>
    </w:p>
    <w:p w14:paraId="023EFBC5" w14:textId="77777777" w:rsidR="008378AC" w:rsidRPr="007025F9" w:rsidRDefault="008378AC" w:rsidP="007025F9">
      <w:pPr>
        <w:spacing w:line="276" w:lineRule="auto"/>
        <w:rPr>
          <w:b w:val="0"/>
          <w:color w:val="000000"/>
        </w:rPr>
      </w:pPr>
    </w:p>
    <w:p w14:paraId="454D571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waterfall approximately 2.5 miles upstream from the confluence with Middle Creek:</w:t>
      </w:r>
    </w:p>
    <w:p w14:paraId="43139CE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6276F839"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cutthroat trout must be returned to the water immediately upon catch.</w:t>
      </w:r>
    </w:p>
    <w:p w14:paraId="091D864A" w14:textId="77777777" w:rsidR="008378AC" w:rsidRPr="007025F9" w:rsidRDefault="008378AC" w:rsidP="007025F9">
      <w:pPr>
        <w:spacing w:line="276" w:lineRule="auto"/>
        <w:rPr>
          <w:b w:val="0"/>
          <w:color w:val="000000"/>
        </w:rPr>
      </w:pPr>
    </w:p>
    <w:p w14:paraId="4711460E" w14:textId="2EFA05F0" w:rsidR="00827F5D" w:rsidRPr="007025F9" w:rsidRDefault="00827F5D" w:rsidP="007025F9">
      <w:pPr>
        <w:numPr>
          <w:ilvl w:val="0"/>
          <w:numId w:val="55"/>
        </w:numPr>
        <w:spacing w:after="240" w:line="276" w:lineRule="auto"/>
        <w:ind w:hanging="720"/>
        <w:rPr>
          <w:ins w:id="151" w:author="Hernandez, Hilary" w:date="2026-09-18T10:59:00Z" w16du:dateUtc="2026-09-18T16:59:00Z"/>
          <w:u w:val="single"/>
        </w:rPr>
      </w:pPr>
      <w:ins w:id="152" w:author="Hernandez, Hilary" w:date="2026-09-18T10:59:00Z" w16du:dateUtc="2026-09-18T16:59:00Z">
        <w:r w:rsidRPr="007025F9">
          <w:rPr>
            <w:u w:val="single"/>
          </w:rPr>
          <w:t>Mill Creek - La Plata County</w:t>
        </w:r>
      </w:ins>
    </w:p>
    <w:p w14:paraId="16789CE7" w14:textId="4F82C571" w:rsidR="00827F5D" w:rsidRPr="007025F9" w:rsidRDefault="00827F5D" w:rsidP="007025F9">
      <w:pPr>
        <w:numPr>
          <w:ilvl w:val="1"/>
          <w:numId w:val="55"/>
        </w:numPr>
        <w:spacing w:line="276" w:lineRule="auto"/>
        <w:ind w:left="2160"/>
        <w:rPr>
          <w:ins w:id="153" w:author="Hernandez, Hilary" w:date="2026-09-18T11:00:00Z" w16du:dateUtc="2026-09-18T17:00:00Z"/>
          <w:b w:val="0"/>
          <w:bCs w:val="0"/>
        </w:rPr>
      </w:pPr>
      <w:ins w:id="154" w:author="Hernandez, Hilary" w:date="2026-09-18T11:00:00Z" w16du:dateUtc="2026-09-18T17:00:00Z">
        <w:r w:rsidRPr="007025F9">
          <w:rPr>
            <w:b w:val="0"/>
            <w:bCs w:val="0"/>
          </w:rPr>
          <w:t xml:space="preserve">Fishing is by </w:t>
        </w:r>
      </w:ins>
      <w:ins w:id="155" w:author="Hernandez, Hilary" w:date="2026-09-23T12:47:00Z" w16du:dateUtc="2026-09-23T18:47:00Z">
        <w:r w:rsidR="001224DF">
          <w:rPr>
            <w:b w:val="0"/>
            <w:bCs w:val="0"/>
          </w:rPr>
          <w:t xml:space="preserve">artificial </w:t>
        </w:r>
      </w:ins>
      <w:ins w:id="156" w:author="Hernandez, Hilary" w:date="2026-09-18T11:00:00Z" w16du:dateUtc="2026-09-18T17:00:00Z">
        <w:r w:rsidRPr="007025F9">
          <w:rPr>
            <w:b w:val="0"/>
            <w:bCs w:val="0"/>
          </w:rPr>
          <w:t>flies and lures only.</w:t>
        </w:r>
      </w:ins>
    </w:p>
    <w:p w14:paraId="5E33A74C" w14:textId="771EA693" w:rsidR="00827F5D" w:rsidRPr="007025F9" w:rsidRDefault="00827F5D" w:rsidP="007025F9">
      <w:pPr>
        <w:numPr>
          <w:ilvl w:val="1"/>
          <w:numId w:val="55"/>
        </w:numPr>
        <w:spacing w:line="276" w:lineRule="auto"/>
        <w:ind w:left="2160"/>
        <w:rPr>
          <w:ins w:id="157" w:author="Hernandez, Hilary" w:date="2026-09-18T11:00:00Z" w16du:dateUtc="2026-09-18T17:00:00Z"/>
          <w:b w:val="0"/>
          <w:bCs w:val="0"/>
        </w:rPr>
      </w:pPr>
      <w:ins w:id="158" w:author="Hernandez, Hilary" w:date="2026-09-18T11:00:00Z" w16du:dateUtc="2026-09-18T17:00:00Z">
        <w:r w:rsidRPr="007025F9">
          <w:rPr>
            <w:b w:val="0"/>
            <w:bCs w:val="0"/>
          </w:rPr>
          <w:t>All trout must be returned to water immediately</w:t>
        </w:r>
      </w:ins>
      <w:ins w:id="159" w:author="Hernandez, Hilary" w:date="2026-09-23T12:47:00Z" w16du:dateUtc="2026-09-23T18:47:00Z">
        <w:r w:rsidR="001224DF">
          <w:rPr>
            <w:b w:val="0"/>
            <w:bCs w:val="0"/>
          </w:rPr>
          <w:t xml:space="preserve"> upon catch</w:t>
        </w:r>
      </w:ins>
      <w:ins w:id="160" w:author="Hernandez, Hilary" w:date="2026-09-18T11:00:00Z" w16du:dateUtc="2026-09-18T17:00:00Z">
        <w:r w:rsidRPr="007025F9">
          <w:rPr>
            <w:b w:val="0"/>
            <w:bCs w:val="0"/>
          </w:rPr>
          <w:t>.</w:t>
        </w:r>
      </w:ins>
    </w:p>
    <w:p w14:paraId="022C7B01" w14:textId="7D0023C4" w:rsidR="00827F5D" w:rsidRPr="007025F9" w:rsidRDefault="00827F5D">
      <w:pPr>
        <w:spacing w:line="276" w:lineRule="auto"/>
        <w:ind w:left="2160"/>
        <w:rPr>
          <w:ins w:id="161" w:author="Hernandez, Hilary" w:date="2026-09-18T10:59:00Z" w16du:dateUtc="2026-09-18T16:59:00Z"/>
          <w:u w:val="single"/>
        </w:rPr>
        <w:pPrChange w:id="162" w:author="Hernandez, Hilary" w:date="2026-09-18T11:00:00Z" w16du:dateUtc="2026-09-18T17:00:00Z">
          <w:pPr>
            <w:numPr>
              <w:numId w:val="55"/>
            </w:numPr>
            <w:ind w:left="1800" w:hanging="720"/>
          </w:pPr>
        </w:pPrChange>
      </w:pPr>
    </w:p>
    <w:p w14:paraId="4CB587B8" w14:textId="11460A99" w:rsidR="008378AC" w:rsidRPr="007025F9" w:rsidRDefault="008378AC" w:rsidP="007025F9">
      <w:pPr>
        <w:numPr>
          <w:ilvl w:val="0"/>
          <w:numId w:val="55"/>
        </w:numPr>
        <w:spacing w:line="276" w:lineRule="auto"/>
        <w:ind w:hanging="720"/>
        <w:rPr>
          <w:u w:val="single"/>
        </w:rPr>
      </w:pPr>
      <w:r w:rsidRPr="007025F9">
        <w:rPr>
          <w:u w:val="single"/>
        </w:rPr>
        <w:t>Miners Creek - Saguache County</w:t>
      </w:r>
    </w:p>
    <w:p w14:paraId="6B247894" w14:textId="77777777" w:rsidR="008378AC" w:rsidRPr="007025F9" w:rsidRDefault="008378AC" w:rsidP="007025F9">
      <w:pPr>
        <w:spacing w:line="276" w:lineRule="auto"/>
        <w:ind w:left="1800" w:hanging="720"/>
        <w:rPr>
          <w:b w:val="0"/>
          <w:u w:val="single"/>
        </w:rPr>
      </w:pPr>
    </w:p>
    <w:p w14:paraId="7132C4B1"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43B0AF1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C3ACC44" w14:textId="77777777" w:rsidR="008378AC" w:rsidRPr="007025F9" w:rsidRDefault="008378AC" w:rsidP="007025F9">
      <w:pPr>
        <w:spacing w:line="276" w:lineRule="auto"/>
        <w:rPr>
          <w:b w:val="0"/>
          <w:color w:val="000000"/>
        </w:rPr>
      </w:pPr>
    </w:p>
    <w:p w14:paraId="26BB39A7" w14:textId="77777777" w:rsidR="008378AC" w:rsidRPr="007025F9" w:rsidRDefault="008378AC" w:rsidP="007025F9">
      <w:pPr>
        <w:numPr>
          <w:ilvl w:val="0"/>
          <w:numId w:val="55"/>
        </w:numPr>
        <w:spacing w:line="276" w:lineRule="auto"/>
        <w:ind w:hanging="720"/>
        <w:rPr>
          <w:u w:val="single"/>
        </w:rPr>
      </w:pPr>
      <w:r w:rsidRPr="007025F9">
        <w:rPr>
          <w:u w:val="single"/>
        </w:rPr>
        <w:t>Minnesota Creek, South Fork - Gunnison County</w:t>
      </w:r>
    </w:p>
    <w:p w14:paraId="779F7356" w14:textId="77777777" w:rsidR="008378AC" w:rsidRPr="007025F9" w:rsidRDefault="008378AC" w:rsidP="007025F9">
      <w:pPr>
        <w:spacing w:line="276" w:lineRule="auto"/>
        <w:ind w:left="1800"/>
        <w:rPr>
          <w:u w:val="single"/>
        </w:rPr>
      </w:pPr>
    </w:p>
    <w:p w14:paraId="3B18A8DF" w14:textId="77777777" w:rsidR="008378AC" w:rsidRPr="007025F9" w:rsidRDefault="008378AC" w:rsidP="007025F9">
      <w:pPr>
        <w:pStyle w:val="ListParagraph"/>
        <w:numPr>
          <w:ilvl w:val="0"/>
          <w:numId w:val="78"/>
        </w:numPr>
        <w:tabs>
          <w:tab w:val="left" w:pos="1800"/>
        </w:tabs>
        <w:spacing w:line="276" w:lineRule="auto"/>
        <w:rPr>
          <w:b w:val="0"/>
          <w:u w:val="single"/>
        </w:rPr>
      </w:pPr>
      <w:r w:rsidRPr="007025F9">
        <w:rPr>
          <w:b w:val="0"/>
        </w:rPr>
        <w:t xml:space="preserve">Fishing is by artificial flies and lures only. </w:t>
      </w:r>
    </w:p>
    <w:p w14:paraId="3C134BF4" w14:textId="77777777" w:rsidR="008378AC" w:rsidRPr="007025F9" w:rsidRDefault="008378AC" w:rsidP="007025F9">
      <w:pPr>
        <w:pStyle w:val="ListParagraph"/>
        <w:numPr>
          <w:ilvl w:val="0"/>
          <w:numId w:val="78"/>
        </w:numPr>
        <w:tabs>
          <w:tab w:val="left" w:pos="1800"/>
        </w:tabs>
        <w:spacing w:line="276" w:lineRule="auto"/>
        <w:rPr>
          <w:b w:val="0"/>
          <w:u w:val="single"/>
        </w:rPr>
      </w:pPr>
      <w:r w:rsidRPr="007025F9">
        <w:rPr>
          <w:b w:val="0"/>
        </w:rPr>
        <w:t xml:space="preserve">All cutthroat trout must be returned to the water immediately upon catch. </w:t>
      </w:r>
    </w:p>
    <w:p w14:paraId="4B559A6B" w14:textId="77777777" w:rsidR="008378AC" w:rsidRPr="007025F9" w:rsidRDefault="008378AC" w:rsidP="007025F9">
      <w:pPr>
        <w:spacing w:line="276" w:lineRule="auto"/>
        <w:ind w:left="1800"/>
        <w:rPr>
          <w:u w:val="single"/>
        </w:rPr>
      </w:pPr>
    </w:p>
    <w:p w14:paraId="2E11DF5A" w14:textId="77777777" w:rsidR="008378AC" w:rsidRPr="007025F9" w:rsidRDefault="008378AC" w:rsidP="007025F9">
      <w:pPr>
        <w:numPr>
          <w:ilvl w:val="0"/>
          <w:numId w:val="55"/>
        </w:numPr>
        <w:spacing w:line="276" w:lineRule="auto"/>
        <w:ind w:hanging="720"/>
        <w:rPr>
          <w:u w:val="single"/>
        </w:rPr>
      </w:pPr>
      <w:r w:rsidRPr="007025F9">
        <w:rPr>
          <w:u w:val="single"/>
        </w:rPr>
        <w:t xml:space="preserve">Mitchell Creek </w:t>
      </w:r>
      <w:r w:rsidRPr="007025F9">
        <w:rPr>
          <w:u w:val="single"/>
        </w:rPr>
        <w:noBreakHyphen/>
        <w:t xml:space="preserve"> Garfield County</w:t>
      </w:r>
    </w:p>
    <w:p w14:paraId="7EB2496C" w14:textId="77777777" w:rsidR="008378AC" w:rsidRPr="007025F9" w:rsidRDefault="008378AC" w:rsidP="007025F9">
      <w:pPr>
        <w:spacing w:line="276" w:lineRule="auto"/>
        <w:rPr>
          <w:b w:val="0"/>
          <w:color w:val="000000"/>
        </w:rPr>
      </w:pPr>
    </w:p>
    <w:p w14:paraId="18B7AA4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upper boundary of the Glenwood Springs Fish Hatchery:</w:t>
      </w:r>
    </w:p>
    <w:p w14:paraId="590B1005"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1872878E"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All cutthroat trout must be returned to the water immediately upon catch.</w:t>
      </w:r>
    </w:p>
    <w:p w14:paraId="7CC71019" w14:textId="77777777" w:rsidR="008378AC" w:rsidRPr="007025F9" w:rsidRDefault="008378AC" w:rsidP="007025F9">
      <w:pPr>
        <w:spacing w:line="276" w:lineRule="auto"/>
        <w:rPr>
          <w:b w:val="0"/>
          <w:bCs w:val="0"/>
          <w:color w:val="000000"/>
        </w:rPr>
      </w:pPr>
    </w:p>
    <w:p w14:paraId="7BC19427" w14:textId="77777777" w:rsidR="008378AC" w:rsidRPr="007025F9" w:rsidRDefault="008378AC" w:rsidP="007025F9">
      <w:pPr>
        <w:numPr>
          <w:ilvl w:val="0"/>
          <w:numId w:val="55"/>
        </w:numPr>
        <w:spacing w:line="276" w:lineRule="auto"/>
        <w:ind w:hanging="720"/>
        <w:rPr>
          <w:u w:val="single"/>
        </w:rPr>
      </w:pPr>
      <w:r w:rsidRPr="007025F9">
        <w:rPr>
          <w:u w:val="single"/>
        </w:rPr>
        <w:t xml:space="preserve">Montgomery Reservoir </w:t>
      </w:r>
      <w:r w:rsidRPr="007025F9">
        <w:rPr>
          <w:u w:val="single"/>
        </w:rPr>
        <w:noBreakHyphen/>
        <w:t xml:space="preserve"> Park County</w:t>
      </w:r>
    </w:p>
    <w:p w14:paraId="4C5D8CC9" w14:textId="77777777" w:rsidR="008378AC" w:rsidRPr="007025F9" w:rsidRDefault="008378AC" w:rsidP="007025F9">
      <w:pPr>
        <w:spacing w:line="276" w:lineRule="auto"/>
        <w:rPr>
          <w:b w:val="0"/>
          <w:color w:val="000000"/>
        </w:rPr>
      </w:pPr>
    </w:p>
    <w:p w14:paraId="3BEED52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Ice fishing is prohibited.</w:t>
      </w:r>
    </w:p>
    <w:p w14:paraId="54744D1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prohibited from December 1 through May 31.</w:t>
      </w:r>
    </w:p>
    <w:p w14:paraId="0CBDC12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On the south side of the reservoir and from the west face of the dam:</w:t>
      </w:r>
    </w:p>
    <w:p w14:paraId="66A884B5" w14:textId="77777777" w:rsidR="008378AC" w:rsidRPr="007025F9" w:rsidRDefault="008378AC" w:rsidP="007025F9">
      <w:pPr>
        <w:pStyle w:val="ListParagraph"/>
        <w:numPr>
          <w:ilvl w:val="2"/>
          <w:numId w:val="55"/>
        </w:numPr>
        <w:tabs>
          <w:tab w:val="left" w:pos="720"/>
          <w:tab w:val="left" w:pos="2520"/>
        </w:tabs>
        <w:spacing w:line="276" w:lineRule="auto"/>
        <w:ind w:left="2520" w:hanging="360"/>
        <w:rPr>
          <w:b w:val="0"/>
          <w:bCs w:val="0"/>
        </w:rPr>
      </w:pPr>
      <w:r w:rsidRPr="007025F9">
        <w:rPr>
          <w:b w:val="0"/>
          <w:bCs w:val="0"/>
        </w:rPr>
        <w:t>Fishing is prohibited, as posted.</w:t>
      </w:r>
    </w:p>
    <w:p w14:paraId="69F7F7C8" w14:textId="77777777" w:rsidR="008378AC" w:rsidRPr="007025F9" w:rsidRDefault="008378AC" w:rsidP="007025F9">
      <w:pPr>
        <w:spacing w:line="276" w:lineRule="auto"/>
        <w:ind w:left="2160" w:hanging="360"/>
        <w:rPr>
          <w:b w:val="0"/>
        </w:rPr>
      </w:pPr>
    </w:p>
    <w:p w14:paraId="68E9A04D" w14:textId="77777777" w:rsidR="008378AC" w:rsidRPr="007025F9" w:rsidRDefault="008378AC" w:rsidP="007025F9">
      <w:pPr>
        <w:numPr>
          <w:ilvl w:val="0"/>
          <w:numId w:val="55"/>
        </w:numPr>
        <w:spacing w:line="276" w:lineRule="auto"/>
        <w:ind w:hanging="720"/>
        <w:rPr>
          <w:u w:val="single"/>
        </w:rPr>
      </w:pPr>
      <w:r w:rsidRPr="007025F9">
        <w:rPr>
          <w:u w:val="single"/>
        </w:rPr>
        <w:t>Monument Reservoir - Las Animas County</w:t>
      </w:r>
    </w:p>
    <w:p w14:paraId="65B79259" w14:textId="77777777" w:rsidR="008378AC" w:rsidRPr="007025F9" w:rsidRDefault="008378AC" w:rsidP="007025F9">
      <w:pPr>
        <w:spacing w:line="276" w:lineRule="auto"/>
        <w:rPr>
          <w:b w:val="0"/>
          <w:color w:val="000000"/>
        </w:rPr>
      </w:pPr>
    </w:p>
    <w:p w14:paraId="4E763B2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Snagging of kokanee salmon is permitted from October 1 through December 31.</w:t>
      </w:r>
    </w:p>
    <w:p w14:paraId="28C7D9FA" w14:textId="77777777" w:rsidR="008378AC" w:rsidRPr="007025F9" w:rsidRDefault="008378AC" w:rsidP="007025F9">
      <w:pPr>
        <w:spacing w:line="276" w:lineRule="auto"/>
        <w:rPr>
          <w:b w:val="0"/>
          <w:color w:val="000000"/>
        </w:rPr>
      </w:pPr>
    </w:p>
    <w:p w14:paraId="16021601" w14:textId="77777777" w:rsidR="008378AC" w:rsidRPr="007025F9" w:rsidRDefault="008378AC" w:rsidP="007025F9">
      <w:pPr>
        <w:numPr>
          <w:ilvl w:val="0"/>
          <w:numId w:val="55"/>
        </w:numPr>
        <w:spacing w:line="276" w:lineRule="auto"/>
        <w:ind w:hanging="720"/>
        <w:rPr>
          <w:u w:val="single"/>
        </w:rPr>
      </w:pPr>
      <w:r w:rsidRPr="007025F9">
        <w:rPr>
          <w:u w:val="single"/>
        </w:rPr>
        <w:t xml:space="preserve">Morrow Point Reservoir </w:t>
      </w:r>
      <w:r w:rsidRPr="007025F9">
        <w:rPr>
          <w:u w:val="single"/>
        </w:rPr>
        <w:noBreakHyphen/>
        <w:t xml:space="preserve"> Gunnison and Montrose Counties</w:t>
      </w:r>
    </w:p>
    <w:p w14:paraId="6912D118" w14:textId="77777777" w:rsidR="008378AC" w:rsidRPr="007025F9" w:rsidRDefault="008378AC" w:rsidP="007025F9">
      <w:pPr>
        <w:spacing w:line="276" w:lineRule="auto"/>
        <w:rPr>
          <w:b w:val="0"/>
          <w:color w:val="000000"/>
        </w:rPr>
      </w:pPr>
    </w:p>
    <w:p w14:paraId="11EC706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Snagging of kokanee salmon is permitted September 1 through December 31.</w:t>
      </w:r>
    </w:p>
    <w:p w14:paraId="36A18586" w14:textId="77777777" w:rsidR="008378AC" w:rsidRPr="007025F9" w:rsidRDefault="008378AC" w:rsidP="007025F9">
      <w:pPr>
        <w:spacing w:line="276" w:lineRule="auto"/>
        <w:rPr>
          <w:bCs w:val="0"/>
          <w:color w:val="000000"/>
        </w:rPr>
      </w:pPr>
    </w:p>
    <w:p w14:paraId="6D8C388C" w14:textId="77777777" w:rsidR="008378AC" w:rsidRPr="007025F9" w:rsidRDefault="008378AC" w:rsidP="007025F9">
      <w:pPr>
        <w:numPr>
          <w:ilvl w:val="0"/>
          <w:numId w:val="55"/>
        </w:numPr>
        <w:spacing w:line="276" w:lineRule="auto"/>
        <w:ind w:hanging="720"/>
        <w:rPr>
          <w:u w:val="single"/>
        </w:rPr>
      </w:pPr>
      <w:r w:rsidRPr="007025F9">
        <w:rPr>
          <w:u w:val="single"/>
        </w:rPr>
        <w:t>Mount Elbert Forebay Reservoir - Lake County</w:t>
      </w:r>
    </w:p>
    <w:p w14:paraId="37624F04" w14:textId="77777777" w:rsidR="008378AC" w:rsidRPr="007025F9" w:rsidRDefault="008378AC" w:rsidP="007025F9">
      <w:pPr>
        <w:spacing w:line="276" w:lineRule="auto"/>
        <w:rPr>
          <w:b w:val="0"/>
          <w:color w:val="000000"/>
        </w:rPr>
      </w:pPr>
    </w:p>
    <w:p w14:paraId="517E258B"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t xml:space="preserve">The bag and possession limit for lake trout is one fish. All lake trout between 22 and 34 inches in length must be returned to the water immediately upon </w:t>
      </w:r>
      <w:r w:rsidRPr="007025F9">
        <w:rPr>
          <w:b w:val="0"/>
          <w:bCs w:val="0"/>
          <w:color w:val="000000"/>
        </w:rPr>
        <w:t>catch.</w:t>
      </w:r>
    </w:p>
    <w:p w14:paraId="6F731E35" w14:textId="77777777" w:rsidR="008378AC" w:rsidRPr="007025F9" w:rsidRDefault="008378AC" w:rsidP="007025F9">
      <w:pPr>
        <w:spacing w:line="276" w:lineRule="auto"/>
        <w:rPr>
          <w:b w:val="0"/>
          <w:color w:val="000000"/>
        </w:rPr>
      </w:pPr>
    </w:p>
    <w:p w14:paraId="2E5AD9DB" w14:textId="77777777" w:rsidR="008378AC" w:rsidRPr="007025F9" w:rsidRDefault="008378AC" w:rsidP="007025F9">
      <w:pPr>
        <w:numPr>
          <w:ilvl w:val="0"/>
          <w:numId w:val="55"/>
        </w:numPr>
        <w:spacing w:line="276" w:lineRule="auto"/>
        <w:ind w:hanging="720"/>
        <w:rPr>
          <w:u w:val="single"/>
        </w:rPr>
      </w:pPr>
      <w:r w:rsidRPr="007025F9">
        <w:rPr>
          <w:u w:val="single"/>
        </w:rPr>
        <w:t xml:space="preserve">Muddy Creek </w:t>
      </w:r>
      <w:r w:rsidRPr="007025F9">
        <w:rPr>
          <w:u w:val="single"/>
        </w:rPr>
        <w:noBreakHyphen/>
        <w:t xml:space="preserve"> San Miguel County</w:t>
      </w:r>
    </w:p>
    <w:p w14:paraId="6E64711C" w14:textId="77777777" w:rsidR="008378AC" w:rsidRPr="007025F9" w:rsidRDefault="008378AC" w:rsidP="007025F9">
      <w:pPr>
        <w:spacing w:line="276" w:lineRule="auto"/>
        <w:rPr>
          <w:b w:val="0"/>
          <w:bCs w:val="0"/>
          <w:color w:val="000000"/>
        </w:rPr>
      </w:pPr>
    </w:p>
    <w:p w14:paraId="1E54351D" w14:textId="77777777" w:rsidR="008378AC" w:rsidRPr="007025F9" w:rsidRDefault="008378AC" w:rsidP="007025F9">
      <w:pPr>
        <w:pStyle w:val="ListParagraph"/>
        <w:numPr>
          <w:ilvl w:val="1"/>
          <w:numId w:val="55"/>
        </w:numPr>
        <w:tabs>
          <w:tab w:val="left" w:pos="720"/>
        </w:tabs>
        <w:spacing w:line="276" w:lineRule="auto"/>
        <w:ind w:left="2160"/>
        <w:rPr>
          <w:b w:val="0"/>
          <w:color w:val="000000"/>
        </w:rPr>
      </w:pPr>
      <w:r w:rsidRPr="007025F9">
        <w:rPr>
          <w:b w:val="0"/>
          <w:color w:val="000000"/>
        </w:rPr>
        <w:t>From the headwaters downstream to Woods Lake:</w:t>
      </w:r>
    </w:p>
    <w:p w14:paraId="1F86496B"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by artificial flies and lures only.</w:t>
      </w:r>
    </w:p>
    <w:p w14:paraId="7DBB43F7"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All cutthroat trout must be returned to the water immediately upon catch.</w:t>
      </w:r>
    </w:p>
    <w:p w14:paraId="142B607B" w14:textId="77777777" w:rsidR="008378AC" w:rsidRPr="007025F9" w:rsidRDefault="008378AC" w:rsidP="007025F9">
      <w:pPr>
        <w:spacing w:line="276" w:lineRule="auto"/>
        <w:ind w:left="1800" w:hanging="720"/>
        <w:rPr>
          <w:b w:val="0"/>
          <w:u w:val="single"/>
        </w:rPr>
      </w:pPr>
    </w:p>
    <w:p w14:paraId="5F210B00" w14:textId="77777777" w:rsidR="008378AC" w:rsidRPr="007025F9" w:rsidRDefault="008378AC" w:rsidP="007025F9">
      <w:pPr>
        <w:numPr>
          <w:ilvl w:val="0"/>
          <w:numId w:val="55"/>
        </w:numPr>
        <w:spacing w:line="276" w:lineRule="auto"/>
        <w:ind w:hanging="720"/>
        <w:rPr>
          <w:u w:val="single"/>
        </w:rPr>
      </w:pPr>
      <w:r w:rsidRPr="007025F9">
        <w:rPr>
          <w:u w:val="single"/>
        </w:rPr>
        <w:lastRenderedPageBreak/>
        <w:t>Muddy Creek, Little - Grand County</w:t>
      </w:r>
    </w:p>
    <w:p w14:paraId="11AFE14F" w14:textId="77777777" w:rsidR="008378AC" w:rsidRPr="007025F9" w:rsidRDefault="008378AC" w:rsidP="007025F9">
      <w:pPr>
        <w:tabs>
          <w:tab w:val="left" w:pos="720"/>
        </w:tabs>
        <w:spacing w:line="276" w:lineRule="auto"/>
        <w:ind w:left="2160" w:hanging="360"/>
        <w:rPr>
          <w:b w:val="0"/>
          <w:bCs w:val="0"/>
        </w:rPr>
      </w:pPr>
    </w:p>
    <w:p w14:paraId="2363532A"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347A465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51E8D6B6" w14:textId="77777777" w:rsidR="008378AC" w:rsidRPr="007025F9" w:rsidRDefault="008378AC" w:rsidP="007025F9">
      <w:pPr>
        <w:spacing w:line="276" w:lineRule="auto"/>
        <w:rPr>
          <w:b w:val="0"/>
          <w:u w:val="single"/>
        </w:rPr>
      </w:pPr>
    </w:p>
    <w:p w14:paraId="6C81E7EB" w14:textId="77777777" w:rsidR="008378AC" w:rsidRPr="007025F9" w:rsidRDefault="008378AC" w:rsidP="007025F9">
      <w:pPr>
        <w:numPr>
          <w:ilvl w:val="0"/>
          <w:numId w:val="55"/>
        </w:numPr>
        <w:spacing w:line="276" w:lineRule="auto"/>
        <w:ind w:hanging="720"/>
        <w:rPr>
          <w:u w:val="single"/>
        </w:rPr>
      </w:pPr>
      <w:r w:rsidRPr="007025F9">
        <w:rPr>
          <w:u w:val="single"/>
        </w:rPr>
        <w:t xml:space="preserve">Nash Creek - Dolores County </w:t>
      </w:r>
    </w:p>
    <w:p w14:paraId="4EAB207A" w14:textId="77777777" w:rsidR="008378AC" w:rsidRPr="007025F9" w:rsidRDefault="008378AC" w:rsidP="007025F9">
      <w:pPr>
        <w:spacing w:line="276" w:lineRule="auto"/>
        <w:ind w:left="720"/>
        <w:rPr>
          <w:b w:val="0"/>
          <w:color w:val="000000"/>
        </w:rPr>
      </w:pPr>
    </w:p>
    <w:p w14:paraId="1609B6C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Groundhog Reservoir upstream for ½ mile:</w:t>
      </w:r>
    </w:p>
    <w:p w14:paraId="0DB5843A"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prohibited from April 15 through July 15.</w:t>
      </w:r>
    </w:p>
    <w:p w14:paraId="079E64B0" w14:textId="77777777" w:rsidR="008378AC" w:rsidRPr="007025F9" w:rsidRDefault="008378AC" w:rsidP="007025F9">
      <w:pPr>
        <w:spacing w:line="276" w:lineRule="auto"/>
        <w:ind w:left="1800" w:hanging="720"/>
        <w:rPr>
          <w:b w:val="0"/>
          <w:u w:val="single"/>
        </w:rPr>
      </w:pPr>
    </w:p>
    <w:p w14:paraId="62896F94" w14:textId="77777777" w:rsidR="008378AC" w:rsidRPr="007025F9" w:rsidRDefault="008378AC" w:rsidP="007025F9">
      <w:pPr>
        <w:numPr>
          <w:ilvl w:val="0"/>
          <w:numId w:val="55"/>
        </w:numPr>
        <w:spacing w:line="276" w:lineRule="auto"/>
        <w:ind w:hanging="720"/>
        <w:rPr>
          <w:u w:val="single"/>
        </w:rPr>
      </w:pPr>
      <w:r w:rsidRPr="007025F9">
        <w:rPr>
          <w:u w:val="single"/>
        </w:rPr>
        <w:t>Nate Creek - Ouray County</w:t>
      </w:r>
    </w:p>
    <w:p w14:paraId="4D8A7115" w14:textId="77777777" w:rsidR="008378AC" w:rsidRPr="007025F9" w:rsidRDefault="008378AC" w:rsidP="007025F9">
      <w:pPr>
        <w:spacing w:line="276" w:lineRule="auto"/>
        <w:ind w:left="1440" w:hanging="360"/>
        <w:rPr>
          <w:b w:val="0"/>
          <w:color w:val="000000"/>
        </w:rPr>
      </w:pPr>
    </w:p>
    <w:p w14:paraId="5321172F" w14:textId="77777777" w:rsidR="008378AC" w:rsidRPr="007025F9" w:rsidRDefault="008378AC" w:rsidP="007025F9">
      <w:pPr>
        <w:numPr>
          <w:ilvl w:val="0"/>
          <w:numId w:val="38"/>
        </w:numPr>
        <w:tabs>
          <w:tab w:val="left" w:pos="810"/>
        </w:tabs>
        <w:spacing w:line="276" w:lineRule="auto"/>
        <w:rPr>
          <w:b w:val="0"/>
          <w:bCs w:val="0"/>
          <w:color w:val="000000"/>
        </w:rPr>
      </w:pPr>
      <w:r w:rsidRPr="007025F9">
        <w:rPr>
          <w:b w:val="0"/>
          <w:bCs w:val="0"/>
          <w:color w:val="000000"/>
        </w:rPr>
        <w:t>Fishing is by artificial flies and lures only.</w:t>
      </w:r>
    </w:p>
    <w:p w14:paraId="378336C6" w14:textId="77777777" w:rsidR="008378AC" w:rsidRPr="007025F9" w:rsidRDefault="008378AC" w:rsidP="007025F9">
      <w:pPr>
        <w:numPr>
          <w:ilvl w:val="0"/>
          <w:numId w:val="38"/>
        </w:numPr>
        <w:tabs>
          <w:tab w:val="left" w:pos="810"/>
        </w:tabs>
        <w:spacing w:line="276" w:lineRule="auto"/>
        <w:rPr>
          <w:b w:val="0"/>
          <w:bCs w:val="0"/>
          <w:color w:val="000000"/>
        </w:rPr>
      </w:pPr>
      <w:r w:rsidRPr="007025F9">
        <w:rPr>
          <w:b w:val="0"/>
          <w:bCs w:val="0"/>
          <w:color w:val="000000"/>
        </w:rPr>
        <w:t>All cutthroat trout must be returned to the water immediately upon catch.</w:t>
      </w:r>
    </w:p>
    <w:p w14:paraId="3FD91575" w14:textId="77777777" w:rsidR="008378AC" w:rsidRPr="007025F9" w:rsidRDefault="008378AC" w:rsidP="007025F9">
      <w:pPr>
        <w:spacing w:line="276" w:lineRule="auto"/>
        <w:ind w:left="1800" w:hanging="720"/>
        <w:rPr>
          <w:b w:val="0"/>
          <w:u w:val="single"/>
        </w:rPr>
      </w:pPr>
    </w:p>
    <w:p w14:paraId="061906F1" w14:textId="77777777" w:rsidR="008378AC" w:rsidRPr="007025F9" w:rsidRDefault="008378AC" w:rsidP="007025F9">
      <w:pPr>
        <w:numPr>
          <w:ilvl w:val="0"/>
          <w:numId w:val="55"/>
        </w:numPr>
        <w:spacing w:line="276" w:lineRule="auto"/>
        <w:ind w:hanging="720"/>
        <w:rPr>
          <w:u w:val="single"/>
        </w:rPr>
      </w:pPr>
      <w:r w:rsidRPr="007025F9">
        <w:rPr>
          <w:u w:val="single"/>
        </w:rPr>
        <w:t xml:space="preserve">Native Lake </w:t>
      </w:r>
      <w:r w:rsidRPr="007025F9">
        <w:rPr>
          <w:u w:val="single"/>
        </w:rPr>
        <w:noBreakHyphen/>
        <w:t xml:space="preserve"> Lake County</w:t>
      </w:r>
    </w:p>
    <w:p w14:paraId="092C1270" w14:textId="77777777" w:rsidR="008378AC" w:rsidRPr="007025F9" w:rsidRDefault="008378AC" w:rsidP="007025F9">
      <w:pPr>
        <w:spacing w:line="276" w:lineRule="auto"/>
        <w:rPr>
          <w:b w:val="0"/>
          <w:color w:val="000000"/>
        </w:rPr>
      </w:pPr>
    </w:p>
    <w:p w14:paraId="7ACBFFB7"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7F1E160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4040D341" w14:textId="77777777" w:rsidR="008378AC" w:rsidRPr="007025F9" w:rsidRDefault="008378AC" w:rsidP="007025F9">
      <w:pPr>
        <w:spacing w:line="276" w:lineRule="auto"/>
        <w:rPr>
          <w:b w:val="0"/>
          <w:color w:val="000000"/>
        </w:rPr>
      </w:pPr>
    </w:p>
    <w:p w14:paraId="11F53910" w14:textId="77777777" w:rsidR="008378AC" w:rsidRPr="007025F9" w:rsidRDefault="008378AC" w:rsidP="007025F9">
      <w:pPr>
        <w:numPr>
          <w:ilvl w:val="0"/>
          <w:numId w:val="55"/>
        </w:numPr>
        <w:spacing w:line="276" w:lineRule="auto"/>
        <w:ind w:hanging="720"/>
        <w:rPr>
          <w:u w:val="single"/>
        </w:rPr>
      </w:pPr>
      <w:r w:rsidRPr="007025F9">
        <w:rPr>
          <w:u w:val="single"/>
        </w:rPr>
        <w:t xml:space="preserve">Navajo Lake </w:t>
      </w:r>
      <w:r w:rsidRPr="007025F9">
        <w:rPr>
          <w:u w:val="single"/>
        </w:rPr>
        <w:noBreakHyphen/>
        <w:t xml:space="preserve"> Dolores County</w:t>
      </w:r>
    </w:p>
    <w:p w14:paraId="079AC321" w14:textId="77777777" w:rsidR="008378AC" w:rsidRPr="007025F9" w:rsidRDefault="008378AC" w:rsidP="007025F9">
      <w:pPr>
        <w:spacing w:line="276" w:lineRule="auto"/>
        <w:rPr>
          <w:b w:val="0"/>
          <w:color w:val="000000"/>
        </w:rPr>
      </w:pPr>
    </w:p>
    <w:p w14:paraId="573C71D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44E78544" w14:textId="77777777" w:rsidR="008378AC" w:rsidRPr="007025F9" w:rsidRDefault="008378AC" w:rsidP="007025F9">
      <w:pPr>
        <w:spacing w:line="276" w:lineRule="auto"/>
        <w:rPr>
          <w:b w:val="0"/>
          <w:color w:val="000000"/>
        </w:rPr>
      </w:pPr>
    </w:p>
    <w:p w14:paraId="00F064D6" w14:textId="77777777" w:rsidR="008378AC" w:rsidRPr="007025F9" w:rsidRDefault="008378AC" w:rsidP="007025F9">
      <w:pPr>
        <w:numPr>
          <w:ilvl w:val="0"/>
          <w:numId w:val="55"/>
        </w:numPr>
        <w:spacing w:line="276" w:lineRule="auto"/>
        <w:ind w:hanging="720"/>
        <w:rPr>
          <w:u w:val="single"/>
        </w:rPr>
      </w:pPr>
      <w:r w:rsidRPr="007025F9">
        <w:rPr>
          <w:u w:val="single"/>
        </w:rPr>
        <w:t xml:space="preserve">Navajo Reservoir </w:t>
      </w:r>
      <w:r w:rsidRPr="007025F9">
        <w:rPr>
          <w:u w:val="single"/>
        </w:rPr>
        <w:noBreakHyphen/>
        <w:t xml:space="preserve"> Archuleta County</w:t>
      </w:r>
    </w:p>
    <w:p w14:paraId="21592522" w14:textId="77777777" w:rsidR="008378AC" w:rsidRPr="007025F9" w:rsidRDefault="008378AC" w:rsidP="007025F9">
      <w:pPr>
        <w:spacing w:line="276" w:lineRule="auto"/>
        <w:rPr>
          <w:b w:val="0"/>
          <w:color w:val="000000"/>
        </w:rPr>
      </w:pPr>
    </w:p>
    <w:p w14:paraId="73F2567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Trotlines are permitted.</w:t>
      </w:r>
    </w:p>
    <w:p w14:paraId="32EB81F6" w14:textId="77777777" w:rsidR="008378AC" w:rsidRPr="007025F9" w:rsidRDefault="008378AC" w:rsidP="007025F9">
      <w:pPr>
        <w:tabs>
          <w:tab w:val="left" w:pos="720"/>
        </w:tabs>
        <w:spacing w:line="276" w:lineRule="auto"/>
        <w:ind w:left="2160" w:hanging="360"/>
        <w:rPr>
          <w:b w:val="0"/>
          <w:bCs w:val="0"/>
        </w:rPr>
      </w:pPr>
    </w:p>
    <w:p w14:paraId="0FE5861F" w14:textId="77777777" w:rsidR="008378AC" w:rsidRPr="007025F9" w:rsidRDefault="008378AC" w:rsidP="007025F9">
      <w:pPr>
        <w:numPr>
          <w:ilvl w:val="0"/>
          <w:numId w:val="55"/>
        </w:numPr>
        <w:spacing w:line="276" w:lineRule="auto"/>
        <w:ind w:hanging="720"/>
        <w:rPr>
          <w:u w:val="single"/>
        </w:rPr>
      </w:pPr>
      <w:r w:rsidRPr="007025F9">
        <w:rPr>
          <w:u w:val="single"/>
        </w:rPr>
        <w:t>Navajo River - Archuleta and Conejos Counties</w:t>
      </w:r>
    </w:p>
    <w:p w14:paraId="73571F3C" w14:textId="77777777" w:rsidR="008378AC" w:rsidRPr="007025F9" w:rsidRDefault="008378AC" w:rsidP="007025F9">
      <w:pPr>
        <w:spacing w:line="276" w:lineRule="auto"/>
        <w:rPr>
          <w:b w:val="0"/>
          <w:color w:val="000000"/>
        </w:rPr>
      </w:pPr>
    </w:p>
    <w:p w14:paraId="7056480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Bridal Veil Falls:</w:t>
      </w:r>
    </w:p>
    <w:p w14:paraId="3916A29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3468578B"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All cutthroat trout must be returned to the water immediately upon catch.</w:t>
      </w:r>
    </w:p>
    <w:p w14:paraId="21F33D6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Oso Diversion Dam downstream to the state line:</w:t>
      </w:r>
    </w:p>
    <w:p w14:paraId="0B882E7B"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There is no bag or possession limit for channel catfish, largemouth bass, smallmouth bass, northern pike, walleye, green sunfish, bluegill, bullhead, yellow perch or crappie.</w:t>
      </w:r>
    </w:p>
    <w:p w14:paraId="026BDAC9" w14:textId="77777777" w:rsidR="008378AC" w:rsidRPr="007025F9" w:rsidRDefault="008378AC" w:rsidP="007025F9">
      <w:pPr>
        <w:spacing w:line="276" w:lineRule="auto"/>
        <w:rPr>
          <w:b w:val="0"/>
          <w:color w:val="000000"/>
        </w:rPr>
      </w:pPr>
    </w:p>
    <w:p w14:paraId="7EB50A09" w14:textId="77777777" w:rsidR="008378AC" w:rsidRPr="007025F9" w:rsidRDefault="008378AC" w:rsidP="007025F9">
      <w:pPr>
        <w:numPr>
          <w:ilvl w:val="0"/>
          <w:numId w:val="55"/>
        </w:numPr>
        <w:spacing w:line="276" w:lineRule="auto"/>
        <w:ind w:hanging="720"/>
        <w:rPr>
          <w:u w:val="single"/>
        </w:rPr>
      </w:pPr>
      <w:r w:rsidRPr="007025F9">
        <w:rPr>
          <w:u w:val="single"/>
        </w:rPr>
        <w:t xml:space="preserve">Nee Gronda Reservoir </w:t>
      </w:r>
      <w:r w:rsidRPr="007025F9">
        <w:rPr>
          <w:u w:val="single"/>
        </w:rPr>
        <w:noBreakHyphen/>
        <w:t xml:space="preserve"> Kiowa County</w:t>
      </w:r>
    </w:p>
    <w:p w14:paraId="024F043F" w14:textId="77777777" w:rsidR="008378AC" w:rsidRPr="007025F9" w:rsidRDefault="008378AC" w:rsidP="007025F9">
      <w:pPr>
        <w:spacing w:line="276" w:lineRule="auto"/>
        <w:rPr>
          <w:b w:val="0"/>
          <w:color w:val="000000"/>
        </w:rPr>
      </w:pPr>
    </w:p>
    <w:p w14:paraId="2C628A9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Trotlines and jugs are permitted.</w:t>
      </w:r>
    </w:p>
    <w:p w14:paraId="5B6B1141" w14:textId="77777777" w:rsidR="008378AC" w:rsidRPr="007025F9" w:rsidRDefault="008378AC" w:rsidP="007025F9">
      <w:pPr>
        <w:tabs>
          <w:tab w:val="left" w:pos="720"/>
        </w:tabs>
        <w:spacing w:line="276" w:lineRule="auto"/>
        <w:ind w:left="2160" w:hanging="360"/>
        <w:rPr>
          <w:b w:val="0"/>
          <w:bCs w:val="0"/>
        </w:rPr>
      </w:pPr>
    </w:p>
    <w:p w14:paraId="3581D204" w14:textId="77777777" w:rsidR="008378AC" w:rsidRPr="007025F9" w:rsidRDefault="008378AC" w:rsidP="007025F9">
      <w:pPr>
        <w:numPr>
          <w:ilvl w:val="0"/>
          <w:numId w:val="55"/>
        </w:numPr>
        <w:spacing w:line="276" w:lineRule="auto"/>
        <w:ind w:hanging="720"/>
        <w:rPr>
          <w:u w:val="single"/>
        </w:rPr>
      </w:pPr>
      <w:r w:rsidRPr="007025F9">
        <w:rPr>
          <w:u w:val="single"/>
        </w:rPr>
        <w:t xml:space="preserve">Nee Noshe Reservoir </w:t>
      </w:r>
      <w:r w:rsidRPr="007025F9">
        <w:rPr>
          <w:u w:val="single"/>
        </w:rPr>
        <w:noBreakHyphen/>
        <w:t xml:space="preserve"> Kiowa County</w:t>
      </w:r>
    </w:p>
    <w:p w14:paraId="5062B067" w14:textId="77777777" w:rsidR="008378AC" w:rsidRPr="007025F9" w:rsidRDefault="008378AC" w:rsidP="007025F9">
      <w:pPr>
        <w:spacing w:line="276" w:lineRule="auto"/>
        <w:rPr>
          <w:b w:val="0"/>
          <w:color w:val="000000"/>
        </w:rPr>
      </w:pPr>
    </w:p>
    <w:p w14:paraId="75164E2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Trotlines and jugs are permitted.</w:t>
      </w:r>
    </w:p>
    <w:p w14:paraId="73C16690" w14:textId="77777777" w:rsidR="008378AC" w:rsidRPr="007025F9" w:rsidRDefault="008378AC" w:rsidP="007025F9">
      <w:pPr>
        <w:spacing w:line="276" w:lineRule="auto"/>
        <w:rPr>
          <w:b w:val="0"/>
          <w:color w:val="000000"/>
        </w:rPr>
      </w:pPr>
    </w:p>
    <w:p w14:paraId="5D88A343" w14:textId="77777777" w:rsidR="008378AC" w:rsidRPr="007025F9" w:rsidRDefault="008378AC" w:rsidP="007025F9">
      <w:pPr>
        <w:numPr>
          <w:ilvl w:val="0"/>
          <w:numId w:val="55"/>
        </w:numPr>
        <w:spacing w:line="276" w:lineRule="auto"/>
        <w:ind w:hanging="720"/>
        <w:rPr>
          <w:u w:val="single"/>
        </w:rPr>
      </w:pPr>
      <w:r w:rsidRPr="007025F9">
        <w:rPr>
          <w:u w:val="single"/>
        </w:rPr>
        <w:t xml:space="preserve">Nee So Pah Reservoir (Sweetwater and </w:t>
      </w:r>
      <w:proofErr w:type="gramStart"/>
      <w:r w:rsidRPr="007025F9">
        <w:rPr>
          <w:u w:val="single"/>
        </w:rPr>
        <w:t xml:space="preserve">Jet) </w:t>
      </w:r>
      <w:r w:rsidRPr="007025F9">
        <w:rPr>
          <w:u w:val="single"/>
        </w:rPr>
        <w:noBreakHyphen/>
      </w:r>
      <w:proofErr w:type="gramEnd"/>
      <w:r w:rsidRPr="007025F9">
        <w:rPr>
          <w:u w:val="single"/>
        </w:rPr>
        <w:t xml:space="preserve"> Kiowa County</w:t>
      </w:r>
    </w:p>
    <w:p w14:paraId="5DEC3268" w14:textId="77777777" w:rsidR="008378AC" w:rsidRPr="007025F9" w:rsidRDefault="008378AC" w:rsidP="007025F9">
      <w:pPr>
        <w:spacing w:line="276" w:lineRule="auto"/>
        <w:rPr>
          <w:b w:val="0"/>
          <w:color w:val="000000"/>
        </w:rPr>
      </w:pPr>
    </w:p>
    <w:p w14:paraId="49569D4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lastRenderedPageBreak/>
        <w:t>Trotlines and jugs are permitted.</w:t>
      </w:r>
    </w:p>
    <w:p w14:paraId="1ADD1419" w14:textId="77777777" w:rsidR="008378AC" w:rsidRPr="007025F9" w:rsidRDefault="008378AC" w:rsidP="007025F9">
      <w:pPr>
        <w:spacing w:line="276" w:lineRule="auto"/>
        <w:rPr>
          <w:b w:val="0"/>
          <w:bCs w:val="0"/>
          <w:color w:val="000000"/>
        </w:rPr>
      </w:pPr>
    </w:p>
    <w:p w14:paraId="2E58D25C" w14:textId="77777777" w:rsidR="008378AC" w:rsidRPr="007025F9" w:rsidRDefault="008378AC" w:rsidP="007025F9">
      <w:pPr>
        <w:numPr>
          <w:ilvl w:val="0"/>
          <w:numId w:val="55"/>
        </w:numPr>
        <w:spacing w:line="276" w:lineRule="auto"/>
        <w:ind w:hanging="720"/>
        <w:rPr>
          <w:u w:val="single"/>
        </w:rPr>
      </w:pPr>
      <w:r w:rsidRPr="007025F9">
        <w:rPr>
          <w:u w:val="single"/>
        </w:rPr>
        <w:t>Newlin Creek - Custer and Fremont Counties</w:t>
      </w:r>
    </w:p>
    <w:p w14:paraId="208ACDA5" w14:textId="77777777" w:rsidR="008378AC" w:rsidRPr="007025F9" w:rsidRDefault="008378AC" w:rsidP="007025F9">
      <w:pPr>
        <w:spacing w:line="276" w:lineRule="auto"/>
        <w:rPr>
          <w:b w:val="0"/>
          <w:color w:val="000000"/>
        </w:rPr>
      </w:pPr>
    </w:p>
    <w:p w14:paraId="07FFEB9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USFS boundary:</w:t>
      </w:r>
    </w:p>
    <w:p w14:paraId="7FFDBF9E"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prohibited.</w:t>
      </w:r>
    </w:p>
    <w:p w14:paraId="44AD0057" w14:textId="77777777" w:rsidR="008378AC" w:rsidRPr="007025F9" w:rsidRDefault="008378AC" w:rsidP="007025F9">
      <w:pPr>
        <w:tabs>
          <w:tab w:val="left" w:pos="720"/>
        </w:tabs>
        <w:spacing w:line="276" w:lineRule="auto"/>
        <w:ind w:left="2160" w:hanging="360"/>
        <w:rPr>
          <w:b w:val="0"/>
          <w:bCs w:val="0"/>
        </w:rPr>
      </w:pPr>
    </w:p>
    <w:p w14:paraId="3BF2F1D5" w14:textId="77777777" w:rsidR="008378AC" w:rsidRPr="007025F9" w:rsidRDefault="008378AC" w:rsidP="007025F9">
      <w:pPr>
        <w:numPr>
          <w:ilvl w:val="0"/>
          <w:numId w:val="55"/>
        </w:numPr>
        <w:spacing w:line="276" w:lineRule="auto"/>
        <w:ind w:hanging="720"/>
        <w:rPr>
          <w:u w:val="single"/>
        </w:rPr>
      </w:pPr>
      <w:r w:rsidRPr="007025F9">
        <w:rPr>
          <w:u w:val="single"/>
        </w:rPr>
        <w:t>Nickelson Creek - Pitkin County</w:t>
      </w:r>
    </w:p>
    <w:p w14:paraId="72344541" w14:textId="77777777" w:rsidR="008378AC" w:rsidRPr="007025F9" w:rsidRDefault="008378AC" w:rsidP="007025F9">
      <w:pPr>
        <w:spacing w:line="276" w:lineRule="auto"/>
        <w:rPr>
          <w:b w:val="0"/>
          <w:color w:val="000000"/>
        </w:rPr>
      </w:pPr>
    </w:p>
    <w:p w14:paraId="5A51B663"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0BCEE3D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1B07437D" w14:textId="77777777" w:rsidR="008378AC" w:rsidRPr="007025F9" w:rsidRDefault="008378AC" w:rsidP="007025F9">
      <w:pPr>
        <w:spacing w:line="276" w:lineRule="auto"/>
        <w:rPr>
          <w:b w:val="0"/>
          <w:color w:val="000000"/>
        </w:rPr>
      </w:pPr>
    </w:p>
    <w:p w14:paraId="00B4D57A" w14:textId="77777777" w:rsidR="008378AC" w:rsidRPr="007025F9" w:rsidRDefault="008378AC" w:rsidP="007025F9">
      <w:pPr>
        <w:numPr>
          <w:ilvl w:val="0"/>
          <w:numId w:val="55"/>
        </w:numPr>
        <w:spacing w:line="276" w:lineRule="auto"/>
        <w:ind w:hanging="720"/>
        <w:rPr>
          <w:bCs w:val="0"/>
          <w:u w:val="single"/>
        </w:rPr>
      </w:pPr>
      <w:r w:rsidRPr="007025F9">
        <w:rPr>
          <w:u w:val="single"/>
        </w:rPr>
        <w:t>No Name Creek - Garfield County</w:t>
      </w:r>
    </w:p>
    <w:p w14:paraId="346E4C3D" w14:textId="77777777" w:rsidR="008378AC" w:rsidRPr="007025F9" w:rsidRDefault="008378AC" w:rsidP="007025F9">
      <w:pPr>
        <w:spacing w:line="276" w:lineRule="auto"/>
        <w:rPr>
          <w:b w:val="0"/>
          <w:bCs w:val="0"/>
          <w:color w:val="000000"/>
        </w:rPr>
      </w:pPr>
    </w:p>
    <w:p w14:paraId="066F8C5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with the Colorado River upstream for ½ mile:</w:t>
      </w:r>
    </w:p>
    <w:p w14:paraId="0068A6B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from March 15 through May 31 and from October 1 through November 30.</w:t>
      </w:r>
    </w:p>
    <w:p w14:paraId="49D06AEC" w14:textId="77777777" w:rsidR="008378AC" w:rsidRPr="007025F9" w:rsidRDefault="008378AC" w:rsidP="007025F9">
      <w:pPr>
        <w:spacing w:line="276" w:lineRule="auto"/>
        <w:rPr>
          <w:b w:val="0"/>
          <w:color w:val="000000"/>
        </w:rPr>
      </w:pPr>
    </w:p>
    <w:p w14:paraId="5BA2B6EA" w14:textId="77777777" w:rsidR="008378AC" w:rsidRPr="007025F9" w:rsidRDefault="008378AC" w:rsidP="007025F9">
      <w:pPr>
        <w:numPr>
          <w:ilvl w:val="0"/>
          <w:numId w:val="55"/>
        </w:numPr>
        <w:spacing w:line="276" w:lineRule="auto"/>
        <w:ind w:hanging="720"/>
        <w:rPr>
          <w:u w:val="single"/>
        </w:rPr>
      </w:pPr>
      <w:r w:rsidRPr="007025F9">
        <w:rPr>
          <w:u w:val="single"/>
        </w:rPr>
        <w:t>Nolan Creek - Eagle County</w:t>
      </w:r>
    </w:p>
    <w:p w14:paraId="0C501104" w14:textId="77777777" w:rsidR="008378AC" w:rsidRPr="007025F9" w:rsidRDefault="008378AC" w:rsidP="007025F9">
      <w:pPr>
        <w:spacing w:line="276" w:lineRule="auto"/>
        <w:rPr>
          <w:b w:val="0"/>
          <w:bCs w:val="0"/>
          <w:color w:val="000000"/>
        </w:rPr>
      </w:pPr>
    </w:p>
    <w:p w14:paraId="76A99068"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6215CA5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79001616" w14:textId="77777777" w:rsidR="008378AC" w:rsidRPr="007025F9" w:rsidRDefault="008378AC" w:rsidP="007025F9">
      <w:pPr>
        <w:tabs>
          <w:tab w:val="left" w:pos="720"/>
        </w:tabs>
        <w:spacing w:line="276" w:lineRule="auto"/>
        <w:ind w:left="2160" w:hanging="360"/>
        <w:rPr>
          <w:b w:val="0"/>
          <w:bCs w:val="0"/>
        </w:rPr>
      </w:pPr>
    </w:p>
    <w:p w14:paraId="135C49D3" w14:textId="77777777" w:rsidR="008378AC" w:rsidRPr="007025F9" w:rsidRDefault="008378AC" w:rsidP="007025F9">
      <w:pPr>
        <w:numPr>
          <w:ilvl w:val="0"/>
          <w:numId w:val="55"/>
        </w:numPr>
        <w:spacing w:line="276" w:lineRule="auto"/>
        <w:ind w:hanging="720"/>
        <w:rPr>
          <w:u w:val="single"/>
        </w:rPr>
      </w:pPr>
      <w:r w:rsidRPr="007025F9">
        <w:rPr>
          <w:u w:val="single"/>
        </w:rPr>
        <w:t xml:space="preserve">North Lake State Wildlife Area </w:t>
      </w:r>
      <w:r w:rsidRPr="007025F9">
        <w:rPr>
          <w:u w:val="single"/>
        </w:rPr>
        <w:noBreakHyphen/>
        <w:t xml:space="preserve"> Las Animas County</w:t>
      </w:r>
    </w:p>
    <w:p w14:paraId="5688D2A2" w14:textId="77777777" w:rsidR="008378AC" w:rsidRPr="007025F9" w:rsidRDefault="008378AC" w:rsidP="007025F9">
      <w:pPr>
        <w:spacing w:line="276" w:lineRule="auto"/>
        <w:rPr>
          <w:b w:val="0"/>
          <w:color w:val="000000"/>
        </w:rPr>
      </w:pPr>
    </w:p>
    <w:p w14:paraId="5A05666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1C370159" w14:textId="77777777" w:rsidR="008378AC" w:rsidRPr="007025F9" w:rsidRDefault="008378AC" w:rsidP="007025F9">
      <w:pPr>
        <w:spacing w:line="276" w:lineRule="auto"/>
        <w:ind w:left="1800" w:hanging="720"/>
        <w:rPr>
          <w:b w:val="0"/>
          <w:u w:val="single"/>
        </w:rPr>
      </w:pPr>
    </w:p>
    <w:p w14:paraId="053B6B15" w14:textId="77777777" w:rsidR="008378AC" w:rsidRPr="007025F9" w:rsidRDefault="008378AC" w:rsidP="007025F9">
      <w:pPr>
        <w:numPr>
          <w:ilvl w:val="0"/>
          <w:numId w:val="55"/>
        </w:numPr>
        <w:spacing w:line="276" w:lineRule="auto"/>
        <w:ind w:hanging="720"/>
        <w:rPr>
          <w:u w:val="single"/>
        </w:rPr>
      </w:pPr>
      <w:r w:rsidRPr="007025F9">
        <w:rPr>
          <w:u w:val="single"/>
        </w:rPr>
        <w:t xml:space="preserve">North Platte River </w:t>
      </w:r>
      <w:r w:rsidRPr="007025F9">
        <w:rPr>
          <w:u w:val="single"/>
        </w:rPr>
        <w:noBreakHyphen/>
        <w:t xml:space="preserve"> Jackson County</w:t>
      </w:r>
    </w:p>
    <w:p w14:paraId="5387BD80" w14:textId="77777777" w:rsidR="008378AC" w:rsidRPr="007025F9" w:rsidRDefault="008378AC" w:rsidP="007025F9">
      <w:pPr>
        <w:spacing w:line="276" w:lineRule="auto"/>
        <w:rPr>
          <w:b w:val="0"/>
          <w:bCs w:val="0"/>
          <w:color w:val="000000"/>
        </w:rPr>
      </w:pPr>
    </w:p>
    <w:p w14:paraId="197DAC2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Within the Brownlee II or Verner State Wildlife Areas:</w:t>
      </w:r>
    </w:p>
    <w:p w14:paraId="0542D134"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6F607AB9"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63510C4F"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t xml:space="preserve">From the southern boundary of the Routt National Forest downstream to the Wyoming state line </w:t>
      </w:r>
      <w:r w:rsidRPr="007025F9">
        <w:rPr>
          <w:b w:val="0"/>
          <w:bCs w:val="0"/>
          <w:color w:val="000000"/>
        </w:rPr>
        <w:t>(Northgate Canyon):</w:t>
      </w:r>
    </w:p>
    <w:p w14:paraId="37520B5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6189DDDF"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0111A8FB" w14:textId="77777777" w:rsidR="008378AC" w:rsidRPr="007025F9" w:rsidRDefault="008378AC" w:rsidP="007025F9">
      <w:pPr>
        <w:spacing w:line="276" w:lineRule="auto"/>
        <w:rPr>
          <w:b w:val="0"/>
          <w:bCs w:val="0"/>
          <w:color w:val="000000"/>
        </w:rPr>
      </w:pPr>
    </w:p>
    <w:p w14:paraId="1D8C470E" w14:textId="77777777" w:rsidR="008378AC" w:rsidRPr="007025F9" w:rsidRDefault="008378AC" w:rsidP="007025F9">
      <w:pPr>
        <w:numPr>
          <w:ilvl w:val="0"/>
          <w:numId w:val="55"/>
        </w:numPr>
        <w:spacing w:line="276" w:lineRule="auto"/>
        <w:ind w:hanging="720"/>
        <w:rPr>
          <w:u w:val="single"/>
        </w:rPr>
      </w:pPr>
      <w:r w:rsidRPr="007025F9">
        <w:rPr>
          <w:u w:val="single"/>
        </w:rPr>
        <w:t>North Platte River, North Fork</w:t>
      </w:r>
      <w:r w:rsidRPr="007025F9">
        <w:rPr>
          <w:bCs w:val="0"/>
          <w:u w:val="single"/>
        </w:rPr>
        <w:t xml:space="preserve"> - </w:t>
      </w:r>
      <w:r w:rsidRPr="007025F9">
        <w:rPr>
          <w:u w:val="single"/>
        </w:rPr>
        <w:t>Jackson County</w:t>
      </w:r>
    </w:p>
    <w:p w14:paraId="298E9B76" w14:textId="77777777" w:rsidR="008378AC" w:rsidRPr="007025F9" w:rsidRDefault="008378AC" w:rsidP="007025F9">
      <w:pPr>
        <w:tabs>
          <w:tab w:val="left" w:pos="720"/>
        </w:tabs>
        <w:spacing w:line="276" w:lineRule="auto"/>
        <w:rPr>
          <w:b w:val="0"/>
          <w:bCs w:val="0"/>
        </w:rPr>
      </w:pPr>
    </w:p>
    <w:p w14:paraId="5EEEC5C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09259B67"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color w:val="000000"/>
        </w:rPr>
        <w:t>The bag and possession limit for trout is two fish.</w:t>
      </w:r>
    </w:p>
    <w:p w14:paraId="02C77A37" w14:textId="77777777" w:rsidR="008378AC" w:rsidRPr="007025F9" w:rsidRDefault="008378AC" w:rsidP="007025F9">
      <w:pPr>
        <w:spacing w:line="276" w:lineRule="auto"/>
        <w:ind w:left="2160"/>
        <w:rPr>
          <w:b w:val="0"/>
          <w:color w:val="000000"/>
        </w:rPr>
      </w:pPr>
    </w:p>
    <w:p w14:paraId="39A84182" w14:textId="77777777" w:rsidR="008378AC" w:rsidRPr="007025F9" w:rsidRDefault="008378AC" w:rsidP="007025F9">
      <w:pPr>
        <w:numPr>
          <w:ilvl w:val="0"/>
          <w:numId w:val="55"/>
        </w:numPr>
        <w:spacing w:line="276" w:lineRule="auto"/>
        <w:ind w:hanging="720"/>
        <w:rPr>
          <w:u w:val="single"/>
        </w:rPr>
      </w:pPr>
      <w:r w:rsidRPr="007025F9">
        <w:rPr>
          <w:u w:val="single"/>
        </w:rPr>
        <w:t xml:space="preserve">North Shields Ponds </w:t>
      </w:r>
      <w:r w:rsidRPr="007025F9">
        <w:rPr>
          <w:u w:val="single"/>
        </w:rPr>
        <w:noBreakHyphen/>
        <w:t xml:space="preserve"> Larimer County</w:t>
      </w:r>
    </w:p>
    <w:p w14:paraId="06E5F48B" w14:textId="77777777" w:rsidR="008378AC" w:rsidRPr="007025F9" w:rsidRDefault="008378AC" w:rsidP="007025F9">
      <w:pPr>
        <w:spacing w:line="276" w:lineRule="auto"/>
        <w:rPr>
          <w:b w:val="0"/>
          <w:color w:val="000000"/>
        </w:rPr>
      </w:pPr>
    </w:p>
    <w:p w14:paraId="3EE33A9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largemouth and smallmouth bass is 15 inches in length. </w:t>
      </w:r>
    </w:p>
    <w:p w14:paraId="2E4B47E9" w14:textId="77777777" w:rsidR="008378AC" w:rsidRPr="007025F9" w:rsidRDefault="008378AC" w:rsidP="007025F9">
      <w:pPr>
        <w:spacing w:line="276" w:lineRule="auto"/>
        <w:rPr>
          <w:color w:val="000000"/>
        </w:rPr>
      </w:pPr>
    </w:p>
    <w:p w14:paraId="1912910F" w14:textId="77777777" w:rsidR="008378AC" w:rsidRPr="007025F9" w:rsidRDefault="008378AC" w:rsidP="007025F9">
      <w:pPr>
        <w:numPr>
          <w:ilvl w:val="0"/>
          <w:numId w:val="55"/>
        </w:numPr>
        <w:spacing w:line="276" w:lineRule="auto"/>
        <w:ind w:hanging="720"/>
        <w:rPr>
          <w:u w:val="single"/>
        </w:rPr>
      </w:pPr>
      <w:r w:rsidRPr="007025F9">
        <w:rPr>
          <w:u w:val="single"/>
        </w:rPr>
        <w:t>North Sterling Reservoir - Logan County</w:t>
      </w:r>
    </w:p>
    <w:p w14:paraId="7853B700" w14:textId="77777777" w:rsidR="008378AC" w:rsidRPr="007025F9" w:rsidRDefault="008378AC" w:rsidP="007025F9">
      <w:pPr>
        <w:spacing w:line="276" w:lineRule="auto"/>
        <w:rPr>
          <w:b w:val="0"/>
          <w:color w:val="000000"/>
        </w:rPr>
      </w:pPr>
    </w:p>
    <w:p w14:paraId="3EA070F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lastRenderedPageBreak/>
        <w:t>The minimum size for walleye and saugeye is 15 inches in length.</w:t>
      </w:r>
    </w:p>
    <w:p w14:paraId="2C197D6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walleye or saugeye in the aggregate greater than 21 inches in length may be taken per day.</w:t>
      </w:r>
    </w:p>
    <w:p w14:paraId="68EDC16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wipers is 15 inches in length; only one wiper may be greater than 25 inches in length. </w:t>
      </w:r>
    </w:p>
    <w:p w14:paraId="04222B9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smallmouth bass is 12 inches in length. </w:t>
      </w:r>
    </w:p>
    <w:p w14:paraId="2DF02F0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bass is 15 inches in length.</w:t>
      </w:r>
    </w:p>
    <w:p w14:paraId="724814B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w:t>
      </w:r>
      <w:proofErr w:type="gramStart"/>
      <w:r w:rsidRPr="007025F9">
        <w:rPr>
          <w:b w:val="0"/>
          <w:bCs w:val="0"/>
        </w:rPr>
        <w:t>crappie</w:t>
      </w:r>
      <w:proofErr w:type="gramEnd"/>
      <w:r w:rsidRPr="007025F9">
        <w:rPr>
          <w:b w:val="0"/>
          <w:bCs w:val="0"/>
        </w:rPr>
        <w:t xml:space="preserve"> is 10 inches in length. </w:t>
      </w:r>
    </w:p>
    <w:p w14:paraId="524F00FA" w14:textId="77777777" w:rsidR="008378AC" w:rsidRPr="007025F9" w:rsidRDefault="008378AC" w:rsidP="007025F9">
      <w:pPr>
        <w:tabs>
          <w:tab w:val="left" w:pos="720"/>
        </w:tabs>
        <w:spacing w:line="276" w:lineRule="auto"/>
        <w:ind w:left="2160" w:hanging="360"/>
        <w:rPr>
          <w:bCs w:val="0"/>
        </w:rPr>
      </w:pPr>
    </w:p>
    <w:p w14:paraId="3BE54AAA" w14:textId="77777777" w:rsidR="008378AC" w:rsidRPr="007025F9" w:rsidRDefault="008378AC" w:rsidP="007025F9">
      <w:pPr>
        <w:numPr>
          <w:ilvl w:val="0"/>
          <w:numId w:val="55"/>
        </w:numPr>
        <w:spacing w:line="276" w:lineRule="auto"/>
        <w:ind w:hanging="720"/>
        <w:rPr>
          <w:u w:val="single"/>
        </w:rPr>
      </w:pPr>
      <w:r w:rsidRPr="007025F9">
        <w:rPr>
          <w:u w:val="single"/>
        </w:rPr>
        <w:t>North Taylor Creek - Custer County</w:t>
      </w:r>
    </w:p>
    <w:p w14:paraId="666E3F69" w14:textId="77777777" w:rsidR="008378AC" w:rsidRPr="007025F9" w:rsidRDefault="008378AC" w:rsidP="007025F9">
      <w:pPr>
        <w:spacing w:line="276" w:lineRule="auto"/>
        <w:rPr>
          <w:bCs w:val="0"/>
        </w:rPr>
      </w:pPr>
      <w:r w:rsidRPr="007025F9">
        <w:rPr>
          <w:bCs w:val="0"/>
        </w:rPr>
        <w:tab/>
      </w:r>
      <w:r w:rsidRPr="007025F9">
        <w:rPr>
          <w:bCs w:val="0"/>
        </w:rPr>
        <w:tab/>
      </w:r>
    </w:p>
    <w:p w14:paraId="2E838F50"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081DC6A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795BDA26" w14:textId="77777777" w:rsidR="008378AC" w:rsidRPr="007025F9" w:rsidRDefault="008378AC" w:rsidP="007025F9">
      <w:pPr>
        <w:tabs>
          <w:tab w:val="left" w:pos="720"/>
        </w:tabs>
        <w:spacing w:line="276" w:lineRule="auto"/>
        <w:ind w:left="2160" w:hanging="360"/>
        <w:rPr>
          <w:bCs w:val="0"/>
        </w:rPr>
      </w:pPr>
    </w:p>
    <w:p w14:paraId="53CCD4F2" w14:textId="77777777" w:rsidR="008378AC" w:rsidRPr="007025F9" w:rsidRDefault="008378AC" w:rsidP="007025F9">
      <w:pPr>
        <w:numPr>
          <w:ilvl w:val="0"/>
          <w:numId w:val="55"/>
        </w:numPr>
        <w:spacing w:line="276" w:lineRule="auto"/>
        <w:ind w:hanging="720"/>
        <w:rPr>
          <w:u w:val="single"/>
        </w:rPr>
      </w:pPr>
      <w:r w:rsidRPr="007025F9">
        <w:rPr>
          <w:u w:val="single"/>
        </w:rPr>
        <w:t>Northwater Creek - Garfield County</w:t>
      </w:r>
    </w:p>
    <w:p w14:paraId="74122C8A" w14:textId="77777777" w:rsidR="008378AC" w:rsidRPr="007025F9" w:rsidRDefault="008378AC" w:rsidP="007025F9">
      <w:pPr>
        <w:tabs>
          <w:tab w:val="left" w:pos="720"/>
        </w:tabs>
        <w:spacing w:line="276" w:lineRule="auto"/>
        <w:ind w:left="2160" w:hanging="360"/>
        <w:rPr>
          <w:b w:val="0"/>
          <w:bCs w:val="0"/>
        </w:rPr>
      </w:pPr>
    </w:p>
    <w:p w14:paraId="7843A829"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56971AD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7DEC8961" w14:textId="77777777" w:rsidR="008378AC" w:rsidRPr="007025F9" w:rsidRDefault="008378AC" w:rsidP="007025F9">
      <w:pPr>
        <w:spacing w:line="276" w:lineRule="auto"/>
        <w:ind w:left="2160" w:hanging="720"/>
        <w:rPr>
          <w:b w:val="0"/>
          <w:u w:val="single"/>
        </w:rPr>
      </w:pPr>
    </w:p>
    <w:p w14:paraId="765F5D0C" w14:textId="77777777" w:rsidR="008378AC" w:rsidRPr="007025F9" w:rsidRDefault="008378AC" w:rsidP="007025F9">
      <w:pPr>
        <w:numPr>
          <w:ilvl w:val="0"/>
          <w:numId w:val="55"/>
        </w:numPr>
        <w:spacing w:line="276" w:lineRule="auto"/>
        <w:ind w:hanging="720"/>
        <w:rPr>
          <w:u w:val="single"/>
        </w:rPr>
      </w:pPr>
      <w:r w:rsidRPr="007025F9">
        <w:rPr>
          <w:u w:val="single"/>
        </w:rPr>
        <w:t>Old Dillon Reservoir - Summit County</w:t>
      </w:r>
    </w:p>
    <w:p w14:paraId="43819DA7" w14:textId="77777777" w:rsidR="008378AC" w:rsidRPr="007025F9" w:rsidRDefault="008378AC" w:rsidP="007025F9">
      <w:pPr>
        <w:spacing w:line="276" w:lineRule="auto"/>
        <w:ind w:left="1800"/>
        <w:rPr>
          <w:u w:val="single"/>
        </w:rPr>
      </w:pPr>
    </w:p>
    <w:p w14:paraId="5E89F917" w14:textId="77777777" w:rsidR="008378AC" w:rsidRPr="007025F9" w:rsidRDefault="008378AC" w:rsidP="007025F9">
      <w:pPr>
        <w:pStyle w:val="ListParagraph"/>
        <w:numPr>
          <w:ilvl w:val="1"/>
          <w:numId w:val="55"/>
        </w:numPr>
        <w:spacing w:line="276" w:lineRule="auto"/>
        <w:ind w:left="2160"/>
        <w:rPr>
          <w:b w:val="0"/>
        </w:rPr>
      </w:pPr>
      <w:r w:rsidRPr="007025F9">
        <w:rPr>
          <w:b w:val="0"/>
        </w:rPr>
        <w:t xml:space="preserve">Fishing is by artificial flies and lures only. </w:t>
      </w:r>
    </w:p>
    <w:p w14:paraId="6E25D6FF" w14:textId="77777777" w:rsidR="008378AC" w:rsidRPr="007025F9" w:rsidRDefault="008378AC" w:rsidP="007025F9">
      <w:pPr>
        <w:pStyle w:val="ListParagraph"/>
        <w:numPr>
          <w:ilvl w:val="1"/>
          <w:numId w:val="55"/>
        </w:numPr>
        <w:spacing w:line="276" w:lineRule="auto"/>
        <w:ind w:left="2160"/>
        <w:rPr>
          <w:b w:val="0"/>
        </w:rPr>
      </w:pPr>
      <w:r w:rsidRPr="007025F9">
        <w:rPr>
          <w:b w:val="0"/>
        </w:rPr>
        <w:t xml:space="preserve">The bag and possession limit and minimum size for golden trout is one fish, 16 inches in length. </w:t>
      </w:r>
    </w:p>
    <w:p w14:paraId="3CB5E734" w14:textId="77777777" w:rsidR="008378AC" w:rsidRPr="007025F9" w:rsidRDefault="008378AC" w:rsidP="007025F9">
      <w:pPr>
        <w:spacing w:line="276" w:lineRule="auto"/>
        <w:ind w:left="1800" w:hanging="1080"/>
        <w:rPr>
          <w:b w:val="0"/>
          <w:u w:val="single"/>
        </w:rPr>
      </w:pPr>
    </w:p>
    <w:p w14:paraId="29738564" w14:textId="77777777" w:rsidR="008378AC" w:rsidRPr="007025F9" w:rsidRDefault="008378AC" w:rsidP="007025F9">
      <w:pPr>
        <w:numPr>
          <w:ilvl w:val="0"/>
          <w:numId w:val="55"/>
        </w:numPr>
        <w:spacing w:line="276" w:lineRule="auto"/>
        <w:ind w:hanging="720"/>
        <w:rPr>
          <w:u w:val="single"/>
        </w:rPr>
      </w:pPr>
      <w:r w:rsidRPr="007025F9">
        <w:rPr>
          <w:u w:val="single"/>
        </w:rPr>
        <w:t>Osier Creek - Conejos County</w:t>
      </w:r>
    </w:p>
    <w:p w14:paraId="4FD11C74" w14:textId="77777777" w:rsidR="008378AC" w:rsidRPr="007025F9" w:rsidRDefault="008378AC" w:rsidP="007025F9">
      <w:pPr>
        <w:spacing w:line="276" w:lineRule="auto"/>
        <w:rPr>
          <w:b w:val="0"/>
          <w:color w:val="000000"/>
        </w:rPr>
      </w:pPr>
    </w:p>
    <w:p w14:paraId="243D60CA" w14:textId="77777777" w:rsidR="008378AC" w:rsidRPr="007025F9" w:rsidRDefault="008378AC" w:rsidP="007025F9">
      <w:pPr>
        <w:pStyle w:val="ListParagraph"/>
        <w:numPr>
          <w:ilvl w:val="1"/>
          <w:numId w:val="55"/>
        </w:numPr>
        <w:tabs>
          <w:tab w:val="left" w:pos="810"/>
          <w:tab w:val="left" w:pos="2430"/>
        </w:tabs>
        <w:spacing w:line="276" w:lineRule="auto"/>
        <w:ind w:left="2160"/>
        <w:rPr>
          <w:b w:val="0"/>
          <w:bCs w:val="0"/>
          <w:color w:val="000000"/>
        </w:rPr>
      </w:pPr>
      <w:r w:rsidRPr="007025F9">
        <w:rPr>
          <w:b w:val="0"/>
          <w:bCs w:val="0"/>
          <w:color w:val="000000"/>
        </w:rPr>
        <w:t>Fishing is by artificial flies and lures only.</w:t>
      </w:r>
    </w:p>
    <w:p w14:paraId="61B6E645" w14:textId="77777777" w:rsidR="008378AC" w:rsidRPr="007025F9" w:rsidRDefault="008378AC" w:rsidP="007025F9">
      <w:pPr>
        <w:pStyle w:val="ListParagraph"/>
        <w:numPr>
          <w:ilvl w:val="1"/>
          <w:numId w:val="55"/>
        </w:numPr>
        <w:tabs>
          <w:tab w:val="left" w:pos="720"/>
          <w:tab w:val="left" w:pos="2430"/>
        </w:tabs>
        <w:spacing w:line="276" w:lineRule="auto"/>
        <w:ind w:left="2160"/>
        <w:rPr>
          <w:b w:val="0"/>
          <w:bCs w:val="0"/>
        </w:rPr>
      </w:pPr>
      <w:r w:rsidRPr="007025F9">
        <w:rPr>
          <w:b w:val="0"/>
          <w:bCs w:val="0"/>
        </w:rPr>
        <w:t>All cutthroat trout must be returned to the water immediately upon catch.</w:t>
      </w:r>
    </w:p>
    <w:p w14:paraId="40ACCA72" w14:textId="77777777" w:rsidR="008378AC" w:rsidRPr="007025F9" w:rsidRDefault="008378AC" w:rsidP="007025F9">
      <w:pPr>
        <w:tabs>
          <w:tab w:val="left" w:pos="720"/>
          <w:tab w:val="left" w:pos="2430"/>
        </w:tabs>
        <w:spacing w:line="276" w:lineRule="auto"/>
        <w:ind w:left="2160" w:hanging="360"/>
        <w:rPr>
          <w:b w:val="0"/>
          <w:bCs w:val="0"/>
        </w:rPr>
      </w:pPr>
    </w:p>
    <w:p w14:paraId="3FDF480A" w14:textId="77777777" w:rsidR="008378AC" w:rsidRPr="007025F9" w:rsidRDefault="008378AC" w:rsidP="007025F9">
      <w:pPr>
        <w:numPr>
          <w:ilvl w:val="0"/>
          <w:numId w:val="55"/>
        </w:numPr>
        <w:spacing w:line="276" w:lineRule="auto"/>
        <w:ind w:hanging="720"/>
        <w:rPr>
          <w:u w:val="single"/>
        </w:rPr>
      </w:pPr>
      <w:r w:rsidRPr="007025F9">
        <w:rPr>
          <w:u w:val="single"/>
        </w:rPr>
        <w:t>Overland Trail Pond - Logan County</w:t>
      </w:r>
    </w:p>
    <w:p w14:paraId="73DB6C30" w14:textId="77777777" w:rsidR="008378AC" w:rsidRPr="007025F9" w:rsidRDefault="008378AC" w:rsidP="007025F9">
      <w:pPr>
        <w:spacing w:line="276" w:lineRule="auto"/>
        <w:rPr>
          <w:b w:val="0"/>
          <w:color w:val="000000"/>
        </w:rPr>
      </w:pPr>
    </w:p>
    <w:p w14:paraId="43D2755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largemouth and smallmouth bass is 15 inches in length. </w:t>
      </w:r>
    </w:p>
    <w:p w14:paraId="7BED1113" w14:textId="77777777" w:rsidR="008378AC" w:rsidRPr="007025F9" w:rsidRDefault="008378AC" w:rsidP="007025F9">
      <w:pPr>
        <w:tabs>
          <w:tab w:val="left" w:pos="720"/>
        </w:tabs>
        <w:spacing w:line="276" w:lineRule="auto"/>
        <w:ind w:left="2160" w:hanging="360"/>
        <w:rPr>
          <w:b w:val="0"/>
          <w:bCs w:val="0"/>
        </w:rPr>
      </w:pPr>
    </w:p>
    <w:p w14:paraId="50B5111E" w14:textId="77777777" w:rsidR="008378AC" w:rsidRPr="007025F9" w:rsidRDefault="008378AC" w:rsidP="007025F9">
      <w:pPr>
        <w:numPr>
          <w:ilvl w:val="0"/>
          <w:numId w:val="55"/>
        </w:numPr>
        <w:spacing w:line="276" w:lineRule="auto"/>
        <w:ind w:hanging="720"/>
        <w:rPr>
          <w:u w:val="single"/>
        </w:rPr>
      </w:pPr>
      <w:r w:rsidRPr="007025F9">
        <w:rPr>
          <w:u w:val="single"/>
        </w:rPr>
        <w:t>Paonia Reservoir (Muddy Creek) - Gunnison County</w:t>
      </w:r>
    </w:p>
    <w:p w14:paraId="4D5E989E" w14:textId="77777777" w:rsidR="008378AC" w:rsidRPr="007025F9" w:rsidRDefault="008378AC" w:rsidP="007025F9">
      <w:pPr>
        <w:spacing w:line="276" w:lineRule="auto"/>
        <w:rPr>
          <w:b w:val="0"/>
          <w:color w:val="000000"/>
        </w:rPr>
      </w:pPr>
    </w:p>
    <w:p w14:paraId="4111D4B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top of Paonia Dam downstream to the boundary fence below the stilling basin:</w:t>
      </w:r>
    </w:p>
    <w:p w14:paraId="641B53B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as posted.</w:t>
      </w:r>
    </w:p>
    <w:p w14:paraId="07677364" w14:textId="77777777" w:rsidR="008378AC" w:rsidRPr="007025F9" w:rsidRDefault="008378AC" w:rsidP="007025F9">
      <w:pPr>
        <w:spacing w:line="276" w:lineRule="auto"/>
        <w:rPr>
          <w:b w:val="0"/>
          <w:color w:val="000000"/>
        </w:rPr>
      </w:pPr>
    </w:p>
    <w:p w14:paraId="26C289FD" w14:textId="77777777" w:rsidR="008378AC" w:rsidRPr="007025F9" w:rsidRDefault="008378AC" w:rsidP="007025F9">
      <w:pPr>
        <w:numPr>
          <w:ilvl w:val="0"/>
          <w:numId w:val="55"/>
        </w:numPr>
        <w:spacing w:line="276" w:lineRule="auto"/>
        <w:ind w:hanging="720"/>
        <w:rPr>
          <w:u w:val="single"/>
        </w:rPr>
      </w:pPr>
      <w:r w:rsidRPr="007025F9">
        <w:rPr>
          <w:u w:val="single"/>
        </w:rPr>
        <w:t>Parachute Creek, East Fork - Garfield County</w:t>
      </w:r>
    </w:p>
    <w:p w14:paraId="10346D67" w14:textId="77777777" w:rsidR="008378AC" w:rsidRPr="007025F9" w:rsidRDefault="008378AC" w:rsidP="007025F9">
      <w:pPr>
        <w:tabs>
          <w:tab w:val="left" w:pos="720"/>
        </w:tabs>
        <w:spacing w:line="276" w:lineRule="auto"/>
        <w:ind w:left="2160" w:hanging="360"/>
        <w:rPr>
          <w:b w:val="0"/>
          <w:bCs w:val="0"/>
        </w:rPr>
      </w:pPr>
    </w:p>
    <w:p w14:paraId="4655CEA0"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64E4B18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347B8D57" w14:textId="77777777" w:rsidR="008378AC" w:rsidRPr="007025F9" w:rsidRDefault="008378AC" w:rsidP="007025F9">
      <w:pPr>
        <w:spacing w:line="276" w:lineRule="auto"/>
        <w:ind w:left="1800" w:hanging="720"/>
        <w:rPr>
          <w:b w:val="0"/>
          <w:u w:val="single"/>
        </w:rPr>
      </w:pPr>
    </w:p>
    <w:p w14:paraId="02EA21C5" w14:textId="77777777" w:rsidR="008378AC" w:rsidRPr="007025F9" w:rsidRDefault="008378AC" w:rsidP="007025F9">
      <w:pPr>
        <w:numPr>
          <w:ilvl w:val="0"/>
          <w:numId w:val="55"/>
        </w:numPr>
        <w:spacing w:line="276" w:lineRule="auto"/>
        <w:ind w:hanging="720"/>
        <w:rPr>
          <w:u w:val="single"/>
        </w:rPr>
      </w:pPr>
      <w:r w:rsidRPr="007025F9">
        <w:rPr>
          <w:u w:val="single"/>
        </w:rPr>
        <w:t>Parachute Creek, East Middle Fork - Garfield County</w:t>
      </w:r>
    </w:p>
    <w:p w14:paraId="6B1E29E7" w14:textId="77777777" w:rsidR="008378AC" w:rsidRPr="007025F9" w:rsidRDefault="008378AC" w:rsidP="007025F9">
      <w:pPr>
        <w:tabs>
          <w:tab w:val="left" w:pos="720"/>
        </w:tabs>
        <w:spacing w:line="276" w:lineRule="auto"/>
        <w:ind w:left="2160" w:hanging="360"/>
        <w:rPr>
          <w:b w:val="0"/>
          <w:bCs w:val="0"/>
        </w:rPr>
      </w:pPr>
    </w:p>
    <w:p w14:paraId="7F3A6A9E"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7F192F4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lastRenderedPageBreak/>
        <w:t>All cutthroat trout must be returned to the water immediately upon catch.</w:t>
      </w:r>
    </w:p>
    <w:p w14:paraId="04387937" w14:textId="77777777" w:rsidR="008378AC" w:rsidRPr="007025F9" w:rsidRDefault="008378AC" w:rsidP="007025F9">
      <w:pPr>
        <w:spacing w:line="276" w:lineRule="auto"/>
        <w:ind w:left="1800" w:hanging="720"/>
        <w:rPr>
          <w:b w:val="0"/>
          <w:u w:val="single"/>
        </w:rPr>
      </w:pPr>
    </w:p>
    <w:p w14:paraId="058ED72D" w14:textId="77777777" w:rsidR="008378AC" w:rsidRPr="007025F9" w:rsidRDefault="008378AC" w:rsidP="007025F9">
      <w:pPr>
        <w:numPr>
          <w:ilvl w:val="0"/>
          <w:numId w:val="55"/>
        </w:numPr>
        <w:spacing w:line="276" w:lineRule="auto"/>
        <w:ind w:hanging="720"/>
        <w:rPr>
          <w:u w:val="single"/>
        </w:rPr>
      </w:pPr>
      <w:r w:rsidRPr="007025F9">
        <w:rPr>
          <w:u w:val="single"/>
        </w:rPr>
        <w:t xml:space="preserve">Parvin Lake </w:t>
      </w:r>
      <w:r w:rsidRPr="007025F9">
        <w:rPr>
          <w:u w:val="single"/>
        </w:rPr>
        <w:noBreakHyphen/>
        <w:t xml:space="preserve"> Larimer County</w:t>
      </w:r>
    </w:p>
    <w:p w14:paraId="53E1828F" w14:textId="77777777" w:rsidR="008378AC" w:rsidRPr="007025F9" w:rsidRDefault="008378AC" w:rsidP="007025F9">
      <w:pPr>
        <w:spacing w:line="276" w:lineRule="auto"/>
        <w:rPr>
          <w:b w:val="0"/>
          <w:color w:val="000000"/>
        </w:rPr>
      </w:pPr>
    </w:p>
    <w:p w14:paraId="0D5A7E0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63A23A8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bag and possession limit for trout is two fish. </w:t>
      </w:r>
    </w:p>
    <w:p w14:paraId="61ABE7F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In the inlet stream (Lone Pine Creek) upstream to Larimer Co Rd 74E (Red Feather Lakes Rd):</w:t>
      </w:r>
    </w:p>
    <w:p w14:paraId="1AEDEA69"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prohibited, as posted.</w:t>
      </w:r>
    </w:p>
    <w:p w14:paraId="34467A2A" w14:textId="77777777" w:rsidR="008378AC" w:rsidRPr="007025F9" w:rsidRDefault="008378AC" w:rsidP="007025F9">
      <w:pPr>
        <w:tabs>
          <w:tab w:val="left" w:pos="720"/>
        </w:tabs>
        <w:spacing w:line="276" w:lineRule="auto"/>
        <w:ind w:left="2160" w:hanging="360"/>
        <w:rPr>
          <w:b w:val="0"/>
          <w:bCs w:val="0"/>
        </w:rPr>
      </w:pPr>
    </w:p>
    <w:p w14:paraId="0EC963B2" w14:textId="77777777" w:rsidR="008378AC" w:rsidRPr="007025F9" w:rsidRDefault="008378AC" w:rsidP="007025F9">
      <w:pPr>
        <w:numPr>
          <w:ilvl w:val="0"/>
          <w:numId w:val="55"/>
        </w:numPr>
        <w:spacing w:line="276" w:lineRule="auto"/>
        <w:ind w:hanging="720"/>
        <w:rPr>
          <w:u w:val="single"/>
        </w:rPr>
      </w:pPr>
      <w:r w:rsidRPr="007025F9">
        <w:rPr>
          <w:u w:val="single"/>
        </w:rPr>
        <w:t>Pass Creek - Mineral County</w:t>
      </w:r>
    </w:p>
    <w:p w14:paraId="5F024D3F" w14:textId="77777777" w:rsidR="008378AC" w:rsidRPr="007025F9" w:rsidRDefault="008378AC" w:rsidP="007025F9">
      <w:pPr>
        <w:spacing w:line="276" w:lineRule="auto"/>
        <w:rPr>
          <w:b w:val="0"/>
          <w:color w:val="000000"/>
        </w:rPr>
      </w:pPr>
    </w:p>
    <w:p w14:paraId="765A62D1"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048DF29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549FB49D" w14:textId="77777777" w:rsidR="008378AC" w:rsidRPr="007025F9" w:rsidRDefault="008378AC" w:rsidP="007025F9">
      <w:pPr>
        <w:spacing w:line="276" w:lineRule="auto"/>
        <w:rPr>
          <w:b w:val="0"/>
          <w:color w:val="000000"/>
        </w:rPr>
      </w:pPr>
    </w:p>
    <w:p w14:paraId="0DE0C241" w14:textId="77777777" w:rsidR="008378AC" w:rsidRPr="007025F9" w:rsidRDefault="008378AC" w:rsidP="007025F9">
      <w:pPr>
        <w:numPr>
          <w:ilvl w:val="0"/>
          <w:numId w:val="55"/>
        </w:numPr>
        <w:spacing w:line="276" w:lineRule="auto"/>
        <w:ind w:hanging="720"/>
        <w:rPr>
          <w:u w:val="single"/>
        </w:rPr>
      </w:pPr>
      <w:r w:rsidRPr="007025F9">
        <w:rPr>
          <w:u w:val="single"/>
        </w:rPr>
        <w:t>Pasture Creek - La Plata and San Juan Counties</w:t>
      </w:r>
    </w:p>
    <w:p w14:paraId="0288FB94" w14:textId="77777777" w:rsidR="008378AC" w:rsidRPr="007025F9" w:rsidRDefault="008378AC" w:rsidP="007025F9">
      <w:pPr>
        <w:spacing w:line="276" w:lineRule="auto"/>
        <w:rPr>
          <w:b w:val="0"/>
          <w:color w:val="000000"/>
        </w:rPr>
      </w:pPr>
    </w:p>
    <w:p w14:paraId="5C280693"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06911CE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080DCEAA" w14:textId="77777777" w:rsidR="008378AC" w:rsidRPr="007025F9" w:rsidRDefault="008378AC" w:rsidP="007025F9">
      <w:pPr>
        <w:spacing w:line="276" w:lineRule="auto"/>
        <w:rPr>
          <w:b w:val="0"/>
          <w:color w:val="000000"/>
        </w:rPr>
      </w:pPr>
    </w:p>
    <w:p w14:paraId="14BE0AF4" w14:textId="77777777" w:rsidR="008378AC" w:rsidRPr="007025F9" w:rsidRDefault="008378AC" w:rsidP="007025F9">
      <w:pPr>
        <w:numPr>
          <w:ilvl w:val="0"/>
          <w:numId w:val="55"/>
        </w:numPr>
        <w:spacing w:line="276" w:lineRule="auto"/>
        <w:ind w:hanging="720"/>
        <w:rPr>
          <w:color w:val="000000"/>
          <w:u w:val="single"/>
        </w:rPr>
      </w:pPr>
      <w:r w:rsidRPr="007025F9">
        <w:rPr>
          <w:u w:val="single"/>
        </w:rPr>
        <w:t xml:space="preserve">Pearl Lake </w:t>
      </w:r>
      <w:r w:rsidRPr="007025F9">
        <w:rPr>
          <w:u w:val="single"/>
        </w:rPr>
        <w:noBreakHyphen/>
        <w:t xml:space="preserve"> Routt County </w:t>
      </w:r>
      <w:r w:rsidRPr="007025F9">
        <w:rPr>
          <w:u w:val="single"/>
        </w:rPr>
        <w:noBreakHyphen/>
        <w:t xml:space="preserve"> Including the inlet stream for ¼ mile above the inlet and the </w:t>
      </w:r>
      <w:r w:rsidRPr="007025F9">
        <w:rPr>
          <w:color w:val="000000"/>
          <w:u w:val="single"/>
        </w:rPr>
        <w:t>outlet stream for ¼ mile below the outlet:</w:t>
      </w:r>
    </w:p>
    <w:p w14:paraId="59B6F926" w14:textId="77777777" w:rsidR="008378AC" w:rsidRPr="007025F9" w:rsidRDefault="008378AC" w:rsidP="007025F9">
      <w:pPr>
        <w:spacing w:line="276" w:lineRule="auto"/>
        <w:rPr>
          <w:b w:val="0"/>
          <w:bCs w:val="0"/>
          <w:color w:val="000000"/>
        </w:rPr>
      </w:pPr>
    </w:p>
    <w:p w14:paraId="5B80FDB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Fishing is by artificial flies and lures only. </w:t>
      </w:r>
    </w:p>
    <w:p w14:paraId="7E9270A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and minimum size for trout is two fish, 18 inches in length.</w:t>
      </w:r>
    </w:p>
    <w:p w14:paraId="52F8BDB0" w14:textId="77777777" w:rsidR="008378AC" w:rsidRPr="007025F9" w:rsidRDefault="008378AC" w:rsidP="007025F9">
      <w:pPr>
        <w:spacing w:line="276" w:lineRule="auto"/>
        <w:ind w:left="1332" w:hanging="1332"/>
        <w:rPr>
          <w:b w:val="0"/>
          <w:bCs w:val="0"/>
          <w:color w:val="000000"/>
        </w:rPr>
      </w:pPr>
    </w:p>
    <w:p w14:paraId="2B91EF11" w14:textId="77777777" w:rsidR="008378AC" w:rsidRPr="007025F9" w:rsidRDefault="008378AC" w:rsidP="007025F9">
      <w:pPr>
        <w:numPr>
          <w:ilvl w:val="0"/>
          <w:numId w:val="55"/>
        </w:numPr>
        <w:spacing w:line="276" w:lineRule="auto"/>
        <w:ind w:hanging="720"/>
        <w:rPr>
          <w:u w:val="single"/>
        </w:rPr>
      </w:pPr>
      <w:r w:rsidRPr="007025F9">
        <w:rPr>
          <w:u w:val="single"/>
        </w:rPr>
        <w:t xml:space="preserve">Pella Crossing Recreation Area Ponds (All Ponds) - Boulder County </w:t>
      </w:r>
    </w:p>
    <w:p w14:paraId="188D28C2" w14:textId="77777777" w:rsidR="008378AC" w:rsidRPr="007025F9" w:rsidRDefault="008378AC" w:rsidP="007025F9">
      <w:pPr>
        <w:spacing w:line="276" w:lineRule="auto"/>
        <w:rPr>
          <w:b w:val="0"/>
          <w:color w:val="000000"/>
        </w:rPr>
      </w:pPr>
    </w:p>
    <w:p w14:paraId="7A615C2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Fishing is by artificial flies and lures only. </w:t>
      </w:r>
      <w:r w:rsidRPr="007025F9">
        <w:rPr>
          <w:b w:val="0"/>
          <w:bCs w:val="0"/>
          <w:color w:val="000000"/>
        </w:rPr>
        <w:t>Scented flies or scented lures may be used on this water if they are 1.5 inches or longer.</w:t>
      </w:r>
    </w:p>
    <w:p w14:paraId="041A82B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largemouth and smallmouth bass must be returned to the water immediately upon catch.</w:t>
      </w:r>
    </w:p>
    <w:p w14:paraId="08167CA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Fishing is prohibited in Webster Pond. </w:t>
      </w:r>
    </w:p>
    <w:p w14:paraId="61B9E7E4" w14:textId="77777777" w:rsidR="008378AC" w:rsidRPr="007025F9" w:rsidRDefault="008378AC" w:rsidP="007025F9">
      <w:pPr>
        <w:tabs>
          <w:tab w:val="left" w:pos="720"/>
        </w:tabs>
        <w:spacing w:line="276" w:lineRule="auto"/>
        <w:ind w:left="2160" w:hanging="360"/>
        <w:rPr>
          <w:bCs w:val="0"/>
        </w:rPr>
      </w:pPr>
    </w:p>
    <w:p w14:paraId="3401F703" w14:textId="77777777" w:rsidR="008378AC" w:rsidRPr="007025F9" w:rsidRDefault="008378AC" w:rsidP="007025F9">
      <w:pPr>
        <w:numPr>
          <w:ilvl w:val="0"/>
          <w:numId w:val="55"/>
        </w:numPr>
        <w:spacing w:line="276" w:lineRule="auto"/>
        <w:ind w:hanging="720"/>
        <w:rPr>
          <w:u w:val="single"/>
        </w:rPr>
      </w:pPr>
      <w:r w:rsidRPr="007025F9">
        <w:rPr>
          <w:u w:val="single"/>
        </w:rPr>
        <w:t xml:space="preserve">Petty Creek </w:t>
      </w:r>
      <w:r w:rsidRPr="007025F9">
        <w:rPr>
          <w:u w:val="single"/>
        </w:rPr>
        <w:noBreakHyphen/>
        <w:t xml:space="preserve"> San Juan County</w:t>
      </w:r>
    </w:p>
    <w:p w14:paraId="4A6DF81E" w14:textId="77777777" w:rsidR="008378AC" w:rsidRPr="007025F9" w:rsidRDefault="008378AC" w:rsidP="007025F9">
      <w:pPr>
        <w:spacing w:line="276" w:lineRule="auto"/>
        <w:rPr>
          <w:b w:val="0"/>
          <w:bCs w:val="0"/>
          <w:color w:val="000000"/>
        </w:rPr>
      </w:pPr>
    </w:p>
    <w:p w14:paraId="77D4826B" w14:textId="77777777" w:rsidR="008378AC" w:rsidRPr="007025F9" w:rsidRDefault="008378AC" w:rsidP="007025F9">
      <w:pPr>
        <w:numPr>
          <w:ilvl w:val="0"/>
          <w:numId w:val="37"/>
        </w:numPr>
        <w:tabs>
          <w:tab w:val="left" w:pos="720"/>
        </w:tabs>
        <w:spacing w:line="276" w:lineRule="auto"/>
        <w:rPr>
          <w:b w:val="0"/>
          <w:bCs w:val="0"/>
        </w:rPr>
      </w:pPr>
      <w:r w:rsidRPr="007025F9">
        <w:rPr>
          <w:b w:val="0"/>
          <w:bCs w:val="0"/>
        </w:rPr>
        <w:t>Fishing is by artificial flies and lures only.</w:t>
      </w:r>
    </w:p>
    <w:p w14:paraId="2E9C35D0" w14:textId="77777777" w:rsidR="008378AC" w:rsidRPr="007025F9" w:rsidRDefault="008378AC" w:rsidP="007025F9">
      <w:pPr>
        <w:numPr>
          <w:ilvl w:val="0"/>
          <w:numId w:val="37"/>
        </w:numPr>
        <w:tabs>
          <w:tab w:val="left" w:pos="720"/>
        </w:tabs>
        <w:spacing w:line="276" w:lineRule="auto"/>
        <w:rPr>
          <w:b w:val="0"/>
          <w:bCs w:val="0"/>
        </w:rPr>
      </w:pPr>
      <w:r w:rsidRPr="007025F9">
        <w:rPr>
          <w:b w:val="0"/>
          <w:bCs w:val="0"/>
        </w:rPr>
        <w:t>All cutthroat trout must be returned to the water immediately upon catch.</w:t>
      </w:r>
    </w:p>
    <w:p w14:paraId="39C9389E" w14:textId="77777777" w:rsidR="008378AC" w:rsidRPr="007025F9" w:rsidRDefault="008378AC" w:rsidP="007025F9">
      <w:pPr>
        <w:spacing w:line="276" w:lineRule="auto"/>
        <w:ind w:left="1800" w:hanging="720"/>
        <w:rPr>
          <w:u w:val="single"/>
        </w:rPr>
      </w:pPr>
    </w:p>
    <w:p w14:paraId="778DC6E2" w14:textId="77777777" w:rsidR="008378AC" w:rsidRPr="007025F9" w:rsidRDefault="008378AC" w:rsidP="007025F9">
      <w:pPr>
        <w:numPr>
          <w:ilvl w:val="0"/>
          <w:numId w:val="55"/>
        </w:numPr>
        <w:spacing w:line="276" w:lineRule="auto"/>
        <w:ind w:hanging="720"/>
        <w:rPr>
          <w:u w:val="single"/>
        </w:rPr>
      </w:pPr>
      <w:r w:rsidRPr="007025F9">
        <w:rPr>
          <w:u w:val="single"/>
        </w:rPr>
        <w:t>Piedra River - Archuleta County</w:t>
      </w:r>
    </w:p>
    <w:p w14:paraId="1513C2DE" w14:textId="77777777" w:rsidR="008378AC" w:rsidRPr="007025F9" w:rsidRDefault="008378AC" w:rsidP="007025F9">
      <w:pPr>
        <w:spacing w:line="276" w:lineRule="auto"/>
        <w:rPr>
          <w:b w:val="0"/>
          <w:color w:val="000000"/>
        </w:rPr>
      </w:pPr>
    </w:p>
    <w:p w14:paraId="32276E6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Piedra River bridge on USFS 631 (Piedra Road) downstream to the lower boundary of the Tres Piedra Ranch (1.5 miles above US 160):</w:t>
      </w:r>
    </w:p>
    <w:p w14:paraId="2DC24DC4"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122E1978"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0D93CC1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US 160 bridge downstream to Navajo Reservoir:</w:t>
      </w:r>
    </w:p>
    <w:p w14:paraId="7A094A5F" w14:textId="77777777" w:rsidR="008378AC" w:rsidRPr="007025F9" w:rsidRDefault="008378AC" w:rsidP="007025F9">
      <w:pPr>
        <w:pStyle w:val="ListParagraph"/>
        <w:numPr>
          <w:ilvl w:val="2"/>
          <w:numId w:val="55"/>
        </w:numPr>
        <w:spacing w:line="276" w:lineRule="auto"/>
        <w:ind w:left="2520" w:hanging="360"/>
        <w:rPr>
          <w:b w:val="0"/>
          <w:u w:val="single"/>
        </w:rPr>
      </w:pPr>
      <w:r w:rsidRPr="007025F9">
        <w:rPr>
          <w:b w:val="0"/>
        </w:rPr>
        <w:lastRenderedPageBreak/>
        <w:t>There is no bag or possession limit for channel catfish, largemouth bass, smallmouth bass, northern pike, walleye, green sunfish, bluegill, bullhead, yellow perch or crappie.</w:t>
      </w:r>
    </w:p>
    <w:p w14:paraId="51770B4F" w14:textId="77777777" w:rsidR="008378AC" w:rsidRPr="007025F9" w:rsidRDefault="008378AC" w:rsidP="007025F9">
      <w:pPr>
        <w:spacing w:line="276" w:lineRule="auto"/>
        <w:rPr>
          <w:b w:val="0"/>
          <w:bCs w:val="0"/>
          <w:color w:val="000000"/>
        </w:rPr>
      </w:pPr>
    </w:p>
    <w:p w14:paraId="5EF9A5A5" w14:textId="77777777" w:rsidR="008378AC" w:rsidRPr="007025F9" w:rsidRDefault="008378AC" w:rsidP="007025F9">
      <w:pPr>
        <w:numPr>
          <w:ilvl w:val="0"/>
          <w:numId w:val="55"/>
        </w:numPr>
        <w:spacing w:line="276" w:lineRule="auto"/>
        <w:ind w:hanging="720"/>
        <w:rPr>
          <w:u w:val="single"/>
        </w:rPr>
      </w:pPr>
      <w:r w:rsidRPr="007025F9">
        <w:rPr>
          <w:u w:val="single"/>
        </w:rPr>
        <w:t>Piedra River, East Fork - Hinsdale and Mineral Counties</w:t>
      </w:r>
    </w:p>
    <w:p w14:paraId="2A54A3E1" w14:textId="77777777" w:rsidR="008378AC" w:rsidRPr="007025F9" w:rsidRDefault="008378AC" w:rsidP="007025F9">
      <w:pPr>
        <w:spacing w:line="276" w:lineRule="auto"/>
        <w:rPr>
          <w:b w:val="0"/>
          <w:color w:val="000000"/>
        </w:rPr>
      </w:pPr>
    </w:p>
    <w:p w14:paraId="0C1FA8A9"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35961E8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5B1E17A7" w14:textId="77777777" w:rsidR="008378AC" w:rsidRPr="007025F9" w:rsidRDefault="008378AC" w:rsidP="007025F9">
      <w:pPr>
        <w:tabs>
          <w:tab w:val="left" w:pos="720"/>
        </w:tabs>
        <w:spacing w:line="276" w:lineRule="auto"/>
        <w:ind w:left="2160" w:hanging="360"/>
        <w:rPr>
          <w:b w:val="0"/>
          <w:bCs w:val="0"/>
        </w:rPr>
      </w:pPr>
    </w:p>
    <w:p w14:paraId="2C7E501D" w14:textId="77777777" w:rsidR="008378AC" w:rsidRPr="007025F9" w:rsidRDefault="008378AC" w:rsidP="007025F9">
      <w:pPr>
        <w:numPr>
          <w:ilvl w:val="0"/>
          <w:numId w:val="55"/>
        </w:numPr>
        <w:spacing w:line="276" w:lineRule="auto"/>
        <w:ind w:hanging="720"/>
        <w:rPr>
          <w:color w:val="000000"/>
          <w:u w:val="single"/>
        </w:rPr>
      </w:pPr>
      <w:r w:rsidRPr="007025F9">
        <w:rPr>
          <w:u w:val="single"/>
        </w:rPr>
        <w:t xml:space="preserve">Pikes Peak North Slope Recreation Area (Crystal, North Catamount and South Catamount </w:t>
      </w:r>
      <w:r w:rsidRPr="007025F9">
        <w:rPr>
          <w:color w:val="000000"/>
          <w:u w:val="single"/>
        </w:rPr>
        <w:t>Reservoirs) - El Paso and Teller Counties</w:t>
      </w:r>
    </w:p>
    <w:p w14:paraId="04D43856" w14:textId="77777777" w:rsidR="008378AC" w:rsidRPr="007025F9" w:rsidRDefault="008378AC" w:rsidP="007025F9">
      <w:pPr>
        <w:spacing w:line="276" w:lineRule="auto"/>
        <w:rPr>
          <w:b w:val="0"/>
          <w:color w:val="000000"/>
        </w:rPr>
      </w:pPr>
    </w:p>
    <w:p w14:paraId="5C81FFE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lake trout is two fish.</w:t>
      </w:r>
    </w:p>
    <w:p w14:paraId="02421CE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North Catamount Reservoir only:</w:t>
      </w:r>
    </w:p>
    <w:p w14:paraId="3D5B8C4E"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7C2263A0" w14:textId="77777777" w:rsidR="008378AC" w:rsidRPr="007025F9" w:rsidRDefault="008378AC" w:rsidP="007025F9">
      <w:pPr>
        <w:tabs>
          <w:tab w:val="left" w:pos="810"/>
        </w:tabs>
        <w:spacing w:line="276" w:lineRule="auto"/>
        <w:ind w:left="2160" w:hanging="360"/>
        <w:rPr>
          <w:b w:val="0"/>
          <w:bCs w:val="0"/>
          <w:color w:val="000000"/>
        </w:rPr>
      </w:pPr>
    </w:p>
    <w:p w14:paraId="4E54F96B" w14:textId="77777777" w:rsidR="008378AC" w:rsidRPr="007025F9" w:rsidRDefault="008378AC" w:rsidP="007025F9">
      <w:pPr>
        <w:numPr>
          <w:ilvl w:val="0"/>
          <w:numId w:val="55"/>
        </w:numPr>
        <w:spacing w:line="276" w:lineRule="auto"/>
        <w:ind w:hanging="720"/>
        <w:rPr>
          <w:u w:val="single"/>
        </w:rPr>
      </w:pPr>
      <w:r w:rsidRPr="007025F9">
        <w:rPr>
          <w:u w:val="single"/>
        </w:rPr>
        <w:t>Pikes Peak South Slope Recreation Area (Boehmer Reservoir, Boehmer Creek, Mason Reservoir and McReynolds Reservoir) - El Paso and Teller Counties</w:t>
      </w:r>
    </w:p>
    <w:p w14:paraId="2CF1674C" w14:textId="77777777" w:rsidR="008378AC" w:rsidRPr="007025F9" w:rsidRDefault="008378AC" w:rsidP="007025F9">
      <w:pPr>
        <w:spacing w:line="276" w:lineRule="auto"/>
        <w:ind w:left="1440" w:hanging="360"/>
        <w:rPr>
          <w:b w:val="0"/>
          <w:color w:val="000000"/>
        </w:rPr>
      </w:pPr>
    </w:p>
    <w:p w14:paraId="441497E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In Boehmer Reservoir and Boehmer Creek, from the headwaters to Mason Reservoir:</w:t>
      </w:r>
    </w:p>
    <w:p w14:paraId="6513D207"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prohibited.</w:t>
      </w:r>
    </w:p>
    <w:p w14:paraId="446D4C5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In Mason Reservoir:</w:t>
      </w:r>
    </w:p>
    <w:p w14:paraId="30162109"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by artificial flies and lures only.</w:t>
      </w:r>
    </w:p>
    <w:p w14:paraId="5BFE2D09"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The bag and possession limit and maximum size for trout is one fish, 16 inches in length.</w:t>
      </w:r>
    </w:p>
    <w:p w14:paraId="41129925" w14:textId="77777777" w:rsidR="008378AC" w:rsidRPr="007025F9" w:rsidRDefault="008378AC" w:rsidP="007025F9">
      <w:pPr>
        <w:pStyle w:val="ListParagraph"/>
        <w:numPr>
          <w:ilvl w:val="1"/>
          <w:numId w:val="55"/>
        </w:numPr>
        <w:spacing w:line="276" w:lineRule="auto"/>
        <w:ind w:left="2160"/>
        <w:rPr>
          <w:b w:val="0"/>
          <w:bCs w:val="0"/>
          <w:color w:val="000000"/>
        </w:rPr>
      </w:pPr>
      <w:r w:rsidRPr="007025F9">
        <w:rPr>
          <w:b w:val="0"/>
          <w:bCs w:val="0"/>
          <w:color w:val="000000"/>
        </w:rPr>
        <w:t>In McReynolds Reservoir:</w:t>
      </w:r>
    </w:p>
    <w:p w14:paraId="018A0958"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by artificial flies and lures only.</w:t>
      </w:r>
    </w:p>
    <w:p w14:paraId="279533D6"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All trout must be returned to the water immediately upon catch.</w:t>
      </w:r>
    </w:p>
    <w:p w14:paraId="21F25B6F" w14:textId="77777777" w:rsidR="008378AC" w:rsidRPr="007025F9" w:rsidRDefault="008378AC" w:rsidP="007025F9">
      <w:pPr>
        <w:spacing w:line="276" w:lineRule="auto"/>
        <w:ind w:left="1800" w:hanging="720"/>
        <w:rPr>
          <w:b w:val="0"/>
          <w:u w:val="single"/>
        </w:rPr>
      </w:pPr>
    </w:p>
    <w:p w14:paraId="69AA6343" w14:textId="77777777" w:rsidR="008378AC" w:rsidRPr="007025F9" w:rsidRDefault="008378AC" w:rsidP="007025F9">
      <w:pPr>
        <w:numPr>
          <w:ilvl w:val="0"/>
          <w:numId w:val="55"/>
        </w:numPr>
        <w:spacing w:line="276" w:lineRule="auto"/>
        <w:ind w:hanging="720"/>
        <w:rPr>
          <w:u w:val="single"/>
        </w:rPr>
      </w:pPr>
      <w:r w:rsidRPr="007025F9">
        <w:rPr>
          <w:u w:val="single"/>
        </w:rPr>
        <w:t>Pit D Pond - Boulder County</w:t>
      </w:r>
    </w:p>
    <w:p w14:paraId="48AEF0CC" w14:textId="77777777" w:rsidR="008378AC" w:rsidRPr="007025F9" w:rsidRDefault="008378AC" w:rsidP="007025F9">
      <w:pPr>
        <w:spacing w:line="276" w:lineRule="auto"/>
        <w:rPr>
          <w:b w:val="0"/>
          <w:bCs w:val="0"/>
          <w:color w:val="000000"/>
        </w:rPr>
      </w:pPr>
    </w:p>
    <w:p w14:paraId="7A58900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bag and possession limit and minimum size for largemouth and smallmouth bass is one fish in the aggregate, 15 inches in length. </w:t>
      </w:r>
    </w:p>
    <w:p w14:paraId="329A7F83" w14:textId="77777777" w:rsidR="008378AC" w:rsidRPr="007025F9" w:rsidRDefault="008378AC" w:rsidP="007025F9">
      <w:pPr>
        <w:tabs>
          <w:tab w:val="left" w:pos="720"/>
        </w:tabs>
        <w:spacing w:line="276" w:lineRule="auto"/>
        <w:ind w:left="2160" w:hanging="360"/>
        <w:rPr>
          <w:b w:val="0"/>
          <w:bCs w:val="0"/>
        </w:rPr>
      </w:pPr>
    </w:p>
    <w:p w14:paraId="6C1AA120" w14:textId="77777777" w:rsidR="008378AC" w:rsidRPr="007025F9" w:rsidRDefault="008378AC" w:rsidP="007025F9">
      <w:pPr>
        <w:numPr>
          <w:ilvl w:val="0"/>
          <w:numId w:val="55"/>
        </w:numPr>
        <w:spacing w:line="276" w:lineRule="auto"/>
        <w:ind w:hanging="720"/>
        <w:rPr>
          <w:u w:val="single"/>
        </w:rPr>
      </w:pPr>
      <w:r w:rsidRPr="007025F9">
        <w:rPr>
          <w:u w:val="single"/>
        </w:rPr>
        <w:t>Poage Lake - Rio Grande County</w:t>
      </w:r>
    </w:p>
    <w:p w14:paraId="54A42EFA" w14:textId="77777777" w:rsidR="008378AC" w:rsidRPr="007025F9" w:rsidRDefault="008378AC" w:rsidP="007025F9">
      <w:pPr>
        <w:spacing w:line="276" w:lineRule="auto"/>
        <w:rPr>
          <w:b w:val="0"/>
          <w:color w:val="000000"/>
        </w:rPr>
      </w:pPr>
    </w:p>
    <w:p w14:paraId="39AB0B75"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71E34AC9"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The bag and possession limit and maximum size for trout is two fish, 12 inches in length.</w:t>
      </w:r>
    </w:p>
    <w:p w14:paraId="37B90592" w14:textId="77777777" w:rsidR="008378AC" w:rsidRPr="007025F9" w:rsidRDefault="008378AC" w:rsidP="007025F9">
      <w:pPr>
        <w:spacing w:line="276" w:lineRule="auto"/>
        <w:ind w:left="1800" w:hanging="720"/>
        <w:rPr>
          <w:b w:val="0"/>
          <w:u w:val="single"/>
        </w:rPr>
      </w:pPr>
    </w:p>
    <w:p w14:paraId="501771F4" w14:textId="77777777" w:rsidR="008378AC" w:rsidRPr="007025F9" w:rsidRDefault="008378AC" w:rsidP="007025F9">
      <w:pPr>
        <w:numPr>
          <w:ilvl w:val="0"/>
          <w:numId w:val="55"/>
        </w:numPr>
        <w:spacing w:line="276" w:lineRule="auto"/>
        <w:ind w:hanging="720"/>
        <w:rPr>
          <w:u w:val="single"/>
        </w:rPr>
      </w:pPr>
      <w:r w:rsidRPr="007025F9">
        <w:rPr>
          <w:u w:val="single"/>
        </w:rPr>
        <w:t>Points Creek - Mesa County</w:t>
      </w:r>
    </w:p>
    <w:p w14:paraId="2E7B7529" w14:textId="77777777" w:rsidR="008378AC" w:rsidRPr="007025F9" w:rsidRDefault="008378AC" w:rsidP="007025F9">
      <w:pPr>
        <w:spacing w:line="276" w:lineRule="auto"/>
        <w:rPr>
          <w:b w:val="0"/>
        </w:rPr>
      </w:pPr>
    </w:p>
    <w:p w14:paraId="514A5F5D" w14:textId="77777777" w:rsidR="008378AC" w:rsidRPr="007025F9" w:rsidRDefault="008378AC" w:rsidP="007025F9">
      <w:pPr>
        <w:pStyle w:val="ListParagraph"/>
        <w:numPr>
          <w:ilvl w:val="0"/>
          <w:numId w:val="79"/>
        </w:numPr>
        <w:tabs>
          <w:tab w:val="left" w:pos="1800"/>
        </w:tabs>
        <w:spacing w:line="276" w:lineRule="auto"/>
        <w:rPr>
          <w:b w:val="0"/>
          <w:u w:val="single"/>
        </w:rPr>
      </w:pPr>
      <w:r w:rsidRPr="007025F9">
        <w:rPr>
          <w:b w:val="0"/>
        </w:rPr>
        <w:t xml:space="preserve">Fishing is by artificial flies and lures only. </w:t>
      </w:r>
    </w:p>
    <w:p w14:paraId="2D3958D7" w14:textId="77777777" w:rsidR="008378AC" w:rsidRPr="007025F9" w:rsidRDefault="008378AC" w:rsidP="007025F9">
      <w:pPr>
        <w:pStyle w:val="ListParagraph"/>
        <w:numPr>
          <w:ilvl w:val="0"/>
          <w:numId w:val="79"/>
        </w:numPr>
        <w:tabs>
          <w:tab w:val="left" w:pos="1800"/>
        </w:tabs>
        <w:spacing w:line="276" w:lineRule="auto"/>
        <w:rPr>
          <w:b w:val="0"/>
          <w:u w:val="single"/>
        </w:rPr>
      </w:pPr>
      <w:r w:rsidRPr="007025F9">
        <w:rPr>
          <w:b w:val="0"/>
        </w:rPr>
        <w:t xml:space="preserve">All cutthroat trout must be returned to the water immediately upon catch. </w:t>
      </w:r>
    </w:p>
    <w:p w14:paraId="0C11F2B8" w14:textId="77777777" w:rsidR="008378AC" w:rsidRPr="007025F9" w:rsidRDefault="008378AC" w:rsidP="007025F9">
      <w:pPr>
        <w:spacing w:line="276" w:lineRule="auto"/>
        <w:ind w:left="1800"/>
        <w:rPr>
          <w:u w:val="single"/>
        </w:rPr>
      </w:pPr>
    </w:p>
    <w:p w14:paraId="279942AE" w14:textId="77777777" w:rsidR="008378AC" w:rsidRPr="007025F9" w:rsidRDefault="008378AC" w:rsidP="007025F9">
      <w:pPr>
        <w:numPr>
          <w:ilvl w:val="0"/>
          <w:numId w:val="55"/>
        </w:numPr>
        <w:spacing w:line="276" w:lineRule="auto"/>
        <w:ind w:hanging="720"/>
        <w:rPr>
          <w:u w:val="single"/>
        </w:rPr>
      </w:pPr>
      <w:r w:rsidRPr="007025F9">
        <w:rPr>
          <w:u w:val="single"/>
        </w:rPr>
        <w:t>Poose Creek - Rio Blanco County</w:t>
      </w:r>
    </w:p>
    <w:p w14:paraId="3D9FCBC7" w14:textId="77777777" w:rsidR="008378AC" w:rsidRPr="007025F9" w:rsidRDefault="008378AC" w:rsidP="007025F9">
      <w:pPr>
        <w:spacing w:line="276" w:lineRule="auto"/>
        <w:rPr>
          <w:b w:val="0"/>
          <w:color w:val="000000"/>
        </w:rPr>
      </w:pPr>
    </w:p>
    <w:p w14:paraId="36595E78" w14:textId="77777777" w:rsidR="008378AC" w:rsidRPr="007025F9" w:rsidRDefault="008378AC" w:rsidP="007025F9">
      <w:pPr>
        <w:pStyle w:val="ListParagraph"/>
        <w:numPr>
          <w:ilvl w:val="1"/>
          <w:numId w:val="55"/>
        </w:numPr>
        <w:tabs>
          <w:tab w:val="left" w:pos="810"/>
          <w:tab w:val="left" w:pos="2160"/>
        </w:tabs>
        <w:spacing w:line="276" w:lineRule="auto"/>
        <w:ind w:left="2160"/>
        <w:rPr>
          <w:b w:val="0"/>
          <w:bCs w:val="0"/>
          <w:color w:val="000000"/>
        </w:rPr>
      </w:pPr>
      <w:r w:rsidRPr="007025F9">
        <w:rPr>
          <w:b w:val="0"/>
          <w:bCs w:val="0"/>
          <w:color w:val="000000"/>
        </w:rPr>
        <w:lastRenderedPageBreak/>
        <w:t>Fishing is by artificial flies and lures only.</w:t>
      </w:r>
    </w:p>
    <w:p w14:paraId="1D89FEE2" w14:textId="77777777" w:rsidR="008378AC" w:rsidRPr="007025F9" w:rsidRDefault="008378AC" w:rsidP="007025F9">
      <w:pPr>
        <w:pStyle w:val="ListParagraph"/>
        <w:numPr>
          <w:ilvl w:val="1"/>
          <w:numId w:val="55"/>
        </w:numPr>
        <w:tabs>
          <w:tab w:val="left" w:pos="720"/>
          <w:tab w:val="left" w:pos="2160"/>
        </w:tabs>
        <w:spacing w:line="276" w:lineRule="auto"/>
        <w:ind w:left="2160"/>
        <w:rPr>
          <w:b w:val="0"/>
          <w:bCs w:val="0"/>
        </w:rPr>
      </w:pPr>
      <w:r w:rsidRPr="007025F9">
        <w:rPr>
          <w:b w:val="0"/>
          <w:bCs w:val="0"/>
        </w:rPr>
        <w:t>All cutthroat trout must be returned to the water immediately upon catch.</w:t>
      </w:r>
    </w:p>
    <w:p w14:paraId="5203DD0C" w14:textId="77777777" w:rsidR="008378AC" w:rsidRPr="007025F9" w:rsidRDefault="008378AC" w:rsidP="007025F9">
      <w:pPr>
        <w:tabs>
          <w:tab w:val="left" w:pos="720"/>
          <w:tab w:val="left" w:pos="2160"/>
        </w:tabs>
        <w:spacing w:line="276" w:lineRule="auto"/>
        <w:ind w:left="2160" w:hanging="360"/>
        <w:rPr>
          <w:b w:val="0"/>
          <w:bCs w:val="0"/>
        </w:rPr>
      </w:pPr>
    </w:p>
    <w:p w14:paraId="7943F0FE" w14:textId="77777777" w:rsidR="008378AC" w:rsidRPr="007025F9" w:rsidRDefault="008378AC" w:rsidP="007025F9">
      <w:pPr>
        <w:numPr>
          <w:ilvl w:val="0"/>
          <w:numId w:val="55"/>
        </w:numPr>
        <w:spacing w:line="276" w:lineRule="auto"/>
        <w:ind w:hanging="720"/>
        <w:rPr>
          <w:u w:val="single"/>
        </w:rPr>
      </w:pPr>
      <w:r w:rsidRPr="007025F9">
        <w:rPr>
          <w:u w:val="single"/>
        </w:rPr>
        <w:t>Porcupine Lake - Routt County</w:t>
      </w:r>
    </w:p>
    <w:p w14:paraId="3E814619" w14:textId="77777777" w:rsidR="008378AC" w:rsidRPr="007025F9" w:rsidRDefault="008378AC" w:rsidP="007025F9">
      <w:pPr>
        <w:tabs>
          <w:tab w:val="left" w:pos="720"/>
        </w:tabs>
        <w:spacing w:line="276" w:lineRule="auto"/>
        <w:ind w:left="2160" w:hanging="360"/>
        <w:rPr>
          <w:b w:val="0"/>
          <w:bCs w:val="0"/>
        </w:rPr>
      </w:pPr>
    </w:p>
    <w:p w14:paraId="006AF072"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2197043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398920F9" w14:textId="77777777" w:rsidR="008378AC" w:rsidRPr="007025F9" w:rsidRDefault="008378AC" w:rsidP="007025F9">
      <w:pPr>
        <w:tabs>
          <w:tab w:val="left" w:pos="720"/>
        </w:tabs>
        <w:spacing w:line="276" w:lineRule="auto"/>
        <w:ind w:left="2160" w:hanging="360"/>
        <w:rPr>
          <w:b w:val="0"/>
          <w:bCs w:val="0"/>
        </w:rPr>
      </w:pPr>
    </w:p>
    <w:p w14:paraId="5CC2CCE1" w14:textId="77777777" w:rsidR="008378AC" w:rsidRPr="007025F9" w:rsidRDefault="008378AC" w:rsidP="007025F9">
      <w:pPr>
        <w:numPr>
          <w:ilvl w:val="0"/>
          <w:numId w:val="55"/>
        </w:numPr>
        <w:spacing w:line="276" w:lineRule="auto"/>
        <w:ind w:hanging="720"/>
        <w:rPr>
          <w:u w:val="single"/>
        </w:rPr>
      </w:pPr>
      <w:r w:rsidRPr="007025F9">
        <w:rPr>
          <w:u w:val="single"/>
        </w:rPr>
        <w:t>Poudre Ponds #1 - Weld County</w:t>
      </w:r>
    </w:p>
    <w:p w14:paraId="383AC2C8" w14:textId="77777777" w:rsidR="008378AC" w:rsidRPr="007025F9" w:rsidRDefault="008378AC" w:rsidP="007025F9">
      <w:pPr>
        <w:tabs>
          <w:tab w:val="left" w:pos="720"/>
        </w:tabs>
        <w:spacing w:line="276" w:lineRule="auto"/>
        <w:ind w:left="2160" w:hanging="360"/>
        <w:rPr>
          <w:b w:val="0"/>
          <w:bCs w:val="0"/>
        </w:rPr>
      </w:pPr>
    </w:p>
    <w:p w14:paraId="414F53D7"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The minimum size for largemouth and smallmouth bass is 15 inches in length.</w:t>
      </w:r>
    </w:p>
    <w:p w14:paraId="1B502923" w14:textId="77777777" w:rsidR="008378AC" w:rsidRPr="007025F9" w:rsidRDefault="008378AC" w:rsidP="007025F9">
      <w:pPr>
        <w:spacing w:line="276" w:lineRule="auto"/>
        <w:ind w:left="1800" w:hanging="720"/>
        <w:rPr>
          <w:b w:val="0"/>
          <w:u w:val="single"/>
        </w:rPr>
      </w:pPr>
    </w:p>
    <w:p w14:paraId="6D46E8DF" w14:textId="77777777" w:rsidR="008378AC" w:rsidRPr="007025F9" w:rsidRDefault="008378AC" w:rsidP="007025F9">
      <w:pPr>
        <w:numPr>
          <w:ilvl w:val="0"/>
          <w:numId w:val="55"/>
        </w:numPr>
        <w:spacing w:line="276" w:lineRule="auto"/>
        <w:ind w:hanging="720"/>
        <w:rPr>
          <w:u w:val="single"/>
        </w:rPr>
      </w:pPr>
      <w:r w:rsidRPr="007025F9">
        <w:rPr>
          <w:u w:val="single"/>
        </w:rPr>
        <w:t xml:space="preserve">Poudre River </w:t>
      </w:r>
      <w:r w:rsidRPr="007025F9">
        <w:rPr>
          <w:u w:val="single"/>
        </w:rPr>
        <w:noBreakHyphen/>
        <w:t xml:space="preserve"> Larimer County</w:t>
      </w:r>
    </w:p>
    <w:p w14:paraId="5460A5F3" w14:textId="77777777" w:rsidR="008378AC" w:rsidRPr="007025F9" w:rsidRDefault="008378AC" w:rsidP="007025F9">
      <w:pPr>
        <w:tabs>
          <w:tab w:val="left" w:pos="720"/>
        </w:tabs>
        <w:spacing w:line="276" w:lineRule="auto"/>
        <w:rPr>
          <w:b w:val="0"/>
          <w:bCs w:val="0"/>
        </w:rPr>
      </w:pPr>
    </w:p>
    <w:p w14:paraId="1ACB4DB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Rocky Mountain National Park boundary downstream to the confluence with Joe Wright Creek:</w:t>
      </w:r>
    </w:p>
    <w:p w14:paraId="04706728"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67321390"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072577B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From the upper boundary of the Big Bend campground downstream to the confluence with Black Hollow Creek: </w:t>
      </w:r>
    </w:p>
    <w:p w14:paraId="436DAF38" w14:textId="77777777" w:rsidR="008378AC" w:rsidRPr="007025F9" w:rsidRDefault="008378AC" w:rsidP="007025F9">
      <w:pPr>
        <w:pStyle w:val="ListParagraph"/>
        <w:numPr>
          <w:ilvl w:val="2"/>
          <w:numId w:val="55"/>
        </w:numPr>
        <w:tabs>
          <w:tab w:val="left" w:pos="810"/>
          <w:tab w:val="left" w:pos="2520"/>
        </w:tabs>
        <w:spacing w:line="276" w:lineRule="auto"/>
        <w:ind w:left="2520" w:hanging="360"/>
        <w:rPr>
          <w:b w:val="0"/>
          <w:bCs w:val="0"/>
          <w:color w:val="000000"/>
        </w:rPr>
      </w:pPr>
      <w:r w:rsidRPr="007025F9">
        <w:rPr>
          <w:b w:val="0"/>
          <w:bCs w:val="0"/>
          <w:color w:val="000000"/>
        </w:rPr>
        <w:t>Fishing is by artificial flies and lures only.</w:t>
      </w:r>
    </w:p>
    <w:p w14:paraId="61E7E317" w14:textId="77777777" w:rsidR="008378AC" w:rsidRPr="007025F9" w:rsidRDefault="008378AC" w:rsidP="007025F9">
      <w:pPr>
        <w:pStyle w:val="ListParagraph"/>
        <w:numPr>
          <w:ilvl w:val="2"/>
          <w:numId w:val="55"/>
        </w:numPr>
        <w:tabs>
          <w:tab w:val="left" w:pos="810"/>
          <w:tab w:val="left" w:pos="2520"/>
        </w:tabs>
        <w:spacing w:line="276" w:lineRule="auto"/>
        <w:ind w:left="2520" w:hanging="360"/>
        <w:rPr>
          <w:b w:val="0"/>
          <w:bCs w:val="0"/>
          <w:color w:val="000000"/>
        </w:rPr>
      </w:pPr>
      <w:r w:rsidRPr="007025F9">
        <w:rPr>
          <w:b w:val="0"/>
          <w:bCs w:val="0"/>
          <w:color w:val="000000"/>
        </w:rPr>
        <w:t>All trout must be returned to the water immediately upon catch.</w:t>
      </w:r>
    </w:p>
    <w:p w14:paraId="17FFCAD7" w14:textId="77777777" w:rsidR="008378AC" w:rsidRPr="007025F9" w:rsidRDefault="008378AC" w:rsidP="007025F9">
      <w:pPr>
        <w:pStyle w:val="ListParagraph"/>
        <w:numPr>
          <w:ilvl w:val="1"/>
          <w:numId w:val="55"/>
        </w:numPr>
        <w:spacing w:line="276" w:lineRule="auto"/>
        <w:ind w:left="2160"/>
        <w:rPr>
          <w:b w:val="0"/>
        </w:rPr>
      </w:pPr>
      <w:r w:rsidRPr="007025F9">
        <w:rPr>
          <w:b w:val="0"/>
        </w:rPr>
        <w:t>From the west boundary of the Hombre Ranch (below Rustic) downstream to the Pingree Park Road/bridge:</w:t>
      </w:r>
    </w:p>
    <w:p w14:paraId="4B1559A5"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0D1CE9FC"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All trout must be returned to the water immediately upon catch.</w:t>
      </w:r>
    </w:p>
    <w:p w14:paraId="29491043" w14:textId="77777777" w:rsidR="008378AC" w:rsidRPr="007025F9" w:rsidRDefault="008378AC" w:rsidP="007025F9">
      <w:pPr>
        <w:pStyle w:val="ListParagraph"/>
        <w:numPr>
          <w:ilvl w:val="1"/>
          <w:numId w:val="55"/>
        </w:numPr>
        <w:spacing w:line="276" w:lineRule="auto"/>
        <w:ind w:left="2160"/>
        <w:rPr>
          <w:b w:val="0"/>
          <w:color w:val="000000"/>
        </w:rPr>
      </w:pPr>
      <w:r w:rsidRPr="007025F9">
        <w:rPr>
          <w:b w:val="0"/>
        </w:rPr>
        <w:t>From the upper boundary of Gateway Park (water diversion for Ft. Collins) downstream to the confluence with the North Fork of the Poudre River:</w:t>
      </w:r>
    </w:p>
    <w:p w14:paraId="7301982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1F370AC1" w14:textId="77777777" w:rsidR="008378AC" w:rsidRPr="007025F9" w:rsidRDefault="008378AC" w:rsidP="007025F9">
      <w:pPr>
        <w:pStyle w:val="ListParagraph"/>
        <w:numPr>
          <w:ilvl w:val="2"/>
          <w:numId w:val="55"/>
        </w:numPr>
        <w:spacing w:line="276" w:lineRule="auto"/>
        <w:ind w:left="2520" w:hanging="360"/>
        <w:rPr>
          <w:b w:val="0"/>
          <w:color w:val="000000"/>
        </w:rPr>
      </w:pPr>
      <w:r w:rsidRPr="007025F9">
        <w:rPr>
          <w:b w:val="0"/>
        </w:rPr>
        <w:t>All trout must be returned to the water immediately upon catch.</w:t>
      </w:r>
    </w:p>
    <w:p w14:paraId="1DA447E3" w14:textId="77777777" w:rsidR="008378AC" w:rsidRPr="007025F9" w:rsidRDefault="008378AC" w:rsidP="007025F9">
      <w:pPr>
        <w:spacing w:line="276" w:lineRule="auto"/>
        <w:rPr>
          <w:b w:val="0"/>
          <w:color w:val="000000"/>
        </w:rPr>
      </w:pPr>
    </w:p>
    <w:p w14:paraId="426684AA" w14:textId="77777777" w:rsidR="008378AC" w:rsidRPr="007025F9" w:rsidRDefault="008378AC" w:rsidP="007025F9">
      <w:pPr>
        <w:numPr>
          <w:ilvl w:val="0"/>
          <w:numId w:val="55"/>
        </w:numPr>
        <w:spacing w:line="276" w:lineRule="auto"/>
        <w:ind w:hanging="720"/>
        <w:rPr>
          <w:bCs w:val="0"/>
          <w:u w:val="single"/>
        </w:rPr>
      </w:pPr>
      <w:r w:rsidRPr="007025F9">
        <w:rPr>
          <w:u w:val="single"/>
        </w:rPr>
        <w:t xml:space="preserve">Poudre River, North Fork - Larimer County </w:t>
      </w:r>
    </w:p>
    <w:p w14:paraId="71FC463F" w14:textId="77777777" w:rsidR="008378AC" w:rsidRPr="007025F9" w:rsidRDefault="008378AC" w:rsidP="007025F9">
      <w:pPr>
        <w:spacing w:line="276" w:lineRule="auto"/>
        <w:rPr>
          <w:b w:val="0"/>
          <w:bCs w:val="0"/>
          <w:color w:val="000000"/>
        </w:rPr>
      </w:pPr>
    </w:p>
    <w:p w14:paraId="761FCC9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with Divide Creek downstream to Bull Creek (above Halligan Reservoir):</w:t>
      </w:r>
    </w:p>
    <w:p w14:paraId="3CF846F9"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or artificial lures only.</w:t>
      </w:r>
    </w:p>
    <w:p w14:paraId="1BC78604"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506D0CD6"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From Milton Seaman Reservoir downstream to the confluence with the Poudre River:</w:t>
      </w:r>
    </w:p>
    <w:p w14:paraId="02924F3A"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41F6239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1AC0F2B7" w14:textId="77777777" w:rsidR="008378AC" w:rsidRPr="007025F9" w:rsidRDefault="008378AC" w:rsidP="007025F9">
      <w:pPr>
        <w:spacing w:line="276" w:lineRule="auto"/>
        <w:ind w:left="1800" w:hanging="720"/>
        <w:rPr>
          <w:b w:val="0"/>
          <w:bCs w:val="0"/>
          <w:color w:val="000000"/>
          <w:u w:val="single"/>
        </w:rPr>
      </w:pPr>
    </w:p>
    <w:p w14:paraId="772C1531" w14:textId="77777777" w:rsidR="008378AC" w:rsidRPr="007025F9" w:rsidRDefault="008378AC" w:rsidP="007025F9">
      <w:pPr>
        <w:numPr>
          <w:ilvl w:val="0"/>
          <w:numId w:val="55"/>
        </w:numPr>
        <w:spacing w:line="276" w:lineRule="auto"/>
        <w:ind w:hanging="720"/>
        <w:rPr>
          <w:u w:val="single"/>
        </w:rPr>
      </w:pPr>
      <w:r w:rsidRPr="007025F9">
        <w:rPr>
          <w:u w:val="single"/>
        </w:rPr>
        <w:t xml:space="preserve">Poudre River, South Fork </w:t>
      </w:r>
      <w:r w:rsidRPr="007025F9">
        <w:rPr>
          <w:u w:val="single"/>
        </w:rPr>
        <w:noBreakHyphen/>
        <w:t xml:space="preserve"> Larimer County</w:t>
      </w:r>
    </w:p>
    <w:p w14:paraId="7135FA46" w14:textId="77777777" w:rsidR="008378AC" w:rsidRPr="007025F9" w:rsidRDefault="008378AC" w:rsidP="007025F9">
      <w:pPr>
        <w:spacing w:line="276" w:lineRule="auto"/>
        <w:rPr>
          <w:b w:val="0"/>
          <w:bCs w:val="0"/>
          <w:color w:val="000000"/>
        </w:rPr>
      </w:pPr>
    </w:p>
    <w:p w14:paraId="3ECF4AD6"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t xml:space="preserve">From the Rocky Mountain National Park boundary downstream for one </w:t>
      </w:r>
      <w:r w:rsidRPr="007025F9">
        <w:rPr>
          <w:b w:val="0"/>
          <w:bCs w:val="0"/>
          <w:color w:val="000000"/>
        </w:rPr>
        <w:t>mile:</w:t>
      </w:r>
    </w:p>
    <w:p w14:paraId="3176D3E0"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by artificial flies and lures only.</w:t>
      </w:r>
    </w:p>
    <w:p w14:paraId="36AB13F0"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lastRenderedPageBreak/>
        <w:t>All trout must be returned to the water immediately upon catch.</w:t>
      </w:r>
    </w:p>
    <w:p w14:paraId="5C28B6AD" w14:textId="77777777" w:rsidR="008378AC" w:rsidRPr="007025F9" w:rsidRDefault="008378AC" w:rsidP="007025F9">
      <w:pPr>
        <w:spacing w:line="276" w:lineRule="auto"/>
        <w:rPr>
          <w:b w:val="0"/>
          <w:bCs w:val="0"/>
          <w:color w:val="000000"/>
        </w:rPr>
      </w:pPr>
    </w:p>
    <w:p w14:paraId="20F4F88B" w14:textId="77777777" w:rsidR="008378AC" w:rsidRPr="007025F9" w:rsidRDefault="008378AC" w:rsidP="007025F9">
      <w:pPr>
        <w:numPr>
          <w:ilvl w:val="0"/>
          <w:numId w:val="55"/>
        </w:numPr>
        <w:spacing w:line="276" w:lineRule="auto"/>
        <w:ind w:hanging="720"/>
        <w:rPr>
          <w:u w:val="single"/>
        </w:rPr>
      </w:pPr>
      <w:r w:rsidRPr="007025F9">
        <w:rPr>
          <w:u w:val="single"/>
        </w:rPr>
        <w:t>Prewitt Reservoir - Logan and Washington counties</w:t>
      </w:r>
    </w:p>
    <w:p w14:paraId="70EFC356" w14:textId="77777777" w:rsidR="008378AC" w:rsidRPr="007025F9" w:rsidRDefault="008378AC" w:rsidP="007025F9">
      <w:pPr>
        <w:spacing w:line="276" w:lineRule="auto"/>
        <w:rPr>
          <w:b w:val="0"/>
          <w:bCs w:val="0"/>
          <w:color w:val="000000"/>
        </w:rPr>
      </w:pPr>
    </w:p>
    <w:p w14:paraId="3925A81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limit for walleye and saugeye is 15 inches in length.</w:t>
      </w:r>
    </w:p>
    <w:p w14:paraId="74AE38E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walleye or saugeye in the aggregate greater than 21 inches in length may be taken per day.</w:t>
      </w:r>
    </w:p>
    <w:p w14:paraId="5ACA82E9" w14:textId="77777777" w:rsidR="008378AC" w:rsidRPr="007025F9" w:rsidRDefault="008378AC" w:rsidP="007025F9">
      <w:pPr>
        <w:pStyle w:val="ListParagraph"/>
        <w:numPr>
          <w:ilvl w:val="1"/>
          <w:numId w:val="55"/>
        </w:numPr>
        <w:spacing w:line="276" w:lineRule="auto"/>
        <w:ind w:left="2160"/>
        <w:rPr>
          <w:b w:val="0"/>
        </w:rPr>
      </w:pPr>
      <w:r w:rsidRPr="007025F9">
        <w:rPr>
          <w:b w:val="0"/>
        </w:rPr>
        <w:t>The minimum size for wipers is 15 inches in length.</w:t>
      </w:r>
    </w:p>
    <w:p w14:paraId="260D0215" w14:textId="77777777" w:rsidR="008378AC" w:rsidRPr="007025F9" w:rsidRDefault="008378AC" w:rsidP="007025F9">
      <w:pPr>
        <w:pStyle w:val="ListParagraph"/>
        <w:numPr>
          <w:ilvl w:val="1"/>
          <w:numId w:val="55"/>
        </w:numPr>
        <w:spacing w:line="276" w:lineRule="auto"/>
        <w:ind w:left="2160"/>
        <w:rPr>
          <w:b w:val="0"/>
        </w:rPr>
      </w:pPr>
      <w:r w:rsidRPr="007025F9">
        <w:rPr>
          <w:b w:val="0"/>
        </w:rPr>
        <w:t xml:space="preserve">The minimum size for </w:t>
      </w:r>
      <w:proofErr w:type="gramStart"/>
      <w:r w:rsidRPr="007025F9">
        <w:rPr>
          <w:b w:val="0"/>
        </w:rPr>
        <w:t>crappie</w:t>
      </w:r>
      <w:proofErr w:type="gramEnd"/>
      <w:r w:rsidRPr="007025F9">
        <w:rPr>
          <w:b w:val="0"/>
        </w:rPr>
        <w:t xml:space="preserve"> is 10 inches in length.</w:t>
      </w:r>
    </w:p>
    <w:p w14:paraId="5C15A682" w14:textId="77777777" w:rsidR="008378AC" w:rsidRPr="007025F9" w:rsidRDefault="008378AC" w:rsidP="007025F9">
      <w:pPr>
        <w:spacing w:line="276" w:lineRule="auto"/>
        <w:ind w:left="2160" w:hanging="360"/>
        <w:rPr>
          <w:b w:val="0"/>
          <w:color w:val="000000"/>
        </w:rPr>
      </w:pPr>
    </w:p>
    <w:p w14:paraId="45A1C2FC" w14:textId="77777777" w:rsidR="008378AC" w:rsidRPr="007025F9" w:rsidRDefault="008378AC" w:rsidP="007025F9">
      <w:pPr>
        <w:numPr>
          <w:ilvl w:val="0"/>
          <w:numId w:val="55"/>
        </w:numPr>
        <w:spacing w:line="276" w:lineRule="auto"/>
        <w:ind w:hanging="720"/>
        <w:rPr>
          <w:u w:val="single"/>
        </w:rPr>
      </w:pPr>
      <w:r w:rsidRPr="007025F9">
        <w:rPr>
          <w:u w:val="single"/>
        </w:rPr>
        <w:t>Priest Gulch - Dolores and Montezuma Counties</w:t>
      </w:r>
    </w:p>
    <w:p w14:paraId="69C21DC1" w14:textId="77777777" w:rsidR="008378AC" w:rsidRPr="007025F9" w:rsidRDefault="008378AC" w:rsidP="007025F9">
      <w:pPr>
        <w:spacing w:line="276" w:lineRule="auto"/>
        <w:ind w:left="1800"/>
        <w:rPr>
          <w:u w:val="single"/>
        </w:rPr>
      </w:pPr>
    </w:p>
    <w:p w14:paraId="56FC57A5" w14:textId="77777777" w:rsidR="008378AC" w:rsidRPr="007025F9" w:rsidRDefault="008378AC" w:rsidP="007025F9">
      <w:pPr>
        <w:pStyle w:val="ListParagraph"/>
        <w:numPr>
          <w:ilvl w:val="0"/>
          <w:numId w:val="80"/>
        </w:numPr>
        <w:tabs>
          <w:tab w:val="left" w:pos="1800"/>
        </w:tabs>
        <w:spacing w:line="276" w:lineRule="auto"/>
        <w:rPr>
          <w:b w:val="0"/>
          <w:u w:val="single"/>
        </w:rPr>
      </w:pPr>
      <w:r w:rsidRPr="007025F9">
        <w:rPr>
          <w:b w:val="0"/>
        </w:rPr>
        <w:t xml:space="preserve">Fishing is by artificial flies and lures only. </w:t>
      </w:r>
    </w:p>
    <w:p w14:paraId="29BB2950" w14:textId="77777777" w:rsidR="008378AC" w:rsidRPr="007025F9" w:rsidRDefault="008378AC" w:rsidP="007025F9">
      <w:pPr>
        <w:pStyle w:val="ListParagraph"/>
        <w:numPr>
          <w:ilvl w:val="0"/>
          <w:numId w:val="80"/>
        </w:numPr>
        <w:tabs>
          <w:tab w:val="left" w:pos="1800"/>
        </w:tabs>
        <w:spacing w:line="276" w:lineRule="auto"/>
        <w:rPr>
          <w:b w:val="0"/>
          <w:u w:val="single"/>
        </w:rPr>
      </w:pPr>
      <w:r w:rsidRPr="007025F9">
        <w:rPr>
          <w:b w:val="0"/>
        </w:rPr>
        <w:t xml:space="preserve">All cutthroat trout must be returned to the water immediately upon catch. </w:t>
      </w:r>
    </w:p>
    <w:p w14:paraId="0C2CA9C6" w14:textId="77777777" w:rsidR="008378AC" w:rsidRPr="007025F9" w:rsidRDefault="008378AC" w:rsidP="007025F9">
      <w:pPr>
        <w:spacing w:line="276" w:lineRule="auto"/>
        <w:ind w:left="1800"/>
        <w:rPr>
          <w:u w:val="single"/>
        </w:rPr>
      </w:pPr>
    </w:p>
    <w:p w14:paraId="2879BDE3" w14:textId="77777777" w:rsidR="008378AC" w:rsidRPr="007025F9" w:rsidRDefault="008378AC" w:rsidP="007025F9">
      <w:pPr>
        <w:numPr>
          <w:ilvl w:val="0"/>
          <w:numId w:val="55"/>
        </w:numPr>
        <w:spacing w:line="276" w:lineRule="auto"/>
        <w:ind w:hanging="720"/>
        <w:rPr>
          <w:u w:val="single"/>
        </w:rPr>
      </w:pPr>
      <w:r w:rsidRPr="007025F9">
        <w:rPr>
          <w:u w:val="single"/>
        </w:rPr>
        <w:t>Pronger Pond - Logan County</w:t>
      </w:r>
    </w:p>
    <w:p w14:paraId="617686B4" w14:textId="77777777" w:rsidR="008378AC" w:rsidRPr="007025F9" w:rsidRDefault="008378AC" w:rsidP="007025F9">
      <w:pPr>
        <w:spacing w:line="276" w:lineRule="auto"/>
        <w:rPr>
          <w:bCs w:val="0"/>
          <w:color w:val="000000"/>
        </w:rPr>
      </w:pPr>
    </w:p>
    <w:p w14:paraId="1B1A8E0C" w14:textId="77777777" w:rsidR="008378AC" w:rsidRPr="007025F9" w:rsidRDefault="008378AC" w:rsidP="007025F9">
      <w:pPr>
        <w:numPr>
          <w:ilvl w:val="0"/>
          <w:numId w:val="18"/>
        </w:numPr>
        <w:spacing w:line="276" w:lineRule="auto"/>
        <w:rPr>
          <w:b w:val="0"/>
        </w:rPr>
      </w:pPr>
      <w:r w:rsidRPr="007025F9">
        <w:rPr>
          <w:b w:val="0"/>
        </w:rPr>
        <w:t>The minimum size for largemouth and smallmouth bass is 15 inches in length.</w:t>
      </w:r>
    </w:p>
    <w:p w14:paraId="64C80FFD" w14:textId="77777777" w:rsidR="008378AC" w:rsidRPr="007025F9" w:rsidRDefault="008378AC" w:rsidP="007025F9">
      <w:pPr>
        <w:spacing w:line="276" w:lineRule="auto"/>
        <w:ind w:left="2160"/>
        <w:rPr>
          <w:b w:val="0"/>
          <w:bCs w:val="0"/>
          <w:color w:val="000000"/>
        </w:rPr>
      </w:pPr>
      <w:r w:rsidRPr="007025F9">
        <w:rPr>
          <w:b w:val="0"/>
        </w:rPr>
        <w:t xml:space="preserve"> </w:t>
      </w:r>
    </w:p>
    <w:p w14:paraId="6A1A4E80" w14:textId="77777777" w:rsidR="008378AC" w:rsidRPr="007025F9" w:rsidRDefault="008378AC" w:rsidP="007025F9">
      <w:pPr>
        <w:numPr>
          <w:ilvl w:val="0"/>
          <w:numId w:val="55"/>
        </w:numPr>
        <w:spacing w:line="276" w:lineRule="auto"/>
        <w:ind w:hanging="720"/>
        <w:rPr>
          <w:bCs w:val="0"/>
          <w:u w:val="single"/>
        </w:rPr>
      </w:pPr>
      <w:r w:rsidRPr="007025F9">
        <w:rPr>
          <w:u w:val="single"/>
        </w:rPr>
        <w:t xml:space="preserve">Prospect Park Lakes </w:t>
      </w:r>
      <w:r w:rsidRPr="007025F9">
        <w:rPr>
          <w:u w:val="single"/>
        </w:rPr>
        <w:noBreakHyphen/>
        <w:t xml:space="preserve"> Jefferson County</w:t>
      </w:r>
    </w:p>
    <w:p w14:paraId="0E426C6E" w14:textId="77777777" w:rsidR="008378AC" w:rsidRPr="007025F9" w:rsidRDefault="008378AC" w:rsidP="007025F9">
      <w:pPr>
        <w:spacing w:line="276" w:lineRule="auto"/>
        <w:rPr>
          <w:b w:val="0"/>
          <w:bCs w:val="0"/>
          <w:color w:val="000000"/>
        </w:rPr>
      </w:pPr>
    </w:p>
    <w:p w14:paraId="254668F7" w14:textId="066131C4" w:rsidR="008378AC" w:rsidRPr="007025F9" w:rsidRDefault="008378AC" w:rsidP="007025F9">
      <w:pPr>
        <w:pStyle w:val="ListParagraph"/>
        <w:numPr>
          <w:ilvl w:val="1"/>
          <w:numId w:val="55"/>
        </w:numPr>
        <w:tabs>
          <w:tab w:val="left" w:pos="720"/>
        </w:tabs>
        <w:spacing w:line="276" w:lineRule="auto"/>
        <w:ind w:left="2160"/>
        <w:rPr>
          <w:b w:val="0"/>
          <w:bCs w:val="0"/>
        </w:rPr>
      </w:pPr>
      <w:del w:id="163" w:author="Hernandez, Hilary" w:date="2026-09-21T12:30:00Z" w16du:dateUtc="2026-09-21T18:30:00Z">
        <w:r w:rsidRPr="007025F9" w:rsidDel="003320D0">
          <w:rPr>
            <w:b w:val="0"/>
            <w:bCs w:val="0"/>
          </w:rPr>
          <w:delText>The minimum size for largemouth and smallmouth bass is 15 inches in length</w:delText>
        </w:r>
      </w:del>
      <w:ins w:id="164" w:author="Hernandez, Hilary" w:date="2026-09-23T12:46:00Z" w16du:dateUtc="2026-09-23T18:46:00Z">
        <w:r w:rsidR="00B82728" w:rsidRPr="00B82728">
          <w:rPr>
            <w:b w:val="0"/>
            <w:bCs w:val="0"/>
            <w:color w:val="000000"/>
          </w:rPr>
          <w:t xml:space="preserve"> </w:t>
        </w:r>
        <w:r w:rsidR="00B82728" w:rsidRPr="007025F9">
          <w:rPr>
            <w:b w:val="0"/>
            <w:bCs w:val="0"/>
            <w:color w:val="000000"/>
          </w:rPr>
          <w:t>All largemouth and smallmouth bass must be returned to the water immediately</w:t>
        </w:r>
        <w:r w:rsidR="00B82728">
          <w:rPr>
            <w:b w:val="0"/>
            <w:bCs w:val="0"/>
            <w:color w:val="000000"/>
          </w:rPr>
          <w:t xml:space="preserve"> upon catch</w:t>
        </w:r>
      </w:ins>
      <w:r w:rsidRPr="007025F9">
        <w:rPr>
          <w:b w:val="0"/>
          <w:bCs w:val="0"/>
        </w:rPr>
        <w:t xml:space="preserve">. </w:t>
      </w:r>
    </w:p>
    <w:p w14:paraId="19359DA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Bass Lake and West Prospect Lakes only:</w:t>
      </w:r>
    </w:p>
    <w:p w14:paraId="38ECF16C" w14:textId="77777777" w:rsidR="008378AC" w:rsidRPr="007025F9" w:rsidRDefault="008378AC" w:rsidP="007025F9">
      <w:pPr>
        <w:pStyle w:val="ListParagraph"/>
        <w:numPr>
          <w:ilvl w:val="2"/>
          <w:numId w:val="55"/>
        </w:numPr>
        <w:tabs>
          <w:tab w:val="left" w:pos="2160"/>
        </w:tabs>
        <w:spacing w:line="276" w:lineRule="auto"/>
        <w:ind w:left="2520" w:hanging="360"/>
        <w:rPr>
          <w:b w:val="0"/>
          <w:bCs w:val="0"/>
          <w:color w:val="000000"/>
        </w:rPr>
      </w:pPr>
      <w:r w:rsidRPr="007025F9">
        <w:rPr>
          <w:b w:val="0"/>
          <w:bCs w:val="0"/>
          <w:color w:val="000000"/>
        </w:rPr>
        <w:t>Fishing is by artificial flies and lures only. Scented flies or scented lures may be used on this water if they are 1.5 inches or longer.</w:t>
      </w:r>
    </w:p>
    <w:p w14:paraId="74F67E18" w14:textId="77777777" w:rsidR="008378AC" w:rsidRPr="007025F9" w:rsidRDefault="008378AC" w:rsidP="007025F9">
      <w:pPr>
        <w:spacing w:line="276" w:lineRule="auto"/>
        <w:rPr>
          <w:b w:val="0"/>
          <w:bCs w:val="0"/>
          <w:color w:val="000000"/>
        </w:rPr>
      </w:pPr>
    </w:p>
    <w:p w14:paraId="2F5051F6" w14:textId="77777777" w:rsidR="008378AC" w:rsidRPr="007025F9" w:rsidRDefault="008378AC" w:rsidP="007025F9">
      <w:pPr>
        <w:numPr>
          <w:ilvl w:val="0"/>
          <w:numId w:val="55"/>
        </w:numPr>
        <w:spacing w:line="276" w:lineRule="auto"/>
        <w:ind w:hanging="720"/>
        <w:rPr>
          <w:bCs w:val="0"/>
          <w:u w:val="single"/>
        </w:rPr>
      </w:pPr>
      <w:r w:rsidRPr="007025F9">
        <w:rPr>
          <w:u w:val="single"/>
        </w:rPr>
        <w:t xml:space="preserve">Prospect Ponds #2 and #3 </w:t>
      </w:r>
      <w:r w:rsidRPr="007025F9">
        <w:rPr>
          <w:u w:val="single"/>
        </w:rPr>
        <w:noBreakHyphen/>
        <w:t xml:space="preserve"> Larimer County</w:t>
      </w:r>
    </w:p>
    <w:p w14:paraId="37650BEE" w14:textId="77777777" w:rsidR="008378AC" w:rsidRPr="007025F9" w:rsidRDefault="008378AC" w:rsidP="007025F9">
      <w:pPr>
        <w:spacing w:line="276" w:lineRule="auto"/>
        <w:rPr>
          <w:b w:val="0"/>
          <w:bCs w:val="0"/>
          <w:color w:val="000000"/>
        </w:rPr>
      </w:pPr>
    </w:p>
    <w:p w14:paraId="3A8780D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7B6616E9" w14:textId="77777777" w:rsidR="008378AC" w:rsidRPr="007025F9" w:rsidRDefault="008378AC" w:rsidP="007025F9">
      <w:pPr>
        <w:spacing w:line="276" w:lineRule="auto"/>
        <w:ind w:left="1800" w:hanging="720"/>
        <w:rPr>
          <w:b w:val="0"/>
          <w:u w:val="single"/>
        </w:rPr>
      </w:pPr>
    </w:p>
    <w:p w14:paraId="1689D6F1" w14:textId="77777777" w:rsidR="008378AC" w:rsidRPr="007025F9" w:rsidRDefault="008378AC" w:rsidP="007025F9">
      <w:pPr>
        <w:numPr>
          <w:ilvl w:val="0"/>
          <w:numId w:val="55"/>
        </w:numPr>
        <w:spacing w:line="276" w:lineRule="auto"/>
        <w:ind w:hanging="720"/>
        <w:rPr>
          <w:u w:val="single"/>
        </w:rPr>
      </w:pPr>
      <w:r w:rsidRPr="007025F9">
        <w:rPr>
          <w:u w:val="single"/>
        </w:rPr>
        <w:t xml:space="preserve">Pryor Creek - Ouray County </w:t>
      </w:r>
    </w:p>
    <w:p w14:paraId="41079D6A" w14:textId="77777777" w:rsidR="008378AC" w:rsidRPr="007025F9" w:rsidRDefault="008378AC" w:rsidP="007025F9">
      <w:pPr>
        <w:spacing w:line="276" w:lineRule="auto"/>
        <w:ind w:left="1800"/>
        <w:rPr>
          <w:u w:val="single"/>
        </w:rPr>
      </w:pPr>
    </w:p>
    <w:p w14:paraId="5C2EB862" w14:textId="77777777" w:rsidR="008378AC" w:rsidRPr="007025F9" w:rsidRDefault="008378AC" w:rsidP="007025F9">
      <w:pPr>
        <w:pStyle w:val="ListParagraph"/>
        <w:numPr>
          <w:ilvl w:val="1"/>
          <w:numId w:val="55"/>
        </w:numPr>
        <w:spacing w:line="276" w:lineRule="auto"/>
        <w:ind w:left="2250" w:hanging="450"/>
        <w:rPr>
          <w:b w:val="0"/>
        </w:rPr>
      </w:pPr>
      <w:r w:rsidRPr="007025F9">
        <w:rPr>
          <w:b w:val="0"/>
        </w:rPr>
        <w:t>From the headwaters downstream to the USFS boundary:</w:t>
      </w:r>
    </w:p>
    <w:p w14:paraId="07646F62" w14:textId="77777777" w:rsidR="008378AC" w:rsidRPr="007025F9" w:rsidRDefault="008378AC" w:rsidP="007025F9">
      <w:pPr>
        <w:pStyle w:val="ListParagraph"/>
        <w:numPr>
          <w:ilvl w:val="0"/>
          <w:numId w:val="63"/>
        </w:numPr>
        <w:tabs>
          <w:tab w:val="left" w:pos="1800"/>
        </w:tabs>
        <w:spacing w:line="276" w:lineRule="auto"/>
        <w:rPr>
          <w:b w:val="0"/>
          <w:u w:val="single"/>
        </w:rPr>
      </w:pPr>
      <w:r w:rsidRPr="007025F9">
        <w:rPr>
          <w:b w:val="0"/>
        </w:rPr>
        <w:t xml:space="preserve">Fishing is by artificial flies and lures only. </w:t>
      </w:r>
    </w:p>
    <w:p w14:paraId="3311A5AB" w14:textId="77777777" w:rsidR="008378AC" w:rsidRPr="007025F9" w:rsidRDefault="008378AC" w:rsidP="007025F9">
      <w:pPr>
        <w:pStyle w:val="ListParagraph"/>
        <w:numPr>
          <w:ilvl w:val="0"/>
          <w:numId w:val="63"/>
        </w:numPr>
        <w:tabs>
          <w:tab w:val="left" w:pos="1800"/>
        </w:tabs>
        <w:spacing w:line="276" w:lineRule="auto"/>
        <w:rPr>
          <w:b w:val="0"/>
          <w:u w:val="single"/>
        </w:rPr>
      </w:pPr>
      <w:r w:rsidRPr="007025F9">
        <w:rPr>
          <w:b w:val="0"/>
        </w:rPr>
        <w:t xml:space="preserve">All cutthroat trout must be returned to the water immediately upon catch. </w:t>
      </w:r>
    </w:p>
    <w:p w14:paraId="470D6B42" w14:textId="77777777" w:rsidR="008378AC" w:rsidRPr="007025F9" w:rsidRDefault="008378AC" w:rsidP="007025F9">
      <w:pPr>
        <w:spacing w:line="276" w:lineRule="auto"/>
        <w:ind w:left="2160"/>
        <w:rPr>
          <w:u w:val="single"/>
        </w:rPr>
      </w:pPr>
    </w:p>
    <w:p w14:paraId="68D8B085" w14:textId="77777777" w:rsidR="008378AC" w:rsidRPr="007025F9" w:rsidRDefault="008378AC" w:rsidP="007025F9">
      <w:pPr>
        <w:numPr>
          <w:ilvl w:val="0"/>
          <w:numId w:val="55"/>
        </w:numPr>
        <w:spacing w:line="276" w:lineRule="auto"/>
        <w:ind w:hanging="720"/>
        <w:rPr>
          <w:u w:val="single"/>
        </w:rPr>
      </w:pPr>
      <w:r w:rsidRPr="007025F9">
        <w:rPr>
          <w:u w:val="single"/>
        </w:rPr>
        <w:t xml:space="preserve">Pueblo Reservoir </w:t>
      </w:r>
      <w:r w:rsidRPr="007025F9">
        <w:rPr>
          <w:u w:val="single"/>
        </w:rPr>
        <w:noBreakHyphen/>
        <w:t xml:space="preserve"> Pueblo County</w:t>
      </w:r>
    </w:p>
    <w:p w14:paraId="5BF8CD95" w14:textId="77777777" w:rsidR="008378AC" w:rsidRPr="007025F9" w:rsidRDefault="008378AC" w:rsidP="007025F9">
      <w:pPr>
        <w:tabs>
          <w:tab w:val="left" w:pos="720"/>
        </w:tabs>
        <w:spacing w:line="276" w:lineRule="auto"/>
        <w:rPr>
          <w:b w:val="0"/>
          <w:bCs w:val="0"/>
        </w:rPr>
      </w:pPr>
    </w:p>
    <w:p w14:paraId="72F3C33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largemouth, smallmouth, and spotted bass is 15 inches in length. </w:t>
      </w:r>
    </w:p>
    <w:p w14:paraId="0C94F90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bag and possession limit and minimum size for walleye and saugeye is five fish in the aggregate, 18 inches in length. </w:t>
      </w:r>
    </w:p>
    <w:p w14:paraId="4A21AE7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walleye or saugeye in the aggregate greater than 21 inches in length may be taken per day.</w:t>
      </w:r>
    </w:p>
    <w:p w14:paraId="092E3AC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lastRenderedPageBreak/>
        <w:t xml:space="preserve">The bag and possession limit for crappie is ten fish. </w:t>
      </w:r>
    </w:p>
    <w:p w14:paraId="4D90FB2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w:t>
      </w:r>
      <w:proofErr w:type="gramStart"/>
      <w:r w:rsidRPr="007025F9">
        <w:rPr>
          <w:b w:val="0"/>
          <w:bCs w:val="0"/>
        </w:rPr>
        <w:t>crappie</w:t>
      </w:r>
      <w:proofErr w:type="gramEnd"/>
      <w:r w:rsidRPr="007025F9">
        <w:rPr>
          <w:b w:val="0"/>
          <w:bCs w:val="0"/>
        </w:rPr>
        <w:t xml:space="preserve"> is 10 inches in length.</w:t>
      </w:r>
    </w:p>
    <w:p w14:paraId="4E00808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bag and possession limit for wiper is five fish. </w:t>
      </w:r>
    </w:p>
    <w:p w14:paraId="044FA81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No more than one wiper greater than 21 inches in length may be taken per day. </w:t>
      </w:r>
    </w:p>
    <w:p w14:paraId="7EEF52A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Underwater spearfishing is allowed for the take of channel, blue and flathead catfish with an aggregate bag and possession limit of five fish; and for wiper with a bag and possession limit of five fish.</w:t>
      </w:r>
    </w:p>
    <w:p w14:paraId="3E43305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Fishing is prohibited from the dam and within 100 feet of the dam or walleye spawning operation nets, from March 1 through April 15, or until walleye spawning operations are completed. </w:t>
      </w:r>
    </w:p>
    <w:p w14:paraId="32A1E80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It is unlawful to possess filleted or cleaned fish in a boat on the lake.</w:t>
      </w:r>
    </w:p>
    <w:p w14:paraId="084E078B" w14:textId="77777777" w:rsidR="008378AC" w:rsidRPr="007025F9" w:rsidRDefault="008378AC" w:rsidP="007025F9">
      <w:pPr>
        <w:spacing w:line="276" w:lineRule="auto"/>
        <w:rPr>
          <w:b w:val="0"/>
          <w:color w:val="000000"/>
        </w:rPr>
      </w:pPr>
    </w:p>
    <w:p w14:paraId="3484142C" w14:textId="77777777" w:rsidR="008378AC" w:rsidRPr="007025F9" w:rsidRDefault="008378AC" w:rsidP="007025F9">
      <w:pPr>
        <w:numPr>
          <w:ilvl w:val="0"/>
          <w:numId w:val="55"/>
        </w:numPr>
        <w:spacing w:line="276" w:lineRule="auto"/>
        <w:ind w:hanging="720"/>
        <w:rPr>
          <w:u w:val="single"/>
        </w:rPr>
      </w:pPr>
      <w:r w:rsidRPr="007025F9">
        <w:rPr>
          <w:u w:val="single"/>
        </w:rPr>
        <w:t xml:space="preserve">Purgatoire River, Middle Fork - Las Animas County </w:t>
      </w:r>
    </w:p>
    <w:p w14:paraId="4A06AA0F" w14:textId="77777777" w:rsidR="008378AC" w:rsidRPr="007025F9" w:rsidRDefault="008378AC" w:rsidP="007025F9">
      <w:pPr>
        <w:spacing w:line="276" w:lineRule="auto"/>
        <w:ind w:left="2160" w:hanging="360"/>
        <w:rPr>
          <w:b w:val="0"/>
          <w:color w:val="000000"/>
        </w:rPr>
      </w:pPr>
    </w:p>
    <w:p w14:paraId="7CB6E5A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Within the Bosque del Oso State Wildlife Area:</w:t>
      </w:r>
    </w:p>
    <w:p w14:paraId="0F9425B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417770E3"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fish must be returned to the water immediately upon catch.</w:t>
      </w:r>
    </w:p>
    <w:p w14:paraId="1E329008" w14:textId="77777777" w:rsidR="008378AC" w:rsidRPr="007025F9" w:rsidRDefault="008378AC" w:rsidP="007025F9">
      <w:pPr>
        <w:spacing w:line="276" w:lineRule="auto"/>
        <w:rPr>
          <w:b w:val="0"/>
          <w:bCs w:val="0"/>
          <w:color w:val="000000"/>
        </w:rPr>
      </w:pPr>
    </w:p>
    <w:p w14:paraId="14CC3509" w14:textId="77777777" w:rsidR="008378AC" w:rsidRPr="007025F9" w:rsidRDefault="008378AC" w:rsidP="007025F9">
      <w:pPr>
        <w:numPr>
          <w:ilvl w:val="0"/>
          <w:numId w:val="55"/>
        </w:numPr>
        <w:spacing w:line="276" w:lineRule="auto"/>
        <w:ind w:hanging="720"/>
        <w:rPr>
          <w:u w:val="single"/>
        </w:rPr>
      </w:pPr>
      <w:r w:rsidRPr="007025F9">
        <w:rPr>
          <w:u w:val="single"/>
        </w:rPr>
        <w:t>Purgatoire River, South Fork - Las Animas County</w:t>
      </w:r>
    </w:p>
    <w:p w14:paraId="791B6199" w14:textId="77777777" w:rsidR="008378AC" w:rsidRPr="007025F9" w:rsidRDefault="008378AC" w:rsidP="007025F9">
      <w:pPr>
        <w:spacing w:line="276" w:lineRule="auto"/>
        <w:rPr>
          <w:b w:val="0"/>
          <w:color w:val="000000"/>
        </w:rPr>
      </w:pPr>
    </w:p>
    <w:p w14:paraId="2A7C27C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Within the Bosque del Oso State Wildlife Area:</w:t>
      </w:r>
    </w:p>
    <w:p w14:paraId="780F37F0" w14:textId="77777777" w:rsidR="008378AC" w:rsidRPr="007025F9" w:rsidRDefault="008378AC" w:rsidP="007025F9">
      <w:pPr>
        <w:pStyle w:val="ListParagraph"/>
        <w:numPr>
          <w:ilvl w:val="2"/>
          <w:numId w:val="55"/>
        </w:numPr>
        <w:tabs>
          <w:tab w:val="left" w:pos="810"/>
          <w:tab w:val="left" w:pos="2250"/>
        </w:tabs>
        <w:spacing w:line="276" w:lineRule="auto"/>
        <w:ind w:left="2520" w:hanging="360"/>
        <w:rPr>
          <w:b w:val="0"/>
          <w:bCs w:val="0"/>
          <w:color w:val="000000"/>
        </w:rPr>
      </w:pPr>
      <w:r w:rsidRPr="007025F9">
        <w:rPr>
          <w:b w:val="0"/>
          <w:bCs w:val="0"/>
          <w:color w:val="000000"/>
        </w:rPr>
        <w:t>Fishing by artificial flies and lures only.</w:t>
      </w:r>
    </w:p>
    <w:p w14:paraId="7AE1DDEE" w14:textId="77777777" w:rsidR="008378AC" w:rsidRPr="007025F9" w:rsidRDefault="008378AC" w:rsidP="007025F9">
      <w:pPr>
        <w:pStyle w:val="ListParagraph"/>
        <w:numPr>
          <w:ilvl w:val="2"/>
          <w:numId w:val="55"/>
        </w:numPr>
        <w:tabs>
          <w:tab w:val="left" w:pos="810"/>
          <w:tab w:val="left" w:pos="2250"/>
        </w:tabs>
        <w:spacing w:line="276" w:lineRule="auto"/>
        <w:ind w:left="2520" w:hanging="360"/>
        <w:rPr>
          <w:b w:val="0"/>
          <w:bCs w:val="0"/>
          <w:color w:val="000000"/>
        </w:rPr>
      </w:pPr>
      <w:r w:rsidRPr="007025F9">
        <w:rPr>
          <w:b w:val="0"/>
          <w:bCs w:val="0"/>
          <w:color w:val="000000"/>
        </w:rPr>
        <w:t>All fish must be returned to the water immediately upon catch.</w:t>
      </w:r>
    </w:p>
    <w:p w14:paraId="460BFB75" w14:textId="77777777" w:rsidR="008378AC" w:rsidRPr="007025F9" w:rsidRDefault="008378AC" w:rsidP="007025F9">
      <w:pPr>
        <w:spacing w:line="276" w:lineRule="auto"/>
        <w:rPr>
          <w:bCs w:val="0"/>
          <w:color w:val="000000"/>
        </w:rPr>
      </w:pPr>
    </w:p>
    <w:p w14:paraId="54BA850E" w14:textId="77777777" w:rsidR="008378AC" w:rsidRPr="007025F9" w:rsidRDefault="008378AC" w:rsidP="007025F9">
      <w:pPr>
        <w:numPr>
          <w:ilvl w:val="0"/>
          <w:numId w:val="55"/>
        </w:numPr>
        <w:spacing w:line="276" w:lineRule="auto"/>
        <w:ind w:hanging="720"/>
        <w:rPr>
          <w:u w:val="single"/>
        </w:rPr>
      </w:pPr>
      <w:r w:rsidRPr="007025F9">
        <w:rPr>
          <w:u w:val="single"/>
        </w:rPr>
        <w:t xml:space="preserve">Queens Reservoir, North and South </w:t>
      </w:r>
      <w:r w:rsidRPr="007025F9">
        <w:rPr>
          <w:u w:val="single"/>
        </w:rPr>
        <w:noBreakHyphen/>
        <w:t xml:space="preserve"> Kiowa County</w:t>
      </w:r>
    </w:p>
    <w:p w14:paraId="128F43DA" w14:textId="77777777" w:rsidR="008378AC" w:rsidRPr="007025F9" w:rsidRDefault="008378AC" w:rsidP="007025F9">
      <w:pPr>
        <w:spacing w:line="276" w:lineRule="auto"/>
        <w:rPr>
          <w:b w:val="0"/>
          <w:bCs w:val="0"/>
          <w:color w:val="000000"/>
        </w:rPr>
      </w:pPr>
    </w:p>
    <w:p w14:paraId="1D2ACCE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Trotlines and jugs are permitted.</w:t>
      </w:r>
    </w:p>
    <w:p w14:paraId="0E037112" w14:textId="77777777" w:rsidR="008378AC" w:rsidRPr="007025F9" w:rsidRDefault="008378AC" w:rsidP="007025F9">
      <w:pPr>
        <w:spacing w:line="276" w:lineRule="auto"/>
        <w:rPr>
          <w:b w:val="0"/>
          <w:color w:val="000000"/>
        </w:rPr>
      </w:pPr>
    </w:p>
    <w:p w14:paraId="35156707" w14:textId="77777777" w:rsidR="008378AC" w:rsidRPr="007025F9" w:rsidRDefault="008378AC" w:rsidP="007025F9">
      <w:pPr>
        <w:numPr>
          <w:ilvl w:val="0"/>
          <w:numId w:val="55"/>
        </w:numPr>
        <w:spacing w:line="276" w:lineRule="auto"/>
        <w:ind w:hanging="720"/>
        <w:rPr>
          <w:u w:val="single"/>
        </w:rPr>
      </w:pPr>
      <w:r w:rsidRPr="007025F9">
        <w:rPr>
          <w:u w:val="single"/>
        </w:rPr>
        <w:t xml:space="preserve">Quincy Reservoir </w:t>
      </w:r>
      <w:r w:rsidRPr="007025F9">
        <w:rPr>
          <w:u w:val="single"/>
        </w:rPr>
        <w:noBreakHyphen/>
        <w:t xml:space="preserve"> Arapahoe County</w:t>
      </w:r>
    </w:p>
    <w:p w14:paraId="111E46D2" w14:textId="77777777" w:rsidR="008378AC" w:rsidRPr="007025F9" w:rsidRDefault="008378AC" w:rsidP="007025F9">
      <w:pPr>
        <w:spacing w:line="276" w:lineRule="auto"/>
        <w:rPr>
          <w:b w:val="0"/>
          <w:bCs w:val="0"/>
          <w:color w:val="000000"/>
        </w:rPr>
      </w:pPr>
    </w:p>
    <w:p w14:paraId="518FA08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Fishing by artificial flies and lures only. </w:t>
      </w:r>
      <w:r w:rsidRPr="007025F9">
        <w:rPr>
          <w:b w:val="0"/>
          <w:bCs w:val="0"/>
          <w:color w:val="000000"/>
        </w:rPr>
        <w:t>Scented flies or scented lures may be used on this water if they are 1.5 inches or longer.</w:t>
      </w:r>
    </w:p>
    <w:p w14:paraId="0E0D7A3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two fish.</w:t>
      </w:r>
    </w:p>
    <w:p w14:paraId="361735E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18 inches in length.</w:t>
      </w:r>
    </w:p>
    <w:p w14:paraId="337C8EA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access is controlled by Aurora Parks and Recreation as posted.</w:t>
      </w:r>
    </w:p>
    <w:p w14:paraId="4C7A6AEC" w14:textId="77777777" w:rsidR="008378AC" w:rsidRPr="007025F9" w:rsidRDefault="008378AC" w:rsidP="007025F9">
      <w:pPr>
        <w:spacing w:line="276" w:lineRule="auto"/>
        <w:rPr>
          <w:b w:val="0"/>
          <w:bCs w:val="0"/>
          <w:color w:val="000000"/>
        </w:rPr>
      </w:pPr>
    </w:p>
    <w:p w14:paraId="0F64C50A" w14:textId="77777777" w:rsidR="008378AC" w:rsidRPr="007025F9" w:rsidRDefault="008378AC" w:rsidP="007025F9">
      <w:pPr>
        <w:numPr>
          <w:ilvl w:val="0"/>
          <w:numId w:val="55"/>
        </w:numPr>
        <w:spacing w:line="276" w:lineRule="auto"/>
        <w:ind w:hanging="720"/>
        <w:rPr>
          <w:u w:val="single"/>
        </w:rPr>
      </w:pPr>
      <w:r w:rsidRPr="007025F9">
        <w:rPr>
          <w:u w:val="single"/>
        </w:rPr>
        <w:t xml:space="preserve">Rampart Reservoir </w:t>
      </w:r>
      <w:r w:rsidRPr="007025F9">
        <w:rPr>
          <w:u w:val="single"/>
        </w:rPr>
        <w:noBreakHyphen/>
        <w:t xml:space="preserve"> El Paso County</w:t>
      </w:r>
    </w:p>
    <w:p w14:paraId="27E7DA4A" w14:textId="77777777" w:rsidR="008378AC" w:rsidRPr="007025F9" w:rsidRDefault="008378AC" w:rsidP="007025F9">
      <w:pPr>
        <w:spacing w:line="276" w:lineRule="auto"/>
        <w:rPr>
          <w:b w:val="0"/>
          <w:bCs w:val="0"/>
          <w:color w:val="000000"/>
        </w:rPr>
      </w:pPr>
    </w:p>
    <w:p w14:paraId="04AE119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Ice fishing is prohibited.</w:t>
      </w:r>
    </w:p>
    <w:p w14:paraId="24E4A27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lake trout is two fish.</w:t>
      </w:r>
    </w:p>
    <w:p w14:paraId="723AAC2A" w14:textId="77777777" w:rsidR="008378AC" w:rsidRPr="007025F9" w:rsidRDefault="008378AC" w:rsidP="007025F9">
      <w:pPr>
        <w:tabs>
          <w:tab w:val="left" w:pos="720"/>
        </w:tabs>
        <w:spacing w:line="276" w:lineRule="auto"/>
        <w:ind w:left="2160" w:hanging="360"/>
        <w:rPr>
          <w:b w:val="0"/>
          <w:bCs w:val="0"/>
        </w:rPr>
      </w:pPr>
    </w:p>
    <w:p w14:paraId="4FEBB2C7" w14:textId="77777777" w:rsidR="008378AC" w:rsidRPr="007025F9" w:rsidRDefault="008378AC" w:rsidP="007025F9">
      <w:pPr>
        <w:numPr>
          <w:ilvl w:val="0"/>
          <w:numId w:val="55"/>
        </w:numPr>
        <w:spacing w:line="276" w:lineRule="auto"/>
        <w:ind w:hanging="720"/>
        <w:rPr>
          <w:u w:val="single"/>
        </w:rPr>
      </w:pPr>
      <w:r w:rsidRPr="007025F9">
        <w:rPr>
          <w:u w:val="single"/>
        </w:rPr>
        <w:t>Ranch Creek, North Fork - Grand County</w:t>
      </w:r>
    </w:p>
    <w:p w14:paraId="20366F4F" w14:textId="77777777" w:rsidR="008378AC" w:rsidRPr="007025F9" w:rsidRDefault="008378AC" w:rsidP="007025F9">
      <w:pPr>
        <w:spacing w:line="276" w:lineRule="auto"/>
        <w:rPr>
          <w:b w:val="0"/>
          <w:color w:val="000000"/>
        </w:rPr>
      </w:pPr>
    </w:p>
    <w:p w14:paraId="6358FC91"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67DE42D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54B6BE65" w14:textId="77777777" w:rsidR="008378AC" w:rsidRPr="007025F9" w:rsidRDefault="008378AC" w:rsidP="007025F9">
      <w:pPr>
        <w:spacing w:line="276" w:lineRule="auto"/>
        <w:rPr>
          <w:b w:val="0"/>
          <w:color w:val="000000"/>
        </w:rPr>
      </w:pPr>
    </w:p>
    <w:p w14:paraId="01B2FA71" w14:textId="77777777" w:rsidR="008378AC" w:rsidRPr="007025F9" w:rsidRDefault="008378AC" w:rsidP="007025F9">
      <w:pPr>
        <w:numPr>
          <w:ilvl w:val="0"/>
          <w:numId w:val="55"/>
        </w:numPr>
        <w:spacing w:line="276" w:lineRule="auto"/>
        <w:ind w:hanging="720"/>
        <w:rPr>
          <w:u w:val="single"/>
        </w:rPr>
      </w:pPr>
      <w:r w:rsidRPr="007025F9">
        <w:rPr>
          <w:u w:val="single"/>
        </w:rPr>
        <w:t>Red Lion State Wildlife Area - Logan County</w:t>
      </w:r>
    </w:p>
    <w:p w14:paraId="4A3E7B0C" w14:textId="77777777" w:rsidR="008378AC" w:rsidRPr="007025F9" w:rsidRDefault="008378AC" w:rsidP="007025F9">
      <w:pPr>
        <w:spacing w:line="276" w:lineRule="auto"/>
        <w:rPr>
          <w:b w:val="0"/>
          <w:color w:val="000000"/>
        </w:rPr>
      </w:pPr>
    </w:p>
    <w:p w14:paraId="5A03457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4A8CC95C" w14:textId="77777777" w:rsidR="008378AC" w:rsidRPr="007025F9" w:rsidRDefault="008378AC" w:rsidP="007025F9">
      <w:pPr>
        <w:pStyle w:val="ListParagraph"/>
        <w:numPr>
          <w:ilvl w:val="1"/>
          <w:numId w:val="55"/>
        </w:numPr>
        <w:spacing w:line="276" w:lineRule="auto"/>
        <w:ind w:left="2160"/>
        <w:rPr>
          <w:b w:val="0"/>
        </w:rPr>
      </w:pPr>
      <w:r w:rsidRPr="007025F9">
        <w:rPr>
          <w:b w:val="0"/>
        </w:rPr>
        <w:t xml:space="preserve">The minimum size for </w:t>
      </w:r>
      <w:proofErr w:type="gramStart"/>
      <w:r w:rsidRPr="007025F9">
        <w:rPr>
          <w:b w:val="0"/>
        </w:rPr>
        <w:t>crappie</w:t>
      </w:r>
      <w:proofErr w:type="gramEnd"/>
      <w:r w:rsidRPr="007025F9">
        <w:rPr>
          <w:b w:val="0"/>
        </w:rPr>
        <w:t xml:space="preserve"> is 10 inches in length.</w:t>
      </w:r>
    </w:p>
    <w:p w14:paraId="1615B42D" w14:textId="77777777" w:rsidR="008378AC" w:rsidRPr="007025F9" w:rsidRDefault="008378AC" w:rsidP="007025F9">
      <w:pPr>
        <w:spacing w:line="276" w:lineRule="auto"/>
        <w:ind w:left="2160" w:hanging="360"/>
        <w:rPr>
          <w:b w:val="0"/>
          <w:color w:val="000000"/>
        </w:rPr>
      </w:pPr>
      <w:r w:rsidRPr="007025F9">
        <w:rPr>
          <w:b w:val="0"/>
        </w:rPr>
        <w:t xml:space="preserve"> </w:t>
      </w:r>
    </w:p>
    <w:p w14:paraId="59ADEF73" w14:textId="77777777" w:rsidR="008378AC" w:rsidRPr="007025F9" w:rsidRDefault="008378AC" w:rsidP="007025F9">
      <w:pPr>
        <w:numPr>
          <w:ilvl w:val="0"/>
          <w:numId w:val="55"/>
        </w:numPr>
        <w:spacing w:line="276" w:lineRule="auto"/>
        <w:ind w:hanging="720"/>
        <w:rPr>
          <w:u w:val="single"/>
        </w:rPr>
      </w:pPr>
      <w:r w:rsidRPr="007025F9">
        <w:rPr>
          <w:u w:val="single"/>
        </w:rPr>
        <w:t xml:space="preserve">Relay Creek </w:t>
      </w:r>
      <w:r w:rsidRPr="007025F9">
        <w:rPr>
          <w:u w:val="single"/>
        </w:rPr>
        <w:noBreakHyphen/>
        <w:t xml:space="preserve"> La Plata and San Juan Counties</w:t>
      </w:r>
    </w:p>
    <w:p w14:paraId="00C7E519" w14:textId="77777777" w:rsidR="008378AC" w:rsidRPr="007025F9" w:rsidRDefault="008378AC" w:rsidP="007025F9">
      <w:pPr>
        <w:spacing w:line="276" w:lineRule="auto"/>
        <w:rPr>
          <w:b w:val="0"/>
          <w:bCs w:val="0"/>
          <w:color w:val="000000"/>
        </w:rPr>
      </w:pPr>
    </w:p>
    <w:p w14:paraId="0FACAD27" w14:textId="77777777" w:rsidR="008378AC" w:rsidRPr="007025F9" w:rsidRDefault="008378AC" w:rsidP="007025F9">
      <w:pPr>
        <w:numPr>
          <w:ilvl w:val="0"/>
          <w:numId w:val="36"/>
        </w:numPr>
        <w:tabs>
          <w:tab w:val="left" w:pos="720"/>
        </w:tabs>
        <w:spacing w:line="276" w:lineRule="auto"/>
        <w:rPr>
          <w:b w:val="0"/>
          <w:bCs w:val="0"/>
        </w:rPr>
      </w:pPr>
      <w:r w:rsidRPr="007025F9">
        <w:rPr>
          <w:b w:val="0"/>
          <w:bCs w:val="0"/>
        </w:rPr>
        <w:t>Fishing is by artificial flies and lures only.</w:t>
      </w:r>
    </w:p>
    <w:p w14:paraId="6E7B6611" w14:textId="77777777" w:rsidR="008378AC" w:rsidRPr="007025F9" w:rsidRDefault="008378AC" w:rsidP="007025F9">
      <w:pPr>
        <w:numPr>
          <w:ilvl w:val="0"/>
          <w:numId w:val="36"/>
        </w:numPr>
        <w:tabs>
          <w:tab w:val="left" w:pos="720"/>
        </w:tabs>
        <w:spacing w:line="276" w:lineRule="auto"/>
        <w:rPr>
          <w:b w:val="0"/>
          <w:bCs w:val="0"/>
        </w:rPr>
      </w:pPr>
      <w:r w:rsidRPr="007025F9">
        <w:rPr>
          <w:b w:val="0"/>
          <w:bCs w:val="0"/>
        </w:rPr>
        <w:t>All cutthroat trout must be returned to the water immediately upon catch.</w:t>
      </w:r>
    </w:p>
    <w:p w14:paraId="0F0788A9" w14:textId="77777777" w:rsidR="008378AC" w:rsidRPr="007025F9" w:rsidRDefault="008378AC" w:rsidP="007025F9">
      <w:pPr>
        <w:spacing w:line="276" w:lineRule="auto"/>
        <w:ind w:left="1800" w:hanging="720"/>
        <w:rPr>
          <w:b w:val="0"/>
          <w:u w:val="single"/>
        </w:rPr>
      </w:pPr>
    </w:p>
    <w:p w14:paraId="2F127B9C" w14:textId="77777777" w:rsidR="008378AC" w:rsidRPr="007025F9" w:rsidRDefault="008378AC" w:rsidP="007025F9">
      <w:pPr>
        <w:numPr>
          <w:ilvl w:val="0"/>
          <w:numId w:val="55"/>
        </w:numPr>
        <w:spacing w:line="276" w:lineRule="auto"/>
        <w:ind w:hanging="720"/>
        <w:rPr>
          <w:u w:val="single"/>
        </w:rPr>
      </w:pPr>
      <w:r w:rsidRPr="007025F9">
        <w:rPr>
          <w:u w:val="single"/>
        </w:rPr>
        <w:t>Rhodes Gulch - Conejos County</w:t>
      </w:r>
    </w:p>
    <w:p w14:paraId="731CDCB2" w14:textId="77777777" w:rsidR="008378AC" w:rsidRPr="007025F9" w:rsidRDefault="008378AC" w:rsidP="007025F9">
      <w:pPr>
        <w:spacing w:line="276" w:lineRule="auto"/>
        <w:rPr>
          <w:b w:val="0"/>
          <w:bCs w:val="0"/>
          <w:color w:val="000000"/>
        </w:rPr>
      </w:pPr>
    </w:p>
    <w:p w14:paraId="354B8E61"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2EA1E08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132E705C" w14:textId="77777777" w:rsidR="008378AC" w:rsidRPr="007025F9" w:rsidRDefault="008378AC" w:rsidP="007025F9">
      <w:pPr>
        <w:tabs>
          <w:tab w:val="left" w:pos="720"/>
        </w:tabs>
        <w:spacing w:line="276" w:lineRule="auto"/>
        <w:ind w:left="2160" w:hanging="360"/>
        <w:rPr>
          <w:b w:val="0"/>
          <w:bCs w:val="0"/>
        </w:rPr>
      </w:pPr>
    </w:p>
    <w:p w14:paraId="77993570" w14:textId="77777777" w:rsidR="008378AC" w:rsidRPr="007025F9" w:rsidRDefault="008378AC" w:rsidP="007025F9">
      <w:pPr>
        <w:numPr>
          <w:ilvl w:val="0"/>
          <w:numId w:val="55"/>
        </w:numPr>
        <w:spacing w:line="276" w:lineRule="auto"/>
        <w:ind w:hanging="720"/>
        <w:rPr>
          <w:u w:val="single"/>
        </w:rPr>
      </w:pPr>
      <w:r w:rsidRPr="007025F9">
        <w:rPr>
          <w:u w:val="single"/>
        </w:rPr>
        <w:t>Ridgway Reservoir - Ouray County</w:t>
      </w:r>
    </w:p>
    <w:p w14:paraId="4BA3F67C" w14:textId="77777777" w:rsidR="008378AC" w:rsidRPr="007025F9" w:rsidRDefault="008378AC" w:rsidP="007025F9">
      <w:pPr>
        <w:spacing w:line="276" w:lineRule="auto"/>
        <w:rPr>
          <w:b w:val="0"/>
          <w:bCs w:val="0"/>
          <w:color w:val="000000"/>
        </w:rPr>
      </w:pPr>
    </w:p>
    <w:p w14:paraId="6C33C2F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Snagging of kokanee salmon is permitted from September 1 through December 31.</w:t>
      </w:r>
    </w:p>
    <w:p w14:paraId="18CC833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There is no bag or possession limit for smallmouth bass. </w:t>
      </w:r>
    </w:p>
    <w:p w14:paraId="78D268AF" w14:textId="77777777" w:rsidR="008378AC" w:rsidRPr="007025F9" w:rsidRDefault="008378AC" w:rsidP="007025F9">
      <w:pPr>
        <w:tabs>
          <w:tab w:val="left" w:pos="720"/>
        </w:tabs>
        <w:spacing w:line="276" w:lineRule="auto"/>
        <w:ind w:left="2160" w:hanging="360"/>
        <w:rPr>
          <w:b w:val="0"/>
          <w:bCs w:val="0"/>
        </w:rPr>
      </w:pPr>
    </w:p>
    <w:p w14:paraId="3B06F903" w14:textId="77777777" w:rsidR="008378AC" w:rsidRPr="007025F9" w:rsidRDefault="008378AC" w:rsidP="007025F9">
      <w:pPr>
        <w:pStyle w:val="ListParagraph"/>
        <w:numPr>
          <w:ilvl w:val="0"/>
          <w:numId w:val="55"/>
        </w:numPr>
        <w:tabs>
          <w:tab w:val="left" w:pos="1080"/>
        </w:tabs>
        <w:spacing w:after="240" w:line="276" w:lineRule="auto"/>
        <w:ind w:hanging="720"/>
        <w:rPr>
          <w:b w:val="0"/>
          <w:bCs w:val="0"/>
        </w:rPr>
      </w:pPr>
      <w:r w:rsidRPr="007025F9">
        <w:rPr>
          <w:u w:val="single"/>
        </w:rPr>
        <w:t xml:space="preserve">Rifle Gap Reservoir </w:t>
      </w:r>
      <w:r w:rsidRPr="007025F9">
        <w:rPr>
          <w:u w:val="single"/>
        </w:rPr>
        <w:noBreakHyphen/>
        <w:t xml:space="preserve"> Garfield County</w:t>
      </w:r>
    </w:p>
    <w:p w14:paraId="158BB04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and minimum size for walleye are three fish, 15 inches in length.</w:t>
      </w:r>
    </w:p>
    <w:p w14:paraId="2AF537A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walleye greater than 18 inches in length may be taken per day.</w:t>
      </w:r>
    </w:p>
    <w:p w14:paraId="1C64E88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yellow perch is twenty fish.</w:t>
      </w:r>
    </w:p>
    <w:p w14:paraId="663A0565" w14:textId="77777777" w:rsidR="008378AC" w:rsidRPr="007025F9" w:rsidRDefault="008378AC" w:rsidP="007025F9">
      <w:pPr>
        <w:pStyle w:val="ListParagraph"/>
        <w:tabs>
          <w:tab w:val="left" w:pos="720"/>
        </w:tabs>
        <w:spacing w:line="276" w:lineRule="auto"/>
        <w:ind w:left="2160"/>
        <w:rPr>
          <w:b w:val="0"/>
          <w:bCs w:val="0"/>
        </w:rPr>
      </w:pPr>
    </w:p>
    <w:p w14:paraId="5AEDD8EB" w14:textId="77777777" w:rsidR="008378AC" w:rsidRPr="007025F9" w:rsidRDefault="008378AC" w:rsidP="007025F9">
      <w:pPr>
        <w:numPr>
          <w:ilvl w:val="0"/>
          <w:numId w:val="55"/>
        </w:numPr>
        <w:spacing w:line="276" w:lineRule="auto"/>
        <w:ind w:hanging="720"/>
        <w:rPr>
          <w:u w:val="single"/>
          <w:lang w:val="es-MX"/>
        </w:rPr>
      </w:pPr>
      <w:r w:rsidRPr="007025F9">
        <w:rPr>
          <w:u w:val="single"/>
          <w:lang w:val="es-MX"/>
        </w:rPr>
        <w:t xml:space="preserve">Rio Blanco Lake </w:t>
      </w:r>
      <w:r w:rsidRPr="007025F9">
        <w:rPr>
          <w:u w:val="single"/>
          <w:lang w:val="es-MX"/>
        </w:rPr>
        <w:noBreakHyphen/>
        <w:t xml:space="preserve"> Rio Blanco County</w:t>
      </w:r>
    </w:p>
    <w:p w14:paraId="71A7986B" w14:textId="77777777" w:rsidR="008378AC" w:rsidRPr="007025F9" w:rsidRDefault="008378AC" w:rsidP="007025F9">
      <w:pPr>
        <w:spacing w:line="276" w:lineRule="auto"/>
        <w:rPr>
          <w:b w:val="0"/>
          <w:bCs w:val="0"/>
          <w:color w:val="000000"/>
          <w:lang w:val="es-MX"/>
        </w:rPr>
      </w:pPr>
    </w:p>
    <w:p w14:paraId="458F340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largemouth bass is 15 inches in length. </w:t>
      </w:r>
    </w:p>
    <w:p w14:paraId="21CC1E27" w14:textId="77777777" w:rsidR="008378AC" w:rsidRPr="007025F9" w:rsidRDefault="008378AC" w:rsidP="007025F9">
      <w:pPr>
        <w:spacing w:line="276" w:lineRule="auto"/>
        <w:rPr>
          <w:b w:val="0"/>
          <w:bCs w:val="0"/>
          <w:color w:val="000000"/>
        </w:rPr>
      </w:pPr>
    </w:p>
    <w:p w14:paraId="2EAD92B0" w14:textId="77777777" w:rsidR="008378AC" w:rsidRPr="007025F9" w:rsidRDefault="008378AC" w:rsidP="007025F9">
      <w:pPr>
        <w:numPr>
          <w:ilvl w:val="0"/>
          <w:numId w:val="55"/>
        </w:numPr>
        <w:spacing w:line="276" w:lineRule="auto"/>
        <w:ind w:hanging="720"/>
        <w:rPr>
          <w:u w:val="single"/>
          <w:lang w:val="es-AR"/>
        </w:rPr>
      </w:pPr>
      <w:r w:rsidRPr="007025F9">
        <w:rPr>
          <w:u w:val="single"/>
          <w:lang w:val="es-AR"/>
        </w:rPr>
        <w:t xml:space="preserve">Rio Blanco River - Archuleta and </w:t>
      </w:r>
      <w:r w:rsidRPr="00FD725E">
        <w:rPr>
          <w:u w:val="single"/>
        </w:rPr>
        <w:t>Conejos Counties</w:t>
      </w:r>
    </w:p>
    <w:p w14:paraId="53E13F94" w14:textId="77777777" w:rsidR="008378AC" w:rsidRPr="007025F9" w:rsidRDefault="008378AC" w:rsidP="007025F9">
      <w:pPr>
        <w:tabs>
          <w:tab w:val="left" w:pos="720"/>
          <w:tab w:val="left" w:pos="1440"/>
          <w:tab w:val="left" w:pos="4283"/>
        </w:tabs>
        <w:spacing w:line="276" w:lineRule="auto"/>
        <w:ind w:left="1800" w:hanging="720"/>
        <w:rPr>
          <w:b w:val="0"/>
          <w:lang w:val="es-AR"/>
        </w:rPr>
      </w:pPr>
      <w:r w:rsidRPr="007025F9">
        <w:rPr>
          <w:b w:val="0"/>
          <w:lang w:val="es-AR"/>
        </w:rPr>
        <w:tab/>
      </w:r>
    </w:p>
    <w:p w14:paraId="0351023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San Juan Wilderness boundary:</w:t>
      </w:r>
    </w:p>
    <w:p w14:paraId="55CE853E"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by artificial flies and lures only.</w:t>
      </w:r>
    </w:p>
    <w:p w14:paraId="6EDA7B22"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All cutthroat trout must be returned to the water immediately upon catch.</w:t>
      </w:r>
    </w:p>
    <w:p w14:paraId="4EB2AF8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Blanco Diversion Dam downstream to the confluence with the San Juan River:</w:t>
      </w:r>
    </w:p>
    <w:p w14:paraId="3803ADEC" w14:textId="22E7FE0D" w:rsidR="008378AC" w:rsidRPr="007025F9" w:rsidRDefault="008378AC" w:rsidP="007025F9">
      <w:pPr>
        <w:numPr>
          <w:ilvl w:val="0"/>
          <w:numId w:val="53"/>
        </w:numPr>
        <w:tabs>
          <w:tab w:val="left" w:pos="720"/>
        </w:tabs>
        <w:spacing w:line="276" w:lineRule="auto"/>
        <w:rPr>
          <w:b w:val="0"/>
          <w:bCs w:val="0"/>
        </w:rPr>
      </w:pPr>
      <w:r w:rsidRPr="007025F9">
        <w:rPr>
          <w:b w:val="0"/>
          <w:bCs w:val="0"/>
          <w:color w:val="222222"/>
        </w:rPr>
        <w:t xml:space="preserve">There is no bag or possession limit for channel catfish, largemouth bass, smallmouth bass, northern pike, walleye, green sunfish, bluegill, bullhead, yellow perch or </w:t>
      </w:r>
      <w:r w:rsidR="00B208FF" w:rsidRPr="007025F9">
        <w:rPr>
          <w:b w:val="0"/>
          <w:bCs w:val="0"/>
          <w:color w:val="222222"/>
        </w:rPr>
        <w:t>crappie.</w:t>
      </w:r>
    </w:p>
    <w:p w14:paraId="00340A35" w14:textId="77777777" w:rsidR="008378AC" w:rsidRPr="007025F9" w:rsidRDefault="008378AC" w:rsidP="007025F9">
      <w:pPr>
        <w:spacing w:line="276" w:lineRule="auto"/>
        <w:ind w:left="1800" w:hanging="720"/>
        <w:rPr>
          <w:b w:val="0"/>
          <w:u w:val="single"/>
          <w:lang w:val="es-AR"/>
        </w:rPr>
      </w:pPr>
      <w:r w:rsidRPr="007025F9">
        <w:rPr>
          <w:b w:val="0"/>
          <w:u w:val="single"/>
          <w:lang w:val="es-AR"/>
        </w:rPr>
        <w:t xml:space="preserve">  </w:t>
      </w:r>
    </w:p>
    <w:p w14:paraId="67785411" w14:textId="77777777" w:rsidR="008378AC" w:rsidRPr="007025F9" w:rsidRDefault="008378AC" w:rsidP="007025F9">
      <w:pPr>
        <w:numPr>
          <w:ilvl w:val="0"/>
          <w:numId w:val="55"/>
        </w:numPr>
        <w:spacing w:line="276" w:lineRule="auto"/>
        <w:ind w:hanging="720"/>
        <w:rPr>
          <w:u w:val="single"/>
          <w:lang w:val="es-AR"/>
        </w:rPr>
      </w:pPr>
      <w:r w:rsidRPr="007025F9">
        <w:rPr>
          <w:u w:val="single"/>
          <w:lang w:val="es-AR"/>
        </w:rPr>
        <w:t>Rio de Los Pinos - Conejos County</w:t>
      </w:r>
    </w:p>
    <w:p w14:paraId="0E3DEE97" w14:textId="77777777" w:rsidR="008378AC" w:rsidRPr="007025F9" w:rsidRDefault="008378AC" w:rsidP="007025F9">
      <w:pPr>
        <w:spacing w:line="276" w:lineRule="auto"/>
        <w:rPr>
          <w:b w:val="0"/>
          <w:bCs w:val="0"/>
          <w:color w:val="000000"/>
          <w:lang w:val="es-AR"/>
        </w:rPr>
      </w:pPr>
    </w:p>
    <w:p w14:paraId="78F6D39F" w14:textId="77777777" w:rsidR="008378AC" w:rsidRPr="007025F9" w:rsidRDefault="008378AC" w:rsidP="007025F9">
      <w:pPr>
        <w:pStyle w:val="ListParagraph"/>
        <w:numPr>
          <w:ilvl w:val="1"/>
          <w:numId w:val="55"/>
        </w:numPr>
        <w:tabs>
          <w:tab w:val="left" w:pos="720"/>
          <w:tab w:val="left" w:pos="2340"/>
        </w:tabs>
        <w:spacing w:line="276" w:lineRule="auto"/>
        <w:ind w:left="2160"/>
        <w:rPr>
          <w:b w:val="0"/>
          <w:bCs w:val="0"/>
        </w:rPr>
      </w:pPr>
      <w:r w:rsidRPr="007025F9">
        <w:rPr>
          <w:b w:val="0"/>
          <w:bCs w:val="0"/>
        </w:rPr>
        <w:lastRenderedPageBreak/>
        <w:t>From the headwaters downstream to the waterfall at the South San Juan Wilderness boundary:</w:t>
      </w:r>
    </w:p>
    <w:p w14:paraId="30216084"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0B807535"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cutthroat trout must be returned to the water immediately upon catch.</w:t>
      </w:r>
    </w:p>
    <w:p w14:paraId="5A1D3025" w14:textId="77777777" w:rsidR="008378AC" w:rsidRPr="007025F9" w:rsidRDefault="008378AC" w:rsidP="007025F9">
      <w:pPr>
        <w:spacing w:line="276" w:lineRule="auto"/>
        <w:rPr>
          <w:b w:val="0"/>
          <w:bCs w:val="0"/>
          <w:color w:val="000000"/>
        </w:rPr>
      </w:pPr>
    </w:p>
    <w:p w14:paraId="2CCCD6A1" w14:textId="77777777" w:rsidR="008378AC" w:rsidRPr="007025F9" w:rsidRDefault="008378AC" w:rsidP="007025F9">
      <w:pPr>
        <w:numPr>
          <w:ilvl w:val="0"/>
          <w:numId w:val="55"/>
        </w:numPr>
        <w:spacing w:line="276" w:lineRule="auto"/>
        <w:ind w:hanging="720"/>
        <w:rPr>
          <w:u w:val="single"/>
        </w:rPr>
      </w:pPr>
      <w:r w:rsidRPr="007025F9">
        <w:rPr>
          <w:u w:val="single"/>
        </w:rPr>
        <w:t>Rio Grande River - Hinsdale, Mineral and Rio Grande Counties</w:t>
      </w:r>
    </w:p>
    <w:p w14:paraId="4952BA80" w14:textId="77777777" w:rsidR="008378AC" w:rsidRPr="007025F9" w:rsidRDefault="008378AC" w:rsidP="007025F9">
      <w:pPr>
        <w:spacing w:line="276" w:lineRule="auto"/>
        <w:rPr>
          <w:b w:val="0"/>
          <w:bCs w:val="0"/>
          <w:color w:val="000000"/>
        </w:rPr>
      </w:pPr>
    </w:p>
    <w:p w14:paraId="05C99C71" w14:textId="7C76D48B"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lower boundary of River Hill Campground downstream to the</w:t>
      </w:r>
      <w:del w:id="165" w:author="Hernandez, Hilary" w:date="2026-09-23T10:15:00Z" w16du:dateUtc="2026-09-23T16:15:00Z">
        <w:r w:rsidRPr="007025F9" w:rsidDel="00B208FF">
          <w:rPr>
            <w:b w:val="0"/>
            <w:bCs w:val="0"/>
          </w:rPr>
          <w:delText xml:space="preserve"> the</w:delText>
        </w:r>
      </w:del>
      <w:r w:rsidRPr="007025F9">
        <w:rPr>
          <w:b w:val="0"/>
          <w:bCs w:val="0"/>
        </w:rPr>
        <w:t xml:space="preserve"> Colo 149 bridge: </w:t>
      </w:r>
    </w:p>
    <w:p w14:paraId="228349A9"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21AD8B20"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 xml:space="preserve">The bag and possession limit and maximum size for brown trout is two fish, 12 inches in length. </w:t>
      </w:r>
    </w:p>
    <w:p w14:paraId="19BEFCFB"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rainbow trout must be returned to the water immediately upon catch.</w:t>
      </w:r>
    </w:p>
    <w:p w14:paraId="4EFBDF0E" w14:textId="77777777" w:rsidR="008378AC" w:rsidRPr="007025F9" w:rsidRDefault="008378AC" w:rsidP="007025F9">
      <w:pPr>
        <w:pStyle w:val="ListParagraph"/>
        <w:numPr>
          <w:ilvl w:val="1"/>
          <w:numId w:val="55"/>
        </w:numPr>
        <w:tabs>
          <w:tab w:val="left" w:pos="720"/>
        </w:tabs>
        <w:spacing w:line="276" w:lineRule="auto"/>
        <w:ind w:left="2250"/>
        <w:rPr>
          <w:b w:val="0"/>
          <w:bCs w:val="0"/>
        </w:rPr>
      </w:pPr>
      <w:r w:rsidRPr="007025F9">
        <w:rPr>
          <w:b w:val="0"/>
          <w:bCs w:val="0"/>
        </w:rPr>
        <w:t>From the Colo 149 bridge at South Fork downstream to the Rio Grande Canal diversion structure:</w:t>
      </w:r>
    </w:p>
    <w:p w14:paraId="2FA90CEE"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by artificial flies and lures only.</w:t>
      </w:r>
    </w:p>
    <w:p w14:paraId="0361CF12"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 xml:space="preserve">The bag and possession limit and minimum size for brown trout is two fish, 16 inches in length. </w:t>
      </w:r>
    </w:p>
    <w:p w14:paraId="5A519963"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All rainbow trout must be returned to the water immediately upon catch.</w:t>
      </w:r>
    </w:p>
    <w:p w14:paraId="07765F7B" w14:textId="77777777" w:rsidR="008378AC" w:rsidRPr="007025F9" w:rsidRDefault="008378AC" w:rsidP="007025F9">
      <w:pPr>
        <w:spacing w:line="276" w:lineRule="auto"/>
        <w:rPr>
          <w:b w:val="0"/>
          <w:color w:val="000000"/>
        </w:rPr>
      </w:pPr>
    </w:p>
    <w:p w14:paraId="6339B677" w14:textId="77777777" w:rsidR="008378AC" w:rsidRPr="007025F9" w:rsidRDefault="008378AC" w:rsidP="007025F9">
      <w:pPr>
        <w:numPr>
          <w:ilvl w:val="0"/>
          <w:numId w:val="55"/>
        </w:numPr>
        <w:spacing w:line="276" w:lineRule="auto"/>
        <w:ind w:hanging="720"/>
        <w:rPr>
          <w:bCs w:val="0"/>
          <w:u w:val="single"/>
        </w:rPr>
      </w:pPr>
      <w:r w:rsidRPr="007025F9">
        <w:rPr>
          <w:u w:val="single"/>
        </w:rPr>
        <w:t>Rio Lado Creek - Montezuma County</w:t>
      </w:r>
    </w:p>
    <w:p w14:paraId="3819E9B1" w14:textId="77777777" w:rsidR="008378AC" w:rsidRPr="007025F9" w:rsidRDefault="008378AC" w:rsidP="007025F9">
      <w:pPr>
        <w:spacing w:line="276" w:lineRule="auto"/>
        <w:rPr>
          <w:b w:val="0"/>
          <w:bCs w:val="0"/>
          <w:color w:val="000000"/>
        </w:rPr>
      </w:pPr>
    </w:p>
    <w:p w14:paraId="55270BCF"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55FCDC3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099FA68" w14:textId="77777777" w:rsidR="008378AC" w:rsidRPr="007025F9" w:rsidRDefault="008378AC" w:rsidP="007025F9">
      <w:pPr>
        <w:spacing w:line="276" w:lineRule="auto"/>
        <w:rPr>
          <w:b w:val="0"/>
          <w:bCs w:val="0"/>
          <w:color w:val="000000"/>
        </w:rPr>
      </w:pPr>
    </w:p>
    <w:p w14:paraId="0E28575A" w14:textId="67005170" w:rsidR="008378AC" w:rsidRPr="007025F9" w:rsidRDefault="008378AC" w:rsidP="007025F9">
      <w:pPr>
        <w:numPr>
          <w:ilvl w:val="0"/>
          <w:numId w:val="55"/>
        </w:numPr>
        <w:spacing w:line="276" w:lineRule="auto"/>
        <w:ind w:hanging="720"/>
        <w:rPr>
          <w:u w:val="single"/>
        </w:rPr>
      </w:pPr>
      <w:r w:rsidRPr="007025F9">
        <w:rPr>
          <w:u w:val="single"/>
        </w:rPr>
        <w:t>Rito Hondo Creek - Hinsdale County</w:t>
      </w:r>
    </w:p>
    <w:p w14:paraId="3CABDCEE" w14:textId="77777777" w:rsidR="008378AC" w:rsidRPr="007025F9" w:rsidRDefault="008378AC" w:rsidP="007025F9">
      <w:pPr>
        <w:spacing w:line="276" w:lineRule="auto"/>
        <w:rPr>
          <w:u w:val="single"/>
        </w:rPr>
      </w:pPr>
    </w:p>
    <w:p w14:paraId="28476A02" w14:textId="77777777" w:rsidR="008378AC" w:rsidRPr="007025F9" w:rsidRDefault="008378AC" w:rsidP="007025F9">
      <w:pPr>
        <w:pStyle w:val="ListParagraph"/>
        <w:numPr>
          <w:ilvl w:val="1"/>
          <w:numId w:val="55"/>
        </w:numPr>
        <w:spacing w:line="276" w:lineRule="auto"/>
        <w:ind w:left="2160"/>
        <w:rPr>
          <w:u w:val="single"/>
        </w:rPr>
      </w:pPr>
      <w:r w:rsidRPr="007025F9">
        <w:rPr>
          <w:b w:val="0"/>
        </w:rPr>
        <w:t>Fishing is by artificial flies and lures only.</w:t>
      </w:r>
    </w:p>
    <w:p w14:paraId="56BA9682" w14:textId="77777777" w:rsidR="008378AC" w:rsidRPr="007025F9" w:rsidRDefault="008378AC" w:rsidP="007025F9">
      <w:pPr>
        <w:pStyle w:val="ListParagraph"/>
        <w:numPr>
          <w:ilvl w:val="1"/>
          <w:numId w:val="55"/>
        </w:numPr>
        <w:spacing w:line="276" w:lineRule="auto"/>
        <w:ind w:left="2160"/>
        <w:rPr>
          <w:u w:val="single"/>
        </w:rPr>
      </w:pPr>
      <w:r w:rsidRPr="007025F9">
        <w:rPr>
          <w:b w:val="0"/>
        </w:rPr>
        <w:t>All trout must be returned to the water immediately upon catch.</w:t>
      </w:r>
    </w:p>
    <w:p w14:paraId="4F2CD384" w14:textId="77777777" w:rsidR="008378AC" w:rsidRPr="007025F9" w:rsidRDefault="008378AC" w:rsidP="007025F9">
      <w:pPr>
        <w:spacing w:line="276" w:lineRule="auto"/>
        <w:rPr>
          <w:u w:val="single"/>
        </w:rPr>
      </w:pPr>
    </w:p>
    <w:p w14:paraId="05BB4413" w14:textId="77777777" w:rsidR="008378AC" w:rsidRPr="007025F9" w:rsidRDefault="008378AC" w:rsidP="007025F9">
      <w:pPr>
        <w:numPr>
          <w:ilvl w:val="0"/>
          <w:numId w:val="55"/>
        </w:numPr>
        <w:spacing w:line="276" w:lineRule="auto"/>
        <w:ind w:hanging="720"/>
        <w:rPr>
          <w:u w:val="single"/>
        </w:rPr>
      </w:pPr>
      <w:r w:rsidRPr="007025F9">
        <w:rPr>
          <w:u w:val="single"/>
        </w:rPr>
        <w:t>Rito Hondo Reservoir - Hinsdale County</w:t>
      </w:r>
    </w:p>
    <w:p w14:paraId="7C2F4D90" w14:textId="77777777" w:rsidR="008378AC" w:rsidRPr="007025F9" w:rsidRDefault="008378AC" w:rsidP="007025F9">
      <w:pPr>
        <w:spacing w:line="276" w:lineRule="auto"/>
        <w:rPr>
          <w:u w:val="single"/>
        </w:rPr>
      </w:pPr>
    </w:p>
    <w:p w14:paraId="3DBF8426" w14:textId="77777777" w:rsidR="008378AC" w:rsidRPr="007025F9" w:rsidRDefault="008378AC" w:rsidP="007025F9">
      <w:pPr>
        <w:pStyle w:val="ListParagraph"/>
        <w:numPr>
          <w:ilvl w:val="1"/>
          <w:numId w:val="55"/>
        </w:numPr>
        <w:spacing w:line="276" w:lineRule="auto"/>
        <w:ind w:left="2160"/>
        <w:rPr>
          <w:u w:val="single"/>
        </w:rPr>
      </w:pPr>
      <w:r w:rsidRPr="007025F9">
        <w:rPr>
          <w:b w:val="0"/>
        </w:rPr>
        <w:t>Fishing is by artificial flies and lures only.</w:t>
      </w:r>
    </w:p>
    <w:p w14:paraId="773D82F0" w14:textId="77777777" w:rsidR="008378AC" w:rsidRPr="007025F9" w:rsidRDefault="008378AC" w:rsidP="007025F9">
      <w:pPr>
        <w:pStyle w:val="ListParagraph"/>
        <w:numPr>
          <w:ilvl w:val="1"/>
          <w:numId w:val="55"/>
        </w:numPr>
        <w:spacing w:line="276" w:lineRule="auto"/>
        <w:ind w:left="2160"/>
        <w:rPr>
          <w:u w:val="single"/>
        </w:rPr>
      </w:pPr>
      <w:r w:rsidRPr="007025F9">
        <w:rPr>
          <w:b w:val="0"/>
        </w:rPr>
        <w:t>All trout must be returned to the water immediately upon catch.</w:t>
      </w:r>
    </w:p>
    <w:p w14:paraId="0DD528ED" w14:textId="77777777" w:rsidR="008378AC" w:rsidRPr="007025F9" w:rsidRDefault="008378AC" w:rsidP="007025F9">
      <w:pPr>
        <w:spacing w:line="276" w:lineRule="auto"/>
        <w:ind w:left="1800"/>
        <w:rPr>
          <w:u w:val="single"/>
        </w:rPr>
      </w:pPr>
    </w:p>
    <w:p w14:paraId="458FC9C3" w14:textId="77777777" w:rsidR="008378AC" w:rsidRPr="007025F9" w:rsidRDefault="008378AC" w:rsidP="007025F9">
      <w:pPr>
        <w:numPr>
          <w:ilvl w:val="0"/>
          <w:numId w:val="55"/>
        </w:numPr>
        <w:spacing w:line="276" w:lineRule="auto"/>
        <w:ind w:hanging="720"/>
        <w:rPr>
          <w:u w:val="single"/>
        </w:rPr>
      </w:pPr>
      <w:r w:rsidRPr="007025F9">
        <w:rPr>
          <w:u w:val="single"/>
        </w:rPr>
        <w:t>Riverbend Ponds #1, #</w:t>
      </w:r>
      <w:proofErr w:type="gramStart"/>
      <w:r w:rsidRPr="007025F9">
        <w:rPr>
          <w:u w:val="single"/>
        </w:rPr>
        <w:t>2, #3, #</w:t>
      </w:r>
      <w:proofErr w:type="gramEnd"/>
      <w:r w:rsidRPr="007025F9">
        <w:rPr>
          <w:u w:val="single"/>
        </w:rPr>
        <w:t xml:space="preserve">4 and #5 </w:t>
      </w:r>
      <w:r w:rsidRPr="007025F9">
        <w:rPr>
          <w:u w:val="single"/>
        </w:rPr>
        <w:noBreakHyphen/>
        <w:t xml:space="preserve"> Larimer County</w:t>
      </w:r>
    </w:p>
    <w:p w14:paraId="383C2A7D" w14:textId="77777777" w:rsidR="008378AC" w:rsidRPr="007025F9" w:rsidRDefault="008378AC" w:rsidP="007025F9">
      <w:pPr>
        <w:spacing w:line="276" w:lineRule="auto"/>
        <w:rPr>
          <w:b w:val="0"/>
          <w:bCs w:val="0"/>
          <w:color w:val="000000"/>
        </w:rPr>
      </w:pPr>
    </w:p>
    <w:p w14:paraId="7736BF6B" w14:textId="22921DEB" w:rsidR="008378AC" w:rsidRPr="007025F9" w:rsidRDefault="008378AC" w:rsidP="007025F9">
      <w:pPr>
        <w:pStyle w:val="ListParagraph"/>
        <w:numPr>
          <w:ilvl w:val="1"/>
          <w:numId w:val="55"/>
        </w:numPr>
        <w:tabs>
          <w:tab w:val="left" w:pos="720"/>
        </w:tabs>
        <w:spacing w:line="276" w:lineRule="auto"/>
        <w:ind w:left="2160"/>
        <w:rPr>
          <w:b w:val="0"/>
          <w:bCs w:val="0"/>
        </w:rPr>
      </w:pPr>
      <w:del w:id="166" w:author="Hernandez, Hilary" w:date="2026-09-21T12:28:00Z" w16du:dateUtc="2026-09-21T18:28:00Z">
        <w:r w:rsidRPr="007025F9" w:rsidDel="003320D0">
          <w:rPr>
            <w:b w:val="0"/>
            <w:bCs w:val="0"/>
          </w:rPr>
          <w:delText>The minimum size for largemouth and smallmouth bass is 15 inches in length</w:delText>
        </w:r>
      </w:del>
      <w:ins w:id="167" w:author="Hernandez, Hilary" w:date="2026-09-23T12:46:00Z" w16du:dateUtc="2026-09-23T18:46:00Z">
        <w:r w:rsidR="00B82728" w:rsidRPr="00B82728">
          <w:rPr>
            <w:b w:val="0"/>
            <w:bCs w:val="0"/>
            <w:color w:val="000000"/>
          </w:rPr>
          <w:t xml:space="preserve"> </w:t>
        </w:r>
        <w:r w:rsidR="00B82728" w:rsidRPr="007025F9">
          <w:rPr>
            <w:b w:val="0"/>
            <w:bCs w:val="0"/>
            <w:color w:val="000000"/>
          </w:rPr>
          <w:t>All largemouth and smallmouth bass must be returned to the water immediately</w:t>
        </w:r>
        <w:r w:rsidR="00B82728">
          <w:rPr>
            <w:b w:val="0"/>
            <w:bCs w:val="0"/>
            <w:color w:val="000000"/>
          </w:rPr>
          <w:t xml:space="preserve"> upon catch</w:t>
        </w:r>
      </w:ins>
      <w:r w:rsidRPr="007025F9">
        <w:rPr>
          <w:b w:val="0"/>
          <w:bCs w:val="0"/>
        </w:rPr>
        <w:t xml:space="preserve">. </w:t>
      </w:r>
    </w:p>
    <w:p w14:paraId="0A5A6D0D" w14:textId="77777777" w:rsidR="008378AC" w:rsidRPr="007025F9" w:rsidRDefault="008378AC" w:rsidP="007025F9">
      <w:pPr>
        <w:spacing w:line="276" w:lineRule="auto"/>
        <w:rPr>
          <w:b w:val="0"/>
          <w:bCs w:val="0"/>
          <w:color w:val="000000"/>
        </w:rPr>
      </w:pPr>
    </w:p>
    <w:p w14:paraId="4A1644E5" w14:textId="77777777" w:rsidR="008378AC" w:rsidRPr="007025F9" w:rsidRDefault="008378AC" w:rsidP="007025F9">
      <w:pPr>
        <w:numPr>
          <w:ilvl w:val="0"/>
          <w:numId w:val="55"/>
        </w:numPr>
        <w:spacing w:line="276" w:lineRule="auto"/>
        <w:ind w:hanging="720"/>
        <w:rPr>
          <w:u w:val="single"/>
        </w:rPr>
      </w:pPr>
      <w:r w:rsidRPr="007025F9">
        <w:rPr>
          <w:u w:val="single"/>
        </w:rPr>
        <w:t>River’s Edge Natural Area Ponds (Bass, Dragonfly, Sandpiper) - Larimer County</w:t>
      </w:r>
    </w:p>
    <w:p w14:paraId="535DCF5F" w14:textId="77777777" w:rsidR="008378AC" w:rsidRPr="007025F9" w:rsidRDefault="008378AC" w:rsidP="007025F9">
      <w:pPr>
        <w:spacing w:line="276" w:lineRule="auto"/>
        <w:rPr>
          <w:b w:val="0"/>
          <w:bCs w:val="0"/>
          <w:color w:val="000000"/>
        </w:rPr>
      </w:pPr>
    </w:p>
    <w:p w14:paraId="50E9429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largemouth and smallmouth bass must be returned to the water immediately upon catch.</w:t>
      </w:r>
    </w:p>
    <w:p w14:paraId="1FAD1F0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lastRenderedPageBreak/>
        <w:t>The bag and possession limit for yellow perch is 5 fish.</w:t>
      </w:r>
    </w:p>
    <w:p w14:paraId="4F8B5C61" w14:textId="77777777" w:rsidR="008378AC" w:rsidRPr="007025F9" w:rsidRDefault="008378AC" w:rsidP="007025F9">
      <w:pPr>
        <w:spacing w:line="276" w:lineRule="auto"/>
        <w:ind w:left="1800" w:hanging="720"/>
        <w:rPr>
          <w:b w:val="0"/>
          <w:u w:val="single"/>
        </w:rPr>
      </w:pPr>
    </w:p>
    <w:p w14:paraId="3063C81C" w14:textId="77777777" w:rsidR="008378AC" w:rsidRPr="007025F9" w:rsidRDefault="008378AC" w:rsidP="007025F9">
      <w:pPr>
        <w:numPr>
          <w:ilvl w:val="0"/>
          <w:numId w:val="55"/>
        </w:numPr>
        <w:spacing w:line="276" w:lineRule="auto"/>
        <w:ind w:hanging="720"/>
        <w:rPr>
          <w:u w:val="single"/>
        </w:rPr>
      </w:pPr>
      <w:r w:rsidRPr="007025F9">
        <w:rPr>
          <w:u w:val="single"/>
        </w:rPr>
        <w:t>Road Beaver Creek - Gunnison County</w:t>
      </w:r>
    </w:p>
    <w:p w14:paraId="7F00AFF6" w14:textId="77777777" w:rsidR="008378AC" w:rsidRPr="007025F9" w:rsidRDefault="008378AC" w:rsidP="007025F9">
      <w:pPr>
        <w:spacing w:line="276" w:lineRule="auto"/>
        <w:rPr>
          <w:b w:val="0"/>
          <w:bCs w:val="0"/>
          <w:color w:val="000000"/>
        </w:rPr>
      </w:pPr>
    </w:p>
    <w:p w14:paraId="586B6FBE"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2CAAC42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2E332CB6" w14:textId="77777777" w:rsidR="008378AC" w:rsidRPr="007025F9" w:rsidRDefault="008378AC" w:rsidP="007025F9">
      <w:pPr>
        <w:spacing w:line="276" w:lineRule="auto"/>
        <w:rPr>
          <w:b w:val="0"/>
          <w:color w:val="000000"/>
        </w:rPr>
      </w:pPr>
    </w:p>
    <w:p w14:paraId="7C470C38" w14:textId="77777777" w:rsidR="008378AC" w:rsidRPr="007025F9" w:rsidRDefault="008378AC" w:rsidP="007025F9">
      <w:pPr>
        <w:numPr>
          <w:ilvl w:val="0"/>
          <w:numId w:val="55"/>
        </w:numPr>
        <w:spacing w:line="276" w:lineRule="auto"/>
        <w:ind w:hanging="720"/>
        <w:rPr>
          <w:u w:val="single"/>
        </w:rPr>
      </w:pPr>
      <w:r w:rsidRPr="007025F9">
        <w:rPr>
          <w:u w:val="single"/>
        </w:rPr>
        <w:t>Roaring Creek and tributaries - Larimer County</w:t>
      </w:r>
    </w:p>
    <w:p w14:paraId="4CACB2D5" w14:textId="77777777" w:rsidR="008378AC" w:rsidRPr="007025F9" w:rsidRDefault="008378AC" w:rsidP="007025F9">
      <w:pPr>
        <w:spacing w:line="276" w:lineRule="auto"/>
        <w:rPr>
          <w:b w:val="0"/>
          <w:color w:val="000000"/>
        </w:rPr>
      </w:pPr>
    </w:p>
    <w:p w14:paraId="18558433"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23BD64C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33D1093B" w14:textId="77777777" w:rsidR="008378AC" w:rsidRPr="007025F9" w:rsidRDefault="008378AC" w:rsidP="007025F9">
      <w:pPr>
        <w:tabs>
          <w:tab w:val="left" w:pos="720"/>
        </w:tabs>
        <w:spacing w:line="276" w:lineRule="auto"/>
        <w:ind w:left="2160" w:hanging="360"/>
        <w:rPr>
          <w:b w:val="0"/>
          <w:bCs w:val="0"/>
          <w:u w:val="single"/>
        </w:rPr>
      </w:pPr>
    </w:p>
    <w:p w14:paraId="755BE077" w14:textId="77777777" w:rsidR="008378AC" w:rsidRPr="007025F9" w:rsidRDefault="008378AC" w:rsidP="007025F9">
      <w:pPr>
        <w:numPr>
          <w:ilvl w:val="0"/>
          <w:numId w:val="55"/>
        </w:numPr>
        <w:spacing w:line="276" w:lineRule="auto"/>
        <w:ind w:hanging="720"/>
        <w:rPr>
          <w:u w:val="single"/>
        </w:rPr>
      </w:pPr>
      <w:r w:rsidRPr="007025F9">
        <w:rPr>
          <w:u w:val="single"/>
        </w:rPr>
        <w:t>Roaring Fork Creek - Grand County</w:t>
      </w:r>
    </w:p>
    <w:p w14:paraId="60BF32BC" w14:textId="77777777" w:rsidR="008378AC" w:rsidRPr="007025F9" w:rsidRDefault="008378AC" w:rsidP="007025F9">
      <w:pPr>
        <w:tabs>
          <w:tab w:val="left" w:pos="720"/>
        </w:tabs>
        <w:spacing w:line="276" w:lineRule="auto"/>
        <w:ind w:left="2160" w:hanging="360"/>
        <w:rPr>
          <w:b w:val="0"/>
          <w:bCs w:val="0"/>
        </w:rPr>
      </w:pPr>
    </w:p>
    <w:p w14:paraId="220A39BB"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7D556FD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51B0215C" w14:textId="77777777" w:rsidR="008378AC" w:rsidRPr="007025F9" w:rsidRDefault="008378AC" w:rsidP="007025F9">
      <w:pPr>
        <w:spacing w:line="276" w:lineRule="auto"/>
        <w:ind w:left="1800" w:hanging="720"/>
        <w:rPr>
          <w:b w:val="0"/>
          <w:u w:val="single"/>
        </w:rPr>
      </w:pPr>
    </w:p>
    <w:p w14:paraId="6CFC9E4F" w14:textId="77777777" w:rsidR="008378AC" w:rsidRPr="007025F9" w:rsidRDefault="008378AC" w:rsidP="007025F9">
      <w:pPr>
        <w:numPr>
          <w:ilvl w:val="0"/>
          <w:numId w:val="55"/>
        </w:numPr>
        <w:spacing w:line="276" w:lineRule="auto"/>
        <w:ind w:hanging="720"/>
        <w:rPr>
          <w:u w:val="single"/>
        </w:rPr>
      </w:pPr>
      <w:r w:rsidRPr="007025F9">
        <w:rPr>
          <w:u w:val="single"/>
        </w:rPr>
        <w:t xml:space="preserve">Roaring Fork of the North Platte </w:t>
      </w:r>
      <w:r w:rsidRPr="007025F9">
        <w:rPr>
          <w:u w:val="single"/>
        </w:rPr>
        <w:noBreakHyphen/>
        <w:t xml:space="preserve"> Jackson County</w:t>
      </w:r>
    </w:p>
    <w:p w14:paraId="32523F60" w14:textId="77777777" w:rsidR="008378AC" w:rsidRPr="007025F9" w:rsidRDefault="008378AC" w:rsidP="007025F9">
      <w:pPr>
        <w:spacing w:line="276" w:lineRule="auto"/>
        <w:rPr>
          <w:b w:val="0"/>
          <w:color w:val="000000"/>
          <w:u w:val="single"/>
        </w:rPr>
      </w:pPr>
    </w:p>
    <w:p w14:paraId="1856175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Within the Manville State Wildlife Area:</w:t>
      </w:r>
    </w:p>
    <w:p w14:paraId="39C98FA3"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04983ACF"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5F14BB77" w14:textId="77777777" w:rsidR="008378AC" w:rsidRPr="007025F9" w:rsidRDefault="008378AC" w:rsidP="007025F9">
      <w:pPr>
        <w:spacing w:line="276" w:lineRule="auto"/>
        <w:rPr>
          <w:b w:val="0"/>
          <w:color w:val="000000"/>
        </w:rPr>
      </w:pPr>
    </w:p>
    <w:p w14:paraId="39689AC6" w14:textId="77777777" w:rsidR="008378AC" w:rsidRPr="007025F9" w:rsidRDefault="008378AC" w:rsidP="007025F9">
      <w:pPr>
        <w:numPr>
          <w:ilvl w:val="0"/>
          <w:numId w:val="55"/>
        </w:numPr>
        <w:spacing w:line="276" w:lineRule="auto"/>
        <w:ind w:hanging="720"/>
        <w:rPr>
          <w:u w:val="single"/>
        </w:rPr>
      </w:pPr>
      <w:r w:rsidRPr="007025F9">
        <w:rPr>
          <w:u w:val="single"/>
        </w:rPr>
        <w:t xml:space="preserve">Roaring Fork River </w:t>
      </w:r>
      <w:r w:rsidRPr="007025F9">
        <w:rPr>
          <w:u w:val="single"/>
        </w:rPr>
        <w:noBreakHyphen/>
        <w:t xml:space="preserve"> Pitkin and Garfield Counties</w:t>
      </w:r>
    </w:p>
    <w:p w14:paraId="7D066FE6" w14:textId="77777777" w:rsidR="008378AC" w:rsidRPr="007025F9" w:rsidRDefault="008378AC" w:rsidP="007025F9">
      <w:pPr>
        <w:spacing w:line="276" w:lineRule="auto"/>
        <w:rPr>
          <w:b w:val="0"/>
          <w:color w:val="000000"/>
        </w:rPr>
      </w:pPr>
    </w:p>
    <w:p w14:paraId="7AFFBFD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with McFarlane Creek downstream to the upper Woody Creek bridge:</w:t>
      </w:r>
    </w:p>
    <w:p w14:paraId="406E991B"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only.</w:t>
      </w:r>
    </w:p>
    <w:p w14:paraId="6DF4751A"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All trout must be returned to the water immediately upon catch.</w:t>
      </w:r>
    </w:p>
    <w:p w14:paraId="563D4D8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From the upper Woody Creek bridge downstream to the confluence with the Colorado River (excluding 50 yards upstream and downstream from the confluences with Fourmile Creek and Threemile </w:t>
      </w:r>
      <w:r w:rsidRPr="007025F9">
        <w:rPr>
          <w:b w:val="0"/>
          <w:bCs w:val="0"/>
          <w:color w:val="000000"/>
        </w:rPr>
        <w:t>Creek)</w:t>
      </w:r>
      <w:r w:rsidRPr="007025F9">
        <w:rPr>
          <w:b w:val="0"/>
          <w:bCs w:val="0"/>
        </w:rPr>
        <w:t>:</w:t>
      </w:r>
    </w:p>
    <w:p w14:paraId="08D4CB4E"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by artificial flies and lures only.</w:t>
      </w:r>
    </w:p>
    <w:p w14:paraId="668821D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and minimum size for trout is two fish, 16 inches in length.</w:t>
      </w:r>
    </w:p>
    <w:p w14:paraId="0F86F8EB"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t xml:space="preserve">50 yards upstream and downstream from the confluences with Fourmile Creek and Threemile </w:t>
      </w:r>
      <w:r w:rsidRPr="007025F9">
        <w:rPr>
          <w:b w:val="0"/>
          <w:bCs w:val="0"/>
          <w:color w:val="000000"/>
        </w:rPr>
        <w:t>Creek:</w:t>
      </w:r>
    </w:p>
    <w:p w14:paraId="4808119C"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by artificial flies and lures only.</w:t>
      </w:r>
    </w:p>
    <w:p w14:paraId="7898570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and minimum size for trout is two fish, 16 inches in length.</w:t>
      </w:r>
    </w:p>
    <w:p w14:paraId="074F7AB8"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from March 15 through May 31 and from October 1 through November 30.</w:t>
      </w:r>
    </w:p>
    <w:p w14:paraId="0F2389F0" w14:textId="77777777" w:rsidR="008378AC" w:rsidRPr="007025F9" w:rsidRDefault="008378AC" w:rsidP="007025F9">
      <w:pPr>
        <w:tabs>
          <w:tab w:val="left" w:pos="810"/>
        </w:tabs>
        <w:spacing w:line="276" w:lineRule="auto"/>
        <w:ind w:left="2520" w:hanging="360"/>
        <w:rPr>
          <w:b w:val="0"/>
          <w:bCs w:val="0"/>
          <w:color w:val="000000"/>
        </w:rPr>
      </w:pPr>
    </w:p>
    <w:p w14:paraId="616F6C4A" w14:textId="77777777" w:rsidR="008378AC" w:rsidRPr="007025F9" w:rsidRDefault="008378AC" w:rsidP="007025F9">
      <w:pPr>
        <w:numPr>
          <w:ilvl w:val="0"/>
          <w:numId w:val="55"/>
        </w:numPr>
        <w:spacing w:line="276" w:lineRule="auto"/>
        <w:ind w:hanging="720"/>
        <w:rPr>
          <w:u w:val="single"/>
        </w:rPr>
      </w:pPr>
      <w:r w:rsidRPr="007025F9">
        <w:rPr>
          <w:u w:val="single"/>
        </w:rPr>
        <w:t xml:space="preserve">Roaring Fork - Mineral County </w:t>
      </w:r>
    </w:p>
    <w:p w14:paraId="0A9A4441" w14:textId="77777777" w:rsidR="008378AC" w:rsidRPr="007025F9" w:rsidRDefault="008378AC" w:rsidP="007025F9">
      <w:pPr>
        <w:spacing w:line="276" w:lineRule="auto"/>
        <w:ind w:left="1800"/>
        <w:rPr>
          <w:u w:val="single"/>
        </w:rPr>
      </w:pPr>
    </w:p>
    <w:p w14:paraId="5B391E45" w14:textId="77777777" w:rsidR="008378AC" w:rsidRPr="007025F9" w:rsidRDefault="008378AC" w:rsidP="007025F9">
      <w:pPr>
        <w:pStyle w:val="ListParagraph"/>
        <w:numPr>
          <w:ilvl w:val="1"/>
          <w:numId w:val="55"/>
        </w:numPr>
        <w:spacing w:line="276" w:lineRule="auto"/>
        <w:ind w:left="2160"/>
        <w:rPr>
          <w:b w:val="0"/>
        </w:rPr>
      </w:pPr>
      <w:r w:rsidRPr="007025F9">
        <w:rPr>
          <w:b w:val="0"/>
        </w:rPr>
        <w:t>From the headwaters downstream to the confluence with Goose Creek, including unnamed tributary streams:</w:t>
      </w:r>
    </w:p>
    <w:p w14:paraId="394B20CC" w14:textId="77777777" w:rsidR="008378AC" w:rsidRPr="007025F9" w:rsidRDefault="008378AC" w:rsidP="007025F9">
      <w:pPr>
        <w:pStyle w:val="ListParagraph"/>
        <w:numPr>
          <w:ilvl w:val="0"/>
          <w:numId w:val="64"/>
        </w:numPr>
        <w:tabs>
          <w:tab w:val="left" w:pos="1800"/>
        </w:tabs>
        <w:spacing w:line="276" w:lineRule="auto"/>
        <w:rPr>
          <w:b w:val="0"/>
        </w:rPr>
      </w:pPr>
      <w:r w:rsidRPr="007025F9">
        <w:rPr>
          <w:b w:val="0"/>
        </w:rPr>
        <w:t xml:space="preserve">Fishing is by artificial flies and lures only. </w:t>
      </w:r>
    </w:p>
    <w:p w14:paraId="123602E3" w14:textId="77777777" w:rsidR="008378AC" w:rsidRPr="007025F9" w:rsidRDefault="008378AC" w:rsidP="007025F9">
      <w:pPr>
        <w:pStyle w:val="ListParagraph"/>
        <w:numPr>
          <w:ilvl w:val="0"/>
          <w:numId w:val="64"/>
        </w:numPr>
        <w:tabs>
          <w:tab w:val="left" w:pos="1800"/>
        </w:tabs>
        <w:spacing w:line="276" w:lineRule="auto"/>
        <w:rPr>
          <w:b w:val="0"/>
        </w:rPr>
      </w:pPr>
      <w:r w:rsidRPr="007025F9">
        <w:rPr>
          <w:b w:val="0"/>
        </w:rPr>
        <w:lastRenderedPageBreak/>
        <w:t xml:space="preserve">All cutthroat trout must be returned to the water immediately upon catch. </w:t>
      </w:r>
    </w:p>
    <w:p w14:paraId="3D196A99" w14:textId="77777777" w:rsidR="008378AC" w:rsidRPr="007025F9" w:rsidRDefault="008378AC" w:rsidP="007025F9">
      <w:pPr>
        <w:spacing w:line="276" w:lineRule="auto"/>
        <w:ind w:left="1800"/>
        <w:rPr>
          <w:u w:val="single"/>
        </w:rPr>
      </w:pPr>
    </w:p>
    <w:p w14:paraId="131B48E6" w14:textId="77777777" w:rsidR="008378AC" w:rsidRPr="007025F9" w:rsidRDefault="008378AC" w:rsidP="007025F9">
      <w:pPr>
        <w:numPr>
          <w:ilvl w:val="0"/>
          <w:numId w:val="55"/>
        </w:numPr>
        <w:spacing w:line="276" w:lineRule="auto"/>
        <w:ind w:hanging="720"/>
        <w:rPr>
          <w:u w:val="single"/>
        </w:rPr>
      </w:pPr>
      <w:r w:rsidRPr="007025F9">
        <w:rPr>
          <w:u w:val="single"/>
        </w:rPr>
        <w:t>Roaring Forks Creek - Montezuma County</w:t>
      </w:r>
    </w:p>
    <w:p w14:paraId="18C866D0" w14:textId="77777777" w:rsidR="008378AC" w:rsidRPr="007025F9" w:rsidRDefault="008378AC" w:rsidP="007025F9">
      <w:pPr>
        <w:spacing w:line="276" w:lineRule="auto"/>
        <w:ind w:left="1440" w:hanging="360"/>
        <w:rPr>
          <w:b w:val="0"/>
          <w:color w:val="000000"/>
        </w:rPr>
      </w:pPr>
    </w:p>
    <w:p w14:paraId="5B1D096F" w14:textId="77777777" w:rsidR="008378AC" w:rsidRPr="007025F9" w:rsidRDefault="008378AC" w:rsidP="007025F9">
      <w:pPr>
        <w:numPr>
          <w:ilvl w:val="0"/>
          <w:numId w:val="35"/>
        </w:numPr>
        <w:tabs>
          <w:tab w:val="left" w:pos="810"/>
        </w:tabs>
        <w:spacing w:line="276" w:lineRule="auto"/>
        <w:rPr>
          <w:b w:val="0"/>
          <w:bCs w:val="0"/>
          <w:color w:val="000000"/>
        </w:rPr>
      </w:pPr>
      <w:r w:rsidRPr="007025F9">
        <w:rPr>
          <w:b w:val="0"/>
          <w:bCs w:val="0"/>
          <w:color w:val="000000"/>
        </w:rPr>
        <w:t>Fishing is by artificial flies and lures only.</w:t>
      </w:r>
    </w:p>
    <w:p w14:paraId="03FFD94B" w14:textId="77777777" w:rsidR="008378AC" w:rsidRPr="007025F9" w:rsidRDefault="008378AC" w:rsidP="007025F9">
      <w:pPr>
        <w:numPr>
          <w:ilvl w:val="0"/>
          <w:numId w:val="35"/>
        </w:numPr>
        <w:tabs>
          <w:tab w:val="left" w:pos="810"/>
        </w:tabs>
        <w:spacing w:line="276" w:lineRule="auto"/>
        <w:rPr>
          <w:b w:val="0"/>
          <w:bCs w:val="0"/>
          <w:color w:val="000000"/>
        </w:rPr>
      </w:pPr>
      <w:r w:rsidRPr="007025F9">
        <w:rPr>
          <w:b w:val="0"/>
          <w:bCs w:val="0"/>
          <w:color w:val="000000"/>
        </w:rPr>
        <w:t>All cutthroat trout must be returned to the water immediately upon catch.</w:t>
      </w:r>
    </w:p>
    <w:p w14:paraId="093FD04A" w14:textId="77777777" w:rsidR="008378AC" w:rsidRPr="007025F9" w:rsidRDefault="008378AC" w:rsidP="007025F9">
      <w:pPr>
        <w:spacing w:line="276" w:lineRule="auto"/>
        <w:ind w:left="1800" w:hanging="720"/>
        <w:rPr>
          <w:b w:val="0"/>
          <w:u w:val="single"/>
        </w:rPr>
      </w:pPr>
    </w:p>
    <w:p w14:paraId="702669A4" w14:textId="77777777" w:rsidR="008378AC" w:rsidRPr="007025F9" w:rsidRDefault="008378AC" w:rsidP="007025F9">
      <w:pPr>
        <w:numPr>
          <w:ilvl w:val="0"/>
          <w:numId w:val="55"/>
        </w:numPr>
        <w:spacing w:line="276" w:lineRule="auto"/>
        <w:ind w:hanging="720"/>
        <w:rPr>
          <w:u w:val="single"/>
        </w:rPr>
      </w:pPr>
      <w:r w:rsidRPr="007025F9">
        <w:rPr>
          <w:u w:val="single"/>
        </w:rPr>
        <w:t>Robinson Creek - Gunnison County</w:t>
      </w:r>
    </w:p>
    <w:p w14:paraId="0CAFB2B7" w14:textId="77777777" w:rsidR="008378AC" w:rsidRPr="007025F9" w:rsidRDefault="008378AC" w:rsidP="007025F9">
      <w:pPr>
        <w:spacing w:line="276" w:lineRule="auto"/>
        <w:rPr>
          <w:u w:val="single"/>
        </w:rPr>
      </w:pPr>
    </w:p>
    <w:p w14:paraId="4B67CCF4" w14:textId="77777777" w:rsidR="008378AC" w:rsidRPr="007025F9" w:rsidRDefault="008378AC" w:rsidP="007025F9">
      <w:pPr>
        <w:pStyle w:val="ListParagraph"/>
        <w:numPr>
          <w:ilvl w:val="0"/>
          <w:numId w:val="81"/>
        </w:numPr>
        <w:tabs>
          <w:tab w:val="left" w:pos="1800"/>
        </w:tabs>
        <w:spacing w:line="276" w:lineRule="auto"/>
        <w:rPr>
          <w:b w:val="0"/>
        </w:rPr>
      </w:pPr>
      <w:r w:rsidRPr="007025F9">
        <w:rPr>
          <w:b w:val="0"/>
        </w:rPr>
        <w:t xml:space="preserve">Fishing is by artificial flies and lures only. </w:t>
      </w:r>
    </w:p>
    <w:p w14:paraId="682E8880" w14:textId="77777777" w:rsidR="008378AC" w:rsidRPr="007025F9" w:rsidRDefault="008378AC" w:rsidP="007025F9">
      <w:pPr>
        <w:pStyle w:val="ListParagraph"/>
        <w:numPr>
          <w:ilvl w:val="0"/>
          <w:numId w:val="81"/>
        </w:numPr>
        <w:tabs>
          <w:tab w:val="left" w:pos="1800"/>
        </w:tabs>
        <w:spacing w:line="276" w:lineRule="auto"/>
        <w:rPr>
          <w:b w:val="0"/>
        </w:rPr>
      </w:pPr>
      <w:r w:rsidRPr="007025F9">
        <w:rPr>
          <w:b w:val="0"/>
        </w:rPr>
        <w:t xml:space="preserve">All cutthroat trout must be returned to the water immediately upon catch. </w:t>
      </w:r>
    </w:p>
    <w:p w14:paraId="5C378ADD" w14:textId="77777777" w:rsidR="008378AC" w:rsidRPr="007025F9" w:rsidRDefault="008378AC" w:rsidP="007025F9">
      <w:pPr>
        <w:spacing w:line="276" w:lineRule="auto"/>
        <w:rPr>
          <w:u w:val="single"/>
        </w:rPr>
      </w:pPr>
    </w:p>
    <w:p w14:paraId="59D71D7F" w14:textId="77777777" w:rsidR="008378AC" w:rsidRPr="007025F9" w:rsidRDefault="008378AC" w:rsidP="007025F9">
      <w:pPr>
        <w:numPr>
          <w:ilvl w:val="0"/>
          <w:numId w:val="55"/>
        </w:numPr>
        <w:spacing w:line="276" w:lineRule="auto"/>
        <w:ind w:hanging="720"/>
        <w:rPr>
          <w:u w:val="single"/>
        </w:rPr>
      </w:pPr>
      <w:r w:rsidRPr="007025F9">
        <w:rPr>
          <w:u w:val="single"/>
        </w:rPr>
        <w:t xml:space="preserve">Rock Creek - Gunnison County </w:t>
      </w:r>
    </w:p>
    <w:p w14:paraId="2C93697B" w14:textId="77777777" w:rsidR="008378AC" w:rsidRPr="007025F9" w:rsidRDefault="008378AC" w:rsidP="007025F9">
      <w:pPr>
        <w:spacing w:line="276" w:lineRule="auto"/>
        <w:ind w:left="1800"/>
        <w:rPr>
          <w:u w:val="single"/>
        </w:rPr>
      </w:pPr>
    </w:p>
    <w:p w14:paraId="2E424D14" w14:textId="77777777" w:rsidR="008378AC" w:rsidRPr="007025F9" w:rsidRDefault="008378AC" w:rsidP="007025F9">
      <w:pPr>
        <w:pStyle w:val="ListParagraph"/>
        <w:numPr>
          <w:ilvl w:val="1"/>
          <w:numId w:val="55"/>
        </w:numPr>
        <w:tabs>
          <w:tab w:val="left" w:pos="1800"/>
          <w:tab w:val="left" w:pos="2250"/>
        </w:tabs>
        <w:spacing w:line="276" w:lineRule="auto"/>
        <w:ind w:left="2160"/>
        <w:rPr>
          <w:b w:val="0"/>
        </w:rPr>
      </w:pPr>
      <w:r w:rsidRPr="007025F9">
        <w:rPr>
          <w:b w:val="0"/>
        </w:rPr>
        <w:t xml:space="preserve">From the headwaters downstream to the confluence with Clear Fork of Muddy Creek: </w:t>
      </w:r>
    </w:p>
    <w:p w14:paraId="4093D75A" w14:textId="77777777" w:rsidR="008378AC" w:rsidRPr="007025F9" w:rsidRDefault="008378AC" w:rsidP="007025F9">
      <w:pPr>
        <w:pStyle w:val="ListParagraph"/>
        <w:numPr>
          <w:ilvl w:val="0"/>
          <w:numId w:val="69"/>
        </w:numPr>
        <w:tabs>
          <w:tab w:val="left" w:pos="1800"/>
          <w:tab w:val="left" w:pos="2250"/>
        </w:tabs>
        <w:spacing w:line="276" w:lineRule="auto"/>
        <w:ind w:left="2520"/>
        <w:rPr>
          <w:b w:val="0"/>
        </w:rPr>
      </w:pPr>
      <w:r w:rsidRPr="007025F9">
        <w:rPr>
          <w:b w:val="0"/>
        </w:rPr>
        <w:t xml:space="preserve">Fishing is by artificial flies and lures only. </w:t>
      </w:r>
    </w:p>
    <w:p w14:paraId="02B95E6F" w14:textId="77777777" w:rsidR="008378AC" w:rsidRPr="007025F9" w:rsidRDefault="008378AC" w:rsidP="007025F9">
      <w:pPr>
        <w:pStyle w:val="ListParagraph"/>
        <w:numPr>
          <w:ilvl w:val="0"/>
          <w:numId w:val="69"/>
        </w:numPr>
        <w:tabs>
          <w:tab w:val="left" w:pos="1800"/>
          <w:tab w:val="left" w:pos="2250"/>
        </w:tabs>
        <w:spacing w:line="276" w:lineRule="auto"/>
        <w:ind w:left="2520"/>
        <w:rPr>
          <w:b w:val="0"/>
        </w:rPr>
      </w:pPr>
      <w:r w:rsidRPr="007025F9">
        <w:rPr>
          <w:b w:val="0"/>
        </w:rPr>
        <w:t xml:space="preserve">All cutthroat trout must be returned to the water immediately upon catch. </w:t>
      </w:r>
    </w:p>
    <w:p w14:paraId="1C68676C" w14:textId="77777777" w:rsidR="008378AC" w:rsidRPr="007025F9" w:rsidRDefault="008378AC" w:rsidP="007025F9">
      <w:pPr>
        <w:spacing w:line="276" w:lineRule="auto"/>
        <w:ind w:left="1800"/>
        <w:rPr>
          <w:u w:val="single"/>
        </w:rPr>
      </w:pPr>
    </w:p>
    <w:p w14:paraId="6C545C52" w14:textId="77777777" w:rsidR="008378AC" w:rsidRPr="007025F9" w:rsidRDefault="008378AC" w:rsidP="007025F9">
      <w:pPr>
        <w:numPr>
          <w:ilvl w:val="0"/>
          <w:numId w:val="55"/>
        </w:numPr>
        <w:spacing w:line="276" w:lineRule="auto"/>
        <w:ind w:hanging="720"/>
        <w:rPr>
          <w:u w:val="single"/>
        </w:rPr>
      </w:pPr>
      <w:r w:rsidRPr="007025F9">
        <w:rPr>
          <w:u w:val="single"/>
        </w:rPr>
        <w:t xml:space="preserve">Rock Creek </w:t>
      </w:r>
      <w:r w:rsidRPr="007025F9">
        <w:rPr>
          <w:u w:val="single"/>
        </w:rPr>
        <w:noBreakHyphen/>
        <w:t xml:space="preserve"> Lake County</w:t>
      </w:r>
    </w:p>
    <w:p w14:paraId="7B66AE92" w14:textId="77777777" w:rsidR="008378AC" w:rsidRPr="007025F9" w:rsidRDefault="008378AC" w:rsidP="007025F9">
      <w:pPr>
        <w:spacing w:line="276" w:lineRule="auto"/>
        <w:rPr>
          <w:b w:val="0"/>
          <w:bCs w:val="0"/>
          <w:color w:val="000000"/>
        </w:rPr>
      </w:pPr>
    </w:p>
    <w:p w14:paraId="2D440FC0"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271D043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1F37155C" w14:textId="77777777" w:rsidR="008378AC" w:rsidRPr="007025F9" w:rsidRDefault="008378AC" w:rsidP="007025F9">
      <w:pPr>
        <w:spacing w:line="276" w:lineRule="auto"/>
        <w:ind w:left="2520" w:hanging="360"/>
        <w:rPr>
          <w:b w:val="0"/>
          <w:bCs w:val="0"/>
          <w:color w:val="000000"/>
        </w:rPr>
      </w:pPr>
    </w:p>
    <w:p w14:paraId="1F3B356D" w14:textId="77777777" w:rsidR="008378AC" w:rsidRPr="007025F9" w:rsidRDefault="008378AC" w:rsidP="007025F9">
      <w:pPr>
        <w:numPr>
          <w:ilvl w:val="0"/>
          <w:numId w:val="55"/>
        </w:numPr>
        <w:spacing w:line="276" w:lineRule="auto"/>
        <w:ind w:hanging="720"/>
        <w:rPr>
          <w:u w:val="single"/>
        </w:rPr>
      </w:pPr>
      <w:r w:rsidRPr="007025F9">
        <w:rPr>
          <w:u w:val="single"/>
        </w:rPr>
        <w:t>Rock Creek, Little - Mesa County</w:t>
      </w:r>
    </w:p>
    <w:p w14:paraId="3D7D699E" w14:textId="77777777" w:rsidR="008378AC" w:rsidRPr="007025F9" w:rsidRDefault="008378AC" w:rsidP="007025F9">
      <w:pPr>
        <w:spacing w:line="276" w:lineRule="auto"/>
        <w:ind w:left="1800" w:hanging="720"/>
        <w:rPr>
          <w:b w:val="0"/>
          <w:u w:val="single"/>
        </w:rPr>
      </w:pPr>
    </w:p>
    <w:p w14:paraId="0F49B622" w14:textId="77777777" w:rsidR="008378AC" w:rsidRPr="007025F9" w:rsidRDefault="008378AC" w:rsidP="007025F9">
      <w:pPr>
        <w:numPr>
          <w:ilvl w:val="0"/>
          <w:numId w:val="34"/>
        </w:numPr>
        <w:spacing w:line="276" w:lineRule="auto"/>
        <w:rPr>
          <w:b w:val="0"/>
          <w:bCs w:val="0"/>
          <w:color w:val="000000"/>
        </w:rPr>
      </w:pPr>
      <w:r w:rsidRPr="007025F9">
        <w:rPr>
          <w:b w:val="0"/>
        </w:rPr>
        <w:t xml:space="preserve">Fishing </w:t>
      </w:r>
      <w:r w:rsidRPr="007025F9">
        <w:rPr>
          <w:b w:val="0"/>
          <w:bCs w:val="0"/>
          <w:color w:val="000000"/>
        </w:rPr>
        <w:t>is by artificial flies and lures only.</w:t>
      </w:r>
    </w:p>
    <w:p w14:paraId="19DCE0C3" w14:textId="77777777" w:rsidR="008378AC" w:rsidRPr="007025F9" w:rsidRDefault="008378AC" w:rsidP="007025F9">
      <w:pPr>
        <w:numPr>
          <w:ilvl w:val="0"/>
          <w:numId w:val="34"/>
        </w:numPr>
        <w:spacing w:line="276" w:lineRule="auto"/>
        <w:rPr>
          <w:b w:val="0"/>
          <w:color w:val="000000"/>
        </w:rPr>
      </w:pPr>
      <w:r w:rsidRPr="007025F9">
        <w:rPr>
          <w:b w:val="0"/>
          <w:bCs w:val="0"/>
          <w:color w:val="000000"/>
        </w:rPr>
        <w:t>All cutthroat trout must be returned to the water immediately upon catch.</w:t>
      </w:r>
    </w:p>
    <w:p w14:paraId="49A76B56" w14:textId="77777777" w:rsidR="008378AC" w:rsidRPr="007025F9" w:rsidRDefault="008378AC" w:rsidP="007025F9">
      <w:pPr>
        <w:spacing w:line="276" w:lineRule="auto"/>
        <w:ind w:left="1800" w:hanging="720"/>
        <w:rPr>
          <w:b w:val="0"/>
          <w:u w:val="single"/>
        </w:rPr>
      </w:pPr>
    </w:p>
    <w:p w14:paraId="36CD9B8F" w14:textId="77777777" w:rsidR="008378AC" w:rsidRPr="007025F9" w:rsidRDefault="008378AC" w:rsidP="007025F9">
      <w:pPr>
        <w:numPr>
          <w:ilvl w:val="0"/>
          <w:numId w:val="55"/>
        </w:numPr>
        <w:spacing w:line="276" w:lineRule="auto"/>
        <w:ind w:hanging="720"/>
        <w:rPr>
          <w:u w:val="single"/>
        </w:rPr>
      </w:pPr>
      <w:r w:rsidRPr="007025F9">
        <w:rPr>
          <w:u w:val="single"/>
        </w:rPr>
        <w:t>Rock Creek - Park County</w:t>
      </w:r>
    </w:p>
    <w:p w14:paraId="08D58436" w14:textId="77777777" w:rsidR="008378AC" w:rsidRPr="007025F9" w:rsidRDefault="008378AC" w:rsidP="007025F9">
      <w:pPr>
        <w:tabs>
          <w:tab w:val="left" w:pos="810"/>
        </w:tabs>
        <w:spacing w:line="276" w:lineRule="auto"/>
        <w:ind w:left="2160" w:hanging="360"/>
        <w:rPr>
          <w:b w:val="0"/>
          <w:bCs w:val="0"/>
          <w:color w:val="000000"/>
        </w:rPr>
      </w:pPr>
    </w:p>
    <w:p w14:paraId="023DB522"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145A7E9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EB74B42" w14:textId="77777777" w:rsidR="008378AC" w:rsidRPr="007025F9" w:rsidRDefault="008378AC" w:rsidP="007025F9">
      <w:pPr>
        <w:spacing w:line="276" w:lineRule="auto"/>
        <w:ind w:left="1800" w:hanging="720"/>
        <w:rPr>
          <w:u w:val="single"/>
        </w:rPr>
      </w:pPr>
    </w:p>
    <w:p w14:paraId="08CF231C" w14:textId="77777777" w:rsidR="008378AC" w:rsidRPr="007025F9" w:rsidRDefault="008378AC" w:rsidP="007025F9">
      <w:pPr>
        <w:numPr>
          <w:ilvl w:val="0"/>
          <w:numId w:val="55"/>
        </w:numPr>
        <w:spacing w:line="276" w:lineRule="auto"/>
        <w:ind w:hanging="720"/>
        <w:rPr>
          <w:u w:val="single"/>
        </w:rPr>
      </w:pPr>
      <w:r w:rsidRPr="007025F9">
        <w:rPr>
          <w:u w:val="single"/>
        </w:rPr>
        <w:t xml:space="preserve">Rock Lake </w:t>
      </w:r>
      <w:r w:rsidRPr="007025F9">
        <w:rPr>
          <w:u w:val="single"/>
        </w:rPr>
        <w:noBreakHyphen/>
        <w:t xml:space="preserve"> Conejos County </w:t>
      </w:r>
    </w:p>
    <w:p w14:paraId="0D828DAA" w14:textId="77777777" w:rsidR="008378AC" w:rsidRPr="007025F9" w:rsidRDefault="008378AC" w:rsidP="007025F9">
      <w:pPr>
        <w:spacing w:line="276" w:lineRule="auto"/>
        <w:ind w:left="1440" w:hanging="360"/>
        <w:rPr>
          <w:b w:val="0"/>
          <w:color w:val="000000"/>
        </w:rPr>
      </w:pPr>
    </w:p>
    <w:p w14:paraId="648177D7"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55DF5F13"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All cutthroat trout must be returned to the water immediately upon catch.</w:t>
      </w:r>
    </w:p>
    <w:p w14:paraId="754F5249" w14:textId="77777777" w:rsidR="008378AC" w:rsidRPr="007025F9" w:rsidRDefault="008378AC" w:rsidP="007025F9">
      <w:pPr>
        <w:spacing w:line="276" w:lineRule="auto"/>
        <w:ind w:left="1800" w:hanging="720"/>
        <w:rPr>
          <w:b w:val="0"/>
          <w:u w:val="single"/>
        </w:rPr>
      </w:pPr>
    </w:p>
    <w:p w14:paraId="7F14BA6B" w14:textId="77777777" w:rsidR="008378AC" w:rsidRPr="007025F9" w:rsidRDefault="008378AC" w:rsidP="007025F9">
      <w:pPr>
        <w:tabs>
          <w:tab w:val="left" w:pos="720"/>
        </w:tabs>
        <w:spacing w:line="276" w:lineRule="auto"/>
        <w:ind w:left="2160" w:hanging="360"/>
        <w:rPr>
          <w:b w:val="0"/>
          <w:bCs w:val="0"/>
        </w:rPr>
      </w:pPr>
    </w:p>
    <w:p w14:paraId="59409D78" w14:textId="77777777" w:rsidR="008378AC" w:rsidRPr="007025F9" w:rsidRDefault="008378AC" w:rsidP="007025F9">
      <w:pPr>
        <w:numPr>
          <w:ilvl w:val="0"/>
          <w:numId w:val="55"/>
        </w:numPr>
        <w:spacing w:line="276" w:lineRule="auto"/>
        <w:ind w:hanging="720"/>
        <w:rPr>
          <w:u w:val="single"/>
        </w:rPr>
      </w:pPr>
      <w:r w:rsidRPr="007025F9">
        <w:rPr>
          <w:u w:val="single"/>
        </w:rPr>
        <w:t>Rocky Mountain Lake - Denver County</w:t>
      </w:r>
    </w:p>
    <w:p w14:paraId="1EE5F583" w14:textId="77777777" w:rsidR="008378AC" w:rsidRPr="007025F9" w:rsidRDefault="008378AC" w:rsidP="007025F9">
      <w:pPr>
        <w:spacing w:line="276" w:lineRule="auto"/>
        <w:rPr>
          <w:b w:val="0"/>
          <w:color w:val="000000"/>
        </w:rPr>
      </w:pPr>
    </w:p>
    <w:p w14:paraId="7708722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bass is 15 inches in length.</w:t>
      </w:r>
    </w:p>
    <w:p w14:paraId="1A108B5A" w14:textId="77777777" w:rsidR="008378AC" w:rsidRPr="007025F9" w:rsidRDefault="008378AC" w:rsidP="007025F9">
      <w:pPr>
        <w:spacing w:line="276" w:lineRule="auto"/>
        <w:rPr>
          <w:bCs w:val="0"/>
          <w:color w:val="000000"/>
        </w:rPr>
      </w:pPr>
    </w:p>
    <w:p w14:paraId="07BECA4D" w14:textId="77777777" w:rsidR="008378AC" w:rsidRPr="007025F9" w:rsidRDefault="008378AC" w:rsidP="007025F9">
      <w:pPr>
        <w:numPr>
          <w:ilvl w:val="0"/>
          <w:numId w:val="55"/>
        </w:numPr>
        <w:spacing w:line="276" w:lineRule="auto"/>
        <w:ind w:hanging="720"/>
        <w:rPr>
          <w:u w:val="single"/>
        </w:rPr>
      </w:pPr>
      <w:r w:rsidRPr="007025F9">
        <w:rPr>
          <w:u w:val="single"/>
        </w:rPr>
        <w:t xml:space="preserve">Rosemont Reservoir </w:t>
      </w:r>
      <w:r w:rsidRPr="007025F9">
        <w:rPr>
          <w:u w:val="single"/>
        </w:rPr>
        <w:noBreakHyphen/>
        <w:t xml:space="preserve"> Teller County</w:t>
      </w:r>
    </w:p>
    <w:p w14:paraId="3D638DD7" w14:textId="77777777" w:rsidR="008378AC" w:rsidRPr="007025F9" w:rsidRDefault="008378AC" w:rsidP="007025F9">
      <w:pPr>
        <w:spacing w:line="276" w:lineRule="auto"/>
        <w:rPr>
          <w:b w:val="0"/>
          <w:bCs w:val="0"/>
          <w:color w:val="000000"/>
        </w:rPr>
      </w:pPr>
    </w:p>
    <w:p w14:paraId="2F454ED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10EE70D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lastRenderedPageBreak/>
        <w:t>Ice fishing is prohibited.</w:t>
      </w:r>
    </w:p>
    <w:p w14:paraId="266C9133" w14:textId="77777777" w:rsidR="008378AC" w:rsidRPr="007025F9" w:rsidRDefault="008378AC" w:rsidP="007025F9">
      <w:pPr>
        <w:spacing w:line="276" w:lineRule="auto"/>
        <w:ind w:left="2160"/>
        <w:rPr>
          <w:b w:val="0"/>
          <w:bCs w:val="0"/>
          <w:color w:val="000000"/>
        </w:rPr>
      </w:pPr>
    </w:p>
    <w:p w14:paraId="2E0B0CDF" w14:textId="77777777" w:rsidR="008378AC" w:rsidRPr="007025F9" w:rsidRDefault="008378AC" w:rsidP="007025F9">
      <w:pPr>
        <w:numPr>
          <w:ilvl w:val="0"/>
          <w:numId w:val="55"/>
        </w:numPr>
        <w:spacing w:line="276" w:lineRule="auto"/>
        <w:ind w:hanging="720"/>
        <w:rPr>
          <w:u w:val="single"/>
        </w:rPr>
      </w:pPr>
      <w:r w:rsidRPr="007025F9">
        <w:rPr>
          <w:u w:val="single"/>
        </w:rPr>
        <w:t>Rough Canyon - Conejos County</w:t>
      </w:r>
    </w:p>
    <w:p w14:paraId="78F99B74" w14:textId="77777777" w:rsidR="008378AC" w:rsidRPr="007025F9" w:rsidRDefault="008378AC" w:rsidP="007025F9">
      <w:pPr>
        <w:spacing w:line="276" w:lineRule="auto"/>
        <w:rPr>
          <w:b w:val="0"/>
          <w:bCs w:val="0"/>
          <w:color w:val="000000"/>
        </w:rPr>
      </w:pPr>
    </w:p>
    <w:p w14:paraId="1ACDA62E"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5E6D020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16F4E101" w14:textId="77777777" w:rsidR="008378AC" w:rsidRPr="007025F9" w:rsidRDefault="008378AC" w:rsidP="007025F9">
      <w:pPr>
        <w:spacing w:line="276" w:lineRule="auto"/>
        <w:ind w:left="2160"/>
        <w:rPr>
          <w:b w:val="0"/>
          <w:bCs w:val="0"/>
          <w:color w:val="000000"/>
        </w:rPr>
      </w:pPr>
    </w:p>
    <w:p w14:paraId="4B6897E3" w14:textId="77777777" w:rsidR="008378AC" w:rsidRPr="007025F9" w:rsidRDefault="008378AC" w:rsidP="007025F9">
      <w:pPr>
        <w:numPr>
          <w:ilvl w:val="0"/>
          <w:numId w:val="55"/>
        </w:numPr>
        <w:spacing w:line="276" w:lineRule="auto"/>
        <w:ind w:hanging="720"/>
        <w:rPr>
          <w:u w:val="single"/>
        </w:rPr>
      </w:pPr>
      <w:r w:rsidRPr="007025F9">
        <w:rPr>
          <w:u w:val="single"/>
        </w:rPr>
        <w:t xml:space="preserve">Ruby Jewel Lake </w:t>
      </w:r>
      <w:r w:rsidRPr="007025F9">
        <w:rPr>
          <w:u w:val="single"/>
        </w:rPr>
        <w:noBreakHyphen/>
        <w:t xml:space="preserve"> Jackson County</w:t>
      </w:r>
    </w:p>
    <w:p w14:paraId="0697C5F8" w14:textId="77777777" w:rsidR="008378AC" w:rsidRPr="007025F9" w:rsidRDefault="008378AC" w:rsidP="007025F9">
      <w:pPr>
        <w:spacing w:line="276" w:lineRule="auto"/>
        <w:rPr>
          <w:b w:val="0"/>
          <w:bCs w:val="0"/>
          <w:color w:val="000000"/>
        </w:rPr>
      </w:pPr>
    </w:p>
    <w:p w14:paraId="0792812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1A7188A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two fish.</w:t>
      </w:r>
    </w:p>
    <w:p w14:paraId="1093BC65" w14:textId="77777777" w:rsidR="008378AC" w:rsidRPr="007025F9" w:rsidRDefault="008378AC" w:rsidP="007025F9">
      <w:pPr>
        <w:spacing w:line="276" w:lineRule="auto"/>
        <w:ind w:left="2160"/>
        <w:rPr>
          <w:b w:val="0"/>
          <w:bCs w:val="0"/>
          <w:color w:val="000000"/>
        </w:rPr>
      </w:pPr>
    </w:p>
    <w:p w14:paraId="0EAF26BE" w14:textId="77777777" w:rsidR="008378AC" w:rsidRPr="007025F9" w:rsidRDefault="008378AC" w:rsidP="007025F9">
      <w:pPr>
        <w:numPr>
          <w:ilvl w:val="0"/>
          <w:numId w:val="55"/>
        </w:numPr>
        <w:spacing w:line="276" w:lineRule="auto"/>
        <w:ind w:hanging="720"/>
        <w:rPr>
          <w:u w:val="single"/>
        </w:rPr>
      </w:pPr>
      <w:r w:rsidRPr="007025F9">
        <w:rPr>
          <w:u w:val="single"/>
        </w:rPr>
        <w:t xml:space="preserve">Runyon/Fountain Lakes State Wildlife Area </w:t>
      </w:r>
      <w:r w:rsidRPr="007025F9">
        <w:rPr>
          <w:u w:val="single"/>
        </w:rPr>
        <w:noBreakHyphen/>
        <w:t xml:space="preserve"> Pueblo County</w:t>
      </w:r>
    </w:p>
    <w:p w14:paraId="706DF567" w14:textId="77777777" w:rsidR="008378AC" w:rsidRPr="007025F9" w:rsidRDefault="008378AC" w:rsidP="007025F9">
      <w:pPr>
        <w:spacing w:line="276" w:lineRule="auto"/>
        <w:rPr>
          <w:b w:val="0"/>
          <w:bCs w:val="0"/>
          <w:color w:val="000000"/>
        </w:rPr>
      </w:pPr>
    </w:p>
    <w:p w14:paraId="456C5AF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Ice fishing is prohibited.</w:t>
      </w:r>
    </w:p>
    <w:p w14:paraId="68EA9AF5" w14:textId="77777777" w:rsidR="008378AC" w:rsidRPr="007025F9" w:rsidRDefault="008378AC" w:rsidP="007025F9">
      <w:pPr>
        <w:spacing w:line="276" w:lineRule="auto"/>
        <w:rPr>
          <w:b w:val="0"/>
          <w:bCs w:val="0"/>
          <w:color w:val="000000"/>
        </w:rPr>
      </w:pPr>
    </w:p>
    <w:p w14:paraId="0B47920F" w14:textId="77777777" w:rsidR="008378AC" w:rsidRPr="007025F9" w:rsidRDefault="008378AC" w:rsidP="007025F9">
      <w:pPr>
        <w:numPr>
          <w:ilvl w:val="0"/>
          <w:numId w:val="55"/>
        </w:numPr>
        <w:spacing w:line="276" w:lineRule="auto"/>
        <w:ind w:hanging="720"/>
        <w:rPr>
          <w:bCs w:val="0"/>
          <w:u w:val="single"/>
        </w:rPr>
      </w:pPr>
      <w:r w:rsidRPr="007025F9">
        <w:rPr>
          <w:u w:val="single"/>
        </w:rPr>
        <w:t>Saguache Creek - Saguache County</w:t>
      </w:r>
      <w:r w:rsidRPr="007025F9">
        <w:rPr>
          <w:bCs w:val="0"/>
          <w:u w:val="single"/>
        </w:rPr>
        <w:t xml:space="preserve"> </w:t>
      </w:r>
    </w:p>
    <w:p w14:paraId="53BAEFE3" w14:textId="77777777" w:rsidR="008378AC" w:rsidRPr="007025F9" w:rsidRDefault="008378AC" w:rsidP="007025F9">
      <w:pPr>
        <w:spacing w:line="276" w:lineRule="auto"/>
        <w:rPr>
          <w:bCs w:val="0"/>
          <w:color w:val="000000"/>
        </w:rPr>
      </w:pPr>
    </w:p>
    <w:p w14:paraId="4591B846"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t>From the confluence of the Middle and South Forks downstream to the confluence with C</w:t>
      </w:r>
      <w:r w:rsidRPr="007025F9">
        <w:rPr>
          <w:b w:val="0"/>
          <w:bCs w:val="0"/>
          <w:color w:val="000000"/>
        </w:rPr>
        <w:t>alifornia Gulch:</w:t>
      </w:r>
    </w:p>
    <w:p w14:paraId="025722F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63E5D0F2" w14:textId="77777777" w:rsidR="008378AC" w:rsidRPr="007025F9" w:rsidRDefault="008378AC" w:rsidP="007025F9">
      <w:pPr>
        <w:tabs>
          <w:tab w:val="left" w:pos="810"/>
        </w:tabs>
        <w:spacing w:line="276" w:lineRule="auto"/>
        <w:ind w:left="1440" w:hanging="360"/>
        <w:rPr>
          <w:b w:val="0"/>
          <w:bCs w:val="0"/>
          <w:color w:val="000000"/>
          <w:u w:val="single"/>
        </w:rPr>
      </w:pPr>
    </w:p>
    <w:p w14:paraId="028DC4FD" w14:textId="77777777" w:rsidR="008378AC" w:rsidRPr="007025F9" w:rsidRDefault="008378AC" w:rsidP="007025F9">
      <w:pPr>
        <w:numPr>
          <w:ilvl w:val="0"/>
          <w:numId w:val="55"/>
        </w:numPr>
        <w:spacing w:line="276" w:lineRule="auto"/>
        <w:ind w:hanging="720"/>
        <w:rPr>
          <w:bCs w:val="0"/>
          <w:u w:val="single"/>
        </w:rPr>
      </w:pPr>
      <w:r w:rsidRPr="007025F9">
        <w:rPr>
          <w:u w:val="single"/>
        </w:rPr>
        <w:t>Saguache Creek, Middle Fork - Saguache County</w:t>
      </w:r>
      <w:r w:rsidRPr="007025F9">
        <w:rPr>
          <w:bCs w:val="0"/>
          <w:u w:val="single"/>
        </w:rPr>
        <w:t xml:space="preserve"> </w:t>
      </w:r>
    </w:p>
    <w:p w14:paraId="13CAC5B3" w14:textId="77777777" w:rsidR="008378AC" w:rsidRPr="007025F9" w:rsidRDefault="008378AC" w:rsidP="007025F9">
      <w:pPr>
        <w:spacing w:line="276" w:lineRule="auto"/>
        <w:rPr>
          <w:b w:val="0"/>
          <w:bCs w:val="0"/>
          <w:color w:val="000000"/>
        </w:rPr>
      </w:pPr>
    </w:p>
    <w:p w14:paraId="650F28D0"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t>From the headwaters downstream to the confluence with the South Fork of Saguache Creek</w:t>
      </w:r>
      <w:r w:rsidRPr="007025F9">
        <w:rPr>
          <w:b w:val="0"/>
          <w:bCs w:val="0"/>
          <w:color w:val="000000"/>
        </w:rPr>
        <w:t>:</w:t>
      </w:r>
    </w:p>
    <w:p w14:paraId="119D9AAB"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66434332" w14:textId="77777777" w:rsidR="008378AC" w:rsidRPr="007025F9" w:rsidRDefault="008378AC" w:rsidP="007025F9">
      <w:pPr>
        <w:tabs>
          <w:tab w:val="left" w:pos="810"/>
        </w:tabs>
        <w:spacing w:line="276" w:lineRule="auto"/>
        <w:rPr>
          <w:b w:val="0"/>
          <w:bCs w:val="0"/>
          <w:color w:val="000000"/>
        </w:rPr>
      </w:pPr>
    </w:p>
    <w:p w14:paraId="3D75D465" w14:textId="77777777" w:rsidR="008378AC" w:rsidRPr="007025F9" w:rsidRDefault="008378AC" w:rsidP="007025F9">
      <w:pPr>
        <w:numPr>
          <w:ilvl w:val="0"/>
          <w:numId w:val="55"/>
        </w:numPr>
        <w:spacing w:line="276" w:lineRule="auto"/>
        <w:ind w:hanging="720"/>
        <w:rPr>
          <w:bCs w:val="0"/>
          <w:u w:val="single"/>
        </w:rPr>
      </w:pPr>
      <w:r w:rsidRPr="007025F9">
        <w:rPr>
          <w:u w:val="single"/>
        </w:rPr>
        <w:t>Saguache Creek, South Fork - Saguache County</w:t>
      </w:r>
      <w:r w:rsidRPr="007025F9">
        <w:rPr>
          <w:bCs w:val="0"/>
          <w:u w:val="single"/>
        </w:rPr>
        <w:t xml:space="preserve"> </w:t>
      </w:r>
    </w:p>
    <w:p w14:paraId="6C61EA80" w14:textId="77777777" w:rsidR="008378AC" w:rsidRPr="007025F9" w:rsidRDefault="008378AC" w:rsidP="007025F9">
      <w:pPr>
        <w:spacing w:line="276" w:lineRule="auto"/>
        <w:rPr>
          <w:b w:val="0"/>
          <w:bCs w:val="0"/>
          <w:color w:val="000000"/>
        </w:rPr>
      </w:pPr>
    </w:p>
    <w:p w14:paraId="036E191B"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t>From the headwaters downstream to the confluence with the Middle Fork of Saguache Creek</w:t>
      </w:r>
      <w:r w:rsidRPr="007025F9">
        <w:rPr>
          <w:b w:val="0"/>
          <w:bCs w:val="0"/>
          <w:color w:val="000000"/>
        </w:rPr>
        <w:t>:</w:t>
      </w:r>
    </w:p>
    <w:p w14:paraId="31C5C3CD"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0AF562A6" w14:textId="77777777" w:rsidR="008378AC" w:rsidRPr="007025F9" w:rsidRDefault="008378AC" w:rsidP="007025F9">
      <w:pPr>
        <w:spacing w:line="276" w:lineRule="auto"/>
        <w:rPr>
          <w:b w:val="0"/>
          <w:color w:val="000000"/>
        </w:rPr>
      </w:pPr>
    </w:p>
    <w:p w14:paraId="02D61F40" w14:textId="77777777" w:rsidR="008378AC" w:rsidRPr="007025F9" w:rsidRDefault="008378AC" w:rsidP="007025F9">
      <w:pPr>
        <w:numPr>
          <w:ilvl w:val="0"/>
          <w:numId w:val="55"/>
        </w:numPr>
        <w:tabs>
          <w:tab w:val="left" w:pos="810"/>
        </w:tabs>
        <w:spacing w:line="276" w:lineRule="auto"/>
        <w:ind w:hanging="720"/>
        <w:rPr>
          <w:bCs w:val="0"/>
          <w:color w:val="000000"/>
          <w:u w:val="single"/>
        </w:rPr>
      </w:pPr>
      <w:r w:rsidRPr="007025F9">
        <w:rPr>
          <w:bCs w:val="0"/>
          <w:color w:val="000000"/>
          <w:u w:val="single"/>
        </w:rPr>
        <w:t>Saint Vrain Creek (North and South) - Boulder County</w:t>
      </w:r>
    </w:p>
    <w:p w14:paraId="6B797C6A" w14:textId="77777777" w:rsidR="008378AC" w:rsidRPr="007025F9" w:rsidRDefault="008378AC" w:rsidP="007025F9">
      <w:pPr>
        <w:tabs>
          <w:tab w:val="left" w:pos="810"/>
        </w:tabs>
        <w:spacing w:line="276" w:lineRule="auto"/>
        <w:ind w:left="2160" w:hanging="360"/>
        <w:rPr>
          <w:bCs w:val="0"/>
          <w:color w:val="000000"/>
        </w:rPr>
      </w:pPr>
    </w:p>
    <w:p w14:paraId="2EA6E81F"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Within the town limits of Lyons as posted:</w:t>
      </w:r>
    </w:p>
    <w:p w14:paraId="5423B02C" w14:textId="77777777" w:rsidR="008378AC" w:rsidRPr="007025F9" w:rsidRDefault="008378AC" w:rsidP="007025F9">
      <w:pPr>
        <w:pStyle w:val="ListParagraph"/>
        <w:numPr>
          <w:ilvl w:val="2"/>
          <w:numId w:val="55"/>
        </w:numPr>
        <w:tabs>
          <w:tab w:val="left" w:pos="810"/>
          <w:tab w:val="left" w:pos="2250"/>
        </w:tabs>
        <w:spacing w:line="276" w:lineRule="auto"/>
        <w:ind w:left="2520" w:hanging="360"/>
        <w:rPr>
          <w:b w:val="0"/>
          <w:bCs w:val="0"/>
          <w:color w:val="000000"/>
        </w:rPr>
      </w:pPr>
      <w:r w:rsidRPr="007025F9">
        <w:rPr>
          <w:b w:val="0"/>
          <w:bCs w:val="0"/>
          <w:color w:val="000000"/>
        </w:rPr>
        <w:t>Fishing is by artificial flies and lures only.</w:t>
      </w:r>
    </w:p>
    <w:p w14:paraId="782A69B0" w14:textId="77777777" w:rsidR="008378AC" w:rsidRPr="007025F9" w:rsidRDefault="008378AC" w:rsidP="007025F9">
      <w:pPr>
        <w:pStyle w:val="ListParagraph"/>
        <w:numPr>
          <w:ilvl w:val="2"/>
          <w:numId w:val="55"/>
        </w:numPr>
        <w:tabs>
          <w:tab w:val="left" w:pos="810"/>
          <w:tab w:val="left" w:pos="2250"/>
        </w:tabs>
        <w:spacing w:line="276" w:lineRule="auto"/>
        <w:ind w:left="2520" w:hanging="360"/>
        <w:rPr>
          <w:b w:val="0"/>
          <w:bCs w:val="0"/>
          <w:color w:val="000000"/>
        </w:rPr>
      </w:pPr>
      <w:r w:rsidRPr="007025F9">
        <w:rPr>
          <w:b w:val="0"/>
          <w:bCs w:val="0"/>
          <w:color w:val="000000"/>
        </w:rPr>
        <w:t xml:space="preserve">All trout must be returned to the water immediately upon catch. </w:t>
      </w:r>
    </w:p>
    <w:p w14:paraId="0E257FC0" w14:textId="77777777" w:rsidR="008378AC" w:rsidRPr="007025F9" w:rsidRDefault="008378AC" w:rsidP="007025F9">
      <w:pPr>
        <w:spacing w:line="276" w:lineRule="auto"/>
        <w:rPr>
          <w:b w:val="0"/>
          <w:bCs w:val="0"/>
          <w:color w:val="000000"/>
        </w:rPr>
      </w:pPr>
    </w:p>
    <w:p w14:paraId="4FA29123" w14:textId="77777777" w:rsidR="008378AC" w:rsidRPr="007025F9" w:rsidRDefault="008378AC" w:rsidP="007025F9">
      <w:pPr>
        <w:numPr>
          <w:ilvl w:val="0"/>
          <w:numId w:val="55"/>
        </w:numPr>
        <w:spacing w:line="276" w:lineRule="auto"/>
        <w:ind w:hanging="720"/>
        <w:rPr>
          <w:color w:val="000000"/>
          <w:u w:val="single"/>
        </w:rPr>
      </w:pPr>
      <w:r w:rsidRPr="007025F9">
        <w:rPr>
          <w:color w:val="000000"/>
          <w:u w:val="single"/>
        </w:rPr>
        <w:t>Saint Vrain State Park - Weld County</w:t>
      </w:r>
    </w:p>
    <w:p w14:paraId="2AA6C1E2" w14:textId="77777777" w:rsidR="008378AC" w:rsidRPr="007025F9" w:rsidRDefault="008378AC" w:rsidP="007025F9">
      <w:pPr>
        <w:spacing w:line="276" w:lineRule="auto"/>
        <w:ind w:left="1800" w:hanging="720"/>
        <w:rPr>
          <w:b w:val="0"/>
          <w:color w:val="000000"/>
          <w:u w:val="single"/>
        </w:rPr>
      </w:pPr>
    </w:p>
    <w:p w14:paraId="5A68D09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Bald Eagle Lake:</w:t>
      </w:r>
    </w:p>
    <w:p w14:paraId="02173ABA"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 Scented flies or scented lures may be used on this water if they are 1.5 inches or longer.</w:t>
      </w:r>
    </w:p>
    <w:p w14:paraId="5034AD70"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largemouth and smallmouth bass must be returned to the water immediately upon catch.</w:t>
      </w:r>
    </w:p>
    <w:p w14:paraId="0FEE808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Blue Heron Lake:</w:t>
      </w:r>
    </w:p>
    <w:p w14:paraId="4BC66A0D"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lastRenderedPageBreak/>
        <w:t xml:space="preserve">All largemouth and smallmouth bass must be returned to the water immediately upon catch. </w:t>
      </w:r>
    </w:p>
    <w:p w14:paraId="15DF63D8"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Only one channel catfish in bag or possession may be greater than 20 inches.</w:t>
      </w:r>
    </w:p>
    <w:p w14:paraId="36061742" w14:textId="77777777" w:rsidR="008378AC" w:rsidRPr="007025F9" w:rsidRDefault="008378AC" w:rsidP="007025F9">
      <w:pPr>
        <w:tabs>
          <w:tab w:val="left" w:pos="810"/>
        </w:tabs>
        <w:spacing w:line="276" w:lineRule="auto"/>
        <w:ind w:left="2520" w:hanging="360"/>
        <w:rPr>
          <w:b w:val="0"/>
          <w:bCs w:val="0"/>
          <w:color w:val="000000"/>
        </w:rPr>
      </w:pPr>
      <w:r w:rsidRPr="007025F9">
        <w:rPr>
          <w:b w:val="0"/>
          <w:bCs w:val="0"/>
          <w:color w:val="000000"/>
        </w:rPr>
        <w:t xml:space="preserve"> </w:t>
      </w:r>
    </w:p>
    <w:p w14:paraId="22B704E3" w14:textId="77777777" w:rsidR="008378AC" w:rsidRPr="007025F9" w:rsidRDefault="008378AC" w:rsidP="007025F9">
      <w:pPr>
        <w:numPr>
          <w:ilvl w:val="0"/>
          <w:numId w:val="55"/>
        </w:numPr>
        <w:spacing w:line="276" w:lineRule="auto"/>
        <w:ind w:hanging="720"/>
        <w:rPr>
          <w:u w:val="single"/>
        </w:rPr>
      </w:pPr>
      <w:r w:rsidRPr="007025F9">
        <w:rPr>
          <w:u w:val="single"/>
        </w:rPr>
        <w:t xml:space="preserve">San Francisco Creek (Middle and West Forks) and West San Francisco Lake </w:t>
      </w:r>
      <w:r w:rsidRPr="007025F9">
        <w:rPr>
          <w:u w:val="single"/>
        </w:rPr>
        <w:noBreakHyphen/>
        <w:t xml:space="preserve"> Rio Grande County</w:t>
      </w:r>
    </w:p>
    <w:p w14:paraId="62433DFF" w14:textId="77777777" w:rsidR="008378AC" w:rsidRPr="007025F9" w:rsidRDefault="008378AC" w:rsidP="007025F9">
      <w:pPr>
        <w:spacing w:line="276" w:lineRule="auto"/>
        <w:rPr>
          <w:b w:val="0"/>
          <w:color w:val="000000"/>
        </w:rPr>
      </w:pPr>
    </w:p>
    <w:p w14:paraId="48AE4F0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That portion on USFS lands including West San Francisco Lake:</w:t>
      </w:r>
    </w:p>
    <w:p w14:paraId="621BA9BF"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5A4BE02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2BE3E562" w14:textId="77777777" w:rsidR="008378AC" w:rsidRPr="007025F9" w:rsidRDefault="008378AC" w:rsidP="007025F9">
      <w:pPr>
        <w:spacing w:line="276" w:lineRule="auto"/>
        <w:rPr>
          <w:b w:val="0"/>
          <w:bCs w:val="0"/>
          <w:color w:val="000000"/>
        </w:rPr>
      </w:pPr>
    </w:p>
    <w:p w14:paraId="60E39B92" w14:textId="77777777" w:rsidR="008378AC" w:rsidRPr="007025F9" w:rsidRDefault="008378AC" w:rsidP="007025F9">
      <w:pPr>
        <w:numPr>
          <w:ilvl w:val="0"/>
          <w:numId w:val="55"/>
        </w:numPr>
        <w:spacing w:line="276" w:lineRule="auto"/>
        <w:ind w:hanging="720"/>
        <w:rPr>
          <w:u w:val="single"/>
        </w:rPr>
      </w:pPr>
      <w:r w:rsidRPr="007025F9">
        <w:rPr>
          <w:u w:val="single"/>
        </w:rPr>
        <w:t>San Juan River - Archuleta County</w:t>
      </w:r>
    </w:p>
    <w:p w14:paraId="16D40802" w14:textId="77777777" w:rsidR="008378AC" w:rsidRPr="007025F9" w:rsidRDefault="008378AC" w:rsidP="007025F9">
      <w:pPr>
        <w:spacing w:line="276" w:lineRule="auto"/>
        <w:rPr>
          <w:b w:val="0"/>
          <w:color w:val="000000"/>
          <w:u w:val="single"/>
        </w:rPr>
      </w:pPr>
    </w:p>
    <w:p w14:paraId="5F43F1A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intersection of US 160 and US 84 downstream through Pagosa Springs to the intersection of Apache Street with the river, including River Center Ponds:</w:t>
      </w:r>
    </w:p>
    <w:p w14:paraId="4C9A1444"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4E085FE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US 160 bridge in Pagosa Springs downstream to Navajo Reservoir:</w:t>
      </w:r>
    </w:p>
    <w:p w14:paraId="3254DE2A"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There is no bag or possession limit for channel catfish, largemouth bass, smallmouth bass, northern pike, walleye, green sunfish, bluegill, bullhead, yellow perch or crappie.</w:t>
      </w:r>
    </w:p>
    <w:p w14:paraId="7CDBCDA4" w14:textId="77777777" w:rsidR="008378AC" w:rsidRPr="007025F9" w:rsidRDefault="008378AC" w:rsidP="007025F9">
      <w:pPr>
        <w:spacing w:line="276" w:lineRule="auto"/>
        <w:rPr>
          <w:b w:val="0"/>
          <w:bCs w:val="0"/>
          <w:color w:val="000000"/>
        </w:rPr>
      </w:pPr>
    </w:p>
    <w:p w14:paraId="176D0B5C" w14:textId="77777777" w:rsidR="008378AC" w:rsidRPr="007025F9" w:rsidRDefault="008378AC" w:rsidP="007025F9">
      <w:pPr>
        <w:numPr>
          <w:ilvl w:val="0"/>
          <w:numId w:val="55"/>
        </w:numPr>
        <w:spacing w:line="276" w:lineRule="auto"/>
        <w:ind w:hanging="720"/>
        <w:rPr>
          <w:u w:val="single"/>
        </w:rPr>
      </w:pPr>
      <w:r w:rsidRPr="007025F9">
        <w:rPr>
          <w:u w:val="single"/>
        </w:rPr>
        <w:t>San Miguel River - Montrose and San Miguel Counties</w:t>
      </w:r>
    </w:p>
    <w:p w14:paraId="4D5988C9" w14:textId="77777777" w:rsidR="008378AC" w:rsidRPr="007025F9" w:rsidRDefault="008378AC" w:rsidP="007025F9">
      <w:pPr>
        <w:spacing w:line="276" w:lineRule="auto"/>
        <w:rPr>
          <w:b w:val="0"/>
          <w:color w:val="000000"/>
          <w:u w:val="single"/>
        </w:rPr>
      </w:pPr>
    </w:p>
    <w:p w14:paraId="7EE161F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Colo 90 bridge at Pinon downstream to the confluence with the Dolores River:</w:t>
      </w:r>
    </w:p>
    <w:p w14:paraId="2778C7A8"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There is no bag or possession limit for channel catfish, largemouth bass, smallmouth bass, northern pike, walleye, green sunfish, bluegill, bullhead, yellow perch or crappie.</w:t>
      </w:r>
    </w:p>
    <w:p w14:paraId="5F903A0B" w14:textId="77777777" w:rsidR="008378AC" w:rsidRPr="007025F9" w:rsidRDefault="008378AC" w:rsidP="007025F9">
      <w:pPr>
        <w:spacing w:line="276" w:lineRule="auto"/>
        <w:ind w:left="1800" w:hanging="720"/>
        <w:rPr>
          <w:b w:val="0"/>
          <w:u w:val="single"/>
        </w:rPr>
      </w:pPr>
    </w:p>
    <w:p w14:paraId="3B0F92CF" w14:textId="28088F7A" w:rsidR="008378AC" w:rsidRPr="007025F9" w:rsidRDefault="008378AC" w:rsidP="007025F9">
      <w:pPr>
        <w:numPr>
          <w:ilvl w:val="0"/>
          <w:numId w:val="55"/>
        </w:numPr>
        <w:spacing w:line="276" w:lineRule="auto"/>
        <w:ind w:hanging="720"/>
        <w:rPr>
          <w:u w:val="single"/>
        </w:rPr>
      </w:pPr>
      <w:r w:rsidRPr="007025F9">
        <w:rPr>
          <w:u w:val="single"/>
        </w:rPr>
        <w:t>Sand Creek - Saguache County</w:t>
      </w:r>
    </w:p>
    <w:p w14:paraId="5F7FEEBB" w14:textId="77777777" w:rsidR="008378AC" w:rsidRPr="007025F9" w:rsidRDefault="008378AC" w:rsidP="007025F9">
      <w:pPr>
        <w:spacing w:line="276" w:lineRule="auto"/>
        <w:ind w:left="1800"/>
        <w:rPr>
          <w:u w:val="single"/>
        </w:rPr>
      </w:pPr>
    </w:p>
    <w:p w14:paraId="49F66C7A" w14:textId="77777777" w:rsidR="008378AC" w:rsidRPr="007025F9" w:rsidRDefault="008378AC" w:rsidP="007025F9">
      <w:pPr>
        <w:pStyle w:val="ListParagraph"/>
        <w:numPr>
          <w:ilvl w:val="1"/>
          <w:numId w:val="55"/>
        </w:numPr>
        <w:spacing w:line="276" w:lineRule="auto"/>
        <w:ind w:left="2160"/>
        <w:rPr>
          <w:b w:val="0"/>
          <w:u w:val="single"/>
        </w:rPr>
      </w:pPr>
      <w:r w:rsidRPr="007025F9">
        <w:rPr>
          <w:b w:val="0"/>
          <w:u w:val="single"/>
        </w:rPr>
        <w:t>Fishing is by artificial flies and lures only.</w:t>
      </w:r>
    </w:p>
    <w:p w14:paraId="0DAC576B" w14:textId="77777777" w:rsidR="008378AC" w:rsidRPr="007025F9" w:rsidRDefault="008378AC" w:rsidP="007025F9">
      <w:pPr>
        <w:pStyle w:val="ListParagraph"/>
        <w:numPr>
          <w:ilvl w:val="1"/>
          <w:numId w:val="55"/>
        </w:numPr>
        <w:spacing w:line="276" w:lineRule="auto"/>
        <w:ind w:left="2160"/>
        <w:rPr>
          <w:b w:val="0"/>
          <w:u w:val="single"/>
        </w:rPr>
      </w:pPr>
      <w:r w:rsidRPr="007025F9">
        <w:rPr>
          <w:b w:val="0"/>
        </w:rPr>
        <w:t>All trout must be returned to the water immediately upon catch.</w:t>
      </w:r>
    </w:p>
    <w:p w14:paraId="27A26835" w14:textId="77777777" w:rsidR="008378AC" w:rsidRPr="007025F9" w:rsidRDefault="008378AC" w:rsidP="007025F9">
      <w:pPr>
        <w:pStyle w:val="ListParagraph"/>
        <w:spacing w:line="276" w:lineRule="auto"/>
        <w:ind w:left="2520"/>
        <w:rPr>
          <w:b w:val="0"/>
          <w:u w:val="single"/>
        </w:rPr>
      </w:pPr>
    </w:p>
    <w:p w14:paraId="1C8485E8" w14:textId="77777777" w:rsidR="008378AC" w:rsidRPr="007025F9" w:rsidRDefault="008378AC" w:rsidP="007025F9">
      <w:pPr>
        <w:numPr>
          <w:ilvl w:val="0"/>
          <w:numId w:val="55"/>
        </w:numPr>
        <w:spacing w:line="276" w:lineRule="auto"/>
        <w:ind w:hanging="720"/>
        <w:rPr>
          <w:u w:val="single"/>
        </w:rPr>
      </w:pPr>
      <w:r w:rsidRPr="007025F9">
        <w:rPr>
          <w:u w:val="single"/>
        </w:rPr>
        <w:t>Sand Creek, Little - Saguache County</w:t>
      </w:r>
    </w:p>
    <w:p w14:paraId="2311E827" w14:textId="77777777" w:rsidR="008378AC" w:rsidRPr="007025F9" w:rsidRDefault="008378AC" w:rsidP="007025F9">
      <w:pPr>
        <w:spacing w:line="276" w:lineRule="auto"/>
        <w:ind w:left="1800"/>
        <w:rPr>
          <w:u w:val="single"/>
        </w:rPr>
      </w:pPr>
    </w:p>
    <w:p w14:paraId="0103F5F7" w14:textId="77777777" w:rsidR="008378AC" w:rsidRPr="007025F9" w:rsidRDefault="008378AC" w:rsidP="007025F9">
      <w:pPr>
        <w:pStyle w:val="ListParagraph"/>
        <w:numPr>
          <w:ilvl w:val="1"/>
          <w:numId w:val="55"/>
        </w:numPr>
        <w:spacing w:line="276" w:lineRule="auto"/>
        <w:ind w:left="2160"/>
        <w:rPr>
          <w:b w:val="0"/>
        </w:rPr>
      </w:pPr>
      <w:r w:rsidRPr="007025F9">
        <w:rPr>
          <w:b w:val="0"/>
        </w:rPr>
        <w:t>Fishing is by artificial flies and lures only.</w:t>
      </w:r>
    </w:p>
    <w:p w14:paraId="0FFFB763" w14:textId="77777777" w:rsidR="008378AC" w:rsidRPr="007025F9" w:rsidRDefault="008378AC" w:rsidP="007025F9">
      <w:pPr>
        <w:pStyle w:val="ListParagraph"/>
        <w:numPr>
          <w:ilvl w:val="1"/>
          <w:numId w:val="55"/>
        </w:numPr>
        <w:spacing w:line="276" w:lineRule="auto"/>
        <w:ind w:left="2160"/>
        <w:rPr>
          <w:b w:val="0"/>
        </w:rPr>
      </w:pPr>
      <w:r w:rsidRPr="007025F9">
        <w:rPr>
          <w:b w:val="0"/>
        </w:rPr>
        <w:t>All trout must be returned to the water immediately upon catch.</w:t>
      </w:r>
    </w:p>
    <w:p w14:paraId="602AFC59" w14:textId="77777777" w:rsidR="008378AC" w:rsidRPr="007025F9" w:rsidRDefault="008378AC" w:rsidP="007025F9">
      <w:pPr>
        <w:spacing w:line="276" w:lineRule="auto"/>
        <w:ind w:left="2520"/>
        <w:rPr>
          <w:u w:val="single"/>
        </w:rPr>
      </w:pPr>
    </w:p>
    <w:p w14:paraId="6C1FCE30" w14:textId="77777777" w:rsidR="008378AC" w:rsidRPr="007025F9" w:rsidRDefault="008378AC" w:rsidP="007025F9">
      <w:pPr>
        <w:numPr>
          <w:ilvl w:val="0"/>
          <w:numId w:val="55"/>
        </w:numPr>
        <w:spacing w:line="276" w:lineRule="auto"/>
        <w:ind w:hanging="720"/>
        <w:rPr>
          <w:u w:val="single"/>
        </w:rPr>
      </w:pPr>
      <w:r w:rsidRPr="007025F9">
        <w:rPr>
          <w:u w:val="single"/>
        </w:rPr>
        <w:t>Sand Creek Lakes (Upper, Lower and Little) - Saguache County</w:t>
      </w:r>
    </w:p>
    <w:p w14:paraId="1B360685" w14:textId="77777777" w:rsidR="008378AC" w:rsidRPr="007025F9" w:rsidRDefault="008378AC" w:rsidP="007025F9">
      <w:pPr>
        <w:spacing w:line="276" w:lineRule="auto"/>
        <w:ind w:left="1800"/>
        <w:rPr>
          <w:u w:val="single"/>
        </w:rPr>
      </w:pPr>
    </w:p>
    <w:p w14:paraId="02A4D232" w14:textId="77777777" w:rsidR="008378AC" w:rsidRPr="007025F9" w:rsidRDefault="008378AC" w:rsidP="007025F9">
      <w:pPr>
        <w:pStyle w:val="ListParagraph"/>
        <w:numPr>
          <w:ilvl w:val="1"/>
          <w:numId w:val="55"/>
        </w:numPr>
        <w:spacing w:line="276" w:lineRule="auto"/>
        <w:ind w:left="2160"/>
        <w:rPr>
          <w:b w:val="0"/>
        </w:rPr>
      </w:pPr>
      <w:r w:rsidRPr="007025F9">
        <w:rPr>
          <w:b w:val="0"/>
        </w:rPr>
        <w:t>Fishing is by artificial flies and lures only.</w:t>
      </w:r>
    </w:p>
    <w:p w14:paraId="08206C49" w14:textId="77777777" w:rsidR="008378AC" w:rsidRPr="007025F9" w:rsidRDefault="008378AC" w:rsidP="007025F9">
      <w:pPr>
        <w:pStyle w:val="ListParagraph"/>
        <w:numPr>
          <w:ilvl w:val="1"/>
          <w:numId w:val="55"/>
        </w:numPr>
        <w:spacing w:line="276" w:lineRule="auto"/>
        <w:ind w:left="2160"/>
        <w:rPr>
          <w:b w:val="0"/>
        </w:rPr>
      </w:pPr>
      <w:r w:rsidRPr="007025F9">
        <w:rPr>
          <w:b w:val="0"/>
        </w:rPr>
        <w:t>All trout must be returned to the water immediately upon catch.</w:t>
      </w:r>
    </w:p>
    <w:p w14:paraId="5EE6CEC3" w14:textId="77777777" w:rsidR="008378AC" w:rsidRPr="007025F9" w:rsidRDefault="008378AC" w:rsidP="007025F9">
      <w:pPr>
        <w:pStyle w:val="ListParagraph"/>
        <w:spacing w:line="276" w:lineRule="auto"/>
        <w:ind w:left="2520"/>
        <w:rPr>
          <w:u w:val="single"/>
        </w:rPr>
      </w:pPr>
    </w:p>
    <w:p w14:paraId="5797000C" w14:textId="77777777" w:rsidR="008378AC" w:rsidRPr="007025F9" w:rsidRDefault="008378AC" w:rsidP="007025F9">
      <w:pPr>
        <w:numPr>
          <w:ilvl w:val="0"/>
          <w:numId w:val="55"/>
        </w:numPr>
        <w:spacing w:line="276" w:lineRule="auto"/>
        <w:ind w:hanging="720"/>
        <w:rPr>
          <w:u w:val="single"/>
        </w:rPr>
      </w:pPr>
      <w:r w:rsidRPr="007025F9">
        <w:rPr>
          <w:u w:val="single"/>
        </w:rPr>
        <w:t>Scenery Pond (Colorow Mountain State Wildlife Area) - Rio Blanco County</w:t>
      </w:r>
    </w:p>
    <w:p w14:paraId="56E9A885" w14:textId="77777777" w:rsidR="008378AC" w:rsidRPr="007025F9" w:rsidRDefault="008378AC" w:rsidP="007025F9">
      <w:pPr>
        <w:spacing w:line="276" w:lineRule="auto"/>
        <w:rPr>
          <w:b w:val="0"/>
          <w:bCs w:val="0"/>
          <w:color w:val="000000"/>
        </w:rPr>
      </w:pPr>
    </w:p>
    <w:p w14:paraId="5CF2E03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two fish.</w:t>
      </w:r>
    </w:p>
    <w:p w14:paraId="6C8F8486" w14:textId="77777777" w:rsidR="008378AC" w:rsidRPr="007025F9" w:rsidRDefault="008378AC" w:rsidP="007025F9">
      <w:pPr>
        <w:spacing w:line="276" w:lineRule="auto"/>
        <w:ind w:left="1800" w:hanging="720"/>
        <w:rPr>
          <w:b w:val="0"/>
          <w:u w:val="single"/>
        </w:rPr>
      </w:pPr>
    </w:p>
    <w:p w14:paraId="58DC08E1" w14:textId="77777777" w:rsidR="008378AC" w:rsidRPr="007025F9" w:rsidRDefault="008378AC" w:rsidP="007025F9">
      <w:pPr>
        <w:numPr>
          <w:ilvl w:val="0"/>
          <w:numId w:val="55"/>
        </w:numPr>
        <w:spacing w:line="276" w:lineRule="auto"/>
        <w:ind w:hanging="720"/>
        <w:rPr>
          <w:u w:val="single"/>
        </w:rPr>
      </w:pPr>
      <w:r w:rsidRPr="007025F9">
        <w:rPr>
          <w:u w:val="single"/>
        </w:rPr>
        <w:t>Schaeffer Creek - Gunnison County</w:t>
      </w:r>
    </w:p>
    <w:p w14:paraId="0C4D97DA" w14:textId="77777777" w:rsidR="008378AC" w:rsidRPr="007025F9" w:rsidRDefault="008378AC" w:rsidP="007025F9">
      <w:pPr>
        <w:spacing w:line="276" w:lineRule="auto"/>
        <w:ind w:left="1800"/>
        <w:rPr>
          <w:u w:val="single"/>
        </w:rPr>
      </w:pPr>
    </w:p>
    <w:p w14:paraId="17C74031" w14:textId="77777777" w:rsidR="008378AC" w:rsidRPr="007025F9" w:rsidRDefault="008378AC" w:rsidP="007025F9">
      <w:pPr>
        <w:pStyle w:val="ListParagraph"/>
        <w:numPr>
          <w:ilvl w:val="1"/>
          <w:numId w:val="55"/>
        </w:numPr>
        <w:spacing w:line="276" w:lineRule="auto"/>
        <w:ind w:left="2160"/>
        <w:rPr>
          <w:b w:val="0"/>
        </w:rPr>
      </w:pPr>
      <w:r w:rsidRPr="007025F9">
        <w:rPr>
          <w:b w:val="0"/>
        </w:rPr>
        <w:t>From the headwaters downstream to Gunnison Co Rd 12C:</w:t>
      </w:r>
    </w:p>
    <w:p w14:paraId="51F661E7" w14:textId="77777777" w:rsidR="008378AC" w:rsidRPr="007025F9" w:rsidRDefault="008378AC" w:rsidP="007025F9">
      <w:pPr>
        <w:pStyle w:val="ListParagraph"/>
        <w:numPr>
          <w:ilvl w:val="0"/>
          <w:numId w:val="65"/>
        </w:numPr>
        <w:tabs>
          <w:tab w:val="left" w:pos="1800"/>
        </w:tabs>
        <w:spacing w:line="276" w:lineRule="auto"/>
        <w:rPr>
          <w:b w:val="0"/>
          <w:u w:val="single"/>
        </w:rPr>
      </w:pPr>
      <w:r w:rsidRPr="007025F9">
        <w:rPr>
          <w:b w:val="0"/>
        </w:rPr>
        <w:t xml:space="preserve">Fishing is by artificial flies and lures only. </w:t>
      </w:r>
    </w:p>
    <w:p w14:paraId="7416CD68" w14:textId="77777777" w:rsidR="008378AC" w:rsidRPr="007025F9" w:rsidRDefault="008378AC" w:rsidP="007025F9">
      <w:pPr>
        <w:pStyle w:val="ListParagraph"/>
        <w:numPr>
          <w:ilvl w:val="0"/>
          <w:numId w:val="65"/>
        </w:numPr>
        <w:tabs>
          <w:tab w:val="left" w:pos="1800"/>
        </w:tabs>
        <w:spacing w:line="276" w:lineRule="auto"/>
        <w:rPr>
          <w:b w:val="0"/>
          <w:u w:val="single"/>
        </w:rPr>
      </w:pPr>
      <w:r w:rsidRPr="007025F9">
        <w:rPr>
          <w:b w:val="0"/>
        </w:rPr>
        <w:t xml:space="preserve">All cutthroat trout must be returned to the water immediately upon catch. </w:t>
      </w:r>
    </w:p>
    <w:p w14:paraId="29D2FD9A" w14:textId="77777777" w:rsidR="008378AC" w:rsidRPr="007025F9" w:rsidRDefault="008378AC" w:rsidP="007025F9">
      <w:pPr>
        <w:spacing w:line="276" w:lineRule="auto"/>
        <w:ind w:left="1800"/>
        <w:rPr>
          <w:u w:val="single"/>
        </w:rPr>
      </w:pPr>
    </w:p>
    <w:p w14:paraId="1E57C94D" w14:textId="77777777" w:rsidR="008378AC" w:rsidRPr="007025F9" w:rsidRDefault="008378AC" w:rsidP="007025F9">
      <w:pPr>
        <w:numPr>
          <w:ilvl w:val="0"/>
          <w:numId w:val="55"/>
        </w:numPr>
        <w:spacing w:line="276" w:lineRule="auto"/>
        <w:ind w:hanging="720"/>
        <w:rPr>
          <w:u w:val="single"/>
        </w:rPr>
      </w:pPr>
      <w:r w:rsidRPr="007025F9">
        <w:rPr>
          <w:u w:val="single"/>
        </w:rPr>
        <w:t xml:space="preserve">Schwachheim Creek </w:t>
      </w:r>
      <w:r w:rsidRPr="007025F9">
        <w:rPr>
          <w:u w:val="single"/>
        </w:rPr>
        <w:noBreakHyphen/>
        <w:t xml:space="preserve"> Las Animas County </w:t>
      </w:r>
    </w:p>
    <w:p w14:paraId="28D245F9" w14:textId="77777777" w:rsidR="008378AC" w:rsidRPr="007025F9" w:rsidRDefault="008378AC" w:rsidP="007025F9">
      <w:pPr>
        <w:spacing w:line="276" w:lineRule="auto"/>
        <w:ind w:left="720" w:hanging="720"/>
        <w:rPr>
          <w:b w:val="0"/>
          <w:color w:val="000000"/>
        </w:rPr>
      </w:pPr>
    </w:p>
    <w:p w14:paraId="25D3215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Within the Lake Dorothey State Wildlife Area:</w:t>
      </w:r>
    </w:p>
    <w:p w14:paraId="2FB4110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29FE1961" w14:textId="77777777" w:rsidR="008378AC" w:rsidRPr="007025F9" w:rsidRDefault="008378AC" w:rsidP="007025F9">
      <w:pPr>
        <w:spacing w:line="276" w:lineRule="auto"/>
        <w:rPr>
          <w:bCs w:val="0"/>
          <w:color w:val="000000"/>
        </w:rPr>
      </w:pPr>
    </w:p>
    <w:p w14:paraId="79C298F2" w14:textId="77088F7B" w:rsidR="00B148F3" w:rsidRPr="007025F9" w:rsidRDefault="00B148F3" w:rsidP="007025F9">
      <w:pPr>
        <w:numPr>
          <w:ilvl w:val="0"/>
          <w:numId w:val="55"/>
        </w:numPr>
        <w:spacing w:after="240" w:line="276" w:lineRule="auto"/>
        <w:ind w:hanging="720"/>
        <w:rPr>
          <w:ins w:id="168" w:author="Hernandez, Hilary" w:date="2026-09-21T12:23:00Z" w16du:dateUtc="2026-09-21T18:23:00Z"/>
          <w:u w:val="single"/>
        </w:rPr>
      </w:pPr>
      <w:ins w:id="169" w:author="Hernandez, Hilary" w:date="2026-09-21T12:23:00Z" w16du:dateUtc="2026-09-21T18:23:00Z">
        <w:r w:rsidRPr="007025F9">
          <w:rPr>
            <w:u w:val="single"/>
          </w:rPr>
          <w:t xml:space="preserve">Scotland Peak </w:t>
        </w:r>
      </w:ins>
      <w:ins w:id="170" w:author="Hernandez, Hilary" w:date="2026-09-23T10:15:00Z" w16du:dateUtc="2026-09-23T16:15:00Z">
        <w:r w:rsidR="00B208FF" w:rsidRPr="007025F9">
          <w:rPr>
            <w:u w:val="single"/>
          </w:rPr>
          <w:t>Reservoir</w:t>
        </w:r>
      </w:ins>
      <w:ins w:id="171" w:author="Hernandez, Hilary" w:date="2026-09-21T12:23:00Z" w16du:dateUtc="2026-09-21T18:23:00Z">
        <w:r w:rsidRPr="007025F9">
          <w:rPr>
            <w:u w:val="single"/>
          </w:rPr>
          <w:t xml:space="preserve"> </w:t>
        </w:r>
      </w:ins>
      <w:ins w:id="172" w:author="Hernandez, Hilary" w:date="2026-09-21T12:34:00Z" w16du:dateUtc="2026-09-21T18:34:00Z">
        <w:r w:rsidR="00AE213C" w:rsidRPr="007025F9">
          <w:rPr>
            <w:u w:val="single"/>
          </w:rPr>
          <w:t>-</w:t>
        </w:r>
      </w:ins>
      <w:ins w:id="173" w:author="Hernandez, Hilary" w:date="2026-09-21T12:23:00Z" w16du:dateUtc="2026-09-21T18:23:00Z">
        <w:r w:rsidRPr="007025F9">
          <w:rPr>
            <w:u w:val="single"/>
          </w:rPr>
          <w:t xml:space="preserve"> Delta County</w:t>
        </w:r>
      </w:ins>
    </w:p>
    <w:p w14:paraId="6BC89FF2" w14:textId="4089AA47" w:rsidR="00B148F3" w:rsidRPr="007025F9" w:rsidRDefault="00B148F3">
      <w:pPr>
        <w:numPr>
          <w:ilvl w:val="1"/>
          <w:numId w:val="55"/>
        </w:numPr>
        <w:spacing w:line="276" w:lineRule="auto"/>
        <w:ind w:left="2160"/>
        <w:rPr>
          <w:ins w:id="174" w:author="Hernandez, Hilary" w:date="2026-09-21T12:24:00Z" w16du:dateUtc="2026-09-21T18:24:00Z"/>
          <w:b w:val="0"/>
          <w:bCs w:val="0"/>
        </w:rPr>
        <w:pPrChange w:id="175" w:author="Hernandez, Hilary" w:date="2026-09-23T12:47:00Z" w16du:dateUtc="2026-09-23T18:47:00Z">
          <w:pPr>
            <w:numPr>
              <w:ilvl w:val="1"/>
              <w:numId w:val="55"/>
            </w:numPr>
            <w:spacing w:line="276" w:lineRule="auto"/>
            <w:ind w:left="2610" w:hanging="360"/>
          </w:pPr>
        </w:pPrChange>
      </w:pPr>
      <w:ins w:id="176" w:author="Hernandez, Hilary" w:date="2026-09-21T12:24:00Z" w16du:dateUtc="2026-09-21T18:24:00Z">
        <w:r w:rsidRPr="007025F9">
          <w:rPr>
            <w:b w:val="0"/>
            <w:bCs w:val="0"/>
          </w:rPr>
          <w:t>Fishing is by artificial flies and lures only.</w:t>
        </w:r>
      </w:ins>
    </w:p>
    <w:p w14:paraId="3B441BA3" w14:textId="12D25251" w:rsidR="00B148F3" w:rsidRPr="007025F9" w:rsidRDefault="00B148F3">
      <w:pPr>
        <w:numPr>
          <w:ilvl w:val="1"/>
          <w:numId w:val="55"/>
        </w:numPr>
        <w:spacing w:line="276" w:lineRule="auto"/>
        <w:ind w:left="2160"/>
        <w:rPr>
          <w:ins w:id="177" w:author="Hernandez, Hilary" w:date="2026-09-21T12:24:00Z" w16du:dateUtc="2026-09-21T18:24:00Z"/>
          <w:b w:val="0"/>
          <w:bCs w:val="0"/>
        </w:rPr>
        <w:pPrChange w:id="178" w:author="Hernandez, Hilary" w:date="2026-09-23T12:48:00Z" w16du:dateUtc="2026-09-23T18:48:00Z">
          <w:pPr>
            <w:numPr>
              <w:ilvl w:val="1"/>
              <w:numId w:val="55"/>
            </w:numPr>
            <w:spacing w:line="276" w:lineRule="auto"/>
            <w:ind w:left="2610" w:hanging="360"/>
          </w:pPr>
        </w:pPrChange>
      </w:pPr>
      <w:ins w:id="179" w:author="Hernandez, Hilary" w:date="2026-09-21T12:24:00Z" w16du:dateUtc="2026-09-21T18:24:00Z">
        <w:r w:rsidRPr="007025F9">
          <w:rPr>
            <w:b w:val="0"/>
            <w:bCs w:val="0"/>
          </w:rPr>
          <w:t xml:space="preserve">All trout must be returned to the water immediately upon catch. </w:t>
        </w:r>
      </w:ins>
    </w:p>
    <w:p w14:paraId="468C4BBB" w14:textId="77777777" w:rsidR="00B148F3" w:rsidRPr="007025F9" w:rsidRDefault="00B148F3">
      <w:pPr>
        <w:spacing w:line="276" w:lineRule="auto"/>
        <w:ind w:left="2250"/>
        <w:rPr>
          <w:u w:val="single"/>
        </w:rPr>
        <w:pPrChange w:id="180" w:author="Hernandez, Hilary" w:date="2026-09-21T12:24:00Z" w16du:dateUtc="2026-09-21T18:24:00Z">
          <w:pPr>
            <w:numPr>
              <w:numId w:val="55"/>
            </w:numPr>
            <w:ind w:left="1800" w:hanging="720"/>
          </w:pPr>
        </w:pPrChange>
      </w:pPr>
    </w:p>
    <w:p w14:paraId="14205DEE" w14:textId="6F8FC698" w:rsidR="008378AC" w:rsidRPr="007025F9" w:rsidRDefault="008378AC" w:rsidP="007025F9">
      <w:pPr>
        <w:numPr>
          <w:ilvl w:val="0"/>
          <w:numId w:val="55"/>
        </w:numPr>
        <w:spacing w:line="276" w:lineRule="auto"/>
        <w:ind w:hanging="720"/>
        <w:rPr>
          <w:u w:val="single"/>
        </w:rPr>
      </w:pPr>
      <w:r w:rsidRPr="007025F9">
        <w:rPr>
          <w:u w:val="single"/>
        </w:rPr>
        <w:t>Second Creek - Delta County</w:t>
      </w:r>
    </w:p>
    <w:p w14:paraId="38C03613" w14:textId="77777777" w:rsidR="008378AC" w:rsidRPr="007025F9" w:rsidRDefault="008378AC" w:rsidP="007025F9">
      <w:pPr>
        <w:spacing w:line="276" w:lineRule="auto"/>
        <w:rPr>
          <w:b w:val="0"/>
          <w:bCs w:val="0"/>
          <w:color w:val="000000"/>
        </w:rPr>
      </w:pPr>
    </w:p>
    <w:p w14:paraId="40E73CBC"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0211DD3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0260C740" w14:textId="77777777" w:rsidR="008378AC" w:rsidRPr="007025F9" w:rsidRDefault="008378AC" w:rsidP="007025F9">
      <w:pPr>
        <w:spacing w:line="276" w:lineRule="auto"/>
        <w:rPr>
          <w:b w:val="0"/>
          <w:u w:val="single"/>
        </w:rPr>
      </w:pPr>
    </w:p>
    <w:p w14:paraId="55C8992C" w14:textId="77777777" w:rsidR="008378AC" w:rsidRPr="007025F9" w:rsidRDefault="008378AC" w:rsidP="007025F9">
      <w:pPr>
        <w:numPr>
          <w:ilvl w:val="0"/>
          <w:numId w:val="55"/>
        </w:numPr>
        <w:spacing w:line="276" w:lineRule="auto"/>
        <w:ind w:hanging="720"/>
        <w:rPr>
          <w:u w:val="single"/>
        </w:rPr>
      </w:pPr>
      <w:r w:rsidRPr="007025F9">
        <w:rPr>
          <w:u w:val="single"/>
        </w:rPr>
        <w:t xml:space="preserve">Second Creek - Gunnison County </w:t>
      </w:r>
    </w:p>
    <w:p w14:paraId="0BA9234C" w14:textId="77777777" w:rsidR="008378AC" w:rsidRPr="007025F9" w:rsidRDefault="008378AC" w:rsidP="007025F9">
      <w:pPr>
        <w:spacing w:line="276" w:lineRule="auto"/>
        <w:ind w:left="1800"/>
        <w:rPr>
          <w:u w:val="single"/>
        </w:rPr>
      </w:pPr>
    </w:p>
    <w:p w14:paraId="72BBBF2C" w14:textId="77777777" w:rsidR="008378AC" w:rsidRPr="007025F9" w:rsidRDefault="008378AC" w:rsidP="007025F9">
      <w:pPr>
        <w:pStyle w:val="ListParagraph"/>
        <w:numPr>
          <w:ilvl w:val="1"/>
          <w:numId w:val="55"/>
        </w:numPr>
        <w:tabs>
          <w:tab w:val="left" w:pos="1800"/>
          <w:tab w:val="left" w:pos="2250"/>
        </w:tabs>
        <w:spacing w:line="276" w:lineRule="auto"/>
        <w:ind w:left="2160"/>
        <w:rPr>
          <w:b w:val="0"/>
        </w:rPr>
      </w:pPr>
      <w:r w:rsidRPr="007025F9">
        <w:rPr>
          <w:b w:val="0"/>
        </w:rPr>
        <w:t xml:space="preserve">From the headwaters downstream to the confluence with Clear Fork of Muddy Creek: </w:t>
      </w:r>
    </w:p>
    <w:p w14:paraId="27A1ED67" w14:textId="77777777" w:rsidR="008378AC" w:rsidRPr="007025F9" w:rsidRDefault="008378AC" w:rsidP="007025F9">
      <w:pPr>
        <w:pStyle w:val="ListParagraph"/>
        <w:numPr>
          <w:ilvl w:val="0"/>
          <w:numId w:val="70"/>
        </w:numPr>
        <w:tabs>
          <w:tab w:val="left" w:pos="1800"/>
          <w:tab w:val="left" w:pos="2250"/>
        </w:tabs>
        <w:spacing w:line="276" w:lineRule="auto"/>
        <w:ind w:left="2520"/>
        <w:rPr>
          <w:b w:val="0"/>
        </w:rPr>
      </w:pPr>
      <w:r w:rsidRPr="007025F9">
        <w:rPr>
          <w:b w:val="0"/>
        </w:rPr>
        <w:t xml:space="preserve">Fishing is by artificial flies and lures only. </w:t>
      </w:r>
    </w:p>
    <w:p w14:paraId="0A1D49FC" w14:textId="77777777" w:rsidR="008378AC" w:rsidRPr="007025F9" w:rsidRDefault="008378AC" w:rsidP="007025F9">
      <w:pPr>
        <w:pStyle w:val="ListParagraph"/>
        <w:numPr>
          <w:ilvl w:val="0"/>
          <w:numId w:val="70"/>
        </w:numPr>
        <w:tabs>
          <w:tab w:val="left" w:pos="1800"/>
          <w:tab w:val="left" w:pos="2250"/>
        </w:tabs>
        <w:spacing w:line="276" w:lineRule="auto"/>
        <w:ind w:left="2520"/>
        <w:rPr>
          <w:b w:val="0"/>
        </w:rPr>
      </w:pPr>
      <w:r w:rsidRPr="007025F9">
        <w:rPr>
          <w:b w:val="0"/>
        </w:rPr>
        <w:t xml:space="preserve">All cutthroat trout must be returned to the water immediately upon catch. </w:t>
      </w:r>
    </w:p>
    <w:p w14:paraId="20ABF98D" w14:textId="77777777" w:rsidR="008378AC" w:rsidRPr="007025F9" w:rsidRDefault="008378AC" w:rsidP="007025F9">
      <w:pPr>
        <w:spacing w:line="276" w:lineRule="auto"/>
        <w:ind w:left="1800"/>
        <w:rPr>
          <w:u w:val="single"/>
        </w:rPr>
      </w:pPr>
    </w:p>
    <w:p w14:paraId="00916820" w14:textId="77777777" w:rsidR="008378AC" w:rsidRPr="007025F9" w:rsidRDefault="008378AC" w:rsidP="007025F9">
      <w:pPr>
        <w:numPr>
          <w:ilvl w:val="0"/>
          <w:numId w:val="55"/>
        </w:numPr>
        <w:spacing w:line="276" w:lineRule="auto"/>
        <w:ind w:hanging="720"/>
        <w:rPr>
          <w:u w:val="single"/>
        </w:rPr>
      </w:pPr>
      <w:r w:rsidRPr="007025F9">
        <w:rPr>
          <w:u w:val="single"/>
        </w:rPr>
        <w:t>Severy Creek - El Paso County</w:t>
      </w:r>
    </w:p>
    <w:p w14:paraId="65543531" w14:textId="77777777" w:rsidR="008378AC" w:rsidRPr="007025F9" w:rsidRDefault="008378AC" w:rsidP="007025F9">
      <w:pPr>
        <w:spacing w:line="276" w:lineRule="auto"/>
        <w:rPr>
          <w:b w:val="0"/>
          <w:bCs w:val="0"/>
          <w:color w:val="000000"/>
        </w:rPr>
      </w:pPr>
    </w:p>
    <w:p w14:paraId="6A89810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USFS boundary:</w:t>
      </w:r>
    </w:p>
    <w:p w14:paraId="3827C1E2"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prohibited.</w:t>
      </w:r>
    </w:p>
    <w:p w14:paraId="6845DADC" w14:textId="77777777" w:rsidR="008378AC" w:rsidRPr="007025F9" w:rsidRDefault="008378AC" w:rsidP="007025F9">
      <w:pPr>
        <w:tabs>
          <w:tab w:val="left" w:pos="720"/>
        </w:tabs>
        <w:spacing w:line="276" w:lineRule="auto"/>
        <w:ind w:left="2160" w:hanging="360"/>
        <w:rPr>
          <w:bCs w:val="0"/>
        </w:rPr>
      </w:pPr>
    </w:p>
    <w:p w14:paraId="5AEA0901" w14:textId="77777777" w:rsidR="008378AC" w:rsidRPr="007025F9" w:rsidRDefault="008378AC" w:rsidP="007025F9">
      <w:pPr>
        <w:numPr>
          <w:ilvl w:val="0"/>
          <w:numId w:val="55"/>
        </w:numPr>
        <w:spacing w:line="276" w:lineRule="auto"/>
        <w:ind w:hanging="720"/>
        <w:rPr>
          <w:u w:val="single"/>
        </w:rPr>
      </w:pPr>
      <w:r w:rsidRPr="007025F9">
        <w:rPr>
          <w:u w:val="single"/>
        </w:rPr>
        <w:t xml:space="preserve">Shadow Mountain Reservoir </w:t>
      </w:r>
      <w:r w:rsidRPr="007025F9">
        <w:rPr>
          <w:u w:val="single"/>
        </w:rPr>
        <w:noBreakHyphen/>
        <w:t xml:space="preserve"> Grand County</w:t>
      </w:r>
    </w:p>
    <w:p w14:paraId="5F685875" w14:textId="77777777" w:rsidR="008378AC" w:rsidRPr="007025F9" w:rsidRDefault="008378AC" w:rsidP="007025F9">
      <w:pPr>
        <w:spacing w:line="276" w:lineRule="auto"/>
        <w:rPr>
          <w:b w:val="0"/>
          <w:bCs w:val="0"/>
          <w:color w:val="000000"/>
        </w:rPr>
      </w:pPr>
    </w:p>
    <w:p w14:paraId="41166C5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Ice fishing shelters must be portable.</w:t>
      </w:r>
    </w:p>
    <w:p w14:paraId="1446949B" w14:textId="77777777" w:rsidR="008378AC" w:rsidRPr="007025F9" w:rsidRDefault="008378AC" w:rsidP="007025F9">
      <w:pPr>
        <w:spacing w:line="276" w:lineRule="auto"/>
        <w:ind w:left="2520" w:hanging="360"/>
        <w:rPr>
          <w:b w:val="0"/>
          <w:bCs w:val="0"/>
          <w:color w:val="000000"/>
        </w:rPr>
      </w:pPr>
    </w:p>
    <w:p w14:paraId="72BFB9B9" w14:textId="77777777" w:rsidR="008378AC" w:rsidRPr="007025F9" w:rsidRDefault="008378AC" w:rsidP="007025F9">
      <w:pPr>
        <w:numPr>
          <w:ilvl w:val="0"/>
          <w:numId w:val="55"/>
        </w:numPr>
        <w:spacing w:line="276" w:lineRule="auto"/>
        <w:ind w:hanging="720"/>
        <w:rPr>
          <w:u w:val="single"/>
        </w:rPr>
      </w:pPr>
      <w:r w:rsidRPr="007025F9">
        <w:rPr>
          <w:u w:val="single"/>
        </w:rPr>
        <w:t>Shadow Mountain Spillway - Grand County</w:t>
      </w:r>
    </w:p>
    <w:p w14:paraId="4044EFFC" w14:textId="77777777" w:rsidR="008378AC" w:rsidRPr="007025F9" w:rsidRDefault="008378AC" w:rsidP="007025F9">
      <w:pPr>
        <w:spacing w:line="276" w:lineRule="auto"/>
        <w:rPr>
          <w:b w:val="0"/>
          <w:bCs w:val="0"/>
          <w:color w:val="000000"/>
        </w:rPr>
      </w:pPr>
    </w:p>
    <w:p w14:paraId="2FB7611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Shadow Mountain Reservoir downstream to Lake Granby including Columbine Bay to the Twin Creek inlet:</w:t>
      </w:r>
    </w:p>
    <w:p w14:paraId="2914F205"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from October 15 through November 30.</w:t>
      </w:r>
    </w:p>
    <w:p w14:paraId="23957FE9"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Snagging is prohibited.</w:t>
      </w:r>
    </w:p>
    <w:p w14:paraId="3958DC2C" w14:textId="77777777" w:rsidR="008378AC" w:rsidRPr="007025F9" w:rsidRDefault="008378AC" w:rsidP="007025F9">
      <w:pPr>
        <w:spacing w:line="276" w:lineRule="auto"/>
        <w:rPr>
          <w:b w:val="0"/>
          <w:bCs w:val="0"/>
          <w:color w:val="000000"/>
        </w:rPr>
      </w:pPr>
    </w:p>
    <w:p w14:paraId="21034540" w14:textId="77777777" w:rsidR="008378AC" w:rsidRPr="007025F9" w:rsidRDefault="008378AC" w:rsidP="007025F9">
      <w:pPr>
        <w:numPr>
          <w:ilvl w:val="0"/>
          <w:numId w:val="55"/>
        </w:numPr>
        <w:spacing w:line="276" w:lineRule="auto"/>
        <w:ind w:hanging="720"/>
        <w:rPr>
          <w:bCs w:val="0"/>
          <w:u w:val="single"/>
        </w:rPr>
      </w:pPr>
      <w:r w:rsidRPr="007025F9">
        <w:rPr>
          <w:u w:val="single"/>
        </w:rPr>
        <w:lastRenderedPageBreak/>
        <w:t xml:space="preserve">Sheep Creek </w:t>
      </w:r>
      <w:r w:rsidRPr="007025F9">
        <w:rPr>
          <w:u w:val="single"/>
        </w:rPr>
        <w:noBreakHyphen/>
        <w:t xml:space="preserve"> Conejos County</w:t>
      </w:r>
    </w:p>
    <w:p w14:paraId="158463BF" w14:textId="77777777" w:rsidR="008378AC" w:rsidRPr="007025F9" w:rsidRDefault="008378AC" w:rsidP="007025F9">
      <w:pPr>
        <w:spacing w:line="276" w:lineRule="auto"/>
        <w:rPr>
          <w:b w:val="0"/>
          <w:color w:val="000000"/>
          <w:u w:val="single"/>
        </w:rPr>
      </w:pPr>
    </w:p>
    <w:p w14:paraId="12F3526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Conejos River:</w:t>
      </w:r>
    </w:p>
    <w:p w14:paraId="1BAD2637"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by artificial flies and lures only.</w:t>
      </w:r>
    </w:p>
    <w:p w14:paraId="5C9FDBED"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The bag and possession limit for trout is two fish.</w:t>
      </w:r>
    </w:p>
    <w:p w14:paraId="7BC50C07" w14:textId="77777777" w:rsidR="008378AC" w:rsidRPr="007025F9" w:rsidRDefault="008378AC" w:rsidP="007025F9">
      <w:pPr>
        <w:spacing w:line="276" w:lineRule="auto"/>
        <w:ind w:left="2160"/>
        <w:rPr>
          <w:b w:val="0"/>
          <w:bCs w:val="0"/>
          <w:color w:val="000000"/>
        </w:rPr>
      </w:pPr>
    </w:p>
    <w:p w14:paraId="516B6F30" w14:textId="77777777" w:rsidR="008378AC" w:rsidRPr="007025F9" w:rsidRDefault="008378AC" w:rsidP="007025F9">
      <w:pPr>
        <w:numPr>
          <w:ilvl w:val="0"/>
          <w:numId w:val="55"/>
        </w:numPr>
        <w:spacing w:line="276" w:lineRule="auto"/>
        <w:ind w:hanging="720"/>
        <w:rPr>
          <w:bCs w:val="0"/>
          <w:u w:val="single"/>
        </w:rPr>
      </w:pPr>
      <w:r w:rsidRPr="007025F9">
        <w:rPr>
          <w:u w:val="single"/>
        </w:rPr>
        <w:t xml:space="preserve">Sheep Creek </w:t>
      </w:r>
      <w:r w:rsidRPr="007025F9">
        <w:rPr>
          <w:u w:val="single"/>
        </w:rPr>
        <w:noBreakHyphen/>
        <w:t xml:space="preserve"> Larimer County</w:t>
      </w:r>
    </w:p>
    <w:p w14:paraId="21956E03" w14:textId="77777777" w:rsidR="008378AC" w:rsidRPr="007025F9" w:rsidRDefault="008378AC" w:rsidP="007025F9">
      <w:pPr>
        <w:spacing w:line="276" w:lineRule="auto"/>
        <w:rPr>
          <w:b w:val="0"/>
          <w:color w:val="000000"/>
          <w:u w:val="single"/>
        </w:rPr>
      </w:pPr>
    </w:p>
    <w:p w14:paraId="7CAA404E" w14:textId="77777777" w:rsidR="008378AC" w:rsidRPr="007025F9" w:rsidRDefault="008378AC" w:rsidP="007025F9">
      <w:pPr>
        <w:numPr>
          <w:ilvl w:val="0"/>
          <w:numId w:val="32"/>
        </w:numPr>
        <w:tabs>
          <w:tab w:val="left" w:pos="720"/>
        </w:tabs>
        <w:spacing w:line="276" w:lineRule="auto"/>
        <w:rPr>
          <w:b w:val="0"/>
          <w:bCs w:val="0"/>
        </w:rPr>
      </w:pPr>
      <w:r w:rsidRPr="007025F9">
        <w:rPr>
          <w:b w:val="0"/>
          <w:bCs w:val="0"/>
        </w:rPr>
        <w:t>Fishing is by artificial flies and lures only.</w:t>
      </w:r>
    </w:p>
    <w:p w14:paraId="2A71DAA9" w14:textId="77777777" w:rsidR="008378AC" w:rsidRPr="007025F9" w:rsidRDefault="008378AC" w:rsidP="007025F9">
      <w:pPr>
        <w:numPr>
          <w:ilvl w:val="0"/>
          <w:numId w:val="32"/>
        </w:numPr>
        <w:tabs>
          <w:tab w:val="left" w:pos="720"/>
        </w:tabs>
        <w:spacing w:line="276" w:lineRule="auto"/>
        <w:rPr>
          <w:b w:val="0"/>
          <w:bCs w:val="0"/>
        </w:rPr>
      </w:pPr>
      <w:r w:rsidRPr="007025F9">
        <w:rPr>
          <w:b w:val="0"/>
          <w:bCs w:val="0"/>
        </w:rPr>
        <w:t>All cutthroat trout must be returned to the water immediately upon catch.</w:t>
      </w:r>
    </w:p>
    <w:p w14:paraId="6CDE55A4" w14:textId="77777777" w:rsidR="008378AC" w:rsidRPr="007025F9" w:rsidRDefault="008378AC" w:rsidP="007025F9">
      <w:pPr>
        <w:spacing w:line="276" w:lineRule="auto"/>
        <w:rPr>
          <w:b w:val="0"/>
          <w:bCs w:val="0"/>
          <w:color w:val="000000"/>
        </w:rPr>
      </w:pPr>
    </w:p>
    <w:p w14:paraId="28886306" w14:textId="77777777" w:rsidR="008378AC" w:rsidRPr="007025F9" w:rsidRDefault="008378AC" w:rsidP="007025F9">
      <w:pPr>
        <w:numPr>
          <w:ilvl w:val="0"/>
          <w:numId w:val="55"/>
        </w:numPr>
        <w:spacing w:line="276" w:lineRule="auto"/>
        <w:ind w:hanging="720"/>
        <w:rPr>
          <w:bCs w:val="0"/>
          <w:u w:val="single"/>
        </w:rPr>
      </w:pPr>
      <w:r w:rsidRPr="007025F9">
        <w:rPr>
          <w:u w:val="single"/>
        </w:rPr>
        <w:t xml:space="preserve">Sheep Creek, East and West Forks </w:t>
      </w:r>
      <w:r w:rsidRPr="007025F9">
        <w:rPr>
          <w:u w:val="single"/>
        </w:rPr>
        <w:noBreakHyphen/>
        <w:t xml:space="preserve"> Larimer County</w:t>
      </w:r>
    </w:p>
    <w:p w14:paraId="134BAD22" w14:textId="77777777" w:rsidR="008378AC" w:rsidRPr="007025F9" w:rsidRDefault="008378AC" w:rsidP="007025F9">
      <w:pPr>
        <w:spacing w:line="276" w:lineRule="auto"/>
        <w:rPr>
          <w:b w:val="0"/>
          <w:color w:val="000000"/>
          <w:u w:val="single"/>
        </w:rPr>
      </w:pPr>
    </w:p>
    <w:p w14:paraId="593D9D8F" w14:textId="77777777" w:rsidR="008378AC" w:rsidRPr="007025F9" w:rsidRDefault="008378AC" w:rsidP="007025F9">
      <w:pPr>
        <w:numPr>
          <w:ilvl w:val="0"/>
          <w:numId w:val="33"/>
        </w:numPr>
        <w:tabs>
          <w:tab w:val="left" w:pos="720"/>
        </w:tabs>
        <w:spacing w:line="276" w:lineRule="auto"/>
        <w:rPr>
          <w:b w:val="0"/>
          <w:bCs w:val="0"/>
        </w:rPr>
      </w:pPr>
      <w:r w:rsidRPr="007025F9">
        <w:rPr>
          <w:b w:val="0"/>
          <w:bCs w:val="0"/>
        </w:rPr>
        <w:t>Fishing is by artificial flies and lures only.</w:t>
      </w:r>
    </w:p>
    <w:p w14:paraId="2BD2573C" w14:textId="77777777" w:rsidR="008378AC" w:rsidRPr="007025F9" w:rsidRDefault="008378AC" w:rsidP="007025F9">
      <w:pPr>
        <w:numPr>
          <w:ilvl w:val="0"/>
          <w:numId w:val="33"/>
        </w:numPr>
        <w:tabs>
          <w:tab w:val="left" w:pos="720"/>
        </w:tabs>
        <w:spacing w:line="276" w:lineRule="auto"/>
        <w:rPr>
          <w:b w:val="0"/>
          <w:bCs w:val="0"/>
        </w:rPr>
      </w:pPr>
      <w:r w:rsidRPr="007025F9">
        <w:rPr>
          <w:b w:val="0"/>
          <w:bCs w:val="0"/>
        </w:rPr>
        <w:t>All cutthroat trout must be returned to the water immediately upon catch.</w:t>
      </w:r>
    </w:p>
    <w:p w14:paraId="3F695BEF" w14:textId="77777777" w:rsidR="008378AC" w:rsidRPr="007025F9" w:rsidRDefault="008378AC" w:rsidP="007025F9">
      <w:pPr>
        <w:spacing w:line="276" w:lineRule="auto"/>
        <w:rPr>
          <w:b w:val="0"/>
          <w:bCs w:val="0"/>
          <w:color w:val="000000"/>
        </w:rPr>
      </w:pPr>
    </w:p>
    <w:p w14:paraId="47F8B012" w14:textId="77777777" w:rsidR="008378AC" w:rsidRPr="007025F9" w:rsidRDefault="008378AC" w:rsidP="007025F9">
      <w:pPr>
        <w:numPr>
          <w:ilvl w:val="0"/>
          <w:numId w:val="55"/>
        </w:numPr>
        <w:spacing w:line="276" w:lineRule="auto"/>
        <w:ind w:hanging="720"/>
        <w:rPr>
          <w:u w:val="single"/>
        </w:rPr>
      </w:pPr>
      <w:r w:rsidRPr="007025F9">
        <w:rPr>
          <w:u w:val="single"/>
        </w:rPr>
        <w:t xml:space="preserve">Sig Creek </w:t>
      </w:r>
      <w:r w:rsidRPr="007025F9">
        <w:rPr>
          <w:u w:val="single"/>
        </w:rPr>
        <w:noBreakHyphen/>
        <w:t xml:space="preserve"> La Plata and San Juan Counties</w:t>
      </w:r>
    </w:p>
    <w:p w14:paraId="2A8790FC" w14:textId="77777777" w:rsidR="008378AC" w:rsidRPr="007025F9" w:rsidRDefault="008378AC" w:rsidP="007025F9">
      <w:pPr>
        <w:spacing w:line="276" w:lineRule="auto"/>
        <w:rPr>
          <w:bCs w:val="0"/>
          <w:color w:val="000000"/>
        </w:rPr>
      </w:pPr>
    </w:p>
    <w:p w14:paraId="2DD1E35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680B91F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1EEB9942" w14:textId="77777777" w:rsidR="008378AC" w:rsidRPr="007025F9" w:rsidRDefault="008378AC" w:rsidP="007025F9">
      <w:pPr>
        <w:tabs>
          <w:tab w:val="left" w:pos="720"/>
        </w:tabs>
        <w:spacing w:line="276" w:lineRule="auto"/>
        <w:ind w:left="2160" w:hanging="360"/>
        <w:rPr>
          <w:b w:val="0"/>
          <w:bCs w:val="0"/>
        </w:rPr>
      </w:pPr>
    </w:p>
    <w:p w14:paraId="4F633B5D" w14:textId="77777777" w:rsidR="008378AC" w:rsidRPr="007025F9" w:rsidRDefault="008378AC" w:rsidP="007025F9">
      <w:pPr>
        <w:numPr>
          <w:ilvl w:val="0"/>
          <w:numId w:val="55"/>
        </w:numPr>
        <w:spacing w:line="276" w:lineRule="auto"/>
        <w:ind w:hanging="720"/>
        <w:rPr>
          <w:u w:val="single"/>
        </w:rPr>
      </w:pPr>
      <w:r w:rsidRPr="007025F9">
        <w:rPr>
          <w:u w:val="single"/>
        </w:rPr>
        <w:t xml:space="preserve">Sig Creek, East Fork </w:t>
      </w:r>
      <w:r w:rsidRPr="007025F9">
        <w:rPr>
          <w:u w:val="single"/>
        </w:rPr>
        <w:noBreakHyphen/>
        <w:t xml:space="preserve"> San Juan County</w:t>
      </w:r>
    </w:p>
    <w:p w14:paraId="2CE93614" w14:textId="77777777" w:rsidR="008378AC" w:rsidRPr="007025F9" w:rsidRDefault="008378AC" w:rsidP="007025F9">
      <w:pPr>
        <w:spacing w:line="276" w:lineRule="auto"/>
        <w:rPr>
          <w:b w:val="0"/>
          <w:bCs w:val="0"/>
          <w:color w:val="000000"/>
        </w:rPr>
      </w:pPr>
    </w:p>
    <w:p w14:paraId="09CC6833" w14:textId="77777777" w:rsidR="008378AC" w:rsidRPr="007025F9" w:rsidRDefault="008378AC" w:rsidP="007025F9">
      <w:pPr>
        <w:numPr>
          <w:ilvl w:val="0"/>
          <w:numId w:val="31"/>
        </w:numPr>
        <w:tabs>
          <w:tab w:val="left" w:pos="720"/>
        </w:tabs>
        <w:spacing w:line="276" w:lineRule="auto"/>
        <w:rPr>
          <w:b w:val="0"/>
          <w:bCs w:val="0"/>
        </w:rPr>
      </w:pPr>
      <w:r w:rsidRPr="007025F9">
        <w:rPr>
          <w:b w:val="0"/>
          <w:bCs w:val="0"/>
        </w:rPr>
        <w:t>Fishing is by artificial flies and lures only.</w:t>
      </w:r>
    </w:p>
    <w:p w14:paraId="01C61238" w14:textId="77777777" w:rsidR="008378AC" w:rsidRPr="007025F9" w:rsidRDefault="008378AC" w:rsidP="007025F9">
      <w:pPr>
        <w:numPr>
          <w:ilvl w:val="0"/>
          <w:numId w:val="31"/>
        </w:numPr>
        <w:tabs>
          <w:tab w:val="left" w:pos="720"/>
        </w:tabs>
        <w:spacing w:line="276" w:lineRule="auto"/>
        <w:rPr>
          <w:b w:val="0"/>
          <w:bCs w:val="0"/>
        </w:rPr>
      </w:pPr>
      <w:r w:rsidRPr="007025F9">
        <w:rPr>
          <w:b w:val="0"/>
          <w:bCs w:val="0"/>
        </w:rPr>
        <w:t>All cutthroat trout must be returned to the water immediately upon catch.</w:t>
      </w:r>
    </w:p>
    <w:p w14:paraId="26B5AFD5" w14:textId="77777777" w:rsidR="008378AC" w:rsidRPr="007025F9" w:rsidRDefault="008378AC" w:rsidP="007025F9">
      <w:pPr>
        <w:spacing w:line="276" w:lineRule="auto"/>
        <w:ind w:left="1800" w:hanging="720"/>
        <w:rPr>
          <w:u w:val="single"/>
        </w:rPr>
      </w:pPr>
    </w:p>
    <w:p w14:paraId="23274EC8" w14:textId="77777777" w:rsidR="008378AC" w:rsidRPr="007025F9" w:rsidRDefault="008378AC" w:rsidP="007025F9">
      <w:pPr>
        <w:numPr>
          <w:ilvl w:val="0"/>
          <w:numId w:val="55"/>
        </w:numPr>
        <w:spacing w:line="276" w:lineRule="auto"/>
        <w:ind w:hanging="720"/>
        <w:rPr>
          <w:u w:val="single"/>
        </w:rPr>
      </w:pPr>
      <w:r w:rsidRPr="007025F9">
        <w:rPr>
          <w:u w:val="single"/>
        </w:rPr>
        <w:t xml:space="preserve">Silver Lake </w:t>
      </w:r>
      <w:r w:rsidRPr="007025F9">
        <w:rPr>
          <w:u w:val="single"/>
        </w:rPr>
        <w:noBreakHyphen/>
        <w:t xml:space="preserve"> Mesa County</w:t>
      </w:r>
    </w:p>
    <w:p w14:paraId="36061551" w14:textId="77777777" w:rsidR="008378AC" w:rsidRPr="007025F9" w:rsidRDefault="008378AC" w:rsidP="007025F9">
      <w:pPr>
        <w:spacing w:line="276" w:lineRule="auto"/>
        <w:rPr>
          <w:b w:val="0"/>
          <w:bCs w:val="0"/>
          <w:color w:val="000000"/>
        </w:rPr>
      </w:pPr>
    </w:p>
    <w:p w14:paraId="226C82E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37E7379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bag and possession limit and minimum size for trout is two fish, 16 inches in length. </w:t>
      </w:r>
    </w:p>
    <w:p w14:paraId="3C4C0A2C" w14:textId="77777777" w:rsidR="008378AC" w:rsidRPr="007025F9" w:rsidRDefault="008378AC" w:rsidP="007025F9">
      <w:pPr>
        <w:spacing w:line="276" w:lineRule="auto"/>
        <w:rPr>
          <w:b w:val="0"/>
          <w:color w:val="000000"/>
        </w:rPr>
      </w:pPr>
    </w:p>
    <w:p w14:paraId="4C2F18EB" w14:textId="77777777" w:rsidR="008378AC" w:rsidRPr="007025F9" w:rsidRDefault="008378AC" w:rsidP="007025F9">
      <w:pPr>
        <w:numPr>
          <w:ilvl w:val="0"/>
          <w:numId w:val="55"/>
        </w:numPr>
        <w:spacing w:line="276" w:lineRule="auto"/>
        <w:ind w:hanging="720"/>
        <w:rPr>
          <w:u w:val="single"/>
        </w:rPr>
      </w:pPr>
      <w:r w:rsidRPr="007025F9">
        <w:rPr>
          <w:u w:val="single"/>
        </w:rPr>
        <w:t>Slate Creek - Dolores County</w:t>
      </w:r>
    </w:p>
    <w:p w14:paraId="45DBCE88" w14:textId="77777777" w:rsidR="008378AC" w:rsidRPr="007025F9" w:rsidRDefault="008378AC" w:rsidP="007025F9">
      <w:pPr>
        <w:pStyle w:val="ListParagraph"/>
        <w:spacing w:line="276" w:lineRule="auto"/>
        <w:ind w:left="2160"/>
        <w:rPr>
          <w:b w:val="0"/>
        </w:rPr>
      </w:pPr>
    </w:p>
    <w:p w14:paraId="1C8F051C" w14:textId="77777777" w:rsidR="008378AC" w:rsidRPr="007025F9" w:rsidRDefault="008378AC" w:rsidP="007025F9">
      <w:pPr>
        <w:pStyle w:val="ListParagraph"/>
        <w:numPr>
          <w:ilvl w:val="0"/>
          <w:numId w:val="82"/>
        </w:numPr>
        <w:tabs>
          <w:tab w:val="left" w:pos="1800"/>
        </w:tabs>
        <w:spacing w:line="276" w:lineRule="auto"/>
        <w:ind w:left="2160"/>
        <w:rPr>
          <w:b w:val="0"/>
        </w:rPr>
      </w:pPr>
      <w:r w:rsidRPr="007025F9">
        <w:rPr>
          <w:b w:val="0"/>
        </w:rPr>
        <w:t xml:space="preserve">Fishing is by artificial flies and lures only. </w:t>
      </w:r>
    </w:p>
    <w:p w14:paraId="35C3C483" w14:textId="77777777" w:rsidR="008378AC" w:rsidRPr="007025F9" w:rsidRDefault="008378AC" w:rsidP="007025F9">
      <w:pPr>
        <w:pStyle w:val="ListParagraph"/>
        <w:numPr>
          <w:ilvl w:val="0"/>
          <w:numId w:val="82"/>
        </w:numPr>
        <w:tabs>
          <w:tab w:val="left" w:pos="1800"/>
        </w:tabs>
        <w:spacing w:line="276" w:lineRule="auto"/>
        <w:ind w:left="2160"/>
        <w:rPr>
          <w:b w:val="0"/>
        </w:rPr>
      </w:pPr>
      <w:r w:rsidRPr="007025F9">
        <w:rPr>
          <w:b w:val="0"/>
        </w:rPr>
        <w:t xml:space="preserve">All cutthroat trout must be returned to the water immediately upon catch. </w:t>
      </w:r>
    </w:p>
    <w:p w14:paraId="3256980D" w14:textId="77777777" w:rsidR="008378AC" w:rsidRPr="007025F9" w:rsidRDefault="008378AC" w:rsidP="007025F9">
      <w:pPr>
        <w:pStyle w:val="ListParagraph"/>
        <w:spacing w:line="276" w:lineRule="auto"/>
        <w:ind w:left="0" w:firstLine="60"/>
        <w:rPr>
          <w:u w:val="single"/>
        </w:rPr>
      </w:pPr>
    </w:p>
    <w:p w14:paraId="3F1408FC" w14:textId="77777777" w:rsidR="008378AC" w:rsidRPr="007025F9" w:rsidRDefault="008378AC" w:rsidP="007025F9">
      <w:pPr>
        <w:numPr>
          <w:ilvl w:val="0"/>
          <w:numId w:val="55"/>
        </w:numPr>
        <w:spacing w:line="276" w:lineRule="auto"/>
        <w:ind w:hanging="720"/>
        <w:rPr>
          <w:u w:val="single"/>
        </w:rPr>
      </w:pPr>
      <w:r w:rsidRPr="007025F9">
        <w:rPr>
          <w:u w:val="single"/>
        </w:rPr>
        <w:t>Slater Creek, South Fork and West Prong of the South Fork - Routt County</w:t>
      </w:r>
    </w:p>
    <w:p w14:paraId="7EA9725A" w14:textId="77777777" w:rsidR="008378AC" w:rsidRPr="007025F9" w:rsidRDefault="008378AC" w:rsidP="007025F9">
      <w:pPr>
        <w:tabs>
          <w:tab w:val="left" w:pos="720"/>
        </w:tabs>
        <w:spacing w:line="276" w:lineRule="auto"/>
        <w:ind w:left="2160" w:hanging="360"/>
        <w:rPr>
          <w:b w:val="0"/>
          <w:bCs w:val="0"/>
        </w:rPr>
      </w:pPr>
    </w:p>
    <w:p w14:paraId="4594D97C"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7A684E5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0E939B09" w14:textId="77777777" w:rsidR="008378AC" w:rsidRPr="007025F9" w:rsidRDefault="008378AC" w:rsidP="007025F9">
      <w:pPr>
        <w:spacing w:line="276" w:lineRule="auto"/>
        <w:ind w:left="1800" w:hanging="720"/>
        <w:rPr>
          <w:b w:val="0"/>
          <w:u w:val="single"/>
        </w:rPr>
      </w:pPr>
    </w:p>
    <w:p w14:paraId="4FAF59F2" w14:textId="77777777" w:rsidR="008378AC" w:rsidRPr="007025F9" w:rsidRDefault="008378AC" w:rsidP="007025F9">
      <w:pPr>
        <w:numPr>
          <w:ilvl w:val="0"/>
          <w:numId w:val="55"/>
        </w:numPr>
        <w:spacing w:line="276" w:lineRule="auto"/>
        <w:ind w:hanging="720"/>
        <w:rPr>
          <w:u w:val="single"/>
        </w:rPr>
      </w:pPr>
      <w:r w:rsidRPr="007025F9">
        <w:rPr>
          <w:u w:val="single"/>
        </w:rPr>
        <w:t>Slater Lake - Clear Creek County</w:t>
      </w:r>
    </w:p>
    <w:p w14:paraId="151A832A" w14:textId="77777777" w:rsidR="008378AC" w:rsidRPr="007025F9" w:rsidRDefault="008378AC" w:rsidP="007025F9">
      <w:pPr>
        <w:spacing w:line="276" w:lineRule="auto"/>
        <w:ind w:left="1800"/>
        <w:rPr>
          <w:u w:val="single"/>
        </w:rPr>
      </w:pPr>
    </w:p>
    <w:p w14:paraId="3526AB77" w14:textId="77777777" w:rsidR="008378AC" w:rsidRPr="007025F9" w:rsidRDefault="008378AC" w:rsidP="007025F9">
      <w:pPr>
        <w:pStyle w:val="ListParagraph"/>
        <w:numPr>
          <w:ilvl w:val="1"/>
          <w:numId w:val="55"/>
        </w:numPr>
        <w:spacing w:line="276" w:lineRule="auto"/>
        <w:ind w:left="2160"/>
        <w:rPr>
          <w:b w:val="0"/>
        </w:rPr>
      </w:pPr>
      <w:r w:rsidRPr="007025F9">
        <w:rPr>
          <w:b w:val="0"/>
        </w:rPr>
        <w:t>Artificial flies and lures only.</w:t>
      </w:r>
    </w:p>
    <w:p w14:paraId="278CB977" w14:textId="77777777" w:rsidR="008378AC" w:rsidRPr="007025F9" w:rsidRDefault="008378AC" w:rsidP="007025F9">
      <w:pPr>
        <w:pStyle w:val="ListParagraph"/>
        <w:numPr>
          <w:ilvl w:val="1"/>
          <w:numId w:val="55"/>
        </w:numPr>
        <w:spacing w:line="276" w:lineRule="auto"/>
        <w:ind w:left="2160"/>
        <w:rPr>
          <w:b w:val="0"/>
        </w:rPr>
      </w:pPr>
      <w:r w:rsidRPr="007025F9">
        <w:rPr>
          <w:b w:val="0"/>
        </w:rPr>
        <w:t>All trout must be returned to the water immediately upon catch.</w:t>
      </w:r>
    </w:p>
    <w:p w14:paraId="5CB3DDC6" w14:textId="77777777" w:rsidR="008378AC" w:rsidRPr="007025F9" w:rsidRDefault="008378AC" w:rsidP="007025F9">
      <w:pPr>
        <w:pStyle w:val="ListParagraph"/>
        <w:spacing w:line="276" w:lineRule="auto"/>
        <w:ind w:left="2520"/>
        <w:rPr>
          <w:b w:val="0"/>
        </w:rPr>
      </w:pPr>
    </w:p>
    <w:p w14:paraId="0E57C76C" w14:textId="77777777" w:rsidR="008378AC" w:rsidRPr="007025F9" w:rsidRDefault="008378AC" w:rsidP="007025F9">
      <w:pPr>
        <w:spacing w:line="276" w:lineRule="auto"/>
        <w:rPr>
          <w:bCs w:val="0"/>
          <w:color w:val="000000"/>
        </w:rPr>
      </w:pPr>
    </w:p>
    <w:p w14:paraId="588A313B" w14:textId="77777777" w:rsidR="008378AC" w:rsidRPr="007025F9" w:rsidRDefault="008378AC" w:rsidP="007025F9">
      <w:pPr>
        <w:numPr>
          <w:ilvl w:val="0"/>
          <w:numId w:val="55"/>
        </w:numPr>
        <w:spacing w:line="276" w:lineRule="auto"/>
        <w:ind w:hanging="720"/>
        <w:rPr>
          <w:u w:val="single"/>
        </w:rPr>
      </w:pPr>
      <w:r w:rsidRPr="007025F9">
        <w:rPr>
          <w:u w:val="single"/>
        </w:rPr>
        <w:lastRenderedPageBreak/>
        <w:t>Smith Creek - Saguache County</w:t>
      </w:r>
    </w:p>
    <w:p w14:paraId="488F8AB6" w14:textId="77777777" w:rsidR="008378AC" w:rsidRPr="007025F9" w:rsidRDefault="008378AC" w:rsidP="007025F9">
      <w:pPr>
        <w:spacing w:line="276" w:lineRule="auto"/>
        <w:rPr>
          <w:u w:val="single"/>
        </w:rPr>
      </w:pPr>
    </w:p>
    <w:p w14:paraId="45C93FA2" w14:textId="77777777" w:rsidR="008378AC" w:rsidRPr="007025F9" w:rsidRDefault="008378AC" w:rsidP="007025F9">
      <w:pPr>
        <w:pStyle w:val="ListParagraph"/>
        <w:numPr>
          <w:ilvl w:val="1"/>
          <w:numId w:val="55"/>
        </w:numPr>
        <w:spacing w:line="276" w:lineRule="auto"/>
        <w:ind w:left="2160"/>
        <w:rPr>
          <w:b w:val="0"/>
        </w:rPr>
      </w:pPr>
      <w:r w:rsidRPr="007025F9">
        <w:rPr>
          <w:b w:val="0"/>
        </w:rPr>
        <w:t>Fishing is by artificial flies and lures only.</w:t>
      </w:r>
    </w:p>
    <w:p w14:paraId="549B09AF" w14:textId="77777777" w:rsidR="008378AC" w:rsidRPr="007025F9" w:rsidRDefault="008378AC" w:rsidP="007025F9">
      <w:pPr>
        <w:pStyle w:val="ListParagraph"/>
        <w:numPr>
          <w:ilvl w:val="1"/>
          <w:numId w:val="55"/>
        </w:numPr>
        <w:spacing w:line="276" w:lineRule="auto"/>
        <w:ind w:left="2160"/>
        <w:rPr>
          <w:b w:val="0"/>
        </w:rPr>
      </w:pPr>
      <w:r w:rsidRPr="007025F9">
        <w:rPr>
          <w:b w:val="0"/>
        </w:rPr>
        <w:t>All trout must be returned to the water immediately upon catch.</w:t>
      </w:r>
    </w:p>
    <w:p w14:paraId="5ACF64A0" w14:textId="77777777" w:rsidR="008378AC" w:rsidRPr="007025F9" w:rsidRDefault="008378AC" w:rsidP="007025F9">
      <w:pPr>
        <w:spacing w:line="276" w:lineRule="auto"/>
        <w:rPr>
          <w:u w:val="single"/>
        </w:rPr>
      </w:pPr>
    </w:p>
    <w:p w14:paraId="61543719" w14:textId="77777777" w:rsidR="008378AC" w:rsidRPr="007025F9" w:rsidRDefault="008378AC" w:rsidP="007025F9">
      <w:pPr>
        <w:numPr>
          <w:ilvl w:val="0"/>
          <w:numId w:val="55"/>
        </w:numPr>
        <w:spacing w:line="276" w:lineRule="auto"/>
        <w:ind w:hanging="720"/>
        <w:rPr>
          <w:u w:val="single"/>
        </w:rPr>
      </w:pPr>
      <w:r w:rsidRPr="007025F9">
        <w:rPr>
          <w:u w:val="single"/>
        </w:rPr>
        <w:t>Snell Creek - Rio Blanco County</w:t>
      </w:r>
    </w:p>
    <w:p w14:paraId="76D2A647" w14:textId="77777777" w:rsidR="008378AC" w:rsidRPr="007025F9" w:rsidRDefault="008378AC" w:rsidP="007025F9">
      <w:pPr>
        <w:spacing w:line="276" w:lineRule="auto"/>
        <w:rPr>
          <w:b w:val="0"/>
          <w:bCs w:val="0"/>
          <w:color w:val="000000"/>
        </w:rPr>
      </w:pPr>
    </w:p>
    <w:p w14:paraId="0A41D6BA"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1AD7447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4F6A20C2" w14:textId="77777777" w:rsidR="008378AC" w:rsidRPr="007025F9" w:rsidRDefault="008378AC" w:rsidP="007025F9">
      <w:pPr>
        <w:spacing w:line="276" w:lineRule="auto"/>
        <w:ind w:left="1800" w:hanging="720"/>
        <w:rPr>
          <w:b w:val="0"/>
          <w:u w:val="single"/>
        </w:rPr>
      </w:pPr>
    </w:p>
    <w:p w14:paraId="35778DAA" w14:textId="77777777" w:rsidR="008378AC" w:rsidRPr="007025F9" w:rsidRDefault="008378AC" w:rsidP="007025F9">
      <w:pPr>
        <w:numPr>
          <w:ilvl w:val="0"/>
          <w:numId w:val="55"/>
        </w:numPr>
        <w:spacing w:line="276" w:lineRule="auto"/>
        <w:ind w:hanging="720"/>
        <w:rPr>
          <w:u w:val="single"/>
        </w:rPr>
      </w:pPr>
      <w:r w:rsidRPr="007025F9">
        <w:rPr>
          <w:u w:val="single"/>
        </w:rPr>
        <w:t xml:space="preserve">South Platte Park (Littleton) </w:t>
      </w:r>
      <w:r w:rsidRPr="007025F9">
        <w:rPr>
          <w:u w:val="single"/>
        </w:rPr>
        <w:noBreakHyphen/>
        <w:t xml:space="preserve"> Arapahoe County</w:t>
      </w:r>
    </w:p>
    <w:p w14:paraId="46828EC5" w14:textId="77777777" w:rsidR="008378AC" w:rsidRPr="007025F9" w:rsidRDefault="008378AC" w:rsidP="007025F9">
      <w:pPr>
        <w:spacing w:line="276" w:lineRule="auto"/>
        <w:rPr>
          <w:b w:val="0"/>
          <w:bCs w:val="0"/>
          <w:color w:val="000000"/>
        </w:rPr>
      </w:pPr>
    </w:p>
    <w:p w14:paraId="19ABF78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largemouth and smallmouth bass is 15 inches in length. </w:t>
      </w:r>
    </w:p>
    <w:p w14:paraId="7542E4D4" w14:textId="77777777" w:rsidR="008378AC" w:rsidRPr="007025F9" w:rsidRDefault="008378AC" w:rsidP="007025F9">
      <w:pPr>
        <w:spacing w:line="276" w:lineRule="auto"/>
        <w:rPr>
          <w:b w:val="0"/>
          <w:bCs w:val="0"/>
          <w:color w:val="000000"/>
        </w:rPr>
      </w:pPr>
    </w:p>
    <w:p w14:paraId="22519879" w14:textId="77777777" w:rsidR="008378AC" w:rsidRPr="007025F9" w:rsidRDefault="008378AC" w:rsidP="007025F9">
      <w:pPr>
        <w:numPr>
          <w:ilvl w:val="0"/>
          <w:numId w:val="55"/>
        </w:numPr>
        <w:spacing w:line="276" w:lineRule="auto"/>
        <w:ind w:hanging="720"/>
        <w:rPr>
          <w:u w:val="single"/>
        </w:rPr>
      </w:pPr>
      <w:r w:rsidRPr="007025F9">
        <w:rPr>
          <w:u w:val="single"/>
        </w:rPr>
        <w:t xml:space="preserve">South Platte River </w:t>
      </w:r>
      <w:r w:rsidRPr="007025F9">
        <w:rPr>
          <w:u w:val="single"/>
        </w:rPr>
        <w:noBreakHyphen/>
        <w:t xml:space="preserve"> Douglas, Jefferson, Park and Teller Counties</w:t>
      </w:r>
    </w:p>
    <w:p w14:paraId="2F530C63" w14:textId="77777777" w:rsidR="008378AC" w:rsidRPr="007025F9" w:rsidRDefault="008378AC" w:rsidP="007025F9">
      <w:pPr>
        <w:spacing w:line="276" w:lineRule="auto"/>
        <w:rPr>
          <w:b w:val="0"/>
          <w:color w:val="000000"/>
        </w:rPr>
      </w:pPr>
    </w:p>
    <w:p w14:paraId="200EEEC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of the Middle and South Forks downstream to Spinney Mountain Reservoir:</w:t>
      </w:r>
    </w:p>
    <w:p w14:paraId="77EC418E"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3D9BD3EE"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between 12 and 20 inches in length must be returned to the water immediately upon catch.</w:t>
      </w:r>
    </w:p>
    <w:p w14:paraId="1E1E284E"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 only one of which may be greater than 20 inches in length.</w:t>
      </w:r>
    </w:p>
    <w:p w14:paraId="05FCFFD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outlet of Spinney Mountain Reservoir downstream to the inlet of Eleven Mile Reservoir:</w:t>
      </w:r>
    </w:p>
    <w:p w14:paraId="55EED9B4"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4722B3FE"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fish caught must be returned to the water immediately upon catch.</w:t>
      </w:r>
    </w:p>
    <w:p w14:paraId="195FFCCE"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Some portions may be closed to fishing as posted from September 15 to December 31 for kokanee salmon spawning operations.</w:t>
      </w:r>
    </w:p>
    <w:p w14:paraId="12722309"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t xml:space="preserve">From immediately below Eleven Mile Dam downstream to the Wagon Tongue Gulch Road bridge </w:t>
      </w:r>
      <w:r w:rsidRPr="007025F9">
        <w:rPr>
          <w:b w:val="0"/>
          <w:bCs w:val="0"/>
          <w:color w:val="000000"/>
        </w:rPr>
        <w:t>at Springer Gulch (Eleven Mile Canyon):</w:t>
      </w:r>
    </w:p>
    <w:p w14:paraId="3FB6CC9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62D378C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65CE0FE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Cheesman Dam downstream to the upper Wigwam Club property line:</w:t>
      </w:r>
    </w:p>
    <w:p w14:paraId="2D463E42"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by artificial flies and lures only.</w:t>
      </w:r>
    </w:p>
    <w:p w14:paraId="7ACF3C2B"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7B4447C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lower boundary of the Wigwam Club downstream to Scraggy View Picnic Ground:</w:t>
      </w:r>
    </w:p>
    <w:p w14:paraId="0582E821"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0A0FE214"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and minimum size for trout is two fish, 16 inches in length.</w:t>
      </w:r>
    </w:p>
    <w:p w14:paraId="1E60D390"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t>From Strontia Springs Dam downstream to 300 yards upstream from the D</w:t>
      </w:r>
      <w:r w:rsidRPr="007025F9">
        <w:rPr>
          <w:b w:val="0"/>
          <w:bCs w:val="0"/>
          <w:color w:val="000000"/>
        </w:rPr>
        <w:t>enver Water Board's Marston Diversion structure:</w:t>
      </w:r>
    </w:p>
    <w:p w14:paraId="03A0FAEE"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51C7381A"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62C02DC3"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Within Chatfield State Park:</w:t>
      </w:r>
    </w:p>
    <w:p w14:paraId="01A87666"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lastRenderedPageBreak/>
        <w:t xml:space="preserve">The bag limit and minimum size for walleye is three fish, 18 inches in length. </w:t>
      </w:r>
    </w:p>
    <w:p w14:paraId="36D2D164"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No more than one walleye greater than 21 inches in length may be taken per day.</w:t>
      </w:r>
    </w:p>
    <w:p w14:paraId="50B7B4DB"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 xml:space="preserve">The minimum size for largemouth and smallmouth bass is 15 inches in length. </w:t>
      </w:r>
    </w:p>
    <w:p w14:paraId="32A21E76" w14:textId="77777777" w:rsidR="008378AC" w:rsidRPr="007025F9" w:rsidRDefault="008378AC" w:rsidP="007025F9">
      <w:pPr>
        <w:spacing w:line="276" w:lineRule="auto"/>
        <w:ind w:left="2160" w:hanging="360"/>
        <w:rPr>
          <w:b w:val="0"/>
          <w:color w:val="000000"/>
        </w:rPr>
      </w:pPr>
    </w:p>
    <w:p w14:paraId="107753BC" w14:textId="77777777" w:rsidR="008378AC" w:rsidRPr="007025F9" w:rsidRDefault="008378AC" w:rsidP="007025F9">
      <w:pPr>
        <w:numPr>
          <w:ilvl w:val="0"/>
          <w:numId w:val="55"/>
        </w:numPr>
        <w:spacing w:line="276" w:lineRule="auto"/>
        <w:ind w:hanging="720"/>
        <w:rPr>
          <w:u w:val="single"/>
        </w:rPr>
      </w:pPr>
      <w:r w:rsidRPr="007025F9">
        <w:rPr>
          <w:u w:val="single"/>
        </w:rPr>
        <w:t>South Platte River, Middle Fork - Park County</w:t>
      </w:r>
    </w:p>
    <w:p w14:paraId="4CD415FC" w14:textId="77777777" w:rsidR="008378AC" w:rsidRPr="007025F9" w:rsidRDefault="008378AC" w:rsidP="007025F9">
      <w:pPr>
        <w:spacing w:line="276" w:lineRule="auto"/>
        <w:rPr>
          <w:b w:val="0"/>
          <w:color w:val="000000"/>
        </w:rPr>
      </w:pPr>
    </w:p>
    <w:p w14:paraId="7F5C315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Colo 9 bridge (4.9 miles north of Garo) downstream to the confluence with the South Fork of the South Platte:</w:t>
      </w:r>
    </w:p>
    <w:p w14:paraId="0EDE0425"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7651A6A0"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between 12 and 20 inches in length must be returned to the water immediately upon catch.</w:t>
      </w:r>
    </w:p>
    <w:p w14:paraId="35724841"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 only one of which may be greater than 20 inches in length.</w:t>
      </w:r>
    </w:p>
    <w:p w14:paraId="7C4AB077" w14:textId="77777777" w:rsidR="008378AC" w:rsidRPr="007025F9" w:rsidRDefault="008378AC" w:rsidP="007025F9">
      <w:pPr>
        <w:spacing w:line="276" w:lineRule="auto"/>
        <w:rPr>
          <w:b w:val="0"/>
          <w:bCs w:val="0"/>
          <w:color w:val="000000"/>
        </w:rPr>
      </w:pPr>
    </w:p>
    <w:p w14:paraId="5860B0AD" w14:textId="77777777" w:rsidR="008378AC" w:rsidRPr="007025F9" w:rsidRDefault="008378AC" w:rsidP="007025F9">
      <w:pPr>
        <w:numPr>
          <w:ilvl w:val="0"/>
          <w:numId w:val="55"/>
        </w:numPr>
        <w:spacing w:line="276" w:lineRule="auto"/>
        <w:ind w:hanging="720"/>
        <w:rPr>
          <w:u w:val="single"/>
        </w:rPr>
      </w:pPr>
      <w:r w:rsidRPr="007025F9">
        <w:rPr>
          <w:u w:val="single"/>
        </w:rPr>
        <w:t>South Platte River, South Fork - Park County</w:t>
      </w:r>
    </w:p>
    <w:p w14:paraId="1066C8F9" w14:textId="77777777" w:rsidR="008378AC" w:rsidRPr="007025F9" w:rsidRDefault="008378AC" w:rsidP="007025F9">
      <w:pPr>
        <w:spacing w:line="276" w:lineRule="auto"/>
        <w:rPr>
          <w:b w:val="0"/>
          <w:bCs w:val="0"/>
          <w:color w:val="000000"/>
        </w:rPr>
      </w:pPr>
    </w:p>
    <w:p w14:paraId="5238B00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US 285 downstream to Antero Reservoir:</w:t>
      </w:r>
    </w:p>
    <w:p w14:paraId="63C6DA62"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by artificial flies and lures only.</w:t>
      </w:r>
    </w:p>
    <w:p w14:paraId="5EB4BE83"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between 12 and 20 inches in length must be returned to the water immediately upon catch.</w:t>
      </w:r>
    </w:p>
    <w:p w14:paraId="56FD8A6B"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 only one of which may be greater than 20 inches in length.</w:t>
      </w:r>
    </w:p>
    <w:p w14:paraId="57B41B1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Antero Reservoir downstream in the newly constructed channel to the confluence with the existing channel:</w:t>
      </w:r>
    </w:p>
    <w:p w14:paraId="3381051F"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77AE4B14"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74832FC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lower boundary fence of the Badger Basin State Wildlife Area downstream to the confluence with the Middle Fork of the South Platte:</w:t>
      </w:r>
    </w:p>
    <w:p w14:paraId="67CCECB0"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by artificial flies and lures only.</w:t>
      </w:r>
    </w:p>
    <w:p w14:paraId="3BA0FE78"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between 12 and 20 inches in length must be returned to the water immediately upon catch.</w:t>
      </w:r>
    </w:p>
    <w:p w14:paraId="2A4F15F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 only one of which may be greater than 20 inches in length.</w:t>
      </w:r>
    </w:p>
    <w:p w14:paraId="370A6C70" w14:textId="77777777" w:rsidR="008378AC" w:rsidRPr="007025F9" w:rsidRDefault="008378AC" w:rsidP="007025F9">
      <w:pPr>
        <w:spacing w:line="276" w:lineRule="auto"/>
        <w:ind w:left="2520" w:hanging="360"/>
        <w:rPr>
          <w:b w:val="0"/>
          <w:u w:val="single"/>
        </w:rPr>
      </w:pPr>
    </w:p>
    <w:p w14:paraId="25EED802" w14:textId="77777777" w:rsidR="008378AC" w:rsidRPr="007025F9" w:rsidRDefault="008378AC" w:rsidP="007025F9">
      <w:pPr>
        <w:numPr>
          <w:ilvl w:val="0"/>
          <w:numId w:val="55"/>
        </w:numPr>
        <w:spacing w:line="276" w:lineRule="auto"/>
        <w:ind w:hanging="720"/>
        <w:rPr>
          <w:u w:val="single"/>
        </w:rPr>
      </w:pPr>
      <w:r w:rsidRPr="007025F9">
        <w:rPr>
          <w:u w:val="single"/>
        </w:rPr>
        <w:t xml:space="preserve">Spinney Mountain Reservoir </w:t>
      </w:r>
      <w:r w:rsidRPr="007025F9">
        <w:rPr>
          <w:u w:val="single"/>
        </w:rPr>
        <w:noBreakHyphen/>
        <w:t xml:space="preserve"> Park County</w:t>
      </w:r>
    </w:p>
    <w:p w14:paraId="56E19DF7" w14:textId="77777777" w:rsidR="008378AC" w:rsidRPr="007025F9" w:rsidRDefault="008378AC" w:rsidP="007025F9">
      <w:pPr>
        <w:spacing w:line="276" w:lineRule="auto"/>
        <w:rPr>
          <w:b w:val="0"/>
          <w:bCs w:val="0"/>
          <w:color w:val="000000"/>
        </w:rPr>
      </w:pPr>
    </w:p>
    <w:p w14:paraId="2875F36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5006CA9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and minimum size for trout is one fish, 20 inches in length.</w:t>
      </w:r>
    </w:p>
    <w:p w14:paraId="2F971AD0"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color w:val="000000"/>
        </w:rPr>
        <w:t>Fishing is prohibited from ½ hour after sunset until ½ hour before sunrise.</w:t>
      </w:r>
    </w:p>
    <w:p w14:paraId="52EC5F2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Ice fishing is prohibited.</w:t>
      </w:r>
    </w:p>
    <w:p w14:paraId="510A25F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There is no bag or possession limit for yellow perch.</w:t>
      </w:r>
    </w:p>
    <w:p w14:paraId="0D60532C" w14:textId="77777777" w:rsidR="008378AC" w:rsidRPr="007025F9" w:rsidRDefault="008378AC" w:rsidP="007025F9">
      <w:pPr>
        <w:spacing w:line="276" w:lineRule="auto"/>
        <w:rPr>
          <w:b w:val="0"/>
          <w:bCs w:val="0"/>
          <w:color w:val="000000"/>
        </w:rPr>
      </w:pPr>
    </w:p>
    <w:p w14:paraId="436386EA" w14:textId="77777777" w:rsidR="008378AC" w:rsidRPr="007025F9" w:rsidRDefault="008378AC" w:rsidP="007025F9">
      <w:pPr>
        <w:numPr>
          <w:ilvl w:val="0"/>
          <w:numId w:val="55"/>
        </w:numPr>
        <w:spacing w:line="276" w:lineRule="auto"/>
        <w:ind w:hanging="720"/>
        <w:rPr>
          <w:u w:val="single"/>
        </w:rPr>
      </w:pPr>
      <w:r w:rsidRPr="007025F9">
        <w:rPr>
          <w:u w:val="single"/>
        </w:rPr>
        <w:t>Sprat-Platte Lake - Adams County</w:t>
      </w:r>
    </w:p>
    <w:p w14:paraId="5C3BA73B" w14:textId="77777777" w:rsidR="008378AC" w:rsidRPr="007025F9" w:rsidRDefault="008378AC" w:rsidP="007025F9">
      <w:pPr>
        <w:tabs>
          <w:tab w:val="left" w:pos="720"/>
        </w:tabs>
        <w:spacing w:line="276" w:lineRule="auto"/>
        <w:ind w:left="2160" w:hanging="360"/>
        <w:rPr>
          <w:bCs w:val="0"/>
        </w:rPr>
      </w:pPr>
    </w:p>
    <w:p w14:paraId="778B75A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lastRenderedPageBreak/>
        <w:t xml:space="preserve">Fishing is by artificial flies and lures only. </w:t>
      </w:r>
      <w:r w:rsidRPr="007025F9">
        <w:rPr>
          <w:b w:val="0"/>
          <w:bCs w:val="0"/>
          <w:color w:val="000000"/>
        </w:rPr>
        <w:t>Scented flies or scented lures may be used on this water if they are 1.5 inches or longer.</w:t>
      </w:r>
    </w:p>
    <w:p w14:paraId="3C2E2F4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bass is 18 inches in length.</w:t>
      </w:r>
    </w:p>
    <w:p w14:paraId="52D7E6D8" w14:textId="77777777" w:rsidR="008378AC" w:rsidRPr="007025F9" w:rsidRDefault="008378AC" w:rsidP="007025F9">
      <w:pPr>
        <w:spacing w:line="276" w:lineRule="auto"/>
        <w:rPr>
          <w:bCs w:val="0"/>
          <w:color w:val="000000"/>
        </w:rPr>
      </w:pPr>
    </w:p>
    <w:p w14:paraId="3FBFCD93" w14:textId="77777777" w:rsidR="008378AC" w:rsidRPr="007025F9" w:rsidRDefault="008378AC" w:rsidP="007025F9">
      <w:pPr>
        <w:numPr>
          <w:ilvl w:val="0"/>
          <w:numId w:val="55"/>
        </w:numPr>
        <w:spacing w:line="276" w:lineRule="auto"/>
        <w:ind w:hanging="720"/>
        <w:rPr>
          <w:u w:val="single"/>
        </w:rPr>
      </w:pPr>
      <w:r w:rsidRPr="007025F9">
        <w:rPr>
          <w:u w:val="single"/>
        </w:rPr>
        <w:t>Spring Creek - Dolores County</w:t>
      </w:r>
    </w:p>
    <w:p w14:paraId="3C3E69D4" w14:textId="77777777" w:rsidR="008378AC" w:rsidRPr="007025F9" w:rsidRDefault="008378AC" w:rsidP="007025F9">
      <w:pPr>
        <w:spacing w:line="276" w:lineRule="auto"/>
        <w:ind w:left="1440" w:hanging="360"/>
        <w:rPr>
          <w:b w:val="0"/>
          <w:color w:val="000000"/>
        </w:rPr>
      </w:pPr>
    </w:p>
    <w:p w14:paraId="416EB34C" w14:textId="77777777" w:rsidR="008378AC" w:rsidRPr="007025F9" w:rsidRDefault="008378AC" w:rsidP="007025F9">
      <w:pPr>
        <w:numPr>
          <w:ilvl w:val="0"/>
          <w:numId w:val="30"/>
        </w:numPr>
        <w:tabs>
          <w:tab w:val="left" w:pos="810"/>
        </w:tabs>
        <w:spacing w:line="276" w:lineRule="auto"/>
        <w:rPr>
          <w:b w:val="0"/>
          <w:bCs w:val="0"/>
          <w:color w:val="000000"/>
        </w:rPr>
      </w:pPr>
      <w:r w:rsidRPr="007025F9">
        <w:rPr>
          <w:b w:val="0"/>
          <w:bCs w:val="0"/>
          <w:color w:val="000000"/>
        </w:rPr>
        <w:t>Fishing is by artificial flies and lures only.</w:t>
      </w:r>
    </w:p>
    <w:p w14:paraId="4EE136D0" w14:textId="77777777" w:rsidR="008378AC" w:rsidRPr="007025F9" w:rsidRDefault="008378AC" w:rsidP="007025F9">
      <w:pPr>
        <w:numPr>
          <w:ilvl w:val="0"/>
          <w:numId w:val="30"/>
        </w:numPr>
        <w:tabs>
          <w:tab w:val="left" w:pos="810"/>
        </w:tabs>
        <w:spacing w:line="276" w:lineRule="auto"/>
        <w:rPr>
          <w:b w:val="0"/>
          <w:bCs w:val="0"/>
          <w:color w:val="000000"/>
        </w:rPr>
      </w:pPr>
      <w:r w:rsidRPr="007025F9">
        <w:rPr>
          <w:b w:val="0"/>
          <w:bCs w:val="0"/>
          <w:color w:val="000000"/>
        </w:rPr>
        <w:t>All cutthroat trout must be returned to the water immediately upon catch.</w:t>
      </w:r>
    </w:p>
    <w:p w14:paraId="310098FD" w14:textId="77777777" w:rsidR="008378AC" w:rsidRPr="007025F9" w:rsidRDefault="008378AC" w:rsidP="007025F9">
      <w:pPr>
        <w:spacing w:line="276" w:lineRule="auto"/>
        <w:ind w:left="1800" w:hanging="720"/>
        <w:rPr>
          <w:b w:val="0"/>
          <w:u w:val="single"/>
        </w:rPr>
      </w:pPr>
    </w:p>
    <w:p w14:paraId="7EF9EA10" w14:textId="77777777" w:rsidR="008378AC" w:rsidRPr="007025F9" w:rsidRDefault="008378AC" w:rsidP="007025F9">
      <w:pPr>
        <w:numPr>
          <w:ilvl w:val="0"/>
          <w:numId w:val="55"/>
        </w:numPr>
        <w:spacing w:line="276" w:lineRule="auto"/>
        <w:ind w:hanging="720"/>
        <w:rPr>
          <w:u w:val="single"/>
        </w:rPr>
      </w:pPr>
      <w:r w:rsidRPr="007025F9">
        <w:rPr>
          <w:u w:val="single"/>
        </w:rPr>
        <w:t>Spring Gulch Pond - Douglas County</w:t>
      </w:r>
    </w:p>
    <w:p w14:paraId="549564F1" w14:textId="77777777" w:rsidR="008378AC" w:rsidRPr="007025F9" w:rsidRDefault="008378AC" w:rsidP="007025F9">
      <w:pPr>
        <w:spacing w:line="276" w:lineRule="auto"/>
        <w:ind w:left="1800" w:hanging="720"/>
        <w:rPr>
          <w:b w:val="0"/>
          <w:u w:val="single"/>
        </w:rPr>
      </w:pPr>
    </w:p>
    <w:p w14:paraId="024E5895" w14:textId="77777777" w:rsidR="008378AC" w:rsidRPr="007025F9" w:rsidRDefault="008378AC" w:rsidP="007025F9">
      <w:pPr>
        <w:pStyle w:val="ListParagraph"/>
        <w:numPr>
          <w:ilvl w:val="1"/>
          <w:numId w:val="55"/>
        </w:numPr>
        <w:spacing w:line="276" w:lineRule="auto"/>
        <w:ind w:left="2160"/>
        <w:rPr>
          <w:b w:val="0"/>
        </w:rPr>
      </w:pPr>
      <w:r w:rsidRPr="007025F9">
        <w:rPr>
          <w:b w:val="0"/>
        </w:rPr>
        <w:t>Fishing is by artificial flies and lures only.</w:t>
      </w:r>
    </w:p>
    <w:p w14:paraId="12A8F63E" w14:textId="77777777" w:rsidR="008378AC" w:rsidRPr="007025F9" w:rsidRDefault="008378AC" w:rsidP="007025F9">
      <w:pPr>
        <w:pStyle w:val="ListParagraph"/>
        <w:numPr>
          <w:ilvl w:val="1"/>
          <w:numId w:val="55"/>
        </w:numPr>
        <w:spacing w:line="276" w:lineRule="auto"/>
        <w:ind w:left="2160"/>
        <w:rPr>
          <w:b w:val="0"/>
        </w:rPr>
      </w:pPr>
      <w:r w:rsidRPr="007025F9">
        <w:rPr>
          <w:b w:val="0"/>
        </w:rPr>
        <w:t>All fish must be returned to the water immediately upon catch.</w:t>
      </w:r>
    </w:p>
    <w:p w14:paraId="76FB5F25" w14:textId="77777777" w:rsidR="008378AC" w:rsidRPr="007025F9" w:rsidRDefault="008378AC" w:rsidP="007025F9">
      <w:pPr>
        <w:spacing w:line="276" w:lineRule="auto"/>
        <w:ind w:left="2160" w:hanging="360"/>
        <w:rPr>
          <w:b w:val="0"/>
          <w:u w:val="single"/>
        </w:rPr>
      </w:pPr>
    </w:p>
    <w:p w14:paraId="247E0F3F" w14:textId="77777777" w:rsidR="008378AC" w:rsidRPr="007025F9" w:rsidRDefault="008378AC" w:rsidP="007025F9">
      <w:pPr>
        <w:numPr>
          <w:ilvl w:val="0"/>
          <w:numId w:val="55"/>
        </w:numPr>
        <w:spacing w:line="276" w:lineRule="auto"/>
        <w:ind w:hanging="720"/>
        <w:rPr>
          <w:u w:val="single"/>
        </w:rPr>
      </w:pPr>
      <w:r w:rsidRPr="007025F9">
        <w:rPr>
          <w:u w:val="single"/>
        </w:rPr>
        <w:t>Spruce Creek (confluence with Blue River approximately 5 miles north of Green Mtn. Res.) - Grand and Summit Counties</w:t>
      </w:r>
    </w:p>
    <w:p w14:paraId="131BA0A8" w14:textId="77777777" w:rsidR="008378AC" w:rsidRPr="007025F9" w:rsidRDefault="008378AC" w:rsidP="007025F9">
      <w:pPr>
        <w:tabs>
          <w:tab w:val="left" w:pos="720"/>
        </w:tabs>
        <w:spacing w:line="276" w:lineRule="auto"/>
        <w:ind w:left="2160" w:hanging="360"/>
        <w:rPr>
          <w:b w:val="0"/>
          <w:bCs w:val="0"/>
        </w:rPr>
      </w:pPr>
    </w:p>
    <w:p w14:paraId="25EF0C6C"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5EBC585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7A95B18E" w14:textId="77777777" w:rsidR="008378AC" w:rsidRPr="007025F9" w:rsidRDefault="008378AC" w:rsidP="007025F9">
      <w:pPr>
        <w:spacing w:line="276" w:lineRule="auto"/>
        <w:ind w:left="1800" w:hanging="720"/>
        <w:rPr>
          <w:b w:val="0"/>
          <w:u w:val="single"/>
        </w:rPr>
      </w:pPr>
    </w:p>
    <w:p w14:paraId="5BC99E61" w14:textId="77777777" w:rsidR="008378AC" w:rsidRPr="007025F9" w:rsidRDefault="008378AC" w:rsidP="007025F9">
      <w:pPr>
        <w:numPr>
          <w:ilvl w:val="0"/>
          <w:numId w:val="55"/>
        </w:numPr>
        <w:spacing w:line="276" w:lineRule="auto"/>
        <w:ind w:hanging="720"/>
        <w:rPr>
          <w:u w:val="single"/>
        </w:rPr>
      </w:pPr>
      <w:r w:rsidRPr="007025F9">
        <w:rPr>
          <w:u w:val="single"/>
        </w:rPr>
        <w:t>Spruce Creek (confluence with Blue River approximately 2.5 miles south of Breckenridge) - Summit County</w:t>
      </w:r>
    </w:p>
    <w:p w14:paraId="60CDCA93" w14:textId="77777777" w:rsidR="008378AC" w:rsidRPr="007025F9" w:rsidRDefault="008378AC" w:rsidP="007025F9">
      <w:pPr>
        <w:tabs>
          <w:tab w:val="left" w:pos="720"/>
        </w:tabs>
        <w:spacing w:line="276" w:lineRule="auto"/>
        <w:ind w:left="2160" w:hanging="360"/>
        <w:rPr>
          <w:b w:val="0"/>
          <w:bCs w:val="0"/>
        </w:rPr>
      </w:pPr>
    </w:p>
    <w:p w14:paraId="51E1535A"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4C47776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CBC0D0B" w14:textId="77777777" w:rsidR="008378AC" w:rsidRPr="007025F9" w:rsidRDefault="008378AC" w:rsidP="007025F9">
      <w:pPr>
        <w:spacing w:line="276" w:lineRule="auto"/>
        <w:ind w:left="2160" w:hanging="720"/>
        <w:rPr>
          <w:b w:val="0"/>
          <w:u w:val="single"/>
        </w:rPr>
      </w:pPr>
    </w:p>
    <w:p w14:paraId="054D5769" w14:textId="77777777" w:rsidR="008378AC" w:rsidRPr="007025F9" w:rsidRDefault="008378AC" w:rsidP="007025F9">
      <w:pPr>
        <w:numPr>
          <w:ilvl w:val="0"/>
          <w:numId w:val="55"/>
        </w:numPr>
        <w:spacing w:after="240" w:line="276" w:lineRule="auto"/>
        <w:ind w:hanging="720"/>
        <w:rPr>
          <w:u w:val="single"/>
        </w:rPr>
      </w:pPr>
      <w:r w:rsidRPr="007025F9">
        <w:rPr>
          <w:u w:val="single"/>
        </w:rPr>
        <w:t>Square Top Lakes (Upper and Lower) - Clear Creek County</w:t>
      </w:r>
    </w:p>
    <w:p w14:paraId="031F06BA" w14:textId="77777777" w:rsidR="008378AC" w:rsidRPr="007025F9" w:rsidRDefault="008378AC" w:rsidP="007025F9">
      <w:pPr>
        <w:numPr>
          <w:ilvl w:val="1"/>
          <w:numId w:val="55"/>
        </w:numPr>
        <w:spacing w:line="276" w:lineRule="auto"/>
        <w:ind w:left="2160"/>
        <w:rPr>
          <w:b w:val="0"/>
          <w:u w:val="single"/>
        </w:rPr>
      </w:pPr>
      <w:r w:rsidRPr="007025F9">
        <w:rPr>
          <w:b w:val="0"/>
        </w:rPr>
        <w:t>Fishing is by artificial flies and lures only.</w:t>
      </w:r>
    </w:p>
    <w:p w14:paraId="5851CE28" w14:textId="77777777" w:rsidR="008378AC" w:rsidRPr="007025F9" w:rsidRDefault="008378AC" w:rsidP="007025F9">
      <w:pPr>
        <w:numPr>
          <w:ilvl w:val="1"/>
          <w:numId w:val="55"/>
        </w:numPr>
        <w:spacing w:after="240" w:line="276" w:lineRule="auto"/>
        <w:ind w:left="2160"/>
        <w:rPr>
          <w:u w:val="single"/>
        </w:rPr>
      </w:pPr>
      <w:r w:rsidRPr="007025F9">
        <w:rPr>
          <w:b w:val="0"/>
        </w:rPr>
        <w:t>All trout must be returned to the water immediately upon catch.</w:t>
      </w:r>
    </w:p>
    <w:p w14:paraId="555EC467" w14:textId="77777777" w:rsidR="008378AC" w:rsidRPr="007025F9" w:rsidRDefault="008378AC" w:rsidP="007025F9">
      <w:pPr>
        <w:numPr>
          <w:ilvl w:val="0"/>
          <w:numId w:val="55"/>
        </w:numPr>
        <w:spacing w:line="276" w:lineRule="auto"/>
        <w:ind w:hanging="720"/>
        <w:rPr>
          <w:u w:val="single"/>
        </w:rPr>
      </w:pPr>
      <w:r w:rsidRPr="007025F9">
        <w:rPr>
          <w:u w:val="single"/>
        </w:rPr>
        <w:t xml:space="preserve">Stagecoach Reservoir </w:t>
      </w:r>
      <w:r w:rsidRPr="007025F9">
        <w:rPr>
          <w:u w:val="single"/>
        </w:rPr>
        <w:noBreakHyphen/>
        <w:t xml:space="preserve"> Routt County</w:t>
      </w:r>
    </w:p>
    <w:p w14:paraId="2FA1752B" w14:textId="77777777" w:rsidR="008378AC" w:rsidRPr="007025F9" w:rsidRDefault="008378AC" w:rsidP="007025F9">
      <w:pPr>
        <w:spacing w:line="276" w:lineRule="auto"/>
        <w:rPr>
          <w:b w:val="0"/>
          <w:bCs w:val="0"/>
          <w:color w:val="000000"/>
        </w:rPr>
      </w:pPr>
    </w:p>
    <w:p w14:paraId="6018AC9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There is no bag or possession limit for walleye.</w:t>
      </w:r>
    </w:p>
    <w:p w14:paraId="2DA2F381" w14:textId="77777777" w:rsidR="008378AC" w:rsidRPr="007025F9" w:rsidRDefault="008378AC" w:rsidP="007025F9">
      <w:pPr>
        <w:spacing w:line="276" w:lineRule="auto"/>
        <w:ind w:left="1800" w:hanging="720"/>
        <w:rPr>
          <w:b w:val="0"/>
          <w:u w:val="single"/>
        </w:rPr>
      </w:pPr>
    </w:p>
    <w:p w14:paraId="5F6467FD" w14:textId="77777777" w:rsidR="008378AC" w:rsidRPr="007025F9" w:rsidRDefault="008378AC" w:rsidP="007025F9">
      <w:pPr>
        <w:numPr>
          <w:ilvl w:val="0"/>
          <w:numId w:val="55"/>
        </w:numPr>
        <w:spacing w:line="276" w:lineRule="auto"/>
        <w:ind w:hanging="720"/>
        <w:rPr>
          <w:u w:val="single"/>
        </w:rPr>
      </w:pPr>
      <w:r w:rsidRPr="007025F9">
        <w:rPr>
          <w:u w:val="single"/>
        </w:rPr>
        <w:t xml:space="preserve">Stalker Lake </w:t>
      </w:r>
      <w:r w:rsidRPr="007025F9">
        <w:rPr>
          <w:u w:val="single"/>
        </w:rPr>
        <w:noBreakHyphen/>
        <w:t xml:space="preserve"> Yuma County</w:t>
      </w:r>
    </w:p>
    <w:p w14:paraId="29F643BB" w14:textId="77777777" w:rsidR="008378AC" w:rsidRPr="007025F9" w:rsidRDefault="008378AC" w:rsidP="007025F9">
      <w:pPr>
        <w:spacing w:line="276" w:lineRule="auto"/>
        <w:rPr>
          <w:b w:val="0"/>
          <w:bCs w:val="0"/>
          <w:color w:val="000000"/>
        </w:rPr>
      </w:pPr>
    </w:p>
    <w:p w14:paraId="67912935" w14:textId="77777777" w:rsidR="008378AC" w:rsidRPr="007025F9" w:rsidRDefault="008378AC" w:rsidP="007025F9">
      <w:pPr>
        <w:numPr>
          <w:ilvl w:val="0"/>
          <w:numId w:val="17"/>
        </w:numPr>
        <w:tabs>
          <w:tab w:val="left" w:pos="2160"/>
        </w:tabs>
        <w:spacing w:line="276" w:lineRule="auto"/>
        <w:rPr>
          <w:b w:val="0"/>
        </w:rPr>
      </w:pPr>
      <w:r w:rsidRPr="007025F9">
        <w:rPr>
          <w:b w:val="0"/>
        </w:rPr>
        <w:t xml:space="preserve">The minimum size for largemouth and smallmouth bass is 15 inches in length. </w:t>
      </w:r>
    </w:p>
    <w:p w14:paraId="46E6D302" w14:textId="77777777" w:rsidR="008378AC" w:rsidRPr="007025F9" w:rsidRDefault="008378AC" w:rsidP="007025F9">
      <w:pPr>
        <w:tabs>
          <w:tab w:val="left" w:pos="2160"/>
        </w:tabs>
        <w:spacing w:line="276" w:lineRule="auto"/>
        <w:ind w:left="2160" w:hanging="360"/>
        <w:rPr>
          <w:b w:val="0"/>
          <w:bCs w:val="0"/>
          <w:color w:val="000000"/>
        </w:rPr>
      </w:pPr>
    </w:p>
    <w:p w14:paraId="2039DE21" w14:textId="77777777" w:rsidR="008378AC" w:rsidRPr="007025F9" w:rsidRDefault="008378AC" w:rsidP="007025F9">
      <w:pPr>
        <w:numPr>
          <w:ilvl w:val="0"/>
          <w:numId w:val="55"/>
        </w:numPr>
        <w:spacing w:line="276" w:lineRule="auto"/>
        <w:ind w:hanging="720"/>
        <w:rPr>
          <w:u w:val="single"/>
        </w:rPr>
      </w:pPr>
      <w:r w:rsidRPr="007025F9">
        <w:rPr>
          <w:u w:val="single"/>
        </w:rPr>
        <w:t>Standley Lake - Jefferson County</w:t>
      </w:r>
    </w:p>
    <w:p w14:paraId="670B48C4" w14:textId="77777777" w:rsidR="008378AC" w:rsidRPr="007025F9" w:rsidRDefault="008378AC" w:rsidP="007025F9">
      <w:pPr>
        <w:spacing w:line="276" w:lineRule="auto"/>
        <w:rPr>
          <w:b w:val="0"/>
          <w:bCs w:val="0"/>
          <w:color w:val="000000"/>
        </w:rPr>
      </w:pPr>
    </w:p>
    <w:p w14:paraId="36F36A8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walleye and saugeye is 15 inches in length.</w:t>
      </w:r>
    </w:p>
    <w:p w14:paraId="334BC43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walleye or saugeye in the aggregate greater than 21 inches in length may be taken per day.</w:t>
      </w:r>
    </w:p>
    <w:p w14:paraId="7CB4659F" w14:textId="77777777" w:rsidR="008378AC" w:rsidRPr="007025F9" w:rsidRDefault="008378AC" w:rsidP="007025F9">
      <w:pPr>
        <w:spacing w:line="276" w:lineRule="auto"/>
        <w:ind w:left="1800" w:hanging="720"/>
        <w:rPr>
          <w:b w:val="0"/>
          <w:u w:val="single"/>
        </w:rPr>
      </w:pPr>
    </w:p>
    <w:p w14:paraId="2FAB8291" w14:textId="77777777" w:rsidR="008378AC" w:rsidRPr="007025F9" w:rsidRDefault="008378AC" w:rsidP="007025F9">
      <w:pPr>
        <w:numPr>
          <w:ilvl w:val="0"/>
          <w:numId w:val="55"/>
        </w:numPr>
        <w:spacing w:line="276" w:lineRule="auto"/>
        <w:ind w:hanging="720"/>
        <w:rPr>
          <w:u w:val="single"/>
        </w:rPr>
      </w:pPr>
      <w:r w:rsidRPr="007025F9">
        <w:rPr>
          <w:u w:val="single"/>
        </w:rPr>
        <w:t>Stearns Lake - Boulder County</w:t>
      </w:r>
    </w:p>
    <w:p w14:paraId="61BCCD9D" w14:textId="77777777" w:rsidR="008378AC" w:rsidRPr="007025F9" w:rsidRDefault="008378AC" w:rsidP="007025F9">
      <w:pPr>
        <w:spacing w:line="276" w:lineRule="auto"/>
        <w:rPr>
          <w:u w:val="single"/>
        </w:rPr>
      </w:pPr>
    </w:p>
    <w:p w14:paraId="2328F12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lastRenderedPageBreak/>
        <w:t xml:space="preserve">The minimum size for largemouth and smallmouth bass is 15 inches in length. </w:t>
      </w:r>
    </w:p>
    <w:p w14:paraId="74B92FD3" w14:textId="77777777" w:rsidR="008378AC" w:rsidRPr="007025F9" w:rsidRDefault="008378AC" w:rsidP="007025F9">
      <w:pPr>
        <w:spacing w:line="276" w:lineRule="auto"/>
        <w:rPr>
          <w:bCs w:val="0"/>
          <w:color w:val="000000"/>
        </w:rPr>
      </w:pPr>
    </w:p>
    <w:p w14:paraId="7F6CA1BE" w14:textId="77777777" w:rsidR="008378AC" w:rsidRPr="007025F9" w:rsidRDefault="008378AC" w:rsidP="007025F9">
      <w:pPr>
        <w:numPr>
          <w:ilvl w:val="0"/>
          <w:numId w:val="55"/>
        </w:numPr>
        <w:spacing w:line="276" w:lineRule="auto"/>
        <w:ind w:hanging="720"/>
        <w:rPr>
          <w:u w:val="single"/>
        </w:rPr>
      </w:pPr>
      <w:r w:rsidRPr="007025F9">
        <w:rPr>
          <w:u w:val="single"/>
        </w:rPr>
        <w:t xml:space="preserve">Steelman Creek </w:t>
      </w:r>
      <w:r w:rsidRPr="007025F9">
        <w:rPr>
          <w:u w:val="single"/>
        </w:rPr>
        <w:noBreakHyphen/>
        <w:t xml:space="preserve"> Grand County </w:t>
      </w:r>
    </w:p>
    <w:p w14:paraId="0585EC0A" w14:textId="77777777" w:rsidR="008378AC" w:rsidRPr="007025F9" w:rsidRDefault="008378AC" w:rsidP="007025F9">
      <w:pPr>
        <w:spacing w:line="276" w:lineRule="auto"/>
        <w:rPr>
          <w:b w:val="0"/>
          <w:color w:val="000000"/>
        </w:rPr>
      </w:pPr>
    </w:p>
    <w:p w14:paraId="7DBCF26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From the headwaters downstream to the Denver Water Board Diversion: </w:t>
      </w:r>
    </w:p>
    <w:p w14:paraId="54AC512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71B22932"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All cutthroat trout must be returned to the water immediately upon catch.</w:t>
      </w:r>
    </w:p>
    <w:p w14:paraId="5AE34FCF" w14:textId="77777777" w:rsidR="008378AC" w:rsidRPr="007025F9" w:rsidRDefault="008378AC" w:rsidP="007025F9">
      <w:pPr>
        <w:spacing w:line="276" w:lineRule="auto"/>
        <w:ind w:left="2520" w:hanging="360"/>
        <w:rPr>
          <w:b w:val="0"/>
          <w:color w:val="000000"/>
        </w:rPr>
      </w:pPr>
    </w:p>
    <w:p w14:paraId="5D79A0B9" w14:textId="77777777" w:rsidR="008378AC" w:rsidRPr="007025F9" w:rsidRDefault="008378AC" w:rsidP="007025F9">
      <w:pPr>
        <w:numPr>
          <w:ilvl w:val="0"/>
          <w:numId w:val="55"/>
        </w:numPr>
        <w:spacing w:line="276" w:lineRule="auto"/>
        <w:ind w:hanging="720"/>
        <w:rPr>
          <w:u w:val="single"/>
        </w:rPr>
      </w:pPr>
      <w:r w:rsidRPr="007025F9">
        <w:rPr>
          <w:u w:val="single"/>
        </w:rPr>
        <w:t>Stueben Creek, West Fork - Gunnison County</w:t>
      </w:r>
    </w:p>
    <w:p w14:paraId="1E17C1F6" w14:textId="77777777" w:rsidR="008378AC" w:rsidRPr="007025F9" w:rsidRDefault="008378AC" w:rsidP="007025F9">
      <w:pPr>
        <w:spacing w:line="276" w:lineRule="auto"/>
        <w:ind w:left="1440" w:hanging="360"/>
        <w:rPr>
          <w:b w:val="0"/>
          <w:color w:val="000000"/>
        </w:rPr>
      </w:pPr>
    </w:p>
    <w:p w14:paraId="1078AB4C" w14:textId="77777777" w:rsidR="008378AC" w:rsidRPr="007025F9" w:rsidRDefault="008378AC" w:rsidP="007025F9">
      <w:pPr>
        <w:numPr>
          <w:ilvl w:val="0"/>
          <w:numId w:val="29"/>
        </w:numPr>
        <w:tabs>
          <w:tab w:val="left" w:pos="810"/>
        </w:tabs>
        <w:spacing w:line="276" w:lineRule="auto"/>
        <w:ind w:left="2160"/>
        <w:rPr>
          <w:b w:val="0"/>
          <w:bCs w:val="0"/>
          <w:color w:val="000000"/>
        </w:rPr>
      </w:pPr>
      <w:r w:rsidRPr="007025F9">
        <w:rPr>
          <w:b w:val="0"/>
          <w:bCs w:val="0"/>
          <w:color w:val="000000"/>
        </w:rPr>
        <w:t>Fishing is by artificial flies and lures only.</w:t>
      </w:r>
    </w:p>
    <w:p w14:paraId="00504D8B" w14:textId="77777777" w:rsidR="008378AC" w:rsidRPr="007025F9" w:rsidRDefault="008378AC" w:rsidP="007025F9">
      <w:pPr>
        <w:numPr>
          <w:ilvl w:val="0"/>
          <w:numId w:val="29"/>
        </w:numPr>
        <w:tabs>
          <w:tab w:val="left" w:pos="810"/>
        </w:tabs>
        <w:spacing w:line="276" w:lineRule="auto"/>
        <w:ind w:left="2160"/>
        <w:rPr>
          <w:b w:val="0"/>
          <w:bCs w:val="0"/>
          <w:color w:val="000000"/>
        </w:rPr>
      </w:pPr>
      <w:r w:rsidRPr="007025F9">
        <w:rPr>
          <w:b w:val="0"/>
          <w:bCs w:val="0"/>
          <w:color w:val="000000"/>
        </w:rPr>
        <w:t>All cutthroat trout must be returned to the water immediately upon catch.</w:t>
      </w:r>
    </w:p>
    <w:p w14:paraId="23BB7330" w14:textId="77777777" w:rsidR="008378AC" w:rsidRPr="007025F9" w:rsidRDefault="008378AC" w:rsidP="007025F9">
      <w:pPr>
        <w:spacing w:line="276" w:lineRule="auto"/>
        <w:ind w:left="1800" w:hanging="720"/>
        <w:rPr>
          <w:b w:val="0"/>
          <w:u w:val="single"/>
        </w:rPr>
      </w:pPr>
    </w:p>
    <w:p w14:paraId="693EB9ED" w14:textId="77777777" w:rsidR="008378AC" w:rsidRPr="007025F9" w:rsidRDefault="008378AC" w:rsidP="007025F9">
      <w:pPr>
        <w:numPr>
          <w:ilvl w:val="0"/>
          <w:numId w:val="55"/>
        </w:numPr>
        <w:spacing w:line="276" w:lineRule="auto"/>
        <w:ind w:hanging="720"/>
        <w:rPr>
          <w:u w:val="single"/>
        </w:rPr>
      </w:pPr>
      <w:r w:rsidRPr="007025F9">
        <w:rPr>
          <w:u w:val="single"/>
        </w:rPr>
        <w:t xml:space="preserve">Summit Reservoir </w:t>
      </w:r>
      <w:r w:rsidRPr="007025F9">
        <w:rPr>
          <w:u w:val="single"/>
        </w:rPr>
        <w:noBreakHyphen/>
        <w:t xml:space="preserve"> Montezuma County</w:t>
      </w:r>
    </w:p>
    <w:p w14:paraId="266F97E2" w14:textId="77777777" w:rsidR="008378AC" w:rsidRPr="007025F9" w:rsidRDefault="008378AC" w:rsidP="007025F9">
      <w:pPr>
        <w:spacing w:line="276" w:lineRule="auto"/>
        <w:rPr>
          <w:b w:val="0"/>
          <w:bCs w:val="0"/>
          <w:color w:val="000000"/>
        </w:rPr>
      </w:pPr>
    </w:p>
    <w:p w14:paraId="22228A53" w14:textId="77777777" w:rsidR="008378AC" w:rsidRPr="007025F9" w:rsidRDefault="008378AC" w:rsidP="007025F9">
      <w:pPr>
        <w:numPr>
          <w:ilvl w:val="0"/>
          <w:numId w:val="16"/>
        </w:numPr>
        <w:spacing w:line="276" w:lineRule="auto"/>
        <w:rPr>
          <w:b w:val="0"/>
        </w:rPr>
      </w:pPr>
      <w:r w:rsidRPr="007025F9">
        <w:rPr>
          <w:b w:val="0"/>
        </w:rPr>
        <w:t>The minimum size for largemouth bass is 15 inches in length.</w:t>
      </w:r>
    </w:p>
    <w:p w14:paraId="22216819" w14:textId="77777777" w:rsidR="008378AC" w:rsidRPr="007025F9" w:rsidRDefault="008378AC" w:rsidP="007025F9">
      <w:pPr>
        <w:spacing w:line="276" w:lineRule="auto"/>
        <w:ind w:left="2160"/>
        <w:rPr>
          <w:b w:val="0"/>
          <w:bCs w:val="0"/>
          <w:color w:val="000000"/>
        </w:rPr>
      </w:pPr>
      <w:r w:rsidRPr="007025F9">
        <w:rPr>
          <w:b w:val="0"/>
        </w:rPr>
        <w:t xml:space="preserve"> </w:t>
      </w:r>
    </w:p>
    <w:p w14:paraId="76A347AB" w14:textId="77777777" w:rsidR="008378AC" w:rsidRPr="007025F9" w:rsidRDefault="008378AC" w:rsidP="007025F9">
      <w:pPr>
        <w:numPr>
          <w:ilvl w:val="0"/>
          <w:numId w:val="55"/>
        </w:numPr>
        <w:spacing w:line="276" w:lineRule="auto"/>
        <w:ind w:hanging="720"/>
        <w:rPr>
          <w:u w:val="single"/>
        </w:rPr>
      </w:pPr>
      <w:r w:rsidRPr="007025F9">
        <w:rPr>
          <w:u w:val="single"/>
        </w:rPr>
        <w:t xml:space="preserve">Swamp Lakes </w:t>
      </w:r>
      <w:r w:rsidRPr="007025F9">
        <w:rPr>
          <w:u w:val="single"/>
        </w:rPr>
        <w:noBreakHyphen/>
        <w:t xml:space="preserve"> Lake County</w:t>
      </w:r>
    </w:p>
    <w:p w14:paraId="71015AFD" w14:textId="77777777" w:rsidR="008378AC" w:rsidRPr="007025F9" w:rsidRDefault="008378AC" w:rsidP="007025F9">
      <w:pPr>
        <w:spacing w:line="276" w:lineRule="auto"/>
        <w:rPr>
          <w:b w:val="0"/>
          <w:bCs w:val="0"/>
          <w:color w:val="000000"/>
        </w:rPr>
      </w:pPr>
    </w:p>
    <w:p w14:paraId="5C0C7D17"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6627CBD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1FC329C8" w14:textId="77777777" w:rsidR="008378AC" w:rsidRPr="007025F9" w:rsidRDefault="008378AC" w:rsidP="007025F9">
      <w:pPr>
        <w:spacing w:line="276" w:lineRule="auto"/>
        <w:rPr>
          <w:b w:val="0"/>
          <w:color w:val="000000"/>
        </w:rPr>
      </w:pPr>
    </w:p>
    <w:p w14:paraId="1D26A61D" w14:textId="77777777" w:rsidR="008378AC" w:rsidRPr="007025F9" w:rsidRDefault="008378AC" w:rsidP="007025F9">
      <w:pPr>
        <w:numPr>
          <w:ilvl w:val="0"/>
          <w:numId w:val="55"/>
        </w:numPr>
        <w:spacing w:line="276" w:lineRule="auto"/>
        <w:ind w:hanging="720"/>
        <w:rPr>
          <w:u w:val="single"/>
        </w:rPr>
      </w:pPr>
      <w:r w:rsidRPr="007025F9">
        <w:rPr>
          <w:u w:val="single"/>
        </w:rPr>
        <w:t xml:space="preserve">Swan River </w:t>
      </w:r>
      <w:r w:rsidRPr="007025F9">
        <w:rPr>
          <w:u w:val="single"/>
        </w:rPr>
        <w:noBreakHyphen/>
        <w:t xml:space="preserve"> Summit County</w:t>
      </w:r>
    </w:p>
    <w:p w14:paraId="6EBF72CF" w14:textId="77777777" w:rsidR="008378AC" w:rsidRPr="007025F9" w:rsidRDefault="008378AC" w:rsidP="007025F9">
      <w:pPr>
        <w:spacing w:line="276" w:lineRule="auto"/>
        <w:rPr>
          <w:b w:val="0"/>
          <w:color w:val="000000"/>
        </w:rPr>
      </w:pPr>
    </w:p>
    <w:p w14:paraId="41A46BF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5BCE5A1D"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color w:val="000000"/>
        </w:rPr>
        <w:t>The bag and possession limit and minimum size for trout is 2 fish, 16 inches in length.</w:t>
      </w:r>
    </w:p>
    <w:p w14:paraId="1663E8A6" w14:textId="77777777" w:rsidR="008378AC" w:rsidRPr="007025F9" w:rsidRDefault="008378AC" w:rsidP="007025F9">
      <w:pPr>
        <w:spacing w:line="276" w:lineRule="auto"/>
        <w:rPr>
          <w:b w:val="0"/>
          <w:bCs w:val="0"/>
          <w:color w:val="000000"/>
        </w:rPr>
      </w:pPr>
    </w:p>
    <w:p w14:paraId="11E0E12E" w14:textId="77777777" w:rsidR="008378AC" w:rsidRPr="007025F9" w:rsidRDefault="008378AC" w:rsidP="007025F9">
      <w:pPr>
        <w:numPr>
          <w:ilvl w:val="0"/>
          <w:numId w:val="55"/>
        </w:numPr>
        <w:spacing w:line="276" w:lineRule="auto"/>
        <w:ind w:hanging="720"/>
        <w:rPr>
          <w:u w:val="single"/>
        </w:rPr>
      </w:pPr>
      <w:r w:rsidRPr="007025F9">
        <w:rPr>
          <w:u w:val="single"/>
        </w:rPr>
        <w:t xml:space="preserve">Swan River, North Fork </w:t>
      </w:r>
      <w:r w:rsidRPr="007025F9">
        <w:rPr>
          <w:u w:val="single"/>
        </w:rPr>
        <w:noBreakHyphen/>
        <w:t xml:space="preserve"> Summit County</w:t>
      </w:r>
    </w:p>
    <w:p w14:paraId="7B2B5003" w14:textId="77777777" w:rsidR="008378AC" w:rsidRPr="007025F9" w:rsidRDefault="008378AC" w:rsidP="007025F9">
      <w:pPr>
        <w:spacing w:line="276" w:lineRule="auto"/>
        <w:rPr>
          <w:b w:val="0"/>
          <w:bCs w:val="0"/>
          <w:color w:val="000000"/>
        </w:rPr>
      </w:pPr>
    </w:p>
    <w:p w14:paraId="47A98D08"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4E94552E" w14:textId="77777777" w:rsidR="008378AC" w:rsidRPr="007025F9" w:rsidRDefault="008378AC" w:rsidP="007025F9">
      <w:pPr>
        <w:pStyle w:val="ListParagraph"/>
        <w:numPr>
          <w:ilvl w:val="1"/>
          <w:numId w:val="55"/>
        </w:numPr>
        <w:tabs>
          <w:tab w:val="left" w:pos="720"/>
          <w:tab w:val="left" w:pos="2145"/>
        </w:tabs>
        <w:spacing w:line="276" w:lineRule="auto"/>
        <w:ind w:left="2160"/>
        <w:rPr>
          <w:b w:val="0"/>
          <w:bCs w:val="0"/>
        </w:rPr>
      </w:pPr>
      <w:r w:rsidRPr="007025F9">
        <w:rPr>
          <w:b w:val="0"/>
          <w:bCs w:val="0"/>
        </w:rPr>
        <w:t>All cutthroat trout must be returned to the water immediately upon catch.</w:t>
      </w:r>
    </w:p>
    <w:p w14:paraId="2B94A76B" w14:textId="77777777" w:rsidR="008378AC" w:rsidRPr="007025F9" w:rsidRDefault="008378AC" w:rsidP="007025F9">
      <w:pPr>
        <w:tabs>
          <w:tab w:val="left" w:pos="720"/>
        </w:tabs>
        <w:spacing w:line="276" w:lineRule="auto"/>
        <w:ind w:left="2160" w:hanging="360"/>
        <w:rPr>
          <w:bCs w:val="0"/>
        </w:rPr>
      </w:pPr>
    </w:p>
    <w:p w14:paraId="00E78852" w14:textId="77777777" w:rsidR="008378AC" w:rsidRPr="007025F9" w:rsidRDefault="008378AC" w:rsidP="007025F9">
      <w:pPr>
        <w:numPr>
          <w:ilvl w:val="0"/>
          <w:numId w:val="55"/>
        </w:numPr>
        <w:spacing w:line="276" w:lineRule="auto"/>
        <w:ind w:hanging="720"/>
        <w:rPr>
          <w:u w:val="single"/>
        </w:rPr>
      </w:pPr>
      <w:r w:rsidRPr="007025F9">
        <w:rPr>
          <w:u w:val="single"/>
        </w:rPr>
        <w:t>Sweitzer Lake - Delta County</w:t>
      </w:r>
    </w:p>
    <w:p w14:paraId="4D655A1A" w14:textId="77777777" w:rsidR="008378AC" w:rsidRPr="007025F9" w:rsidRDefault="008378AC" w:rsidP="007025F9">
      <w:pPr>
        <w:spacing w:line="276" w:lineRule="auto"/>
        <w:rPr>
          <w:b w:val="0"/>
          <w:bCs w:val="0"/>
          <w:color w:val="000000"/>
        </w:rPr>
      </w:pPr>
    </w:p>
    <w:p w14:paraId="443E66A5"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All fish, except carp, must be returned to the water immediately upon catch.</w:t>
      </w:r>
    </w:p>
    <w:p w14:paraId="28F4AD05" w14:textId="77777777" w:rsidR="008378AC" w:rsidRPr="007025F9" w:rsidRDefault="008378AC" w:rsidP="007025F9">
      <w:pPr>
        <w:spacing w:line="276" w:lineRule="auto"/>
        <w:ind w:left="1800" w:hanging="720"/>
        <w:rPr>
          <w:b w:val="0"/>
          <w:u w:val="single"/>
        </w:rPr>
      </w:pPr>
    </w:p>
    <w:p w14:paraId="4D9E73EE" w14:textId="77777777" w:rsidR="008378AC" w:rsidRPr="007025F9" w:rsidRDefault="008378AC" w:rsidP="007025F9">
      <w:pPr>
        <w:numPr>
          <w:ilvl w:val="0"/>
          <w:numId w:val="55"/>
        </w:numPr>
        <w:spacing w:line="276" w:lineRule="auto"/>
        <w:ind w:hanging="720"/>
        <w:rPr>
          <w:u w:val="single"/>
        </w:rPr>
      </w:pPr>
      <w:r w:rsidRPr="007025F9">
        <w:rPr>
          <w:u w:val="single"/>
        </w:rPr>
        <w:t xml:space="preserve">Sylvan Lake </w:t>
      </w:r>
      <w:r w:rsidRPr="007025F9">
        <w:rPr>
          <w:u w:val="single"/>
        </w:rPr>
        <w:noBreakHyphen/>
        <w:t xml:space="preserve"> Eagle County</w:t>
      </w:r>
    </w:p>
    <w:p w14:paraId="52D24681" w14:textId="77777777" w:rsidR="008378AC" w:rsidRPr="007025F9" w:rsidRDefault="008378AC" w:rsidP="007025F9">
      <w:pPr>
        <w:spacing w:line="276" w:lineRule="auto"/>
        <w:rPr>
          <w:b w:val="0"/>
          <w:bCs w:val="0"/>
          <w:color w:val="000000"/>
        </w:rPr>
      </w:pPr>
    </w:p>
    <w:p w14:paraId="67E7A2E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In the inlet and upstream for ½ mile:</w:t>
      </w:r>
    </w:p>
    <w:p w14:paraId="3C620C54"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Fishing is prohibited from September 1 through November 30.</w:t>
      </w:r>
    </w:p>
    <w:p w14:paraId="187FCF21" w14:textId="77777777" w:rsidR="008378AC" w:rsidRPr="007025F9" w:rsidRDefault="008378AC" w:rsidP="007025F9">
      <w:pPr>
        <w:spacing w:line="276" w:lineRule="auto"/>
        <w:rPr>
          <w:b w:val="0"/>
          <w:bCs w:val="0"/>
          <w:color w:val="000000"/>
        </w:rPr>
      </w:pPr>
    </w:p>
    <w:p w14:paraId="7A39EBF1" w14:textId="77777777" w:rsidR="008378AC" w:rsidRPr="007025F9" w:rsidRDefault="008378AC" w:rsidP="007025F9">
      <w:pPr>
        <w:numPr>
          <w:ilvl w:val="0"/>
          <w:numId w:val="55"/>
        </w:numPr>
        <w:spacing w:line="276" w:lineRule="auto"/>
        <w:ind w:hanging="720"/>
        <w:rPr>
          <w:u w:val="single"/>
        </w:rPr>
      </w:pPr>
      <w:r w:rsidRPr="007025F9">
        <w:rPr>
          <w:u w:val="single"/>
        </w:rPr>
        <w:t>Tamarack Ranch Pond - Logan County</w:t>
      </w:r>
    </w:p>
    <w:p w14:paraId="1B1D7D48" w14:textId="77777777" w:rsidR="008378AC" w:rsidRPr="007025F9" w:rsidRDefault="008378AC" w:rsidP="007025F9">
      <w:pPr>
        <w:spacing w:line="276" w:lineRule="auto"/>
        <w:rPr>
          <w:b w:val="0"/>
          <w:bCs w:val="0"/>
          <w:color w:val="000000"/>
        </w:rPr>
      </w:pPr>
    </w:p>
    <w:p w14:paraId="555BE907" w14:textId="77777777" w:rsidR="008378AC" w:rsidRPr="007025F9" w:rsidRDefault="008378AC" w:rsidP="007025F9">
      <w:pPr>
        <w:numPr>
          <w:ilvl w:val="0"/>
          <w:numId w:val="15"/>
        </w:numPr>
        <w:spacing w:line="276" w:lineRule="auto"/>
        <w:rPr>
          <w:b w:val="0"/>
        </w:rPr>
      </w:pPr>
      <w:r w:rsidRPr="007025F9">
        <w:rPr>
          <w:b w:val="0"/>
        </w:rPr>
        <w:t>The minimum size for largemouth and smallmouth bass is 15 inches in length.</w:t>
      </w:r>
    </w:p>
    <w:p w14:paraId="4207A263" w14:textId="77777777" w:rsidR="008378AC" w:rsidRPr="007025F9" w:rsidRDefault="008378AC" w:rsidP="007025F9">
      <w:pPr>
        <w:spacing w:line="276" w:lineRule="auto"/>
        <w:ind w:left="2160"/>
        <w:rPr>
          <w:b w:val="0"/>
          <w:bCs w:val="0"/>
          <w:color w:val="000000"/>
        </w:rPr>
      </w:pPr>
    </w:p>
    <w:p w14:paraId="39ED7892" w14:textId="77777777" w:rsidR="008378AC" w:rsidRPr="007025F9" w:rsidRDefault="008378AC" w:rsidP="007025F9">
      <w:pPr>
        <w:numPr>
          <w:ilvl w:val="0"/>
          <w:numId w:val="55"/>
        </w:numPr>
        <w:spacing w:line="276" w:lineRule="auto"/>
        <w:ind w:hanging="720"/>
        <w:rPr>
          <w:u w:val="single"/>
        </w:rPr>
      </w:pPr>
      <w:r w:rsidRPr="007025F9">
        <w:rPr>
          <w:u w:val="single"/>
        </w:rPr>
        <w:t>Tarryall Creek - Park County</w:t>
      </w:r>
    </w:p>
    <w:p w14:paraId="66375340" w14:textId="77777777" w:rsidR="008378AC" w:rsidRPr="007025F9" w:rsidRDefault="008378AC" w:rsidP="007025F9">
      <w:pPr>
        <w:tabs>
          <w:tab w:val="left" w:pos="1800"/>
        </w:tabs>
        <w:spacing w:line="276" w:lineRule="auto"/>
        <w:ind w:left="2160" w:hanging="360"/>
        <w:rPr>
          <w:b w:val="0"/>
          <w:u w:val="single"/>
        </w:rPr>
      </w:pPr>
    </w:p>
    <w:p w14:paraId="7381B2C3" w14:textId="77777777" w:rsidR="008378AC" w:rsidRPr="007025F9" w:rsidRDefault="008378AC" w:rsidP="007025F9">
      <w:pPr>
        <w:pStyle w:val="ListParagraph"/>
        <w:numPr>
          <w:ilvl w:val="1"/>
          <w:numId w:val="55"/>
        </w:numPr>
        <w:tabs>
          <w:tab w:val="left" w:pos="1800"/>
        </w:tabs>
        <w:spacing w:line="276" w:lineRule="auto"/>
        <w:ind w:left="2160"/>
        <w:rPr>
          <w:b w:val="0"/>
        </w:rPr>
      </w:pPr>
      <w:r w:rsidRPr="007025F9">
        <w:rPr>
          <w:b w:val="0"/>
        </w:rPr>
        <w:t>For that portion of Tarryall Creek located on the Cline Ranch State Wildlife Area:</w:t>
      </w:r>
    </w:p>
    <w:p w14:paraId="51B3CDFD" w14:textId="77777777" w:rsidR="008378AC" w:rsidRPr="007025F9" w:rsidRDefault="008378AC" w:rsidP="007025F9">
      <w:pPr>
        <w:numPr>
          <w:ilvl w:val="0"/>
          <w:numId w:val="54"/>
        </w:numPr>
        <w:tabs>
          <w:tab w:val="left" w:pos="1800"/>
        </w:tabs>
        <w:spacing w:line="276" w:lineRule="auto"/>
        <w:rPr>
          <w:b w:val="0"/>
        </w:rPr>
      </w:pPr>
      <w:r w:rsidRPr="007025F9">
        <w:rPr>
          <w:b w:val="0"/>
        </w:rPr>
        <w:t>Fishing is by artificial flies and lures only.</w:t>
      </w:r>
    </w:p>
    <w:p w14:paraId="79F23328" w14:textId="77777777" w:rsidR="008378AC" w:rsidRPr="007025F9" w:rsidRDefault="008378AC" w:rsidP="007025F9">
      <w:pPr>
        <w:numPr>
          <w:ilvl w:val="0"/>
          <w:numId w:val="54"/>
        </w:numPr>
        <w:tabs>
          <w:tab w:val="left" w:pos="1800"/>
        </w:tabs>
        <w:spacing w:line="276" w:lineRule="auto"/>
        <w:rPr>
          <w:b w:val="0"/>
        </w:rPr>
      </w:pPr>
      <w:r w:rsidRPr="007025F9">
        <w:rPr>
          <w:b w:val="0"/>
        </w:rPr>
        <w:t>The bag and possession limit for trout is two fish.</w:t>
      </w:r>
    </w:p>
    <w:p w14:paraId="5BA173F9" w14:textId="77777777" w:rsidR="008378AC" w:rsidRPr="007025F9" w:rsidRDefault="008378AC" w:rsidP="007025F9">
      <w:pPr>
        <w:numPr>
          <w:ilvl w:val="0"/>
          <w:numId w:val="54"/>
        </w:numPr>
        <w:tabs>
          <w:tab w:val="left" w:pos="1800"/>
        </w:tabs>
        <w:spacing w:line="276" w:lineRule="auto"/>
        <w:rPr>
          <w:b w:val="0"/>
        </w:rPr>
      </w:pPr>
      <w:r w:rsidRPr="007025F9">
        <w:rPr>
          <w:b w:val="0"/>
        </w:rPr>
        <w:t>Fishing is prohibited from October 1 through the end of February.</w:t>
      </w:r>
    </w:p>
    <w:p w14:paraId="5BEB0DC4" w14:textId="77777777" w:rsidR="008378AC" w:rsidRPr="007025F9" w:rsidRDefault="008378AC" w:rsidP="007025F9">
      <w:pPr>
        <w:numPr>
          <w:ilvl w:val="0"/>
          <w:numId w:val="54"/>
        </w:numPr>
        <w:tabs>
          <w:tab w:val="left" w:pos="1800"/>
        </w:tabs>
        <w:spacing w:line="276" w:lineRule="auto"/>
        <w:rPr>
          <w:b w:val="0"/>
        </w:rPr>
      </w:pPr>
      <w:r w:rsidRPr="007025F9">
        <w:rPr>
          <w:b w:val="0"/>
        </w:rPr>
        <w:t>Fishing access is restricted to designated fishing areas (beats) only. Access to each fishing beat is restricted to occupants of the vehicle parked in the parking stall assigned to that beat (determined by corresponding number). No more than four anglers are allowed per vehicle, and only one vehicle is allowed per stall.</w:t>
      </w:r>
    </w:p>
    <w:p w14:paraId="637C1123" w14:textId="77777777" w:rsidR="008378AC" w:rsidRPr="007025F9" w:rsidRDefault="008378AC" w:rsidP="007025F9">
      <w:pPr>
        <w:tabs>
          <w:tab w:val="left" w:pos="1800"/>
        </w:tabs>
        <w:spacing w:line="276" w:lineRule="auto"/>
        <w:ind w:left="2520"/>
        <w:rPr>
          <w:b w:val="0"/>
        </w:rPr>
      </w:pPr>
    </w:p>
    <w:p w14:paraId="29AA4C00" w14:textId="77777777" w:rsidR="008378AC" w:rsidRPr="007025F9" w:rsidRDefault="008378AC" w:rsidP="007025F9">
      <w:pPr>
        <w:numPr>
          <w:ilvl w:val="0"/>
          <w:numId w:val="55"/>
        </w:numPr>
        <w:spacing w:line="276" w:lineRule="auto"/>
        <w:ind w:hanging="720"/>
        <w:rPr>
          <w:u w:val="single"/>
        </w:rPr>
      </w:pPr>
      <w:r w:rsidRPr="007025F9">
        <w:rPr>
          <w:u w:val="single"/>
        </w:rPr>
        <w:t>Taylor Creek, Little - Montezuma County</w:t>
      </w:r>
    </w:p>
    <w:p w14:paraId="05325F24" w14:textId="77777777" w:rsidR="008378AC" w:rsidRPr="007025F9" w:rsidRDefault="008378AC" w:rsidP="007025F9">
      <w:pPr>
        <w:spacing w:line="276" w:lineRule="auto"/>
        <w:rPr>
          <w:b w:val="0"/>
          <w:bCs w:val="0"/>
          <w:color w:val="000000"/>
        </w:rPr>
      </w:pPr>
    </w:p>
    <w:p w14:paraId="787891F6"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448478D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291B9383" w14:textId="77777777" w:rsidR="008378AC" w:rsidRPr="007025F9" w:rsidRDefault="008378AC" w:rsidP="007025F9">
      <w:pPr>
        <w:tabs>
          <w:tab w:val="left" w:pos="720"/>
        </w:tabs>
        <w:spacing w:line="276" w:lineRule="auto"/>
        <w:ind w:left="2160" w:hanging="360"/>
        <w:rPr>
          <w:b w:val="0"/>
          <w:bCs w:val="0"/>
        </w:rPr>
      </w:pPr>
    </w:p>
    <w:p w14:paraId="21F6DB2A" w14:textId="77777777" w:rsidR="008378AC" w:rsidRPr="007025F9" w:rsidRDefault="008378AC" w:rsidP="007025F9">
      <w:pPr>
        <w:numPr>
          <w:ilvl w:val="0"/>
          <w:numId w:val="55"/>
        </w:numPr>
        <w:spacing w:line="276" w:lineRule="auto"/>
        <w:ind w:hanging="720"/>
        <w:rPr>
          <w:u w:val="single"/>
        </w:rPr>
      </w:pPr>
      <w:r w:rsidRPr="007025F9">
        <w:rPr>
          <w:u w:val="single"/>
        </w:rPr>
        <w:t xml:space="preserve">Taylor Park Reservoir </w:t>
      </w:r>
      <w:r w:rsidRPr="007025F9">
        <w:rPr>
          <w:u w:val="single"/>
        </w:rPr>
        <w:noBreakHyphen/>
        <w:t xml:space="preserve"> Gunnison County</w:t>
      </w:r>
    </w:p>
    <w:p w14:paraId="1642942E" w14:textId="77777777" w:rsidR="008378AC" w:rsidRPr="007025F9" w:rsidRDefault="008378AC" w:rsidP="007025F9">
      <w:pPr>
        <w:spacing w:line="276" w:lineRule="auto"/>
        <w:rPr>
          <w:b w:val="0"/>
          <w:bCs w:val="0"/>
          <w:color w:val="000000"/>
        </w:rPr>
      </w:pPr>
    </w:p>
    <w:p w14:paraId="133B6BDA"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t>The bag and possession limit for lake trout is three fish, only one of which may be greater than 26 inches in length.</w:t>
      </w:r>
      <w:r w:rsidRPr="007025F9">
        <w:rPr>
          <w:b w:val="0"/>
          <w:bCs w:val="0"/>
          <w:color w:val="000000"/>
        </w:rPr>
        <w:t xml:space="preserve"> </w:t>
      </w:r>
    </w:p>
    <w:p w14:paraId="69A5341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Gaffs and tail </w:t>
      </w:r>
      <w:proofErr w:type="gramStart"/>
      <w:r w:rsidRPr="007025F9">
        <w:rPr>
          <w:b w:val="0"/>
          <w:bCs w:val="0"/>
        </w:rPr>
        <w:t>snares</w:t>
      </w:r>
      <w:proofErr w:type="gramEnd"/>
      <w:r w:rsidRPr="007025F9">
        <w:rPr>
          <w:b w:val="0"/>
          <w:bCs w:val="0"/>
        </w:rPr>
        <w:t xml:space="preserve"> are prohibited. </w:t>
      </w:r>
    </w:p>
    <w:p w14:paraId="01CBD1B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Snagging of kokanee salmon is permitted from September 1 through December 31.</w:t>
      </w:r>
    </w:p>
    <w:p w14:paraId="033902EB" w14:textId="77777777" w:rsidR="008378AC" w:rsidRPr="007025F9" w:rsidRDefault="008378AC" w:rsidP="007025F9">
      <w:pPr>
        <w:spacing w:line="276" w:lineRule="auto"/>
        <w:rPr>
          <w:b w:val="0"/>
          <w:bCs w:val="0"/>
          <w:color w:val="000000"/>
        </w:rPr>
      </w:pPr>
    </w:p>
    <w:p w14:paraId="3D31B602" w14:textId="77777777" w:rsidR="008378AC" w:rsidRPr="007025F9" w:rsidRDefault="008378AC" w:rsidP="007025F9">
      <w:pPr>
        <w:numPr>
          <w:ilvl w:val="0"/>
          <w:numId w:val="55"/>
        </w:numPr>
        <w:spacing w:line="276" w:lineRule="auto"/>
        <w:ind w:hanging="720"/>
        <w:rPr>
          <w:u w:val="single"/>
        </w:rPr>
      </w:pPr>
      <w:r w:rsidRPr="007025F9">
        <w:rPr>
          <w:u w:val="single"/>
        </w:rPr>
        <w:t xml:space="preserve">Taylor River </w:t>
      </w:r>
      <w:r w:rsidRPr="007025F9">
        <w:rPr>
          <w:u w:val="single"/>
        </w:rPr>
        <w:noBreakHyphen/>
        <w:t xml:space="preserve"> Gunnison County</w:t>
      </w:r>
    </w:p>
    <w:p w14:paraId="372043E3" w14:textId="77777777" w:rsidR="008378AC" w:rsidRPr="007025F9" w:rsidRDefault="008378AC" w:rsidP="007025F9">
      <w:pPr>
        <w:spacing w:line="276" w:lineRule="auto"/>
        <w:rPr>
          <w:b w:val="0"/>
          <w:bCs w:val="0"/>
          <w:color w:val="000000"/>
        </w:rPr>
      </w:pPr>
    </w:p>
    <w:p w14:paraId="6BD93381" w14:textId="77777777" w:rsidR="008378AC" w:rsidRPr="007025F9" w:rsidRDefault="008378AC" w:rsidP="007025F9">
      <w:pPr>
        <w:pStyle w:val="ListParagraph"/>
        <w:numPr>
          <w:ilvl w:val="1"/>
          <w:numId w:val="55"/>
        </w:numPr>
        <w:tabs>
          <w:tab w:val="left" w:pos="720"/>
          <w:tab w:val="left" w:pos="2430"/>
        </w:tabs>
        <w:spacing w:line="276" w:lineRule="auto"/>
        <w:ind w:left="2160"/>
        <w:rPr>
          <w:b w:val="0"/>
          <w:bCs w:val="0"/>
        </w:rPr>
      </w:pPr>
      <w:r w:rsidRPr="007025F9">
        <w:rPr>
          <w:b w:val="0"/>
          <w:bCs w:val="0"/>
        </w:rPr>
        <w:t>From the top of Taylor Dam and then from the dam downstream for 325 yards:</w:t>
      </w:r>
    </w:p>
    <w:p w14:paraId="0699C61E"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as posted.</w:t>
      </w:r>
    </w:p>
    <w:p w14:paraId="54520FE4" w14:textId="77777777" w:rsidR="008378AC" w:rsidRPr="007025F9" w:rsidRDefault="008378AC" w:rsidP="007025F9">
      <w:pPr>
        <w:pStyle w:val="ListParagraph"/>
        <w:numPr>
          <w:ilvl w:val="1"/>
          <w:numId w:val="55"/>
        </w:numPr>
        <w:tabs>
          <w:tab w:val="left" w:pos="720"/>
          <w:tab w:val="left" w:pos="2430"/>
        </w:tabs>
        <w:spacing w:line="276" w:lineRule="auto"/>
        <w:ind w:left="2160"/>
        <w:rPr>
          <w:b w:val="0"/>
          <w:bCs w:val="0"/>
        </w:rPr>
      </w:pPr>
      <w:r w:rsidRPr="007025F9">
        <w:rPr>
          <w:b w:val="0"/>
          <w:bCs w:val="0"/>
        </w:rPr>
        <w:t>From a point 325 yards below Taylor Dam downstream to the lower boundary of the Taylor State Wildlife Area (approximately 0.4 miles):</w:t>
      </w:r>
    </w:p>
    <w:p w14:paraId="6B3870FF"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6F53D84D"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7E9DF0F0" w14:textId="77777777" w:rsidR="008378AC" w:rsidRPr="007025F9" w:rsidRDefault="008378AC" w:rsidP="007025F9">
      <w:pPr>
        <w:tabs>
          <w:tab w:val="left" w:pos="810"/>
        </w:tabs>
        <w:spacing w:line="276" w:lineRule="auto"/>
        <w:ind w:left="2520" w:hanging="360"/>
        <w:rPr>
          <w:b w:val="0"/>
          <w:bCs w:val="0"/>
          <w:color w:val="000000"/>
        </w:rPr>
      </w:pPr>
    </w:p>
    <w:p w14:paraId="0C3127D8" w14:textId="77777777" w:rsidR="008378AC" w:rsidRPr="007025F9" w:rsidRDefault="008378AC" w:rsidP="007025F9">
      <w:pPr>
        <w:numPr>
          <w:ilvl w:val="0"/>
          <w:numId w:val="55"/>
        </w:numPr>
        <w:spacing w:after="240" w:line="276" w:lineRule="auto"/>
        <w:ind w:hanging="720"/>
        <w:rPr>
          <w:u w:val="single"/>
        </w:rPr>
      </w:pPr>
      <w:r w:rsidRPr="007025F9">
        <w:rPr>
          <w:u w:val="single"/>
        </w:rPr>
        <w:t>Tenmile Creek - Summit County</w:t>
      </w:r>
    </w:p>
    <w:p w14:paraId="54D2384C" w14:textId="77777777" w:rsidR="008378AC" w:rsidRPr="007025F9" w:rsidRDefault="008378AC" w:rsidP="007025F9">
      <w:pPr>
        <w:numPr>
          <w:ilvl w:val="1"/>
          <w:numId w:val="55"/>
        </w:numPr>
        <w:spacing w:line="276" w:lineRule="auto"/>
        <w:ind w:left="2160"/>
        <w:rPr>
          <w:u w:val="single"/>
        </w:rPr>
      </w:pPr>
      <w:r w:rsidRPr="007025F9">
        <w:rPr>
          <w:b w:val="0"/>
        </w:rPr>
        <w:t>From the confluence of West Tenmile Creek near Copper Mountain downstream to Dillon Reservoir:</w:t>
      </w:r>
    </w:p>
    <w:p w14:paraId="1FC6A99B" w14:textId="77777777" w:rsidR="008378AC" w:rsidRPr="007025F9" w:rsidRDefault="008378AC" w:rsidP="007025F9">
      <w:pPr>
        <w:pStyle w:val="ListParagraph"/>
        <w:numPr>
          <w:ilvl w:val="3"/>
          <w:numId w:val="72"/>
        </w:numPr>
        <w:tabs>
          <w:tab w:val="clear" w:pos="2880"/>
        </w:tabs>
        <w:spacing w:line="276" w:lineRule="auto"/>
        <w:ind w:left="2520"/>
        <w:rPr>
          <w:u w:val="single"/>
        </w:rPr>
      </w:pPr>
      <w:r w:rsidRPr="007025F9">
        <w:rPr>
          <w:b w:val="0"/>
        </w:rPr>
        <w:t>All brown trout over 14 inches in length must be returned to the water immediately upon catch.</w:t>
      </w:r>
    </w:p>
    <w:p w14:paraId="23656BAA" w14:textId="77777777" w:rsidR="008378AC" w:rsidRPr="007025F9" w:rsidRDefault="008378AC" w:rsidP="007025F9">
      <w:pPr>
        <w:pStyle w:val="ListParagraph"/>
        <w:numPr>
          <w:ilvl w:val="3"/>
          <w:numId w:val="72"/>
        </w:numPr>
        <w:tabs>
          <w:tab w:val="clear" w:pos="2880"/>
        </w:tabs>
        <w:spacing w:after="240" w:line="276" w:lineRule="auto"/>
        <w:ind w:left="2520"/>
        <w:rPr>
          <w:u w:val="single"/>
        </w:rPr>
      </w:pPr>
      <w:r w:rsidRPr="007025F9">
        <w:rPr>
          <w:b w:val="0"/>
        </w:rPr>
        <w:t>Fishing is prohibited from September 15 - December 1.</w:t>
      </w:r>
    </w:p>
    <w:p w14:paraId="04E00FC2" w14:textId="77777777" w:rsidR="008378AC" w:rsidRPr="007025F9" w:rsidRDefault="008378AC" w:rsidP="007025F9">
      <w:pPr>
        <w:numPr>
          <w:ilvl w:val="0"/>
          <w:numId w:val="55"/>
        </w:numPr>
        <w:spacing w:line="276" w:lineRule="auto"/>
        <w:ind w:hanging="720"/>
        <w:rPr>
          <w:u w:val="single"/>
        </w:rPr>
      </w:pPr>
      <w:r w:rsidRPr="007025F9">
        <w:rPr>
          <w:u w:val="single"/>
        </w:rPr>
        <w:t>Terror Creek, East Fork - Delta County</w:t>
      </w:r>
    </w:p>
    <w:p w14:paraId="22C94564" w14:textId="77777777" w:rsidR="008378AC" w:rsidRPr="007025F9" w:rsidRDefault="008378AC" w:rsidP="007025F9">
      <w:pPr>
        <w:spacing w:line="276" w:lineRule="auto"/>
        <w:ind w:left="1440" w:hanging="360"/>
        <w:rPr>
          <w:b w:val="0"/>
          <w:color w:val="000000"/>
        </w:rPr>
      </w:pPr>
    </w:p>
    <w:p w14:paraId="1E77E4D9"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From the headwaters downstream to the confluence with Terror Creek (including unnamed tributary below Terror Creek Reservoir);</w:t>
      </w:r>
    </w:p>
    <w:p w14:paraId="7893124D"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lastRenderedPageBreak/>
        <w:t>Fishing is by artificial flies and lures only.</w:t>
      </w:r>
    </w:p>
    <w:p w14:paraId="3D31FA07"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All cutthroat trout must be returned to the water immediately upon catch.</w:t>
      </w:r>
    </w:p>
    <w:p w14:paraId="4151A14E" w14:textId="77777777" w:rsidR="008378AC" w:rsidRPr="007025F9" w:rsidRDefault="008378AC" w:rsidP="007025F9">
      <w:pPr>
        <w:spacing w:line="276" w:lineRule="auto"/>
        <w:ind w:left="1800" w:hanging="720"/>
        <w:rPr>
          <w:b w:val="0"/>
          <w:u w:val="single"/>
        </w:rPr>
      </w:pPr>
    </w:p>
    <w:p w14:paraId="73A6011A" w14:textId="77777777" w:rsidR="008378AC" w:rsidRPr="007025F9" w:rsidRDefault="008378AC" w:rsidP="007025F9">
      <w:pPr>
        <w:numPr>
          <w:ilvl w:val="0"/>
          <w:numId w:val="55"/>
        </w:numPr>
        <w:spacing w:line="276" w:lineRule="auto"/>
        <w:ind w:hanging="720"/>
        <w:rPr>
          <w:u w:val="single"/>
        </w:rPr>
      </w:pPr>
      <w:r w:rsidRPr="007025F9">
        <w:rPr>
          <w:u w:val="single"/>
        </w:rPr>
        <w:t xml:space="preserve">Terror Creek, West Fork - Delta County </w:t>
      </w:r>
    </w:p>
    <w:p w14:paraId="4285457F" w14:textId="77777777" w:rsidR="008378AC" w:rsidRPr="007025F9" w:rsidRDefault="008378AC" w:rsidP="007025F9">
      <w:pPr>
        <w:pStyle w:val="ListParagraph"/>
        <w:spacing w:line="276" w:lineRule="auto"/>
        <w:ind w:left="2520"/>
        <w:rPr>
          <w:u w:val="single"/>
        </w:rPr>
      </w:pPr>
    </w:p>
    <w:p w14:paraId="0DC7E724" w14:textId="77777777" w:rsidR="008378AC" w:rsidRPr="007025F9" w:rsidRDefault="008378AC" w:rsidP="007025F9">
      <w:pPr>
        <w:pStyle w:val="ListParagraph"/>
        <w:numPr>
          <w:ilvl w:val="0"/>
          <w:numId w:val="83"/>
        </w:numPr>
        <w:tabs>
          <w:tab w:val="left" w:pos="1800"/>
        </w:tabs>
        <w:spacing w:line="276" w:lineRule="auto"/>
        <w:rPr>
          <w:b w:val="0"/>
          <w:u w:val="single"/>
        </w:rPr>
      </w:pPr>
      <w:r w:rsidRPr="007025F9">
        <w:rPr>
          <w:b w:val="0"/>
        </w:rPr>
        <w:t xml:space="preserve">Fishing is by artificial flies and lures only. </w:t>
      </w:r>
    </w:p>
    <w:p w14:paraId="48FB06ED" w14:textId="77777777" w:rsidR="008378AC" w:rsidRPr="007025F9" w:rsidRDefault="008378AC" w:rsidP="007025F9">
      <w:pPr>
        <w:pStyle w:val="ListParagraph"/>
        <w:numPr>
          <w:ilvl w:val="0"/>
          <w:numId w:val="83"/>
        </w:numPr>
        <w:tabs>
          <w:tab w:val="left" w:pos="1800"/>
        </w:tabs>
        <w:spacing w:line="276" w:lineRule="auto"/>
        <w:rPr>
          <w:b w:val="0"/>
          <w:u w:val="single"/>
        </w:rPr>
      </w:pPr>
      <w:r w:rsidRPr="007025F9">
        <w:rPr>
          <w:b w:val="0"/>
        </w:rPr>
        <w:t xml:space="preserve">All cutthroat trout must be returned to the water immediately upon catch. </w:t>
      </w:r>
    </w:p>
    <w:p w14:paraId="61458A70" w14:textId="77777777" w:rsidR="008378AC" w:rsidRPr="007025F9" w:rsidRDefault="008378AC" w:rsidP="007025F9">
      <w:pPr>
        <w:pStyle w:val="ListParagraph"/>
        <w:spacing w:line="276" w:lineRule="auto"/>
        <w:ind w:left="2520"/>
        <w:rPr>
          <w:u w:val="single"/>
        </w:rPr>
      </w:pPr>
    </w:p>
    <w:p w14:paraId="43DCCA72" w14:textId="77777777" w:rsidR="008378AC" w:rsidRPr="007025F9" w:rsidRDefault="008378AC" w:rsidP="007025F9">
      <w:pPr>
        <w:numPr>
          <w:ilvl w:val="0"/>
          <w:numId w:val="55"/>
        </w:numPr>
        <w:spacing w:line="276" w:lineRule="auto"/>
        <w:ind w:hanging="720"/>
        <w:rPr>
          <w:u w:val="single"/>
        </w:rPr>
      </w:pPr>
      <w:r w:rsidRPr="007025F9">
        <w:rPr>
          <w:u w:val="single"/>
        </w:rPr>
        <w:t>Thomas Reservoir - Boulder County</w:t>
      </w:r>
    </w:p>
    <w:p w14:paraId="084F5680" w14:textId="77777777" w:rsidR="008378AC" w:rsidRPr="007025F9" w:rsidRDefault="008378AC" w:rsidP="007025F9">
      <w:pPr>
        <w:spacing w:line="276" w:lineRule="auto"/>
        <w:ind w:left="1800" w:hanging="720"/>
        <w:rPr>
          <w:b w:val="0"/>
          <w:u w:val="single"/>
        </w:rPr>
      </w:pPr>
    </w:p>
    <w:p w14:paraId="66B6333B" w14:textId="77777777" w:rsidR="008378AC" w:rsidRPr="007025F9" w:rsidRDefault="008378AC" w:rsidP="007025F9">
      <w:pPr>
        <w:pStyle w:val="ListParagraph"/>
        <w:numPr>
          <w:ilvl w:val="1"/>
          <w:numId w:val="55"/>
        </w:numPr>
        <w:spacing w:line="276" w:lineRule="auto"/>
        <w:ind w:left="2160"/>
        <w:rPr>
          <w:b w:val="0"/>
        </w:rPr>
      </w:pPr>
      <w:r w:rsidRPr="007025F9">
        <w:rPr>
          <w:b w:val="0"/>
        </w:rPr>
        <w:t xml:space="preserve">The bag and possession limit and minimum size for largemouth and smallmouth bass is one fish in the aggregate, 15 inches in length. </w:t>
      </w:r>
    </w:p>
    <w:p w14:paraId="76D84A41" w14:textId="77777777" w:rsidR="008378AC" w:rsidRPr="007025F9" w:rsidRDefault="008378AC" w:rsidP="007025F9">
      <w:pPr>
        <w:spacing w:line="276" w:lineRule="auto"/>
        <w:ind w:left="1800" w:hanging="720"/>
        <w:rPr>
          <w:b w:val="0"/>
          <w:u w:val="single"/>
        </w:rPr>
      </w:pPr>
    </w:p>
    <w:p w14:paraId="62A58810" w14:textId="77777777" w:rsidR="008378AC" w:rsidRPr="007025F9" w:rsidRDefault="008378AC" w:rsidP="007025F9">
      <w:pPr>
        <w:numPr>
          <w:ilvl w:val="0"/>
          <w:numId w:val="55"/>
        </w:numPr>
        <w:spacing w:line="276" w:lineRule="auto"/>
        <w:ind w:hanging="720"/>
        <w:rPr>
          <w:u w:val="single"/>
        </w:rPr>
      </w:pPr>
      <w:r w:rsidRPr="007025F9">
        <w:rPr>
          <w:u w:val="single"/>
        </w:rPr>
        <w:t xml:space="preserve">Three Lakes </w:t>
      </w:r>
      <w:r w:rsidRPr="007025F9">
        <w:rPr>
          <w:u w:val="single"/>
        </w:rPr>
        <w:noBreakHyphen/>
        <w:t xml:space="preserve"> Lowest and Middle Lakes </w:t>
      </w:r>
      <w:r w:rsidRPr="007025F9">
        <w:rPr>
          <w:u w:val="single"/>
        </w:rPr>
        <w:noBreakHyphen/>
        <w:t xml:space="preserve"> Lake County</w:t>
      </w:r>
    </w:p>
    <w:p w14:paraId="0361AFBF" w14:textId="77777777" w:rsidR="008378AC" w:rsidRPr="007025F9" w:rsidRDefault="008378AC" w:rsidP="007025F9">
      <w:pPr>
        <w:spacing w:line="276" w:lineRule="auto"/>
        <w:rPr>
          <w:b w:val="0"/>
          <w:bCs w:val="0"/>
          <w:color w:val="000000"/>
        </w:rPr>
      </w:pPr>
    </w:p>
    <w:p w14:paraId="559FF55F" w14:textId="77777777" w:rsidR="008378AC" w:rsidRPr="007025F9" w:rsidRDefault="008378AC" w:rsidP="007025F9">
      <w:pPr>
        <w:pStyle w:val="ListParagraph"/>
        <w:numPr>
          <w:ilvl w:val="1"/>
          <w:numId w:val="55"/>
        </w:numPr>
        <w:tabs>
          <w:tab w:val="left" w:pos="810"/>
          <w:tab w:val="left" w:pos="8640"/>
        </w:tabs>
        <w:spacing w:line="276" w:lineRule="auto"/>
        <w:ind w:left="2160"/>
        <w:rPr>
          <w:b w:val="0"/>
          <w:bCs w:val="0"/>
          <w:color w:val="000000"/>
        </w:rPr>
      </w:pPr>
      <w:r w:rsidRPr="007025F9">
        <w:rPr>
          <w:b w:val="0"/>
          <w:bCs w:val="0"/>
          <w:color w:val="000000"/>
        </w:rPr>
        <w:t>Fishing is by artificial flies and lures only.</w:t>
      </w:r>
    </w:p>
    <w:p w14:paraId="7495262F" w14:textId="77777777" w:rsidR="008378AC" w:rsidRPr="007025F9" w:rsidRDefault="008378AC" w:rsidP="007025F9">
      <w:pPr>
        <w:pStyle w:val="ListParagraph"/>
        <w:numPr>
          <w:ilvl w:val="1"/>
          <w:numId w:val="55"/>
        </w:numPr>
        <w:tabs>
          <w:tab w:val="left" w:pos="720"/>
          <w:tab w:val="left" w:pos="2145"/>
          <w:tab w:val="left" w:pos="8640"/>
        </w:tabs>
        <w:spacing w:line="276" w:lineRule="auto"/>
        <w:ind w:left="2160"/>
        <w:rPr>
          <w:b w:val="0"/>
          <w:bCs w:val="0"/>
        </w:rPr>
      </w:pPr>
      <w:r w:rsidRPr="007025F9">
        <w:rPr>
          <w:b w:val="0"/>
          <w:bCs w:val="0"/>
        </w:rPr>
        <w:t>All cutthroat trout must be returned to the water immediately upon catch.</w:t>
      </w:r>
    </w:p>
    <w:p w14:paraId="18E6CFC3" w14:textId="77777777" w:rsidR="008378AC" w:rsidRPr="007025F9" w:rsidRDefault="008378AC" w:rsidP="007025F9">
      <w:pPr>
        <w:spacing w:line="276" w:lineRule="auto"/>
        <w:rPr>
          <w:b w:val="0"/>
          <w:color w:val="000000"/>
        </w:rPr>
      </w:pPr>
    </w:p>
    <w:p w14:paraId="69BD3AE3" w14:textId="77777777" w:rsidR="008378AC" w:rsidRPr="007025F9" w:rsidRDefault="008378AC" w:rsidP="007025F9">
      <w:pPr>
        <w:numPr>
          <w:ilvl w:val="0"/>
          <w:numId w:val="55"/>
        </w:numPr>
        <w:spacing w:line="276" w:lineRule="auto"/>
        <w:ind w:hanging="720"/>
        <w:rPr>
          <w:u w:val="single"/>
        </w:rPr>
      </w:pPr>
      <w:r w:rsidRPr="007025F9">
        <w:rPr>
          <w:u w:val="single"/>
        </w:rPr>
        <w:t>Three Licks Creek - Eagle County</w:t>
      </w:r>
    </w:p>
    <w:p w14:paraId="1B890882" w14:textId="77777777" w:rsidR="008378AC" w:rsidRPr="007025F9" w:rsidRDefault="008378AC" w:rsidP="007025F9">
      <w:pPr>
        <w:spacing w:line="276" w:lineRule="auto"/>
        <w:ind w:left="1800" w:hanging="720"/>
        <w:rPr>
          <w:b w:val="0"/>
          <w:u w:val="single"/>
        </w:rPr>
      </w:pPr>
    </w:p>
    <w:p w14:paraId="7318283C" w14:textId="77777777" w:rsidR="008378AC" w:rsidRPr="007025F9" w:rsidRDefault="008378AC" w:rsidP="007025F9">
      <w:pPr>
        <w:numPr>
          <w:ilvl w:val="0"/>
          <w:numId w:val="28"/>
        </w:numPr>
        <w:spacing w:line="276" w:lineRule="auto"/>
        <w:ind w:left="2160"/>
        <w:rPr>
          <w:b w:val="0"/>
        </w:rPr>
      </w:pPr>
      <w:r w:rsidRPr="007025F9">
        <w:rPr>
          <w:b w:val="0"/>
          <w:bCs w:val="0"/>
          <w:color w:val="000000"/>
        </w:rPr>
        <w:t>Fishing is by artificial flies and lures only.</w:t>
      </w:r>
    </w:p>
    <w:p w14:paraId="00CC6ACE" w14:textId="77777777" w:rsidR="008378AC" w:rsidRPr="007025F9" w:rsidRDefault="008378AC" w:rsidP="007025F9">
      <w:pPr>
        <w:numPr>
          <w:ilvl w:val="0"/>
          <w:numId w:val="28"/>
        </w:numPr>
        <w:spacing w:line="276" w:lineRule="auto"/>
        <w:ind w:left="2160"/>
        <w:rPr>
          <w:b w:val="0"/>
        </w:rPr>
      </w:pPr>
      <w:r w:rsidRPr="007025F9">
        <w:rPr>
          <w:b w:val="0"/>
          <w:bCs w:val="0"/>
          <w:color w:val="000000"/>
        </w:rPr>
        <w:t>All cutthroat trout must be returned to the water immediately upon catch.</w:t>
      </w:r>
    </w:p>
    <w:p w14:paraId="3D2A0E9E" w14:textId="77777777" w:rsidR="008378AC" w:rsidRPr="007025F9" w:rsidRDefault="008378AC" w:rsidP="007025F9">
      <w:pPr>
        <w:spacing w:line="276" w:lineRule="auto"/>
        <w:ind w:left="1800" w:hanging="720"/>
        <w:rPr>
          <w:b w:val="0"/>
          <w:u w:val="single"/>
        </w:rPr>
      </w:pPr>
    </w:p>
    <w:p w14:paraId="117F9C91" w14:textId="77777777" w:rsidR="008378AC" w:rsidRPr="007025F9" w:rsidRDefault="008378AC" w:rsidP="007025F9">
      <w:pPr>
        <w:numPr>
          <w:ilvl w:val="0"/>
          <w:numId w:val="55"/>
        </w:numPr>
        <w:spacing w:line="276" w:lineRule="auto"/>
        <w:ind w:hanging="720"/>
        <w:rPr>
          <w:u w:val="single"/>
        </w:rPr>
      </w:pPr>
      <w:r w:rsidRPr="007025F9">
        <w:rPr>
          <w:u w:val="single"/>
        </w:rPr>
        <w:t>Threemile Creek - Garfield County</w:t>
      </w:r>
    </w:p>
    <w:p w14:paraId="67A62B75" w14:textId="77777777" w:rsidR="008378AC" w:rsidRPr="007025F9" w:rsidRDefault="008378AC" w:rsidP="007025F9">
      <w:pPr>
        <w:spacing w:line="276" w:lineRule="auto"/>
        <w:rPr>
          <w:b w:val="0"/>
          <w:bCs w:val="0"/>
          <w:color w:val="000000"/>
        </w:rPr>
      </w:pPr>
    </w:p>
    <w:p w14:paraId="6CDE1DF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with the Roaring Fork River upstream for ½ mile:</w:t>
      </w:r>
    </w:p>
    <w:p w14:paraId="20306D3E"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from March 15 through May 31 and from October 1 through November 30.</w:t>
      </w:r>
    </w:p>
    <w:p w14:paraId="7CDB9533" w14:textId="77777777" w:rsidR="008378AC" w:rsidRPr="007025F9" w:rsidRDefault="008378AC" w:rsidP="007025F9">
      <w:pPr>
        <w:spacing w:line="276" w:lineRule="auto"/>
        <w:rPr>
          <w:b w:val="0"/>
          <w:bCs w:val="0"/>
          <w:color w:val="000000"/>
        </w:rPr>
      </w:pPr>
    </w:p>
    <w:p w14:paraId="0EF7AFC7" w14:textId="77777777" w:rsidR="008378AC" w:rsidRPr="007025F9" w:rsidRDefault="008378AC" w:rsidP="007025F9">
      <w:pPr>
        <w:numPr>
          <w:ilvl w:val="0"/>
          <w:numId w:val="55"/>
        </w:numPr>
        <w:spacing w:line="276" w:lineRule="auto"/>
        <w:ind w:hanging="720"/>
        <w:rPr>
          <w:u w:val="single"/>
        </w:rPr>
      </w:pPr>
      <w:r w:rsidRPr="007025F9">
        <w:rPr>
          <w:u w:val="single"/>
        </w:rPr>
        <w:t>Thurston Reservoir - Prowers County</w:t>
      </w:r>
    </w:p>
    <w:p w14:paraId="4F1F2EA6" w14:textId="77777777" w:rsidR="008378AC" w:rsidRPr="007025F9" w:rsidRDefault="008378AC" w:rsidP="007025F9">
      <w:pPr>
        <w:spacing w:line="276" w:lineRule="auto"/>
        <w:rPr>
          <w:b w:val="0"/>
          <w:color w:val="000000"/>
          <w:u w:val="single"/>
        </w:rPr>
      </w:pPr>
    </w:p>
    <w:p w14:paraId="7A4D697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Trotlines and jugs are permitted.</w:t>
      </w:r>
    </w:p>
    <w:p w14:paraId="06D438A1" w14:textId="77777777" w:rsidR="008378AC" w:rsidRPr="007025F9" w:rsidRDefault="008378AC" w:rsidP="007025F9">
      <w:pPr>
        <w:spacing w:line="276" w:lineRule="auto"/>
        <w:ind w:left="1800" w:hanging="720"/>
        <w:rPr>
          <w:b w:val="0"/>
          <w:u w:val="single"/>
        </w:rPr>
      </w:pPr>
    </w:p>
    <w:p w14:paraId="168D1ABC" w14:textId="77777777" w:rsidR="008378AC" w:rsidRPr="007025F9" w:rsidRDefault="008378AC" w:rsidP="007025F9">
      <w:pPr>
        <w:numPr>
          <w:ilvl w:val="0"/>
          <w:numId w:val="55"/>
        </w:numPr>
        <w:spacing w:line="276" w:lineRule="auto"/>
        <w:ind w:hanging="720"/>
        <w:rPr>
          <w:u w:val="single"/>
        </w:rPr>
      </w:pPr>
      <w:r w:rsidRPr="007025F9">
        <w:rPr>
          <w:u w:val="single"/>
        </w:rPr>
        <w:t xml:space="preserve">Timberline Lake </w:t>
      </w:r>
      <w:r w:rsidRPr="007025F9">
        <w:rPr>
          <w:u w:val="single"/>
        </w:rPr>
        <w:noBreakHyphen/>
        <w:t xml:space="preserve"> Lake County</w:t>
      </w:r>
    </w:p>
    <w:p w14:paraId="3E475226" w14:textId="77777777" w:rsidR="008378AC" w:rsidRPr="007025F9" w:rsidRDefault="008378AC" w:rsidP="007025F9">
      <w:pPr>
        <w:spacing w:line="276" w:lineRule="auto"/>
        <w:rPr>
          <w:b w:val="0"/>
          <w:bCs w:val="0"/>
          <w:color w:val="000000"/>
        </w:rPr>
      </w:pPr>
    </w:p>
    <w:p w14:paraId="512749F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6B4D00C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two fish.</w:t>
      </w:r>
    </w:p>
    <w:p w14:paraId="0424157C" w14:textId="77777777" w:rsidR="008378AC" w:rsidRPr="007025F9" w:rsidRDefault="008378AC" w:rsidP="007025F9">
      <w:pPr>
        <w:tabs>
          <w:tab w:val="left" w:pos="720"/>
        </w:tabs>
        <w:spacing w:line="276" w:lineRule="auto"/>
        <w:ind w:left="2160" w:hanging="360"/>
        <w:rPr>
          <w:b w:val="0"/>
          <w:bCs w:val="0"/>
        </w:rPr>
      </w:pPr>
    </w:p>
    <w:p w14:paraId="7758F043" w14:textId="77777777" w:rsidR="008378AC" w:rsidRPr="007025F9" w:rsidRDefault="008378AC" w:rsidP="007025F9">
      <w:pPr>
        <w:numPr>
          <w:ilvl w:val="0"/>
          <w:numId w:val="55"/>
        </w:numPr>
        <w:spacing w:line="276" w:lineRule="auto"/>
        <w:ind w:hanging="720"/>
        <w:rPr>
          <w:u w:val="single"/>
        </w:rPr>
      </w:pPr>
      <w:r w:rsidRPr="007025F9">
        <w:rPr>
          <w:u w:val="single"/>
        </w:rPr>
        <w:t xml:space="preserve">Torsido Creek </w:t>
      </w:r>
      <w:r w:rsidRPr="007025F9">
        <w:rPr>
          <w:u w:val="single"/>
        </w:rPr>
        <w:noBreakHyphen/>
        <w:t xml:space="preserve"> Conejos County</w:t>
      </w:r>
    </w:p>
    <w:p w14:paraId="2A063FB7" w14:textId="77777777" w:rsidR="008378AC" w:rsidRPr="007025F9" w:rsidRDefault="008378AC" w:rsidP="007025F9">
      <w:pPr>
        <w:spacing w:line="276" w:lineRule="auto"/>
        <w:rPr>
          <w:b w:val="0"/>
          <w:color w:val="000000"/>
        </w:rPr>
      </w:pPr>
    </w:p>
    <w:p w14:paraId="4CC70F3E"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0BA0AD7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2E2B964F" w14:textId="77777777" w:rsidR="008378AC" w:rsidRPr="007025F9" w:rsidRDefault="008378AC" w:rsidP="007025F9">
      <w:pPr>
        <w:spacing w:line="276" w:lineRule="auto"/>
        <w:rPr>
          <w:b w:val="0"/>
          <w:bCs w:val="0"/>
          <w:color w:val="000000"/>
        </w:rPr>
      </w:pPr>
    </w:p>
    <w:p w14:paraId="593213A3" w14:textId="77777777" w:rsidR="008378AC" w:rsidRPr="007025F9" w:rsidRDefault="008378AC" w:rsidP="007025F9">
      <w:pPr>
        <w:numPr>
          <w:ilvl w:val="0"/>
          <w:numId w:val="55"/>
        </w:numPr>
        <w:spacing w:line="276" w:lineRule="auto"/>
        <w:ind w:hanging="720"/>
        <w:rPr>
          <w:u w:val="single"/>
        </w:rPr>
      </w:pPr>
      <w:r w:rsidRPr="007025F9">
        <w:rPr>
          <w:u w:val="single"/>
        </w:rPr>
        <w:t xml:space="preserve">Totten Reservoir </w:t>
      </w:r>
      <w:r w:rsidRPr="007025F9">
        <w:rPr>
          <w:u w:val="single"/>
        </w:rPr>
        <w:noBreakHyphen/>
        <w:t xml:space="preserve"> Montezuma County</w:t>
      </w:r>
    </w:p>
    <w:p w14:paraId="7128443B" w14:textId="77777777" w:rsidR="008378AC" w:rsidRPr="007025F9" w:rsidRDefault="008378AC" w:rsidP="007025F9">
      <w:pPr>
        <w:spacing w:line="276" w:lineRule="auto"/>
        <w:rPr>
          <w:b w:val="0"/>
          <w:bCs w:val="0"/>
          <w:color w:val="000000"/>
        </w:rPr>
      </w:pPr>
    </w:p>
    <w:p w14:paraId="30CE7A7B" w14:textId="77777777" w:rsidR="008378AC" w:rsidRPr="007025F9" w:rsidRDefault="008378AC" w:rsidP="007025F9">
      <w:pPr>
        <w:numPr>
          <w:ilvl w:val="0"/>
          <w:numId w:val="14"/>
        </w:numPr>
        <w:spacing w:line="276" w:lineRule="auto"/>
        <w:rPr>
          <w:b w:val="0"/>
        </w:rPr>
      </w:pPr>
      <w:r w:rsidRPr="007025F9">
        <w:rPr>
          <w:b w:val="0"/>
        </w:rPr>
        <w:t>The minimum size for largemouth bass is 15 inches in length.</w:t>
      </w:r>
    </w:p>
    <w:p w14:paraId="7C3D7BA6" w14:textId="77777777" w:rsidR="008378AC" w:rsidRPr="007025F9" w:rsidRDefault="008378AC" w:rsidP="007025F9">
      <w:pPr>
        <w:spacing w:line="276" w:lineRule="auto"/>
        <w:ind w:left="2160"/>
        <w:rPr>
          <w:b w:val="0"/>
          <w:color w:val="000000"/>
        </w:rPr>
      </w:pPr>
    </w:p>
    <w:p w14:paraId="5DBD8DA2" w14:textId="77777777" w:rsidR="008378AC" w:rsidRPr="007025F9" w:rsidRDefault="008378AC" w:rsidP="007025F9">
      <w:pPr>
        <w:numPr>
          <w:ilvl w:val="0"/>
          <w:numId w:val="55"/>
        </w:numPr>
        <w:spacing w:line="276" w:lineRule="auto"/>
        <w:ind w:hanging="720"/>
        <w:rPr>
          <w:u w:val="single"/>
        </w:rPr>
      </w:pPr>
      <w:r w:rsidRPr="007025F9">
        <w:rPr>
          <w:u w:val="single"/>
        </w:rPr>
        <w:t>Trapper Creek - Garfield County</w:t>
      </w:r>
    </w:p>
    <w:p w14:paraId="4BEF6348" w14:textId="77777777" w:rsidR="008378AC" w:rsidRPr="007025F9" w:rsidRDefault="008378AC" w:rsidP="007025F9">
      <w:pPr>
        <w:tabs>
          <w:tab w:val="left" w:pos="720"/>
        </w:tabs>
        <w:spacing w:line="276" w:lineRule="auto"/>
        <w:ind w:left="2160" w:hanging="360"/>
        <w:rPr>
          <w:b w:val="0"/>
          <w:bCs w:val="0"/>
        </w:rPr>
      </w:pPr>
    </w:p>
    <w:p w14:paraId="39C09C6B"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2D3D97D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2EF75E03" w14:textId="77777777" w:rsidR="008378AC" w:rsidRPr="007025F9" w:rsidRDefault="008378AC" w:rsidP="007025F9">
      <w:pPr>
        <w:spacing w:line="276" w:lineRule="auto"/>
        <w:ind w:left="1800" w:hanging="720"/>
        <w:rPr>
          <w:b w:val="0"/>
          <w:u w:val="single"/>
        </w:rPr>
      </w:pPr>
    </w:p>
    <w:p w14:paraId="62DE6E6E" w14:textId="77777777" w:rsidR="008378AC" w:rsidRPr="007025F9" w:rsidRDefault="008378AC" w:rsidP="007025F9">
      <w:pPr>
        <w:numPr>
          <w:ilvl w:val="0"/>
          <w:numId w:val="55"/>
        </w:numPr>
        <w:spacing w:line="276" w:lineRule="auto"/>
        <w:ind w:hanging="720"/>
        <w:rPr>
          <w:u w:val="single"/>
        </w:rPr>
      </w:pPr>
      <w:r w:rsidRPr="007025F9">
        <w:rPr>
          <w:u w:val="single"/>
        </w:rPr>
        <w:t xml:space="preserve">Trappers Lake </w:t>
      </w:r>
      <w:r w:rsidRPr="007025F9">
        <w:rPr>
          <w:u w:val="single"/>
        </w:rPr>
        <w:noBreakHyphen/>
        <w:t xml:space="preserve"> Garfield County</w:t>
      </w:r>
    </w:p>
    <w:p w14:paraId="0A3F6DE5" w14:textId="77777777" w:rsidR="008378AC" w:rsidRPr="007025F9" w:rsidRDefault="008378AC" w:rsidP="007025F9">
      <w:pPr>
        <w:spacing w:line="276" w:lineRule="auto"/>
        <w:rPr>
          <w:b w:val="0"/>
          <w:color w:val="000000"/>
        </w:rPr>
      </w:pPr>
    </w:p>
    <w:p w14:paraId="3E67AE4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2A969E16"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color w:val="000000"/>
        </w:rPr>
        <w:t>The bag and possession limit for cutthroat trout is two fish. All cutthroat trout greater than 11 inches in length must be returned to the water immediately upon catch.</w:t>
      </w:r>
    </w:p>
    <w:p w14:paraId="6F3B6ADC"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color w:val="000000"/>
        </w:rPr>
        <w:t>Fishing is prohibited in all inlets and upstream for ½ mile.</w:t>
      </w:r>
    </w:p>
    <w:p w14:paraId="557F74F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prohibited within 100 feet of either side of all inlet streams.</w:t>
      </w:r>
    </w:p>
    <w:p w14:paraId="15B69860"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color w:val="000000"/>
        </w:rPr>
        <w:t>Fishing is prohibited within 100 feet of either side of the outlet and downstream to the first falls.</w:t>
      </w:r>
    </w:p>
    <w:p w14:paraId="1900454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There is no bag or possession limit on brook trout.</w:t>
      </w:r>
    </w:p>
    <w:p w14:paraId="3A6ED404" w14:textId="77777777" w:rsidR="008378AC" w:rsidRPr="007025F9" w:rsidRDefault="008378AC" w:rsidP="007025F9">
      <w:pPr>
        <w:spacing w:line="276" w:lineRule="auto"/>
        <w:rPr>
          <w:b w:val="0"/>
          <w:bCs w:val="0"/>
          <w:color w:val="000000"/>
        </w:rPr>
      </w:pPr>
    </w:p>
    <w:p w14:paraId="48C876C4" w14:textId="77777777" w:rsidR="008378AC" w:rsidRPr="007025F9" w:rsidRDefault="008378AC" w:rsidP="007025F9">
      <w:pPr>
        <w:numPr>
          <w:ilvl w:val="0"/>
          <w:numId w:val="55"/>
        </w:numPr>
        <w:spacing w:line="276" w:lineRule="auto"/>
        <w:ind w:hanging="720"/>
        <w:rPr>
          <w:u w:val="single"/>
        </w:rPr>
      </w:pPr>
      <w:r w:rsidRPr="007025F9">
        <w:rPr>
          <w:u w:val="single"/>
        </w:rPr>
        <w:t xml:space="preserve">Trinidad Reservoir </w:t>
      </w:r>
      <w:r w:rsidRPr="007025F9">
        <w:rPr>
          <w:u w:val="single"/>
        </w:rPr>
        <w:noBreakHyphen/>
        <w:t xml:space="preserve"> Las Animas County</w:t>
      </w:r>
    </w:p>
    <w:p w14:paraId="4D812AD3" w14:textId="77777777" w:rsidR="008378AC" w:rsidRPr="007025F9" w:rsidRDefault="008378AC" w:rsidP="007025F9">
      <w:pPr>
        <w:spacing w:line="276" w:lineRule="auto"/>
        <w:rPr>
          <w:b w:val="0"/>
          <w:bCs w:val="0"/>
          <w:color w:val="000000"/>
        </w:rPr>
      </w:pPr>
    </w:p>
    <w:p w14:paraId="6F54B086"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t xml:space="preserve">The minimum size for largemouth, smallmouth, and spotted bass is 15 </w:t>
      </w:r>
      <w:r w:rsidRPr="007025F9">
        <w:rPr>
          <w:b w:val="0"/>
          <w:bCs w:val="0"/>
          <w:color w:val="000000"/>
        </w:rPr>
        <w:t>inches in length.</w:t>
      </w:r>
    </w:p>
    <w:p w14:paraId="1F04F6A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walleye and saugeye is five fish in the aggregate.</w:t>
      </w:r>
    </w:p>
    <w:p w14:paraId="1C76FC6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No more than one walleye or saugeye in the aggregate greater than 18 inches in length may be taken per day.</w:t>
      </w:r>
    </w:p>
    <w:p w14:paraId="1BBE84F7" w14:textId="77777777" w:rsidR="008378AC" w:rsidRPr="007025F9" w:rsidRDefault="008378AC" w:rsidP="007025F9">
      <w:pPr>
        <w:tabs>
          <w:tab w:val="left" w:pos="720"/>
        </w:tabs>
        <w:spacing w:line="276" w:lineRule="auto"/>
        <w:ind w:left="2160" w:hanging="360"/>
        <w:rPr>
          <w:b w:val="0"/>
          <w:bCs w:val="0"/>
          <w:color w:val="000000"/>
        </w:rPr>
      </w:pPr>
    </w:p>
    <w:p w14:paraId="76FFC760" w14:textId="77777777" w:rsidR="008378AC" w:rsidRPr="007025F9" w:rsidRDefault="008378AC" w:rsidP="007025F9">
      <w:pPr>
        <w:numPr>
          <w:ilvl w:val="0"/>
          <w:numId w:val="55"/>
        </w:numPr>
        <w:spacing w:line="276" w:lineRule="auto"/>
        <w:ind w:hanging="720"/>
        <w:rPr>
          <w:u w:val="single"/>
        </w:rPr>
      </w:pPr>
      <w:r w:rsidRPr="007025F9">
        <w:rPr>
          <w:u w:val="single"/>
        </w:rPr>
        <w:t>Trout Creek - Rio Blanco and Routt Counties</w:t>
      </w:r>
    </w:p>
    <w:p w14:paraId="4D90B14C" w14:textId="77777777" w:rsidR="008378AC" w:rsidRPr="007025F9" w:rsidRDefault="008378AC" w:rsidP="007025F9">
      <w:pPr>
        <w:tabs>
          <w:tab w:val="left" w:pos="720"/>
        </w:tabs>
        <w:spacing w:line="276" w:lineRule="auto"/>
        <w:ind w:left="2160" w:hanging="360"/>
        <w:rPr>
          <w:bCs w:val="0"/>
        </w:rPr>
      </w:pPr>
    </w:p>
    <w:p w14:paraId="42EEA187"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From the headwaters downstream to, but not including Sheriff Reservoir:</w:t>
      </w:r>
    </w:p>
    <w:p w14:paraId="57B7879E" w14:textId="77777777" w:rsidR="008378AC" w:rsidRPr="007025F9" w:rsidRDefault="008378AC" w:rsidP="007025F9">
      <w:pPr>
        <w:numPr>
          <w:ilvl w:val="0"/>
          <w:numId w:val="57"/>
        </w:numPr>
        <w:tabs>
          <w:tab w:val="left" w:pos="810"/>
        </w:tabs>
        <w:spacing w:line="276" w:lineRule="auto"/>
        <w:rPr>
          <w:b w:val="0"/>
          <w:bCs w:val="0"/>
          <w:color w:val="000000"/>
        </w:rPr>
      </w:pPr>
      <w:r w:rsidRPr="007025F9">
        <w:rPr>
          <w:b w:val="0"/>
          <w:bCs w:val="0"/>
          <w:color w:val="000000"/>
        </w:rPr>
        <w:t>Fishing is by artificial flies and lures only.</w:t>
      </w:r>
    </w:p>
    <w:p w14:paraId="36DA8E7E" w14:textId="77777777" w:rsidR="008378AC" w:rsidRPr="007025F9" w:rsidRDefault="008378AC" w:rsidP="007025F9">
      <w:pPr>
        <w:pStyle w:val="ListParagraph"/>
        <w:numPr>
          <w:ilvl w:val="0"/>
          <w:numId w:val="57"/>
        </w:numPr>
        <w:tabs>
          <w:tab w:val="left" w:pos="720"/>
        </w:tabs>
        <w:spacing w:line="276" w:lineRule="auto"/>
        <w:rPr>
          <w:b w:val="0"/>
          <w:bCs w:val="0"/>
        </w:rPr>
      </w:pPr>
      <w:r w:rsidRPr="007025F9">
        <w:rPr>
          <w:b w:val="0"/>
          <w:bCs w:val="0"/>
        </w:rPr>
        <w:t>All cutthroat trout must be returned to the water immediately upon catch.</w:t>
      </w:r>
    </w:p>
    <w:p w14:paraId="7999464C" w14:textId="77777777" w:rsidR="008378AC" w:rsidRPr="007025F9" w:rsidRDefault="008378AC" w:rsidP="007025F9">
      <w:pPr>
        <w:spacing w:line="276" w:lineRule="auto"/>
        <w:rPr>
          <w:b w:val="0"/>
          <w:u w:val="single"/>
        </w:rPr>
      </w:pPr>
    </w:p>
    <w:p w14:paraId="082AB93D" w14:textId="77777777" w:rsidR="008378AC" w:rsidRPr="007025F9" w:rsidRDefault="008378AC" w:rsidP="007025F9">
      <w:pPr>
        <w:numPr>
          <w:ilvl w:val="0"/>
          <w:numId w:val="55"/>
        </w:numPr>
        <w:spacing w:line="276" w:lineRule="auto"/>
        <w:ind w:hanging="720"/>
        <w:rPr>
          <w:u w:val="single"/>
        </w:rPr>
      </w:pPr>
      <w:r w:rsidRPr="007025F9">
        <w:rPr>
          <w:u w:val="single"/>
        </w:rPr>
        <w:t xml:space="preserve">Turquoise Reservoir </w:t>
      </w:r>
      <w:r w:rsidRPr="007025F9">
        <w:rPr>
          <w:u w:val="single"/>
        </w:rPr>
        <w:noBreakHyphen/>
        <w:t xml:space="preserve"> Lake County</w:t>
      </w:r>
    </w:p>
    <w:p w14:paraId="6A1114BA" w14:textId="77777777" w:rsidR="008378AC" w:rsidRPr="007025F9" w:rsidRDefault="008378AC" w:rsidP="007025F9">
      <w:pPr>
        <w:spacing w:line="276" w:lineRule="auto"/>
        <w:rPr>
          <w:b w:val="0"/>
          <w:bCs w:val="0"/>
          <w:color w:val="000000"/>
        </w:rPr>
      </w:pPr>
    </w:p>
    <w:p w14:paraId="2C550CEC"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lake trout is two fish.</w:t>
      </w:r>
    </w:p>
    <w:p w14:paraId="55DD7C0B" w14:textId="77777777" w:rsidR="008378AC" w:rsidRPr="007025F9" w:rsidRDefault="008378AC" w:rsidP="007025F9">
      <w:pPr>
        <w:spacing w:line="276" w:lineRule="auto"/>
        <w:rPr>
          <w:b w:val="0"/>
          <w:bCs w:val="0"/>
          <w:color w:val="000000"/>
        </w:rPr>
      </w:pPr>
    </w:p>
    <w:p w14:paraId="2CECA8AF" w14:textId="77777777" w:rsidR="008378AC" w:rsidRPr="007025F9" w:rsidRDefault="008378AC" w:rsidP="007025F9">
      <w:pPr>
        <w:numPr>
          <w:ilvl w:val="0"/>
          <w:numId w:val="55"/>
        </w:numPr>
        <w:spacing w:line="276" w:lineRule="auto"/>
        <w:ind w:hanging="720"/>
        <w:rPr>
          <w:u w:val="single"/>
        </w:rPr>
      </w:pPr>
      <w:r w:rsidRPr="007025F9">
        <w:rPr>
          <w:u w:val="single"/>
        </w:rPr>
        <w:t>Tuttle Creek - Saguache County</w:t>
      </w:r>
    </w:p>
    <w:p w14:paraId="0E1010A0" w14:textId="77777777" w:rsidR="008378AC" w:rsidRPr="007025F9" w:rsidRDefault="008378AC" w:rsidP="007025F9">
      <w:pPr>
        <w:spacing w:line="276" w:lineRule="auto"/>
        <w:rPr>
          <w:b w:val="0"/>
          <w:bCs w:val="0"/>
          <w:color w:val="000000"/>
        </w:rPr>
      </w:pPr>
    </w:p>
    <w:p w14:paraId="195A95CE"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4331C4D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7597778" w14:textId="77777777" w:rsidR="008378AC" w:rsidRPr="007025F9" w:rsidRDefault="008378AC" w:rsidP="007025F9">
      <w:pPr>
        <w:tabs>
          <w:tab w:val="left" w:pos="720"/>
        </w:tabs>
        <w:spacing w:line="276" w:lineRule="auto"/>
        <w:ind w:left="2160" w:hanging="360"/>
        <w:rPr>
          <w:b w:val="0"/>
          <w:bCs w:val="0"/>
        </w:rPr>
      </w:pPr>
    </w:p>
    <w:p w14:paraId="6E493119" w14:textId="77777777" w:rsidR="008378AC" w:rsidRPr="007025F9" w:rsidRDefault="008378AC" w:rsidP="007025F9">
      <w:pPr>
        <w:numPr>
          <w:ilvl w:val="0"/>
          <w:numId w:val="55"/>
        </w:numPr>
        <w:spacing w:line="276" w:lineRule="auto"/>
        <w:ind w:hanging="720"/>
        <w:rPr>
          <w:u w:val="single"/>
        </w:rPr>
      </w:pPr>
      <w:r w:rsidRPr="007025F9">
        <w:rPr>
          <w:u w:val="single"/>
        </w:rPr>
        <w:t xml:space="preserve">Twin Creek, North &amp; South - Gunnison County </w:t>
      </w:r>
    </w:p>
    <w:p w14:paraId="08ED8B9D" w14:textId="77777777" w:rsidR="008378AC" w:rsidRPr="007025F9" w:rsidRDefault="008378AC" w:rsidP="007025F9">
      <w:pPr>
        <w:spacing w:line="276" w:lineRule="auto"/>
        <w:ind w:left="1800"/>
        <w:rPr>
          <w:u w:val="single"/>
        </w:rPr>
      </w:pPr>
    </w:p>
    <w:p w14:paraId="1C11BF82" w14:textId="77777777" w:rsidR="008378AC" w:rsidRPr="007025F9" w:rsidRDefault="008378AC" w:rsidP="007025F9">
      <w:pPr>
        <w:pStyle w:val="ListParagraph"/>
        <w:numPr>
          <w:ilvl w:val="0"/>
          <w:numId w:val="84"/>
        </w:numPr>
        <w:tabs>
          <w:tab w:val="left" w:pos="1800"/>
          <w:tab w:val="left" w:pos="2250"/>
        </w:tabs>
        <w:spacing w:line="276" w:lineRule="auto"/>
        <w:rPr>
          <w:b w:val="0"/>
        </w:rPr>
      </w:pPr>
      <w:r w:rsidRPr="007025F9">
        <w:rPr>
          <w:b w:val="0"/>
        </w:rPr>
        <w:t xml:space="preserve">Fishing is by artificial flies and lures only. </w:t>
      </w:r>
    </w:p>
    <w:p w14:paraId="6FEC9DEA" w14:textId="77777777" w:rsidR="008378AC" w:rsidRPr="007025F9" w:rsidRDefault="008378AC" w:rsidP="007025F9">
      <w:pPr>
        <w:pStyle w:val="ListParagraph"/>
        <w:numPr>
          <w:ilvl w:val="0"/>
          <w:numId w:val="84"/>
        </w:numPr>
        <w:tabs>
          <w:tab w:val="left" w:pos="1800"/>
          <w:tab w:val="left" w:pos="2250"/>
        </w:tabs>
        <w:spacing w:line="276" w:lineRule="auto"/>
        <w:rPr>
          <w:b w:val="0"/>
        </w:rPr>
      </w:pPr>
      <w:r w:rsidRPr="007025F9">
        <w:rPr>
          <w:b w:val="0"/>
        </w:rPr>
        <w:t xml:space="preserve">All cutthroat trout must be returned to the water immediately upon catch. </w:t>
      </w:r>
    </w:p>
    <w:p w14:paraId="637302FB" w14:textId="77777777" w:rsidR="008378AC" w:rsidRPr="007025F9" w:rsidRDefault="008378AC" w:rsidP="007025F9">
      <w:pPr>
        <w:spacing w:line="276" w:lineRule="auto"/>
        <w:ind w:left="1800"/>
        <w:rPr>
          <w:u w:val="single"/>
        </w:rPr>
      </w:pPr>
    </w:p>
    <w:p w14:paraId="4E464374" w14:textId="77777777" w:rsidR="008378AC" w:rsidRPr="007025F9" w:rsidRDefault="008378AC" w:rsidP="007025F9">
      <w:pPr>
        <w:numPr>
          <w:ilvl w:val="0"/>
          <w:numId w:val="55"/>
        </w:numPr>
        <w:spacing w:line="276" w:lineRule="auto"/>
        <w:ind w:hanging="720"/>
        <w:rPr>
          <w:u w:val="single"/>
        </w:rPr>
      </w:pPr>
      <w:r w:rsidRPr="007025F9">
        <w:rPr>
          <w:u w:val="single"/>
        </w:rPr>
        <w:t xml:space="preserve">Twin Lakes </w:t>
      </w:r>
      <w:r w:rsidRPr="007025F9">
        <w:rPr>
          <w:u w:val="single"/>
        </w:rPr>
        <w:noBreakHyphen/>
        <w:t xml:space="preserve"> Lake County</w:t>
      </w:r>
    </w:p>
    <w:p w14:paraId="7896A509" w14:textId="77777777" w:rsidR="008378AC" w:rsidRPr="007025F9" w:rsidRDefault="008378AC" w:rsidP="007025F9">
      <w:pPr>
        <w:spacing w:line="276" w:lineRule="auto"/>
        <w:rPr>
          <w:b w:val="0"/>
          <w:bCs w:val="0"/>
          <w:color w:val="000000"/>
        </w:rPr>
      </w:pPr>
    </w:p>
    <w:p w14:paraId="464639B0"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lastRenderedPageBreak/>
        <w:t xml:space="preserve">The bag and possession limit for lake trout is one fish. All lake trout between 22 and 34 inches in length must be returned to the water immediately upon </w:t>
      </w:r>
      <w:r w:rsidRPr="007025F9">
        <w:rPr>
          <w:b w:val="0"/>
          <w:bCs w:val="0"/>
          <w:color w:val="000000"/>
        </w:rPr>
        <w:t>catch.</w:t>
      </w:r>
    </w:p>
    <w:p w14:paraId="0F1FF2AD" w14:textId="77777777" w:rsidR="008378AC" w:rsidRPr="007025F9" w:rsidRDefault="008378AC" w:rsidP="007025F9">
      <w:pPr>
        <w:spacing w:line="276" w:lineRule="auto"/>
        <w:rPr>
          <w:b w:val="0"/>
          <w:color w:val="000000"/>
        </w:rPr>
      </w:pPr>
    </w:p>
    <w:p w14:paraId="57AD933D" w14:textId="77777777" w:rsidR="008378AC" w:rsidRPr="007025F9" w:rsidRDefault="008378AC" w:rsidP="007025F9">
      <w:pPr>
        <w:numPr>
          <w:ilvl w:val="0"/>
          <w:numId w:val="55"/>
        </w:numPr>
        <w:spacing w:line="276" w:lineRule="auto"/>
        <w:ind w:hanging="720"/>
        <w:rPr>
          <w:u w:val="single"/>
        </w:rPr>
      </w:pPr>
      <w:r w:rsidRPr="007025F9">
        <w:rPr>
          <w:u w:val="single"/>
        </w:rPr>
        <w:t>Two Buttes Reservoir - Baca County</w:t>
      </w:r>
    </w:p>
    <w:p w14:paraId="38F6746F" w14:textId="77777777" w:rsidR="008378AC" w:rsidRPr="007025F9" w:rsidRDefault="008378AC" w:rsidP="007025F9">
      <w:pPr>
        <w:spacing w:line="276" w:lineRule="auto"/>
        <w:rPr>
          <w:b w:val="0"/>
          <w:color w:val="000000"/>
          <w:u w:val="single"/>
        </w:rPr>
      </w:pPr>
    </w:p>
    <w:p w14:paraId="61DDA80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Trotlines and jugs are permitted.</w:t>
      </w:r>
    </w:p>
    <w:p w14:paraId="0F840F5B" w14:textId="77777777" w:rsidR="008378AC" w:rsidRPr="007025F9" w:rsidRDefault="008378AC" w:rsidP="007025F9">
      <w:pPr>
        <w:spacing w:line="276" w:lineRule="auto"/>
        <w:ind w:left="1800" w:hanging="720"/>
        <w:rPr>
          <w:b w:val="0"/>
          <w:u w:val="single"/>
        </w:rPr>
      </w:pPr>
    </w:p>
    <w:p w14:paraId="584DBE5E" w14:textId="77777777" w:rsidR="008378AC" w:rsidRPr="007025F9" w:rsidRDefault="008378AC" w:rsidP="007025F9">
      <w:pPr>
        <w:numPr>
          <w:ilvl w:val="0"/>
          <w:numId w:val="55"/>
        </w:numPr>
        <w:spacing w:line="276" w:lineRule="auto"/>
        <w:ind w:hanging="720"/>
        <w:rPr>
          <w:u w:val="single"/>
        </w:rPr>
      </w:pPr>
      <w:r w:rsidRPr="007025F9">
        <w:rPr>
          <w:u w:val="single"/>
        </w:rPr>
        <w:t>Two Ledge Reservoir - Jackson County</w:t>
      </w:r>
    </w:p>
    <w:p w14:paraId="398D11B6" w14:textId="77777777" w:rsidR="008378AC" w:rsidRPr="007025F9" w:rsidRDefault="008378AC" w:rsidP="007025F9">
      <w:pPr>
        <w:spacing w:line="276" w:lineRule="auto"/>
        <w:rPr>
          <w:color w:val="000000"/>
        </w:rPr>
      </w:pPr>
    </w:p>
    <w:p w14:paraId="73ED4CB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71A58510" w14:textId="77777777" w:rsidR="008378AC" w:rsidRPr="007025F9" w:rsidRDefault="008378AC" w:rsidP="007025F9">
      <w:pPr>
        <w:spacing w:line="276" w:lineRule="auto"/>
        <w:rPr>
          <w:b w:val="0"/>
          <w:bCs w:val="0"/>
          <w:color w:val="000000"/>
        </w:rPr>
      </w:pPr>
    </w:p>
    <w:p w14:paraId="75EE9CA3" w14:textId="77777777" w:rsidR="008378AC" w:rsidRPr="007025F9" w:rsidRDefault="008378AC" w:rsidP="007025F9">
      <w:pPr>
        <w:numPr>
          <w:ilvl w:val="0"/>
          <w:numId w:val="55"/>
        </w:numPr>
        <w:spacing w:line="276" w:lineRule="auto"/>
        <w:ind w:hanging="720"/>
        <w:rPr>
          <w:u w:val="single"/>
        </w:rPr>
      </w:pPr>
      <w:r w:rsidRPr="007025F9">
        <w:rPr>
          <w:u w:val="single"/>
        </w:rPr>
        <w:t>Uncompahgre River - Ouray, Montrose and Delta Counties</w:t>
      </w:r>
    </w:p>
    <w:p w14:paraId="5DFC13B9" w14:textId="77777777" w:rsidR="008378AC" w:rsidRPr="007025F9" w:rsidRDefault="008378AC" w:rsidP="007025F9">
      <w:pPr>
        <w:spacing w:line="276" w:lineRule="auto"/>
        <w:rPr>
          <w:b w:val="0"/>
          <w:bCs w:val="0"/>
          <w:color w:val="000000"/>
        </w:rPr>
      </w:pPr>
    </w:p>
    <w:p w14:paraId="2A8D797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Ouray Co Rd 23 bridge downstream to Ridgway Reservoir:</w:t>
      </w:r>
    </w:p>
    <w:p w14:paraId="1078F112"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Snagging of kokanee salmon is permitted from September 1 through December 31.</w:t>
      </w:r>
    </w:p>
    <w:p w14:paraId="0AC4ED2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Ridgway dam downstream to the fence just below the USGS Gauge Station:</w:t>
      </w:r>
    </w:p>
    <w:p w14:paraId="3FCB7C3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prohibited, except as posted.</w:t>
      </w:r>
    </w:p>
    <w:p w14:paraId="7C690B8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fence just below the USGS Gauge Station below Ridgway Dam downstream to the confluence with Cow Creek:</w:t>
      </w:r>
    </w:p>
    <w:p w14:paraId="64ECAADC"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6663B254"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19BD3CC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Ridgway Dam downstream to the confluence with the Gunnison River:</w:t>
      </w:r>
    </w:p>
    <w:p w14:paraId="0BD04B60"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There is no bag or possession limit for channel catfish, largemouth bass, smallmouth bass, northern pike, walleye, green sunfish, bluegill, bullhead, yellow perch or crappie.</w:t>
      </w:r>
    </w:p>
    <w:p w14:paraId="50E84923" w14:textId="77777777" w:rsidR="008378AC" w:rsidRPr="007025F9" w:rsidRDefault="008378AC" w:rsidP="007025F9">
      <w:pPr>
        <w:pStyle w:val="ListParagraph"/>
        <w:numPr>
          <w:ilvl w:val="1"/>
          <w:numId w:val="55"/>
        </w:numPr>
        <w:spacing w:line="276" w:lineRule="auto"/>
        <w:ind w:left="2160"/>
        <w:rPr>
          <w:b w:val="0"/>
        </w:rPr>
      </w:pPr>
      <w:r w:rsidRPr="007025F9">
        <w:rPr>
          <w:b w:val="0"/>
        </w:rPr>
        <w:t>From the Colo 90 Bridge downstream to the LaSalle Rd. Bridge:</w:t>
      </w:r>
    </w:p>
    <w:p w14:paraId="7A4AA472"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Fishing is by artificial flies and lures only.</w:t>
      </w:r>
    </w:p>
    <w:p w14:paraId="1C93965D" w14:textId="77777777" w:rsidR="008378AC" w:rsidRPr="007025F9" w:rsidRDefault="008378AC" w:rsidP="007025F9">
      <w:pPr>
        <w:pStyle w:val="ListParagraph"/>
        <w:numPr>
          <w:ilvl w:val="2"/>
          <w:numId w:val="55"/>
        </w:numPr>
        <w:spacing w:line="276" w:lineRule="auto"/>
        <w:ind w:left="2520" w:hanging="360"/>
        <w:rPr>
          <w:b w:val="0"/>
        </w:rPr>
      </w:pPr>
      <w:r w:rsidRPr="007025F9">
        <w:rPr>
          <w:b w:val="0"/>
        </w:rPr>
        <w:t xml:space="preserve">All trout must be returned to the water immediately upon catch. </w:t>
      </w:r>
    </w:p>
    <w:p w14:paraId="64FC2574" w14:textId="77777777" w:rsidR="008378AC" w:rsidRPr="007025F9" w:rsidRDefault="008378AC" w:rsidP="007025F9">
      <w:pPr>
        <w:spacing w:line="276" w:lineRule="auto"/>
        <w:rPr>
          <w:b w:val="0"/>
          <w:bCs w:val="0"/>
          <w:color w:val="000000"/>
        </w:rPr>
      </w:pPr>
    </w:p>
    <w:p w14:paraId="3835D1C5" w14:textId="77777777" w:rsidR="008378AC" w:rsidRPr="007025F9" w:rsidRDefault="008378AC" w:rsidP="007025F9">
      <w:pPr>
        <w:numPr>
          <w:ilvl w:val="0"/>
          <w:numId w:val="55"/>
        </w:numPr>
        <w:spacing w:line="276" w:lineRule="auto"/>
        <w:ind w:hanging="720"/>
        <w:rPr>
          <w:u w:val="single"/>
        </w:rPr>
      </w:pPr>
      <w:r w:rsidRPr="007025F9">
        <w:rPr>
          <w:u w:val="single"/>
        </w:rPr>
        <w:t>Union Reservoir (Calkins Lake) - Weld County</w:t>
      </w:r>
    </w:p>
    <w:p w14:paraId="03BD4B5C" w14:textId="77777777" w:rsidR="008378AC" w:rsidRPr="007025F9" w:rsidRDefault="008378AC" w:rsidP="007025F9">
      <w:pPr>
        <w:spacing w:line="276" w:lineRule="auto"/>
        <w:rPr>
          <w:b w:val="0"/>
          <w:color w:val="000000"/>
        </w:rPr>
      </w:pPr>
    </w:p>
    <w:p w14:paraId="1000C544" w14:textId="77777777" w:rsidR="008378AC" w:rsidRPr="007025F9" w:rsidRDefault="008378AC" w:rsidP="007025F9">
      <w:pPr>
        <w:numPr>
          <w:ilvl w:val="0"/>
          <w:numId w:val="13"/>
        </w:numPr>
        <w:tabs>
          <w:tab w:val="left" w:pos="720"/>
        </w:tabs>
        <w:spacing w:line="276" w:lineRule="auto"/>
        <w:rPr>
          <w:b w:val="0"/>
          <w:bCs w:val="0"/>
        </w:rPr>
      </w:pPr>
      <w:r w:rsidRPr="007025F9">
        <w:rPr>
          <w:b w:val="0"/>
          <w:bCs w:val="0"/>
        </w:rPr>
        <w:t xml:space="preserve">The minimum size for wipers is 15 inches in length. </w:t>
      </w:r>
    </w:p>
    <w:p w14:paraId="089C8811" w14:textId="77777777" w:rsidR="008378AC" w:rsidRPr="007025F9" w:rsidRDefault="008378AC" w:rsidP="007025F9">
      <w:pPr>
        <w:numPr>
          <w:ilvl w:val="0"/>
          <w:numId w:val="13"/>
        </w:numPr>
        <w:tabs>
          <w:tab w:val="left" w:pos="720"/>
        </w:tabs>
        <w:spacing w:line="276" w:lineRule="auto"/>
        <w:rPr>
          <w:b w:val="0"/>
          <w:bCs w:val="0"/>
        </w:rPr>
      </w:pPr>
      <w:r w:rsidRPr="007025F9">
        <w:rPr>
          <w:b w:val="0"/>
          <w:bCs w:val="0"/>
        </w:rPr>
        <w:t>Bag and possession limit for wiper is 5 fish.</w:t>
      </w:r>
    </w:p>
    <w:p w14:paraId="781C96CA" w14:textId="77777777" w:rsidR="008378AC" w:rsidRPr="007025F9" w:rsidRDefault="008378AC" w:rsidP="007025F9">
      <w:pPr>
        <w:tabs>
          <w:tab w:val="left" w:pos="720"/>
        </w:tabs>
        <w:spacing w:line="276" w:lineRule="auto"/>
        <w:ind w:left="2160"/>
        <w:rPr>
          <w:bCs w:val="0"/>
        </w:rPr>
      </w:pPr>
    </w:p>
    <w:p w14:paraId="7BD1C06F" w14:textId="77777777" w:rsidR="008378AC" w:rsidRPr="007025F9" w:rsidRDefault="008378AC" w:rsidP="007025F9">
      <w:pPr>
        <w:numPr>
          <w:ilvl w:val="0"/>
          <w:numId w:val="55"/>
        </w:numPr>
        <w:spacing w:line="276" w:lineRule="auto"/>
        <w:ind w:hanging="720"/>
        <w:rPr>
          <w:u w:val="single"/>
        </w:rPr>
      </w:pPr>
      <w:r w:rsidRPr="007025F9">
        <w:rPr>
          <w:u w:val="single"/>
        </w:rPr>
        <w:t>Upper Seepage Lake - Mineral County</w:t>
      </w:r>
    </w:p>
    <w:p w14:paraId="38D068AC" w14:textId="77777777" w:rsidR="008378AC" w:rsidRPr="007025F9" w:rsidRDefault="008378AC" w:rsidP="007025F9">
      <w:pPr>
        <w:spacing w:line="276" w:lineRule="auto"/>
        <w:ind w:left="1800"/>
      </w:pPr>
    </w:p>
    <w:p w14:paraId="2E4C5C30" w14:textId="77777777" w:rsidR="008378AC" w:rsidRPr="007025F9" w:rsidRDefault="008378AC" w:rsidP="007025F9">
      <w:pPr>
        <w:numPr>
          <w:ilvl w:val="1"/>
          <w:numId w:val="55"/>
        </w:numPr>
        <w:spacing w:line="276" w:lineRule="auto"/>
        <w:ind w:left="2160"/>
        <w:rPr>
          <w:b w:val="0"/>
        </w:rPr>
      </w:pPr>
      <w:r w:rsidRPr="007025F9">
        <w:rPr>
          <w:b w:val="0"/>
        </w:rPr>
        <w:t>Fishing is by artificial flies and lures only.</w:t>
      </w:r>
    </w:p>
    <w:p w14:paraId="42795EC6" w14:textId="77777777" w:rsidR="008378AC" w:rsidRPr="007025F9" w:rsidRDefault="008378AC" w:rsidP="007025F9">
      <w:pPr>
        <w:numPr>
          <w:ilvl w:val="1"/>
          <w:numId w:val="55"/>
        </w:numPr>
        <w:spacing w:line="276" w:lineRule="auto"/>
        <w:ind w:left="2160"/>
        <w:rPr>
          <w:b w:val="0"/>
        </w:rPr>
      </w:pPr>
      <w:r w:rsidRPr="007025F9">
        <w:rPr>
          <w:b w:val="0"/>
        </w:rPr>
        <w:t>The bag and possession limit and minimum size for trout is two fish, 16 inches in length</w:t>
      </w:r>
      <w:r w:rsidRPr="007025F9">
        <w:rPr>
          <w:b w:val="0"/>
          <w:color w:val="000000"/>
        </w:rPr>
        <w:t>.</w:t>
      </w:r>
    </w:p>
    <w:p w14:paraId="4535BAC1" w14:textId="77777777" w:rsidR="008378AC" w:rsidRPr="007025F9" w:rsidRDefault="008378AC" w:rsidP="007025F9">
      <w:pPr>
        <w:spacing w:line="276" w:lineRule="auto"/>
        <w:ind w:left="2520"/>
        <w:rPr>
          <w:b w:val="0"/>
        </w:rPr>
      </w:pPr>
    </w:p>
    <w:p w14:paraId="394A5C60" w14:textId="77777777" w:rsidR="008378AC" w:rsidRPr="007025F9" w:rsidRDefault="008378AC" w:rsidP="007025F9">
      <w:pPr>
        <w:numPr>
          <w:ilvl w:val="0"/>
          <w:numId w:val="55"/>
        </w:numPr>
        <w:spacing w:after="240" w:line="276" w:lineRule="auto"/>
        <w:ind w:hanging="720"/>
        <w:rPr>
          <w:u w:val="single"/>
        </w:rPr>
      </w:pPr>
      <w:r w:rsidRPr="007025F9">
        <w:rPr>
          <w:u w:val="single"/>
        </w:rPr>
        <w:t>Valco Ponds #4-7 - Pueblo County</w:t>
      </w:r>
    </w:p>
    <w:p w14:paraId="74C695AE" w14:textId="77777777" w:rsidR="008378AC" w:rsidRPr="007025F9" w:rsidRDefault="008378AC" w:rsidP="007025F9">
      <w:pPr>
        <w:numPr>
          <w:ilvl w:val="1"/>
          <w:numId w:val="55"/>
        </w:numPr>
        <w:spacing w:line="276" w:lineRule="auto"/>
        <w:ind w:left="2160"/>
        <w:rPr>
          <w:b w:val="0"/>
        </w:rPr>
      </w:pPr>
      <w:r w:rsidRPr="007025F9">
        <w:rPr>
          <w:b w:val="0"/>
        </w:rPr>
        <w:t xml:space="preserve">All largemouth bass, smallmouth bass, and spotted bass must be returned to the water immediately upon catch. </w:t>
      </w:r>
    </w:p>
    <w:p w14:paraId="01692701" w14:textId="77777777" w:rsidR="008378AC" w:rsidRPr="007025F9" w:rsidRDefault="008378AC" w:rsidP="007025F9">
      <w:pPr>
        <w:numPr>
          <w:ilvl w:val="1"/>
          <w:numId w:val="55"/>
        </w:numPr>
        <w:spacing w:after="240" w:line="276" w:lineRule="auto"/>
        <w:ind w:left="2160"/>
        <w:rPr>
          <w:b w:val="0"/>
        </w:rPr>
      </w:pPr>
      <w:r w:rsidRPr="007025F9">
        <w:rPr>
          <w:b w:val="0"/>
        </w:rPr>
        <w:t xml:space="preserve">The bag and possession limit for channel catfish is one fish. </w:t>
      </w:r>
    </w:p>
    <w:p w14:paraId="3A0A0F54" w14:textId="77777777" w:rsidR="008378AC" w:rsidRPr="007025F9" w:rsidRDefault="008378AC" w:rsidP="007025F9">
      <w:pPr>
        <w:numPr>
          <w:ilvl w:val="0"/>
          <w:numId w:val="55"/>
        </w:numPr>
        <w:spacing w:line="276" w:lineRule="auto"/>
        <w:ind w:hanging="720"/>
        <w:rPr>
          <w:b w:val="0"/>
        </w:rPr>
      </w:pPr>
      <w:r w:rsidRPr="007025F9">
        <w:rPr>
          <w:u w:val="single"/>
        </w:rPr>
        <w:lastRenderedPageBreak/>
        <w:t xml:space="preserve">Vallecito Creek </w:t>
      </w:r>
      <w:r w:rsidRPr="007025F9">
        <w:rPr>
          <w:u w:val="single"/>
        </w:rPr>
        <w:noBreakHyphen/>
        <w:t xml:space="preserve"> La Plata and San Juan Counties </w:t>
      </w:r>
    </w:p>
    <w:p w14:paraId="2EFAEBAD" w14:textId="77777777" w:rsidR="008378AC" w:rsidRPr="007025F9" w:rsidRDefault="008378AC" w:rsidP="007025F9">
      <w:pPr>
        <w:spacing w:line="276" w:lineRule="auto"/>
        <w:rPr>
          <w:b w:val="0"/>
          <w:color w:val="000000"/>
        </w:rPr>
      </w:pPr>
    </w:p>
    <w:p w14:paraId="6B3008D6" w14:textId="77777777" w:rsidR="008378AC" w:rsidRPr="007025F9" w:rsidRDefault="008378AC" w:rsidP="007025F9">
      <w:pPr>
        <w:pStyle w:val="ListParagraph"/>
        <w:numPr>
          <w:ilvl w:val="1"/>
          <w:numId w:val="89"/>
        </w:numPr>
        <w:tabs>
          <w:tab w:val="left" w:pos="720"/>
        </w:tabs>
        <w:spacing w:line="276" w:lineRule="auto"/>
        <w:ind w:left="2160"/>
        <w:rPr>
          <w:b w:val="0"/>
          <w:bCs w:val="0"/>
        </w:rPr>
      </w:pPr>
      <w:r w:rsidRPr="007025F9">
        <w:rPr>
          <w:b w:val="0"/>
          <w:bCs w:val="0"/>
        </w:rPr>
        <w:t>From the headwaters downstream to the southern boundary of the Weminuche Wilderness:</w:t>
      </w:r>
    </w:p>
    <w:p w14:paraId="2CCFF467"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by artificial flies and lures only.</w:t>
      </w:r>
    </w:p>
    <w:p w14:paraId="40DFD43B"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65DDB9D7"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From the southern boundary of the Weminuche Wilderness downstream to the standing water line of Vallecito Reservoir:</w:t>
      </w:r>
    </w:p>
    <w:p w14:paraId="062F683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kokanee salmon must be returned to the water immediately upon catch from September 1 through November 14.</w:t>
      </w:r>
    </w:p>
    <w:p w14:paraId="63BDCA2A"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Snagging of kokanee salmon is permitted from November 15 through December 31.</w:t>
      </w:r>
    </w:p>
    <w:p w14:paraId="03019257" w14:textId="77777777" w:rsidR="008378AC" w:rsidRPr="007025F9" w:rsidRDefault="008378AC" w:rsidP="007025F9">
      <w:pPr>
        <w:spacing w:line="276" w:lineRule="auto"/>
        <w:rPr>
          <w:b w:val="0"/>
          <w:bCs w:val="0"/>
          <w:color w:val="000000"/>
        </w:rPr>
      </w:pPr>
    </w:p>
    <w:p w14:paraId="6E57C85A" w14:textId="77777777" w:rsidR="008378AC" w:rsidRPr="007025F9" w:rsidRDefault="008378AC" w:rsidP="007025F9">
      <w:pPr>
        <w:numPr>
          <w:ilvl w:val="0"/>
          <w:numId w:val="55"/>
        </w:numPr>
        <w:spacing w:line="276" w:lineRule="auto"/>
        <w:ind w:hanging="720"/>
        <w:rPr>
          <w:u w:val="single"/>
        </w:rPr>
      </w:pPr>
      <w:r w:rsidRPr="007025F9">
        <w:rPr>
          <w:u w:val="single"/>
        </w:rPr>
        <w:t xml:space="preserve">Vasquez Creek, Little </w:t>
      </w:r>
      <w:r w:rsidRPr="007025F9">
        <w:rPr>
          <w:u w:val="single"/>
        </w:rPr>
        <w:noBreakHyphen/>
        <w:t xml:space="preserve"> Grand County:</w:t>
      </w:r>
    </w:p>
    <w:p w14:paraId="38AE201B" w14:textId="77777777" w:rsidR="008378AC" w:rsidRPr="007025F9" w:rsidRDefault="008378AC" w:rsidP="007025F9">
      <w:pPr>
        <w:spacing w:line="276" w:lineRule="auto"/>
        <w:rPr>
          <w:b w:val="0"/>
          <w:color w:val="000000"/>
          <w:u w:val="single"/>
        </w:rPr>
      </w:pPr>
    </w:p>
    <w:p w14:paraId="0B127C8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Denver Water Board Diversion:</w:t>
      </w:r>
    </w:p>
    <w:p w14:paraId="5F3F52C1"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1B56938D" w14:textId="77777777" w:rsidR="008378AC" w:rsidRPr="007025F9" w:rsidRDefault="008378AC" w:rsidP="007025F9">
      <w:pPr>
        <w:pStyle w:val="ListParagraph"/>
        <w:numPr>
          <w:ilvl w:val="2"/>
          <w:numId w:val="55"/>
        </w:numPr>
        <w:tabs>
          <w:tab w:val="left" w:pos="720"/>
        </w:tabs>
        <w:spacing w:line="276" w:lineRule="auto"/>
        <w:ind w:left="2520" w:hanging="360"/>
        <w:rPr>
          <w:b w:val="0"/>
          <w:bCs w:val="0"/>
        </w:rPr>
      </w:pPr>
      <w:r w:rsidRPr="007025F9">
        <w:rPr>
          <w:b w:val="0"/>
          <w:bCs w:val="0"/>
        </w:rPr>
        <w:t>All cutthroat trout must be returned to the water immediately upon catch.</w:t>
      </w:r>
    </w:p>
    <w:p w14:paraId="63674F1A" w14:textId="77777777" w:rsidR="008378AC" w:rsidRPr="007025F9" w:rsidRDefault="008378AC" w:rsidP="007025F9">
      <w:pPr>
        <w:spacing w:line="276" w:lineRule="auto"/>
        <w:ind w:left="2520" w:hanging="360"/>
        <w:rPr>
          <w:b w:val="0"/>
          <w:bCs w:val="0"/>
          <w:color w:val="000000"/>
        </w:rPr>
      </w:pPr>
    </w:p>
    <w:p w14:paraId="0D529235" w14:textId="77777777" w:rsidR="008378AC" w:rsidRPr="007025F9" w:rsidRDefault="008378AC" w:rsidP="007025F9">
      <w:pPr>
        <w:numPr>
          <w:ilvl w:val="0"/>
          <w:numId w:val="55"/>
        </w:numPr>
        <w:spacing w:line="276" w:lineRule="auto"/>
        <w:ind w:hanging="720"/>
        <w:rPr>
          <w:u w:val="single"/>
        </w:rPr>
      </w:pPr>
      <w:r w:rsidRPr="007025F9">
        <w:rPr>
          <w:u w:val="single"/>
        </w:rPr>
        <w:t>Vasquez Creek, South Fork - Grand County</w:t>
      </w:r>
    </w:p>
    <w:p w14:paraId="33BFB51A" w14:textId="77777777" w:rsidR="008378AC" w:rsidRPr="007025F9" w:rsidRDefault="008378AC" w:rsidP="007025F9">
      <w:pPr>
        <w:tabs>
          <w:tab w:val="left" w:pos="720"/>
        </w:tabs>
        <w:spacing w:line="276" w:lineRule="auto"/>
        <w:ind w:left="2160" w:hanging="360"/>
        <w:rPr>
          <w:b w:val="0"/>
          <w:bCs w:val="0"/>
        </w:rPr>
      </w:pPr>
    </w:p>
    <w:p w14:paraId="5C93629C"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1D3AF56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79E55E7C" w14:textId="77777777" w:rsidR="008378AC" w:rsidRPr="007025F9" w:rsidRDefault="008378AC" w:rsidP="007025F9">
      <w:pPr>
        <w:spacing w:line="276" w:lineRule="auto"/>
        <w:ind w:left="1800" w:hanging="720"/>
        <w:rPr>
          <w:b w:val="0"/>
          <w:u w:val="single"/>
        </w:rPr>
      </w:pPr>
    </w:p>
    <w:p w14:paraId="6F66B4BA" w14:textId="77777777" w:rsidR="008378AC" w:rsidRPr="007025F9" w:rsidRDefault="008378AC" w:rsidP="007025F9">
      <w:pPr>
        <w:numPr>
          <w:ilvl w:val="0"/>
          <w:numId w:val="55"/>
        </w:numPr>
        <w:spacing w:line="276" w:lineRule="auto"/>
        <w:ind w:hanging="720"/>
        <w:rPr>
          <w:u w:val="single"/>
        </w:rPr>
      </w:pPr>
      <w:r w:rsidRPr="007025F9">
        <w:rPr>
          <w:u w:val="single"/>
        </w:rPr>
        <w:t>Vaughn Reservoir - Rio Blanco County</w:t>
      </w:r>
    </w:p>
    <w:p w14:paraId="5230432C" w14:textId="77777777" w:rsidR="008378AC" w:rsidRPr="007025F9" w:rsidRDefault="008378AC" w:rsidP="007025F9">
      <w:pPr>
        <w:spacing w:line="276" w:lineRule="auto"/>
        <w:rPr>
          <w:b w:val="0"/>
          <w:bCs w:val="0"/>
          <w:color w:val="000000"/>
        </w:rPr>
      </w:pPr>
    </w:p>
    <w:p w14:paraId="208DD5B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cutthroat trout is two fish.</w:t>
      </w:r>
    </w:p>
    <w:p w14:paraId="7C4C8214" w14:textId="77777777" w:rsidR="008378AC" w:rsidRPr="007025F9" w:rsidRDefault="008378AC" w:rsidP="007025F9">
      <w:pPr>
        <w:spacing w:line="276" w:lineRule="auto"/>
        <w:rPr>
          <w:b w:val="0"/>
          <w:bCs w:val="0"/>
          <w:color w:val="000000"/>
        </w:rPr>
      </w:pPr>
    </w:p>
    <w:p w14:paraId="1E2726BD" w14:textId="77777777" w:rsidR="008378AC" w:rsidRPr="007025F9" w:rsidRDefault="008378AC" w:rsidP="007025F9">
      <w:pPr>
        <w:numPr>
          <w:ilvl w:val="0"/>
          <w:numId w:val="55"/>
        </w:numPr>
        <w:spacing w:line="276" w:lineRule="auto"/>
        <w:ind w:hanging="720"/>
        <w:rPr>
          <w:u w:val="single"/>
        </w:rPr>
      </w:pPr>
      <w:r w:rsidRPr="007025F9">
        <w:rPr>
          <w:u w:val="single"/>
        </w:rPr>
        <w:t>Virginia Gulch Creek, West - La Plata County</w:t>
      </w:r>
    </w:p>
    <w:p w14:paraId="5F05E2AC" w14:textId="77777777" w:rsidR="008378AC" w:rsidRPr="007025F9" w:rsidRDefault="008378AC" w:rsidP="007025F9">
      <w:pPr>
        <w:spacing w:line="276" w:lineRule="auto"/>
        <w:rPr>
          <w:b w:val="0"/>
          <w:bCs w:val="0"/>
          <w:color w:val="000000"/>
        </w:rPr>
      </w:pPr>
    </w:p>
    <w:p w14:paraId="7FD5BB4B"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457F322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3BB37FB2" w14:textId="77777777" w:rsidR="008378AC" w:rsidRPr="007025F9" w:rsidRDefault="008378AC" w:rsidP="007025F9">
      <w:pPr>
        <w:tabs>
          <w:tab w:val="left" w:pos="720"/>
        </w:tabs>
        <w:spacing w:line="276" w:lineRule="auto"/>
        <w:ind w:left="2160" w:hanging="360"/>
        <w:rPr>
          <w:b w:val="0"/>
          <w:bCs w:val="0"/>
        </w:rPr>
      </w:pPr>
    </w:p>
    <w:p w14:paraId="7036A9BA" w14:textId="77777777" w:rsidR="008378AC" w:rsidRPr="007025F9" w:rsidRDefault="008378AC" w:rsidP="007025F9">
      <w:pPr>
        <w:numPr>
          <w:ilvl w:val="0"/>
          <w:numId w:val="55"/>
        </w:numPr>
        <w:spacing w:line="276" w:lineRule="auto"/>
        <w:ind w:hanging="720"/>
        <w:rPr>
          <w:u w:val="single"/>
        </w:rPr>
      </w:pPr>
      <w:r w:rsidRPr="007025F9">
        <w:rPr>
          <w:u w:val="single"/>
        </w:rPr>
        <w:t xml:space="preserve">Virginia Lake </w:t>
      </w:r>
      <w:r w:rsidRPr="007025F9">
        <w:rPr>
          <w:u w:val="single"/>
        </w:rPr>
        <w:noBreakHyphen/>
        <w:t xml:space="preserve"> Lake County</w:t>
      </w:r>
    </w:p>
    <w:p w14:paraId="7C1A2B25" w14:textId="77777777" w:rsidR="008378AC" w:rsidRPr="007025F9" w:rsidRDefault="008378AC" w:rsidP="007025F9">
      <w:pPr>
        <w:spacing w:line="276" w:lineRule="auto"/>
        <w:rPr>
          <w:b w:val="0"/>
          <w:bCs w:val="0"/>
          <w:color w:val="000000"/>
        </w:rPr>
      </w:pPr>
    </w:p>
    <w:p w14:paraId="12F61DE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06E623A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bag and possession limit for trout is two fish.</w:t>
      </w:r>
    </w:p>
    <w:p w14:paraId="45F367E2" w14:textId="77777777" w:rsidR="008378AC" w:rsidRPr="007025F9" w:rsidRDefault="008378AC" w:rsidP="007025F9">
      <w:pPr>
        <w:spacing w:line="276" w:lineRule="auto"/>
        <w:rPr>
          <w:b w:val="0"/>
          <w:bCs w:val="0"/>
          <w:color w:val="000000"/>
        </w:rPr>
      </w:pPr>
    </w:p>
    <w:p w14:paraId="25E5203F" w14:textId="77777777" w:rsidR="008378AC" w:rsidRPr="007025F9" w:rsidRDefault="008378AC" w:rsidP="007025F9">
      <w:pPr>
        <w:numPr>
          <w:ilvl w:val="0"/>
          <w:numId w:val="55"/>
        </w:numPr>
        <w:spacing w:line="276" w:lineRule="auto"/>
        <w:ind w:hanging="720"/>
        <w:rPr>
          <w:u w:val="single"/>
        </w:rPr>
      </w:pPr>
      <w:r w:rsidRPr="007025F9">
        <w:rPr>
          <w:u w:val="single"/>
        </w:rPr>
        <w:t xml:space="preserve">Wahatoya State Wildlife Area </w:t>
      </w:r>
      <w:r w:rsidRPr="007025F9">
        <w:rPr>
          <w:u w:val="single"/>
        </w:rPr>
        <w:noBreakHyphen/>
        <w:t xml:space="preserve"> Huerfano County</w:t>
      </w:r>
    </w:p>
    <w:p w14:paraId="6212CDE0" w14:textId="77777777" w:rsidR="008378AC" w:rsidRPr="007025F9" w:rsidRDefault="008378AC" w:rsidP="007025F9">
      <w:pPr>
        <w:spacing w:line="276" w:lineRule="auto"/>
        <w:rPr>
          <w:b w:val="0"/>
          <w:bCs w:val="0"/>
          <w:color w:val="000000"/>
        </w:rPr>
      </w:pPr>
    </w:p>
    <w:p w14:paraId="0671050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38DAEB0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Ice fishing is prohibited.</w:t>
      </w:r>
    </w:p>
    <w:p w14:paraId="4176832B" w14:textId="77777777" w:rsidR="008378AC" w:rsidRPr="007025F9" w:rsidRDefault="008378AC" w:rsidP="007025F9">
      <w:pPr>
        <w:tabs>
          <w:tab w:val="left" w:pos="720"/>
        </w:tabs>
        <w:spacing w:line="276" w:lineRule="auto"/>
        <w:ind w:left="2160" w:hanging="360"/>
        <w:rPr>
          <w:b w:val="0"/>
          <w:bCs w:val="0"/>
        </w:rPr>
      </w:pPr>
    </w:p>
    <w:p w14:paraId="7A92E17C" w14:textId="77777777" w:rsidR="008378AC" w:rsidRPr="007025F9" w:rsidRDefault="008378AC" w:rsidP="007025F9">
      <w:pPr>
        <w:numPr>
          <w:ilvl w:val="0"/>
          <w:numId w:val="55"/>
        </w:numPr>
        <w:spacing w:line="276" w:lineRule="auto"/>
        <w:ind w:hanging="720"/>
        <w:rPr>
          <w:u w:val="single"/>
        </w:rPr>
      </w:pPr>
      <w:r w:rsidRPr="007025F9">
        <w:rPr>
          <w:u w:val="single"/>
        </w:rPr>
        <w:t xml:space="preserve">Walden Ponds (except Wally Toevs </w:t>
      </w:r>
      <w:proofErr w:type="gramStart"/>
      <w:r w:rsidRPr="007025F9">
        <w:rPr>
          <w:u w:val="single"/>
        </w:rPr>
        <w:t xml:space="preserve">Pond) </w:t>
      </w:r>
      <w:r w:rsidRPr="007025F9">
        <w:rPr>
          <w:u w:val="single"/>
        </w:rPr>
        <w:noBreakHyphen/>
      </w:r>
      <w:proofErr w:type="gramEnd"/>
      <w:r w:rsidRPr="007025F9">
        <w:rPr>
          <w:u w:val="single"/>
        </w:rPr>
        <w:t xml:space="preserve"> Boulder County</w:t>
      </w:r>
    </w:p>
    <w:p w14:paraId="6FE13C38" w14:textId="77777777" w:rsidR="008378AC" w:rsidRPr="007025F9" w:rsidRDefault="008378AC" w:rsidP="007025F9">
      <w:pPr>
        <w:spacing w:line="276" w:lineRule="auto"/>
        <w:rPr>
          <w:b w:val="0"/>
          <w:bCs w:val="0"/>
          <w:color w:val="000000"/>
        </w:rPr>
      </w:pPr>
    </w:p>
    <w:p w14:paraId="2ED0190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Fishing is by artificial flies and lures only. </w:t>
      </w:r>
      <w:r w:rsidRPr="007025F9">
        <w:rPr>
          <w:b w:val="0"/>
          <w:bCs w:val="0"/>
          <w:color w:val="000000"/>
        </w:rPr>
        <w:t>Scented flies or scented lures may be used on this water if they are 1.5 inches or longer.</w:t>
      </w:r>
    </w:p>
    <w:p w14:paraId="005CA538" w14:textId="77777777" w:rsidR="008378AC" w:rsidRPr="007025F9" w:rsidRDefault="008378AC" w:rsidP="007025F9">
      <w:pPr>
        <w:pStyle w:val="ListParagraph"/>
        <w:numPr>
          <w:ilvl w:val="1"/>
          <w:numId w:val="55"/>
        </w:numPr>
        <w:tabs>
          <w:tab w:val="left" w:pos="720"/>
        </w:tabs>
        <w:spacing w:line="276" w:lineRule="auto"/>
        <w:ind w:left="2160"/>
        <w:rPr>
          <w:b w:val="0"/>
          <w:color w:val="000000"/>
        </w:rPr>
      </w:pPr>
      <w:r w:rsidRPr="007025F9">
        <w:rPr>
          <w:b w:val="0"/>
          <w:bCs w:val="0"/>
          <w:color w:val="000000"/>
        </w:rPr>
        <w:lastRenderedPageBreak/>
        <w:t>All largemouth and smallmouth bass must be returned to the water immediately upon catch.</w:t>
      </w:r>
    </w:p>
    <w:p w14:paraId="7D3B04FF" w14:textId="77777777" w:rsidR="008378AC" w:rsidRPr="007025F9" w:rsidRDefault="008378AC" w:rsidP="007025F9">
      <w:pPr>
        <w:spacing w:line="276" w:lineRule="auto"/>
        <w:rPr>
          <w:b w:val="0"/>
          <w:bCs w:val="0"/>
          <w:color w:val="000000"/>
        </w:rPr>
      </w:pPr>
    </w:p>
    <w:p w14:paraId="5C3B988E" w14:textId="77777777" w:rsidR="008378AC" w:rsidRPr="007025F9" w:rsidRDefault="008378AC" w:rsidP="007025F9">
      <w:pPr>
        <w:numPr>
          <w:ilvl w:val="0"/>
          <w:numId w:val="55"/>
        </w:numPr>
        <w:spacing w:line="276" w:lineRule="auto"/>
        <w:ind w:hanging="720"/>
        <w:rPr>
          <w:u w:val="single"/>
        </w:rPr>
      </w:pPr>
      <w:r w:rsidRPr="007025F9">
        <w:rPr>
          <w:u w:val="single"/>
        </w:rPr>
        <w:t>Waneka Lake (</w:t>
      </w:r>
      <w:proofErr w:type="gramStart"/>
      <w:r w:rsidRPr="007025F9">
        <w:rPr>
          <w:u w:val="single"/>
        </w:rPr>
        <w:t xml:space="preserve">Lafayette) </w:t>
      </w:r>
      <w:r w:rsidRPr="007025F9">
        <w:rPr>
          <w:u w:val="single"/>
        </w:rPr>
        <w:noBreakHyphen/>
      </w:r>
      <w:proofErr w:type="gramEnd"/>
      <w:r w:rsidRPr="007025F9">
        <w:rPr>
          <w:u w:val="single"/>
        </w:rPr>
        <w:t xml:space="preserve"> Boulder County</w:t>
      </w:r>
    </w:p>
    <w:p w14:paraId="755879CB" w14:textId="77777777" w:rsidR="008378AC" w:rsidRPr="007025F9" w:rsidRDefault="008378AC" w:rsidP="007025F9">
      <w:pPr>
        <w:spacing w:line="276" w:lineRule="auto"/>
        <w:rPr>
          <w:b w:val="0"/>
          <w:bCs w:val="0"/>
          <w:color w:val="000000"/>
        </w:rPr>
      </w:pPr>
    </w:p>
    <w:p w14:paraId="5E45446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The minimum size for largemouth and smallmouth bass is 15 inches in length. </w:t>
      </w:r>
    </w:p>
    <w:p w14:paraId="225DED60" w14:textId="77777777" w:rsidR="008378AC" w:rsidRPr="007025F9" w:rsidRDefault="008378AC" w:rsidP="007025F9">
      <w:pPr>
        <w:spacing w:line="276" w:lineRule="auto"/>
        <w:ind w:left="1800" w:hanging="720"/>
        <w:rPr>
          <w:b w:val="0"/>
          <w:u w:val="single"/>
        </w:rPr>
      </w:pPr>
    </w:p>
    <w:p w14:paraId="08683A12" w14:textId="77777777" w:rsidR="008378AC" w:rsidRPr="007025F9" w:rsidRDefault="008378AC" w:rsidP="007025F9">
      <w:pPr>
        <w:numPr>
          <w:ilvl w:val="0"/>
          <w:numId w:val="55"/>
        </w:numPr>
        <w:spacing w:line="276" w:lineRule="auto"/>
        <w:ind w:hanging="720"/>
        <w:rPr>
          <w:u w:val="single"/>
        </w:rPr>
      </w:pPr>
      <w:r w:rsidRPr="007025F9">
        <w:rPr>
          <w:u w:val="single"/>
        </w:rPr>
        <w:t>Washington Park (Lily Pond) - Denver County</w:t>
      </w:r>
    </w:p>
    <w:p w14:paraId="21886EE0" w14:textId="77777777" w:rsidR="008378AC" w:rsidRPr="007025F9" w:rsidRDefault="008378AC" w:rsidP="007025F9">
      <w:pPr>
        <w:spacing w:line="276" w:lineRule="auto"/>
        <w:rPr>
          <w:b w:val="0"/>
          <w:bCs w:val="0"/>
          <w:color w:val="000000"/>
        </w:rPr>
      </w:pPr>
    </w:p>
    <w:p w14:paraId="0A1252E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restricted to youth 15 years of age or younger.</w:t>
      </w:r>
    </w:p>
    <w:p w14:paraId="7C03455A" w14:textId="77777777" w:rsidR="008378AC" w:rsidRPr="007025F9" w:rsidRDefault="008378AC" w:rsidP="007025F9">
      <w:pPr>
        <w:spacing w:line="276" w:lineRule="auto"/>
        <w:rPr>
          <w:b w:val="0"/>
          <w:color w:val="000000"/>
        </w:rPr>
      </w:pPr>
    </w:p>
    <w:p w14:paraId="24887AF1" w14:textId="77777777" w:rsidR="008378AC" w:rsidRPr="007025F9" w:rsidRDefault="008378AC" w:rsidP="007025F9">
      <w:pPr>
        <w:numPr>
          <w:ilvl w:val="0"/>
          <w:numId w:val="55"/>
        </w:numPr>
        <w:spacing w:line="276" w:lineRule="auto"/>
        <w:ind w:hanging="720"/>
        <w:rPr>
          <w:u w:val="single"/>
        </w:rPr>
      </w:pPr>
      <w:r w:rsidRPr="007025F9">
        <w:rPr>
          <w:u w:val="single"/>
        </w:rPr>
        <w:t>Watson Lake - Larimer County</w:t>
      </w:r>
    </w:p>
    <w:p w14:paraId="22E14319" w14:textId="77777777" w:rsidR="008378AC" w:rsidRPr="007025F9" w:rsidRDefault="008378AC" w:rsidP="007025F9">
      <w:pPr>
        <w:spacing w:line="276" w:lineRule="auto"/>
        <w:rPr>
          <w:b w:val="0"/>
          <w:bCs w:val="0"/>
          <w:color w:val="000000"/>
        </w:rPr>
      </w:pPr>
    </w:p>
    <w:p w14:paraId="36D7DDD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smallmouth bass is 12 inches in length.</w:t>
      </w:r>
    </w:p>
    <w:p w14:paraId="12674194" w14:textId="77777777" w:rsidR="008378AC" w:rsidRPr="007025F9" w:rsidRDefault="008378AC" w:rsidP="007025F9">
      <w:pPr>
        <w:spacing w:line="276" w:lineRule="auto"/>
        <w:ind w:left="1800" w:hanging="720"/>
        <w:rPr>
          <w:b w:val="0"/>
          <w:u w:val="single"/>
        </w:rPr>
      </w:pPr>
    </w:p>
    <w:p w14:paraId="1E4B7986" w14:textId="77777777" w:rsidR="008378AC" w:rsidRPr="007025F9" w:rsidRDefault="008378AC" w:rsidP="007025F9">
      <w:pPr>
        <w:numPr>
          <w:ilvl w:val="0"/>
          <w:numId w:val="55"/>
        </w:numPr>
        <w:spacing w:line="276" w:lineRule="auto"/>
        <w:ind w:hanging="720"/>
        <w:rPr>
          <w:u w:val="single"/>
        </w:rPr>
      </w:pPr>
      <w:r w:rsidRPr="007025F9">
        <w:rPr>
          <w:u w:val="single"/>
        </w:rPr>
        <w:t>West Creek - Mesa County</w:t>
      </w:r>
    </w:p>
    <w:p w14:paraId="5081CA58" w14:textId="77777777" w:rsidR="008378AC" w:rsidRPr="007025F9" w:rsidRDefault="008378AC" w:rsidP="007025F9">
      <w:pPr>
        <w:spacing w:line="276" w:lineRule="auto"/>
        <w:rPr>
          <w:b w:val="0"/>
          <w:color w:val="000000"/>
        </w:rPr>
      </w:pPr>
    </w:p>
    <w:p w14:paraId="1E3C627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 xml:space="preserve">From </w:t>
      </w:r>
      <w:proofErr w:type="gramStart"/>
      <w:r w:rsidRPr="007025F9">
        <w:rPr>
          <w:b w:val="0"/>
          <w:bCs w:val="0"/>
        </w:rPr>
        <w:t>the Colo</w:t>
      </w:r>
      <w:proofErr w:type="gramEnd"/>
      <w:r w:rsidRPr="007025F9">
        <w:rPr>
          <w:b w:val="0"/>
          <w:bCs w:val="0"/>
        </w:rPr>
        <w:t xml:space="preserve"> 141 Bridge downstream 5 miles to the confluence of Ute Creek:</w:t>
      </w:r>
    </w:p>
    <w:p w14:paraId="0D99660A"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50EC5111" w14:textId="77777777" w:rsidR="008378AC" w:rsidRPr="007025F9" w:rsidRDefault="008378AC" w:rsidP="007025F9">
      <w:pPr>
        <w:spacing w:line="276" w:lineRule="auto"/>
        <w:rPr>
          <w:b w:val="0"/>
          <w:bCs w:val="0"/>
          <w:color w:val="000000"/>
        </w:rPr>
      </w:pPr>
    </w:p>
    <w:p w14:paraId="14EEE54D" w14:textId="77777777" w:rsidR="008378AC" w:rsidRPr="007025F9" w:rsidRDefault="008378AC" w:rsidP="007025F9">
      <w:pPr>
        <w:numPr>
          <w:ilvl w:val="0"/>
          <w:numId w:val="55"/>
        </w:numPr>
        <w:spacing w:line="276" w:lineRule="auto"/>
        <w:ind w:hanging="720"/>
        <w:rPr>
          <w:u w:val="single"/>
        </w:rPr>
      </w:pPr>
      <w:r w:rsidRPr="007025F9">
        <w:rPr>
          <w:u w:val="single"/>
        </w:rPr>
        <w:t>West Cross Creek - Eagle County</w:t>
      </w:r>
    </w:p>
    <w:p w14:paraId="2BDF7292" w14:textId="77777777" w:rsidR="008378AC" w:rsidRPr="007025F9" w:rsidRDefault="008378AC" w:rsidP="007025F9">
      <w:pPr>
        <w:spacing w:line="276" w:lineRule="auto"/>
        <w:rPr>
          <w:b w:val="0"/>
          <w:bCs w:val="0"/>
          <w:color w:val="000000"/>
        </w:rPr>
      </w:pPr>
    </w:p>
    <w:p w14:paraId="363B1C56"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14BAEC2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620276FF" w14:textId="77777777" w:rsidR="008378AC" w:rsidRPr="007025F9" w:rsidRDefault="008378AC" w:rsidP="007025F9">
      <w:pPr>
        <w:tabs>
          <w:tab w:val="left" w:pos="720"/>
        </w:tabs>
        <w:spacing w:line="276" w:lineRule="auto"/>
        <w:ind w:left="2160" w:hanging="360"/>
        <w:rPr>
          <w:b w:val="0"/>
          <w:bCs w:val="0"/>
        </w:rPr>
      </w:pPr>
    </w:p>
    <w:p w14:paraId="139C04E2" w14:textId="77777777" w:rsidR="008378AC" w:rsidRPr="007025F9" w:rsidRDefault="008378AC" w:rsidP="007025F9">
      <w:pPr>
        <w:numPr>
          <w:ilvl w:val="0"/>
          <w:numId w:val="55"/>
        </w:numPr>
        <w:spacing w:line="276" w:lineRule="auto"/>
        <w:ind w:hanging="720"/>
        <w:rPr>
          <w:u w:val="single"/>
        </w:rPr>
      </w:pPr>
      <w:r w:rsidRPr="007025F9">
        <w:rPr>
          <w:u w:val="single"/>
        </w:rPr>
        <w:t>White River - Rio Blanco County</w:t>
      </w:r>
    </w:p>
    <w:p w14:paraId="63740952" w14:textId="77777777" w:rsidR="008378AC" w:rsidRPr="007025F9" w:rsidRDefault="008378AC" w:rsidP="007025F9">
      <w:pPr>
        <w:spacing w:line="276" w:lineRule="auto"/>
        <w:rPr>
          <w:b w:val="0"/>
          <w:color w:val="000000"/>
        </w:rPr>
      </w:pPr>
    </w:p>
    <w:p w14:paraId="759689F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of the North and South Forks of the White River downstream to the Colo 13 Bridge below Meeker (excluding the Sleepy Cat easement, and the Meeker Pasture State Wildlife Area):</w:t>
      </w:r>
    </w:p>
    <w:p w14:paraId="2B37E09D"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19B0A1B5"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On the Sleepy Cat easement, and the Meeker Pasture State Wildlife Area east of Meeker:</w:t>
      </w:r>
    </w:p>
    <w:p w14:paraId="283858D9" w14:textId="77777777" w:rsidR="008378AC" w:rsidRPr="007025F9" w:rsidRDefault="008378AC" w:rsidP="007025F9">
      <w:pPr>
        <w:pStyle w:val="ListParagraph"/>
        <w:numPr>
          <w:ilvl w:val="2"/>
          <w:numId w:val="55"/>
        </w:numPr>
        <w:tabs>
          <w:tab w:val="left" w:pos="810"/>
        </w:tabs>
        <w:spacing w:line="276" w:lineRule="auto"/>
        <w:ind w:left="2520" w:hanging="360"/>
        <w:rPr>
          <w:b w:val="0"/>
          <w:bCs w:val="0"/>
          <w:snapToGrid w:val="0"/>
          <w:color w:val="000000"/>
        </w:rPr>
      </w:pPr>
      <w:r w:rsidRPr="007025F9">
        <w:rPr>
          <w:b w:val="0"/>
          <w:bCs w:val="0"/>
          <w:snapToGrid w:val="0"/>
          <w:color w:val="000000"/>
        </w:rPr>
        <w:t>Fishing is by artificial flies and lures only.</w:t>
      </w:r>
    </w:p>
    <w:p w14:paraId="14B54A3C" w14:textId="77777777" w:rsidR="008378AC" w:rsidRPr="007025F9" w:rsidRDefault="008378AC" w:rsidP="007025F9">
      <w:pPr>
        <w:pStyle w:val="ListParagraph"/>
        <w:numPr>
          <w:ilvl w:val="2"/>
          <w:numId w:val="55"/>
        </w:numPr>
        <w:tabs>
          <w:tab w:val="left" w:pos="810"/>
        </w:tabs>
        <w:spacing w:line="276" w:lineRule="auto"/>
        <w:ind w:left="2520" w:hanging="360"/>
        <w:rPr>
          <w:b w:val="0"/>
          <w:bCs w:val="0"/>
          <w:snapToGrid w:val="0"/>
          <w:color w:val="000000"/>
        </w:rPr>
      </w:pPr>
      <w:r w:rsidRPr="007025F9">
        <w:rPr>
          <w:b w:val="0"/>
          <w:bCs w:val="0"/>
          <w:snapToGrid w:val="0"/>
          <w:color w:val="000000"/>
        </w:rPr>
        <w:t>All trout must be returned to the water immediately upon catch.</w:t>
      </w:r>
    </w:p>
    <w:p w14:paraId="09EDABA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confluence of the North and South Forks of the White River downstream to Kenney Reservoir:</w:t>
      </w:r>
    </w:p>
    <w:p w14:paraId="7DDDEC11"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There is no bag or possession limit for channel catfish, largemouth bass, smallmouth bass, northern pike, walleye, green sunfish, bluegill, bullhead, yellow perch or crappie.</w:t>
      </w:r>
    </w:p>
    <w:p w14:paraId="45B64B4D"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Taylor Draw Dam downstream 400 yards:</w:t>
      </w:r>
    </w:p>
    <w:p w14:paraId="7D739E03"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prohibited, as posted, to protect native fish spawning.</w:t>
      </w:r>
    </w:p>
    <w:p w14:paraId="5781DF8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Taylor Draw Dam downstream to the state line:</w:t>
      </w:r>
    </w:p>
    <w:p w14:paraId="2C687956"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There is no bag or possession limit for channel catfish, largemouth bass, smallmouth bass, northern pike, walleye, green sunfish, bluegill, bullhead, yellow perch or crappie.</w:t>
      </w:r>
    </w:p>
    <w:p w14:paraId="3F039C6D" w14:textId="77777777" w:rsidR="008378AC" w:rsidRPr="007025F9" w:rsidRDefault="008378AC" w:rsidP="007025F9">
      <w:pPr>
        <w:spacing w:line="276" w:lineRule="auto"/>
        <w:ind w:left="1800" w:hanging="720"/>
        <w:rPr>
          <w:b w:val="0"/>
          <w:u w:val="single"/>
        </w:rPr>
      </w:pPr>
    </w:p>
    <w:p w14:paraId="0894E6AE" w14:textId="77777777" w:rsidR="008378AC" w:rsidRPr="007025F9" w:rsidRDefault="008378AC" w:rsidP="007025F9">
      <w:pPr>
        <w:numPr>
          <w:ilvl w:val="0"/>
          <w:numId w:val="55"/>
        </w:numPr>
        <w:spacing w:line="276" w:lineRule="auto"/>
        <w:ind w:hanging="720"/>
        <w:rPr>
          <w:u w:val="single"/>
        </w:rPr>
      </w:pPr>
      <w:r w:rsidRPr="007025F9">
        <w:rPr>
          <w:u w:val="single"/>
        </w:rPr>
        <w:lastRenderedPageBreak/>
        <w:t>White River, North Fork - Rio Blanco County</w:t>
      </w:r>
    </w:p>
    <w:p w14:paraId="536255F6" w14:textId="77777777" w:rsidR="008378AC" w:rsidRPr="007025F9" w:rsidRDefault="008378AC" w:rsidP="007025F9">
      <w:pPr>
        <w:spacing w:line="276" w:lineRule="auto"/>
        <w:rPr>
          <w:b w:val="0"/>
          <w:color w:val="000000"/>
        </w:rPr>
      </w:pPr>
    </w:p>
    <w:p w14:paraId="7E889368"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confluence with the South Fork of the White River:</w:t>
      </w:r>
    </w:p>
    <w:p w14:paraId="588C0334"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0E63B6A3" w14:textId="77777777" w:rsidR="008378AC" w:rsidRPr="007025F9" w:rsidRDefault="008378AC" w:rsidP="007025F9">
      <w:pPr>
        <w:spacing w:line="276" w:lineRule="auto"/>
        <w:ind w:left="2160" w:hanging="720"/>
        <w:rPr>
          <w:b w:val="0"/>
          <w:u w:val="single"/>
        </w:rPr>
      </w:pPr>
    </w:p>
    <w:p w14:paraId="22624F67" w14:textId="77777777" w:rsidR="008378AC" w:rsidRPr="007025F9" w:rsidRDefault="008378AC" w:rsidP="007025F9">
      <w:pPr>
        <w:numPr>
          <w:ilvl w:val="0"/>
          <w:numId w:val="55"/>
        </w:numPr>
        <w:spacing w:line="276" w:lineRule="auto"/>
        <w:ind w:hanging="720"/>
        <w:rPr>
          <w:u w:val="single"/>
        </w:rPr>
      </w:pPr>
      <w:r w:rsidRPr="007025F9">
        <w:rPr>
          <w:u w:val="single"/>
        </w:rPr>
        <w:t>White River, South Fork - Rio Blanco County</w:t>
      </w:r>
    </w:p>
    <w:p w14:paraId="308CE122" w14:textId="77777777" w:rsidR="008378AC" w:rsidRPr="007025F9" w:rsidRDefault="008378AC" w:rsidP="007025F9">
      <w:pPr>
        <w:spacing w:line="276" w:lineRule="auto"/>
        <w:rPr>
          <w:b w:val="0"/>
          <w:color w:val="000000"/>
        </w:rPr>
      </w:pPr>
    </w:p>
    <w:p w14:paraId="27A5B077" w14:textId="77777777" w:rsidR="008378AC" w:rsidRPr="007025F9" w:rsidRDefault="008378AC" w:rsidP="007025F9">
      <w:pPr>
        <w:tabs>
          <w:tab w:val="left" w:pos="720"/>
        </w:tabs>
        <w:spacing w:line="276" w:lineRule="auto"/>
        <w:ind w:left="2160" w:hanging="360"/>
        <w:rPr>
          <w:b w:val="0"/>
          <w:bCs w:val="0"/>
        </w:rPr>
      </w:pPr>
      <w:r w:rsidRPr="007025F9">
        <w:rPr>
          <w:b w:val="0"/>
          <w:bCs w:val="0"/>
        </w:rPr>
        <w:t>a.</w:t>
      </w:r>
      <w:r w:rsidRPr="007025F9">
        <w:rPr>
          <w:b w:val="0"/>
          <w:bCs w:val="0"/>
        </w:rPr>
        <w:tab/>
        <w:t>From the headwaters downstream to confluence with the North Fork of the White River:</w:t>
      </w:r>
    </w:p>
    <w:p w14:paraId="1A6F9A47" w14:textId="77777777" w:rsidR="008378AC" w:rsidRPr="007025F9" w:rsidRDefault="008378AC" w:rsidP="007025F9">
      <w:pPr>
        <w:tabs>
          <w:tab w:val="left" w:pos="810"/>
        </w:tabs>
        <w:spacing w:line="276" w:lineRule="auto"/>
        <w:ind w:left="2520" w:hanging="360"/>
        <w:rPr>
          <w:b w:val="0"/>
          <w:bCs w:val="0"/>
          <w:color w:val="000000"/>
        </w:rPr>
      </w:pPr>
      <w:r w:rsidRPr="007025F9">
        <w:rPr>
          <w:b w:val="0"/>
          <w:bCs w:val="0"/>
          <w:color w:val="000000"/>
        </w:rPr>
        <w:t>1.</w:t>
      </w:r>
      <w:r w:rsidRPr="007025F9">
        <w:rPr>
          <w:b w:val="0"/>
          <w:bCs w:val="0"/>
          <w:color w:val="000000"/>
        </w:rPr>
        <w:tab/>
        <w:t>The bag and possession limit for trout is two fish.</w:t>
      </w:r>
    </w:p>
    <w:p w14:paraId="467E4F7D" w14:textId="77777777" w:rsidR="008378AC" w:rsidRPr="007025F9" w:rsidRDefault="008378AC" w:rsidP="007025F9">
      <w:pPr>
        <w:spacing w:line="276" w:lineRule="auto"/>
        <w:ind w:left="2520" w:hanging="360"/>
        <w:rPr>
          <w:b w:val="0"/>
          <w:bCs w:val="0"/>
          <w:color w:val="000000"/>
        </w:rPr>
      </w:pPr>
      <w:r w:rsidRPr="007025F9">
        <w:rPr>
          <w:b w:val="0"/>
          <w:bCs w:val="0"/>
          <w:color w:val="000000"/>
        </w:rPr>
        <w:t xml:space="preserve"> </w:t>
      </w:r>
    </w:p>
    <w:p w14:paraId="76BC4300" w14:textId="77777777" w:rsidR="008378AC" w:rsidRPr="007025F9" w:rsidRDefault="008378AC" w:rsidP="007025F9">
      <w:pPr>
        <w:numPr>
          <w:ilvl w:val="0"/>
          <w:numId w:val="55"/>
        </w:numPr>
        <w:spacing w:line="276" w:lineRule="auto"/>
        <w:ind w:hanging="720"/>
        <w:rPr>
          <w:u w:val="single"/>
        </w:rPr>
      </w:pPr>
      <w:r w:rsidRPr="007025F9">
        <w:rPr>
          <w:u w:val="single"/>
        </w:rPr>
        <w:t xml:space="preserve">Wildcat Creek - Dolores and Montezuma Counties </w:t>
      </w:r>
    </w:p>
    <w:p w14:paraId="2F6359FA" w14:textId="77777777" w:rsidR="008378AC" w:rsidRPr="007025F9" w:rsidRDefault="008378AC" w:rsidP="007025F9">
      <w:pPr>
        <w:spacing w:line="276" w:lineRule="auto"/>
        <w:ind w:left="1800"/>
        <w:rPr>
          <w:u w:val="single"/>
        </w:rPr>
      </w:pPr>
    </w:p>
    <w:p w14:paraId="117F92C8" w14:textId="77777777" w:rsidR="008378AC" w:rsidRPr="007025F9" w:rsidRDefault="008378AC" w:rsidP="007025F9">
      <w:pPr>
        <w:pStyle w:val="ListParagraph"/>
        <w:numPr>
          <w:ilvl w:val="0"/>
          <w:numId w:val="85"/>
        </w:numPr>
        <w:tabs>
          <w:tab w:val="left" w:pos="1800"/>
        </w:tabs>
        <w:spacing w:line="276" w:lineRule="auto"/>
        <w:rPr>
          <w:b w:val="0"/>
          <w:u w:val="single"/>
        </w:rPr>
      </w:pPr>
      <w:r w:rsidRPr="007025F9">
        <w:rPr>
          <w:b w:val="0"/>
        </w:rPr>
        <w:t xml:space="preserve">Fishing is by artificial flies and lures only. </w:t>
      </w:r>
    </w:p>
    <w:p w14:paraId="662EB6A8" w14:textId="77777777" w:rsidR="008378AC" w:rsidRPr="007025F9" w:rsidRDefault="008378AC" w:rsidP="007025F9">
      <w:pPr>
        <w:pStyle w:val="ListParagraph"/>
        <w:numPr>
          <w:ilvl w:val="0"/>
          <w:numId w:val="85"/>
        </w:numPr>
        <w:tabs>
          <w:tab w:val="left" w:pos="1800"/>
        </w:tabs>
        <w:spacing w:line="276" w:lineRule="auto"/>
        <w:rPr>
          <w:b w:val="0"/>
          <w:u w:val="single"/>
        </w:rPr>
      </w:pPr>
      <w:r w:rsidRPr="007025F9">
        <w:rPr>
          <w:b w:val="0"/>
        </w:rPr>
        <w:t xml:space="preserve">All cutthroat trout must be returned to the water immediately upon catch. </w:t>
      </w:r>
    </w:p>
    <w:p w14:paraId="2922271F" w14:textId="77777777" w:rsidR="008378AC" w:rsidRPr="007025F9" w:rsidRDefault="008378AC" w:rsidP="007025F9">
      <w:pPr>
        <w:pStyle w:val="ListParagraph"/>
        <w:spacing w:line="276" w:lineRule="auto"/>
        <w:ind w:left="2520"/>
        <w:rPr>
          <w:u w:val="single"/>
        </w:rPr>
      </w:pPr>
    </w:p>
    <w:p w14:paraId="1E438CCE" w14:textId="77777777" w:rsidR="008378AC" w:rsidRPr="007025F9" w:rsidRDefault="008378AC" w:rsidP="007025F9">
      <w:pPr>
        <w:numPr>
          <w:ilvl w:val="0"/>
          <w:numId w:val="55"/>
        </w:numPr>
        <w:spacing w:line="276" w:lineRule="auto"/>
        <w:ind w:hanging="720"/>
        <w:rPr>
          <w:u w:val="single"/>
        </w:rPr>
      </w:pPr>
      <w:r w:rsidRPr="007025F9">
        <w:rPr>
          <w:u w:val="single"/>
        </w:rPr>
        <w:t xml:space="preserve">Williams Fork Reservoir </w:t>
      </w:r>
      <w:r w:rsidRPr="007025F9">
        <w:rPr>
          <w:u w:val="single"/>
        </w:rPr>
        <w:noBreakHyphen/>
        <w:t xml:space="preserve"> Grand County</w:t>
      </w:r>
    </w:p>
    <w:p w14:paraId="207D8BB0" w14:textId="77777777" w:rsidR="008378AC" w:rsidRPr="007025F9" w:rsidRDefault="008378AC" w:rsidP="007025F9">
      <w:pPr>
        <w:spacing w:line="276" w:lineRule="auto"/>
        <w:rPr>
          <w:b w:val="0"/>
          <w:color w:val="000000"/>
        </w:rPr>
      </w:pPr>
    </w:p>
    <w:p w14:paraId="0B64920B"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Snagging of kokanee salmon is permitted from September 1 through December 31.</w:t>
      </w:r>
    </w:p>
    <w:p w14:paraId="2C435ED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northern pike between 26 and 34 inches in length must be returned to the water immediately upon catch.</w:t>
      </w:r>
    </w:p>
    <w:p w14:paraId="2F99B2A6"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buoy line at the Williams Fork River inlet upstream to the first Grand Co Rd bridge:</w:t>
      </w:r>
    </w:p>
    <w:p w14:paraId="366756A8"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 xml:space="preserve">Fishing and snagging are prohibited from September 15 through November 30. </w:t>
      </w:r>
    </w:p>
    <w:p w14:paraId="35744865"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Use of spearfishing, archery, slingbows and gigs for the take of northern pike is prohibited.</w:t>
      </w:r>
    </w:p>
    <w:p w14:paraId="490A0A9B"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The bag and possession limit for lake trout is eight fish, only one of which may be greater than 30 inches in length.</w:t>
      </w:r>
    </w:p>
    <w:p w14:paraId="2145B3D4" w14:textId="77777777" w:rsidR="008378AC" w:rsidRPr="007025F9" w:rsidRDefault="008378AC" w:rsidP="007025F9">
      <w:pPr>
        <w:spacing w:line="276" w:lineRule="auto"/>
        <w:rPr>
          <w:b w:val="0"/>
          <w:bCs w:val="0"/>
          <w:color w:val="000000"/>
        </w:rPr>
      </w:pPr>
    </w:p>
    <w:p w14:paraId="0A10857D" w14:textId="77777777" w:rsidR="008378AC" w:rsidRPr="007025F9" w:rsidRDefault="008378AC" w:rsidP="007025F9">
      <w:pPr>
        <w:numPr>
          <w:ilvl w:val="0"/>
          <w:numId w:val="55"/>
        </w:numPr>
        <w:spacing w:line="276" w:lineRule="auto"/>
        <w:ind w:hanging="720"/>
        <w:rPr>
          <w:u w:val="single"/>
        </w:rPr>
      </w:pPr>
      <w:r w:rsidRPr="007025F9">
        <w:rPr>
          <w:u w:val="single"/>
        </w:rPr>
        <w:t>Williams Fork River - Grand County</w:t>
      </w:r>
    </w:p>
    <w:p w14:paraId="36DDCC1A" w14:textId="77777777" w:rsidR="008378AC" w:rsidRPr="007025F9" w:rsidRDefault="008378AC" w:rsidP="007025F9">
      <w:pPr>
        <w:spacing w:line="276" w:lineRule="auto"/>
        <w:rPr>
          <w:b w:val="0"/>
          <w:bCs w:val="0"/>
          <w:color w:val="000000"/>
        </w:rPr>
      </w:pPr>
    </w:p>
    <w:p w14:paraId="75EBC40E"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Williams Fork Dam downstream to the confluence with the Colorado River:</w:t>
      </w:r>
    </w:p>
    <w:p w14:paraId="70CD3948"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0C1B6417"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11DB6D3F" w14:textId="77777777" w:rsidR="008378AC" w:rsidRPr="007025F9" w:rsidRDefault="008378AC" w:rsidP="007025F9">
      <w:pPr>
        <w:spacing w:line="276" w:lineRule="auto"/>
        <w:rPr>
          <w:b w:val="0"/>
          <w:bCs w:val="0"/>
          <w:color w:val="000000"/>
        </w:rPr>
      </w:pPr>
    </w:p>
    <w:p w14:paraId="29FAC7C7" w14:textId="77777777" w:rsidR="008378AC" w:rsidRPr="007025F9" w:rsidRDefault="008378AC" w:rsidP="007025F9">
      <w:pPr>
        <w:numPr>
          <w:ilvl w:val="0"/>
          <w:numId w:val="55"/>
        </w:numPr>
        <w:spacing w:line="276" w:lineRule="auto"/>
        <w:ind w:hanging="720"/>
        <w:rPr>
          <w:u w:val="single"/>
        </w:rPr>
      </w:pPr>
      <w:r w:rsidRPr="007025F9">
        <w:rPr>
          <w:u w:val="single"/>
        </w:rPr>
        <w:t xml:space="preserve">Williams Gulch </w:t>
      </w:r>
      <w:r w:rsidRPr="007025F9">
        <w:rPr>
          <w:u w:val="single"/>
        </w:rPr>
        <w:noBreakHyphen/>
        <w:t xml:space="preserve"> Larimer County </w:t>
      </w:r>
    </w:p>
    <w:p w14:paraId="14CEF87C" w14:textId="77777777" w:rsidR="008378AC" w:rsidRPr="007025F9" w:rsidRDefault="008378AC" w:rsidP="007025F9">
      <w:pPr>
        <w:spacing w:line="276" w:lineRule="auto"/>
        <w:rPr>
          <w:b w:val="0"/>
          <w:bCs w:val="0"/>
          <w:color w:val="000000"/>
        </w:rPr>
      </w:pPr>
    </w:p>
    <w:p w14:paraId="631F62B2"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downstream to the confluence with the Poudre River:</w:t>
      </w:r>
    </w:p>
    <w:p w14:paraId="461A229A"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Fishing is by artificial flies and lures only.</w:t>
      </w:r>
    </w:p>
    <w:p w14:paraId="73AE42E9"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7F49E418" w14:textId="77777777" w:rsidR="008378AC" w:rsidRPr="007025F9" w:rsidRDefault="008378AC" w:rsidP="007025F9">
      <w:pPr>
        <w:tabs>
          <w:tab w:val="left" w:pos="810"/>
        </w:tabs>
        <w:spacing w:line="276" w:lineRule="auto"/>
        <w:ind w:left="2520" w:hanging="360"/>
        <w:rPr>
          <w:b w:val="0"/>
          <w:bCs w:val="0"/>
          <w:color w:val="000000"/>
        </w:rPr>
      </w:pPr>
    </w:p>
    <w:p w14:paraId="3C5C11E6" w14:textId="749CD18C" w:rsidR="008B6BBC" w:rsidRPr="007025F9" w:rsidRDefault="008B6BBC" w:rsidP="007025F9">
      <w:pPr>
        <w:numPr>
          <w:ilvl w:val="0"/>
          <w:numId w:val="55"/>
        </w:numPr>
        <w:spacing w:after="240" w:line="276" w:lineRule="auto"/>
        <w:ind w:hanging="720"/>
        <w:rPr>
          <w:ins w:id="181" w:author="Hernandez, Hilary" w:date="2026-09-18T11:02:00Z" w16du:dateUtc="2026-09-18T17:02:00Z"/>
          <w:u w:val="single"/>
        </w:rPr>
      </w:pPr>
      <w:ins w:id="182" w:author="Hernandez, Hilary" w:date="2026-09-18T11:01:00Z" w16du:dateUtc="2026-09-18T17:01:00Z">
        <w:r w:rsidRPr="007025F9">
          <w:rPr>
            <w:u w:val="single"/>
          </w:rPr>
          <w:t xml:space="preserve">Willow Bend Natural Area </w:t>
        </w:r>
      </w:ins>
      <w:ins w:id="183" w:author="Hernandez, Hilary" w:date="2026-09-18T11:02:00Z" w16du:dateUtc="2026-09-18T17:02:00Z">
        <w:r w:rsidRPr="007025F9">
          <w:rPr>
            <w:u w:val="single"/>
          </w:rPr>
          <w:t>-</w:t>
        </w:r>
      </w:ins>
      <w:ins w:id="184" w:author="Hernandez, Hilary" w:date="2026-09-18T11:01:00Z" w16du:dateUtc="2026-09-18T17:01:00Z">
        <w:r w:rsidRPr="007025F9">
          <w:rPr>
            <w:u w:val="single"/>
          </w:rPr>
          <w:t xml:space="preserve"> La</w:t>
        </w:r>
      </w:ins>
      <w:ins w:id="185" w:author="Hernandez, Hilary" w:date="2026-09-18T11:02:00Z" w16du:dateUtc="2026-09-18T17:02:00Z">
        <w:r w:rsidRPr="007025F9">
          <w:rPr>
            <w:u w:val="single"/>
          </w:rPr>
          <w:t>rimer County</w:t>
        </w:r>
      </w:ins>
    </w:p>
    <w:p w14:paraId="0585575C" w14:textId="39E1A59D" w:rsidR="008B6BBC" w:rsidRPr="007025F9" w:rsidRDefault="008B6BBC" w:rsidP="007025F9">
      <w:pPr>
        <w:numPr>
          <w:ilvl w:val="1"/>
          <w:numId w:val="55"/>
        </w:numPr>
        <w:spacing w:line="276" w:lineRule="auto"/>
        <w:ind w:left="2160"/>
        <w:rPr>
          <w:ins w:id="186" w:author="Hernandez, Hilary" w:date="2026-09-18T11:02:00Z" w16du:dateUtc="2026-09-18T17:02:00Z"/>
          <w:b w:val="0"/>
          <w:bCs w:val="0"/>
        </w:rPr>
      </w:pPr>
      <w:ins w:id="187" w:author="Hernandez, Hilary" w:date="2026-09-18T11:02:00Z" w16du:dateUtc="2026-09-18T17:02:00Z">
        <w:r w:rsidRPr="007025F9">
          <w:rPr>
            <w:b w:val="0"/>
            <w:bCs w:val="0"/>
          </w:rPr>
          <w:lastRenderedPageBreak/>
          <w:t xml:space="preserve">All largemouth and smallmouth bass must be returned to the water immediately upon </w:t>
        </w:r>
      </w:ins>
      <w:ins w:id="188" w:author="Hernandez, Hilary" w:date="2026-09-23T10:16:00Z" w16du:dateUtc="2026-09-23T16:16:00Z">
        <w:r w:rsidR="00B208FF" w:rsidRPr="007025F9">
          <w:rPr>
            <w:b w:val="0"/>
            <w:bCs w:val="0"/>
          </w:rPr>
          <w:t>catch</w:t>
        </w:r>
      </w:ins>
      <w:ins w:id="189" w:author="Hernandez, Hilary" w:date="2026-09-18T11:02:00Z" w16du:dateUtc="2026-09-18T17:02:00Z">
        <w:r w:rsidRPr="007025F9">
          <w:rPr>
            <w:b w:val="0"/>
            <w:bCs w:val="0"/>
          </w:rPr>
          <w:t>.</w:t>
        </w:r>
      </w:ins>
    </w:p>
    <w:p w14:paraId="7F2D5B63" w14:textId="77777777" w:rsidR="008B6BBC" w:rsidRPr="007025F9" w:rsidRDefault="008B6BBC">
      <w:pPr>
        <w:spacing w:line="276" w:lineRule="auto"/>
        <w:ind w:left="2160"/>
        <w:rPr>
          <w:ins w:id="190" w:author="Hernandez, Hilary" w:date="2026-09-18T11:01:00Z" w16du:dateUtc="2026-09-18T17:01:00Z"/>
          <w:u w:val="single"/>
        </w:rPr>
        <w:pPrChange w:id="191" w:author="Hernandez, Hilary" w:date="2026-09-18T11:02:00Z" w16du:dateUtc="2026-09-18T17:02:00Z">
          <w:pPr>
            <w:numPr>
              <w:numId w:val="55"/>
            </w:numPr>
            <w:ind w:left="1800" w:hanging="720"/>
          </w:pPr>
        </w:pPrChange>
      </w:pPr>
    </w:p>
    <w:p w14:paraId="50C06BDF" w14:textId="6A5E3D21" w:rsidR="008378AC" w:rsidRPr="007025F9" w:rsidRDefault="008378AC" w:rsidP="007025F9">
      <w:pPr>
        <w:numPr>
          <w:ilvl w:val="0"/>
          <w:numId w:val="55"/>
        </w:numPr>
        <w:spacing w:line="276" w:lineRule="auto"/>
        <w:ind w:hanging="720"/>
        <w:rPr>
          <w:u w:val="single"/>
        </w:rPr>
      </w:pPr>
      <w:r w:rsidRPr="007025F9">
        <w:rPr>
          <w:u w:val="single"/>
        </w:rPr>
        <w:t>Willow Creek (Little Snake drainage) - Moffat County</w:t>
      </w:r>
    </w:p>
    <w:p w14:paraId="00F72D4C" w14:textId="77777777" w:rsidR="008378AC" w:rsidRPr="007025F9" w:rsidRDefault="008378AC" w:rsidP="007025F9">
      <w:pPr>
        <w:spacing w:line="276" w:lineRule="auto"/>
        <w:rPr>
          <w:b w:val="0"/>
          <w:bCs w:val="0"/>
          <w:color w:val="000000"/>
        </w:rPr>
      </w:pPr>
    </w:p>
    <w:p w14:paraId="25916393"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55A5C34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5340C3E8" w14:textId="77777777" w:rsidR="008378AC" w:rsidRPr="007025F9" w:rsidRDefault="008378AC" w:rsidP="007025F9">
      <w:pPr>
        <w:tabs>
          <w:tab w:val="left" w:pos="720"/>
        </w:tabs>
        <w:spacing w:line="276" w:lineRule="auto"/>
        <w:ind w:left="2160" w:hanging="360"/>
        <w:rPr>
          <w:b w:val="0"/>
          <w:bCs w:val="0"/>
        </w:rPr>
      </w:pPr>
    </w:p>
    <w:p w14:paraId="76A88647" w14:textId="77777777" w:rsidR="008378AC" w:rsidRPr="007025F9" w:rsidRDefault="008378AC" w:rsidP="007025F9">
      <w:pPr>
        <w:numPr>
          <w:ilvl w:val="0"/>
          <w:numId w:val="55"/>
        </w:numPr>
        <w:spacing w:line="276" w:lineRule="auto"/>
        <w:ind w:hanging="720"/>
        <w:rPr>
          <w:u w:val="single"/>
        </w:rPr>
      </w:pPr>
      <w:r w:rsidRPr="007025F9">
        <w:rPr>
          <w:u w:val="single"/>
        </w:rPr>
        <w:t xml:space="preserve">Willow Creek Reservoir </w:t>
      </w:r>
      <w:r w:rsidRPr="007025F9">
        <w:rPr>
          <w:u w:val="single"/>
        </w:rPr>
        <w:noBreakHyphen/>
        <w:t xml:space="preserve"> Grand County</w:t>
      </w:r>
    </w:p>
    <w:p w14:paraId="3A343A52" w14:textId="77777777" w:rsidR="008378AC" w:rsidRPr="007025F9" w:rsidRDefault="008378AC" w:rsidP="007025F9">
      <w:pPr>
        <w:spacing w:line="276" w:lineRule="auto"/>
        <w:rPr>
          <w:b w:val="0"/>
          <w:bCs w:val="0"/>
          <w:color w:val="000000"/>
        </w:rPr>
      </w:pPr>
    </w:p>
    <w:p w14:paraId="00AE1E4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Ice fishing shelters must be portable.</w:t>
      </w:r>
    </w:p>
    <w:p w14:paraId="32CB5B83" w14:textId="77777777" w:rsidR="008378AC" w:rsidRPr="007025F9" w:rsidRDefault="008378AC" w:rsidP="007025F9">
      <w:pPr>
        <w:spacing w:line="276" w:lineRule="auto"/>
        <w:ind w:left="2520" w:hanging="360"/>
        <w:rPr>
          <w:b w:val="0"/>
          <w:bCs w:val="0"/>
          <w:color w:val="000000"/>
        </w:rPr>
      </w:pPr>
    </w:p>
    <w:p w14:paraId="3E827766" w14:textId="77777777" w:rsidR="008378AC" w:rsidRPr="007025F9" w:rsidRDefault="008378AC" w:rsidP="007025F9">
      <w:pPr>
        <w:numPr>
          <w:ilvl w:val="0"/>
          <w:numId w:val="55"/>
        </w:numPr>
        <w:spacing w:line="276" w:lineRule="auto"/>
        <w:ind w:hanging="720"/>
        <w:rPr>
          <w:u w:val="single"/>
        </w:rPr>
      </w:pPr>
      <w:r w:rsidRPr="007025F9">
        <w:rPr>
          <w:u w:val="single"/>
        </w:rPr>
        <w:t>Windsor Reservoir - Weld County</w:t>
      </w:r>
    </w:p>
    <w:p w14:paraId="2E2B5BFC" w14:textId="77777777" w:rsidR="008378AC" w:rsidRPr="007025F9" w:rsidRDefault="008378AC" w:rsidP="007025F9">
      <w:pPr>
        <w:spacing w:line="276" w:lineRule="auto"/>
        <w:rPr>
          <w:b w:val="0"/>
          <w:bCs w:val="0"/>
          <w:color w:val="000000"/>
        </w:rPr>
      </w:pPr>
    </w:p>
    <w:p w14:paraId="50749F1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The minimum size for largemouth and smallmouth bass is 15 inches in length.</w:t>
      </w:r>
    </w:p>
    <w:p w14:paraId="25095A88" w14:textId="77777777" w:rsidR="008378AC" w:rsidRPr="007025F9" w:rsidRDefault="008378AC" w:rsidP="007025F9">
      <w:pPr>
        <w:spacing w:line="276" w:lineRule="auto"/>
        <w:ind w:left="1800" w:hanging="720"/>
        <w:rPr>
          <w:b w:val="0"/>
          <w:u w:val="single"/>
        </w:rPr>
      </w:pPr>
    </w:p>
    <w:p w14:paraId="72E2C6F4" w14:textId="77777777" w:rsidR="008378AC" w:rsidRPr="007025F9" w:rsidRDefault="008378AC" w:rsidP="007025F9">
      <w:pPr>
        <w:numPr>
          <w:ilvl w:val="0"/>
          <w:numId w:val="55"/>
        </w:numPr>
        <w:spacing w:line="276" w:lineRule="auto"/>
        <w:ind w:hanging="720"/>
        <w:rPr>
          <w:u w:val="single"/>
        </w:rPr>
      </w:pPr>
      <w:r w:rsidRPr="007025F9">
        <w:rPr>
          <w:u w:val="single"/>
        </w:rPr>
        <w:t>Wolf Creek - Conejos County</w:t>
      </w:r>
    </w:p>
    <w:p w14:paraId="00F77DA6" w14:textId="77777777" w:rsidR="008378AC" w:rsidRPr="007025F9" w:rsidRDefault="008378AC" w:rsidP="007025F9">
      <w:pPr>
        <w:spacing w:line="276" w:lineRule="auto"/>
        <w:rPr>
          <w:b w:val="0"/>
          <w:bCs w:val="0"/>
          <w:color w:val="000000"/>
        </w:rPr>
      </w:pPr>
    </w:p>
    <w:p w14:paraId="319BF849"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4790DE17"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1BA4E7F8" w14:textId="77777777" w:rsidR="008378AC" w:rsidRPr="007025F9" w:rsidRDefault="008378AC" w:rsidP="007025F9">
      <w:pPr>
        <w:tabs>
          <w:tab w:val="left" w:pos="720"/>
        </w:tabs>
        <w:spacing w:line="276" w:lineRule="auto"/>
        <w:ind w:left="2160" w:hanging="360"/>
        <w:rPr>
          <w:b w:val="0"/>
          <w:bCs w:val="0"/>
        </w:rPr>
      </w:pPr>
    </w:p>
    <w:p w14:paraId="2063DB87" w14:textId="77777777" w:rsidR="008378AC" w:rsidRPr="007025F9" w:rsidRDefault="008378AC" w:rsidP="007025F9">
      <w:pPr>
        <w:numPr>
          <w:ilvl w:val="0"/>
          <w:numId w:val="55"/>
        </w:numPr>
        <w:spacing w:line="276" w:lineRule="auto"/>
        <w:ind w:hanging="720"/>
        <w:rPr>
          <w:u w:val="single"/>
        </w:rPr>
      </w:pPr>
      <w:r w:rsidRPr="007025F9">
        <w:rPr>
          <w:u w:val="single"/>
        </w:rPr>
        <w:t>Wolf Creek - Mineral County</w:t>
      </w:r>
    </w:p>
    <w:p w14:paraId="31E999FE" w14:textId="77777777" w:rsidR="008378AC" w:rsidRPr="007025F9" w:rsidRDefault="008378AC" w:rsidP="007025F9">
      <w:pPr>
        <w:spacing w:line="276" w:lineRule="auto"/>
        <w:rPr>
          <w:u w:val="single"/>
        </w:rPr>
      </w:pPr>
    </w:p>
    <w:p w14:paraId="69C577D8" w14:textId="77777777" w:rsidR="008378AC" w:rsidRPr="007025F9" w:rsidRDefault="008378AC" w:rsidP="007025F9">
      <w:pPr>
        <w:pStyle w:val="ListParagraph"/>
        <w:numPr>
          <w:ilvl w:val="1"/>
          <w:numId w:val="55"/>
        </w:numPr>
        <w:spacing w:line="276" w:lineRule="auto"/>
        <w:ind w:left="2160"/>
        <w:rPr>
          <w:u w:val="single"/>
        </w:rPr>
      </w:pPr>
      <w:r w:rsidRPr="007025F9">
        <w:rPr>
          <w:b w:val="0"/>
        </w:rPr>
        <w:t>From the headwaters downstream to USFS 725:</w:t>
      </w:r>
    </w:p>
    <w:p w14:paraId="579379C0" w14:textId="77777777" w:rsidR="008378AC" w:rsidRPr="007025F9" w:rsidRDefault="008378AC" w:rsidP="007025F9">
      <w:pPr>
        <w:pStyle w:val="ListParagraph"/>
        <w:numPr>
          <w:ilvl w:val="2"/>
          <w:numId w:val="55"/>
        </w:numPr>
        <w:spacing w:line="276" w:lineRule="auto"/>
        <w:ind w:left="2520" w:hanging="360"/>
        <w:rPr>
          <w:b w:val="0"/>
          <w:u w:val="single"/>
        </w:rPr>
      </w:pPr>
      <w:r w:rsidRPr="007025F9">
        <w:rPr>
          <w:b w:val="0"/>
        </w:rPr>
        <w:t>Fishing is by artificial flies and lures only.</w:t>
      </w:r>
    </w:p>
    <w:p w14:paraId="4FB2A440" w14:textId="77777777" w:rsidR="008378AC" w:rsidRPr="007025F9" w:rsidRDefault="008378AC" w:rsidP="007025F9">
      <w:pPr>
        <w:pStyle w:val="ListParagraph"/>
        <w:numPr>
          <w:ilvl w:val="2"/>
          <w:numId w:val="55"/>
        </w:numPr>
        <w:spacing w:line="276" w:lineRule="auto"/>
        <w:ind w:left="2520" w:hanging="360"/>
        <w:rPr>
          <w:u w:val="single"/>
        </w:rPr>
      </w:pPr>
      <w:r w:rsidRPr="007025F9">
        <w:rPr>
          <w:b w:val="0"/>
        </w:rPr>
        <w:t>All trout must be returned to water immediately upon catch.</w:t>
      </w:r>
    </w:p>
    <w:p w14:paraId="1353FB80" w14:textId="77777777" w:rsidR="008378AC" w:rsidRPr="007025F9" w:rsidRDefault="008378AC" w:rsidP="007025F9">
      <w:pPr>
        <w:spacing w:line="276" w:lineRule="auto"/>
        <w:rPr>
          <w:u w:val="single"/>
        </w:rPr>
      </w:pPr>
    </w:p>
    <w:p w14:paraId="17E42595" w14:textId="77777777" w:rsidR="008378AC" w:rsidRPr="007025F9" w:rsidRDefault="008378AC" w:rsidP="007025F9">
      <w:pPr>
        <w:numPr>
          <w:ilvl w:val="0"/>
          <w:numId w:val="55"/>
        </w:numPr>
        <w:spacing w:line="276" w:lineRule="auto"/>
        <w:ind w:hanging="720"/>
        <w:rPr>
          <w:u w:val="single"/>
        </w:rPr>
      </w:pPr>
      <w:r w:rsidRPr="007025F9">
        <w:rPr>
          <w:u w:val="single"/>
        </w:rPr>
        <w:t>Wolf Creek, South Fork - Mineral County</w:t>
      </w:r>
    </w:p>
    <w:p w14:paraId="268294EE" w14:textId="77777777" w:rsidR="008378AC" w:rsidRPr="007025F9" w:rsidRDefault="008378AC" w:rsidP="007025F9">
      <w:pPr>
        <w:spacing w:line="276" w:lineRule="auto"/>
        <w:ind w:left="1800"/>
        <w:rPr>
          <w:u w:val="single"/>
        </w:rPr>
      </w:pPr>
    </w:p>
    <w:p w14:paraId="7A983318" w14:textId="77777777" w:rsidR="008378AC" w:rsidRPr="007025F9" w:rsidRDefault="008378AC" w:rsidP="007025F9">
      <w:pPr>
        <w:pStyle w:val="ListParagraph"/>
        <w:numPr>
          <w:ilvl w:val="0"/>
          <w:numId w:val="86"/>
        </w:numPr>
        <w:tabs>
          <w:tab w:val="left" w:pos="1800"/>
        </w:tabs>
        <w:spacing w:line="276" w:lineRule="auto"/>
        <w:rPr>
          <w:b w:val="0"/>
          <w:u w:val="single"/>
        </w:rPr>
      </w:pPr>
      <w:r w:rsidRPr="007025F9">
        <w:rPr>
          <w:b w:val="0"/>
        </w:rPr>
        <w:t xml:space="preserve">Fishing is by artificial flies and lures only. </w:t>
      </w:r>
    </w:p>
    <w:p w14:paraId="3BED083F" w14:textId="77777777" w:rsidR="008378AC" w:rsidRPr="007025F9" w:rsidRDefault="008378AC" w:rsidP="007025F9">
      <w:pPr>
        <w:pStyle w:val="ListParagraph"/>
        <w:numPr>
          <w:ilvl w:val="0"/>
          <w:numId w:val="86"/>
        </w:numPr>
        <w:tabs>
          <w:tab w:val="left" w:pos="1800"/>
        </w:tabs>
        <w:spacing w:line="276" w:lineRule="auto"/>
        <w:rPr>
          <w:b w:val="0"/>
          <w:u w:val="single"/>
        </w:rPr>
      </w:pPr>
      <w:r w:rsidRPr="007025F9">
        <w:rPr>
          <w:b w:val="0"/>
        </w:rPr>
        <w:t xml:space="preserve">All trout must be returned to the water immediately upon catch. </w:t>
      </w:r>
    </w:p>
    <w:p w14:paraId="0F621B5A" w14:textId="77777777" w:rsidR="008378AC" w:rsidRPr="007025F9" w:rsidRDefault="008378AC" w:rsidP="007025F9">
      <w:pPr>
        <w:pStyle w:val="ListParagraph"/>
        <w:spacing w:line="276" w:lineRule="auto"/>
        <w:ind w:left="2520"/>
        <w:rPr>
          <w:u w:val="single"/>
        </w:rPr>
      </w:pPr>
    </w:p>
    <w:p w14:paraId="41C00398" w14:textId="77777777" w:rsidR="008378AC" w:rsidRPr="007025F9" w:rsidRDefault="008378AC" w:rsidP="007025F9">
      <w:pPr>
        <w:numPr>
          <w:ilvl w:val="0"/>
          <w:numId w:val="55"/>
        </w:numPr>
        <w:spacing w:line="276" w:lineRule="auto"/>
        <w:ind w:hanging="720"/>
        <w:rPr>
          <w:u w:val="single"/>
        </w:rPr>
      </w:pPr>
      <w:r w:rsidRPr="007025F9">
        <w:rPr>
          <w:u w:val="single"/>
        </w:rPr>
        <w:t>Wolford Mountain Reservoir - Grand County</w:t>
      </w:r>
    </w:p>
    <w:p w14:paraId="7E56A506" w14:textId="77777777" w:rsidR="008378AC" w:rsidRPr="007025F9" w:rsidRDefault="008378AC" w:rsidP="007025F9">
      <w:pPr>
        <w:spacing w:line="276" w:lineRule="auto"/>
        <w:rPr>
          <w:b w:val="0"/>
          <w:bCs w:val="0"/>
          <w:color w:val="000000"/>
        </w:rPr>
      </w:pPr>
    </w:p>
    <w:p w14:paraId="5D05C9F8"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 xml:space="preserve">Public access, including fishing, is prohibited within 150 feet of any kokanee spawning trap or wing net from October 1- December 1. </w:t>
      </w:r>
    </w:p>
    <w:p w14:paraId="4222136C" w14:textId="77777777" w:rsidR="008378AC" w:rsidRPr="007025F9" w:rsidRDefault="008378AC" w:rsidP="007025F9">
      <w:pPr>
        <w:tabs>
          <w:tab w:val="left" w:pos="720"/>
        </w:tabs>
        <w:spacing w:line="276" w:lineRule="auto"/>
        <w:ind w:left="2160" w:hanging="360"/>
        <w:rPr>
          <w:b w:val="0"/>
          <w:bCs w:val="0"/>
        </w:rPr>
      </w:pPr>
    </w:p>
    <w:p w14:paraId="304FF864" w14:textId="77777777" w:rsidR="008378AC" w:rsidRPr="007025F9" w:rsidRDefault="008378AC" w:rsidP="007025F9">
      <w:pPr>
        <w:numPr>
          <w:ilvl w:val="0"/>
          <w:numId w:val="55"/>
        </w:numPr>
        <w:spacing w:line="276" w:lineRule="auto"/>
        <w:ind w:hanging="720"/>
        <w:rPr>
          <w:u w:val="single"/>
        </w:rPr>
      </w:pPr>
      <w:r w:rsidRPr="007025F9">
        <w:rPr>
          <w:u w:val="single"/>
        </w:rPr>
        <w:t xml:space="preserve">Woods Lake State Wildlife Area </w:t>
      </w:r>
      <w:r w:rsidRPr="007025F9">
        <w:rPr>
          <w:u w:val="single"/>
        </w:rPr>
        <w:noBreakHyphen/>
        <w:t xml:space="preserve"> San Miguel County</w:t>
      </w:r>
    </w:p>
    <w:p w14:paraId="06F8EC39" w14:textId="77777777" w:rsidR="008378AC" w:rsidRPr="007025F9" w:rsidRDefault="008378AC" w:rsidP="007025F9">
      <w:pPr>
        <w:spacing w:line="276" w:lineRule="auto"/>
        <w:rPr>
          <w:b w:val="0"/>
          <w:bCs w:val="0"/>
          <w:color w:val="000000"/>
        </w:rPr>
      </w:pPr>
    </w:p>
    <w:p w14:paraId="168AFCA9"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6D0B8A7A" w14:textId="77777777" w:rsidR="008378AC" w:rsidRPr="007025F9" w:rsidRDefault="008378AC" w:rsidP="007025F9">
      <w:pPr>
        <w:pStyle w:val="ListParagraph"/>
        <w:numPr>
          <w:ilvl w:val="1"/>
          <w:numId w:val="55"/>
        </w:numPr>
        <w:spacing w:line="276" w:lineRule="auto"/>
        <w:ind w:left="2160"/>
        <w:rPr>
          <w:b w:val="0"/>
          <w:bCs w:val="0"/>
          <w:color w:val="000000"/>
        </w:rPr>
      </w:pPr>
      <w:r w:rsidRPr="007025F9">
        <w:rPr>
          <w:b w:val="0"/>
        </w:rPr>
        <w:t>All cutthroat trout must be returned to the water immediately upon catch.</w:t>
      </w:r>
    </w:p>
    <w:p w14:paraId="6ECC552A" w14:textId="77777777" w:rsidR="008378AC" w:rsidRPr="007025F9" w:rsidRDefault="008378AC" w:rsidP="007025F9">
      <w:pPr>
        <w:spacing w:line="276" w:lineRule="auto"/>
        <w:ind w:left="1800" w:hanging="720"/>
        <w:rPr>
          <w:b w:val="0"/>
          <w:u w:val="single"/>
        </w:rPr>
      </w:pPr>
    </w:p>
    <w:p w14:paraId="2FEC2D5C" w14:textId="77777777" w:rsidR="008378AC" w:rsidRPr="007025F9" w:rsidRDefault="008378AC" w:rsidP="007025F9">
      <w:pPr>
        <w:numPr>
          <w:ilvl w:val="0"/>
          <w:numId w:val="55"/>
        </w:numPr>
        <w:spacing w:line="276" w:lineRule="auto"/>
        <w:ind w:hanging="720"/>
        <w:rPr>
          <w:u w:val="single"/>
        </w:rPr>
      </w:pPr>
      <w:r w:rsidRPr="007025F9">
        <w:rPr>
          <w:u w:val="single"/>
        </w:rPr>
        <w:t xml:space="preserve">Wrights Lake </w:t>
      </w:r>
      <w:r w:rsidRPr="007025F9">
        <w:rPr>
          <w:u w:val="single"/>
        </w:rPr>
        <w:noBreakHyphen/>
        <w:t xml:space="preserve"> Chaffee County</w:t>
      </w:r>
    </w:p>
    <w:p w14:paraId="1294FB11" w14:textId="77777777" w:rsidR="008378AC" w:rsidRPr="007025F9" w:rsidRDefault="008378AC" w:rsidP="007025F9">
      <w:pPr>
        <w:spacing w:line="276" w:lineRule="auto"/>
        <w:rPr>
          <w:b w:val="0"/>
          <w:bCs w:val="0"/>
          <w:color w:val="000000"/>
        </w:rPr>
      </w:pPr>
    </w:p>
    <w:p w14:paraId="78706A1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0BA2763B" w14:textId="77777777" w:rsidR="008378AC" w:rsidRPr="007025F9" w:rsidRDefault="008378AC" w:rsidP="007025F9">
      <w:pPr>
        <w:spacing w:line="276" w:lineRule="auto"/>
        <w:rPr>
          <w:b w:val="0"/>
          <w:bCs w:val="0"/>
          <w:color w:val="000000"/>
        </w:rPr>
      </w:pPr>
    </w:p>
    <w:p w14:paraId="729E7DBD" w14:textId="77777777" w:rsidR="008378AC" w:rsidRPr="007025F9" w:rsidRDefault="008378AC" w:rsidP="007025F9">
      <w:pPr>
        <w:numPr>
          <w:ilvl w:val="0"/>
          <w:numId w:val="55"/>
        </w:numPr>
        <w:spacing w:line="276" w:lineRule="auto"/>
        <w:ind w:hanging="720"/>
        <w:rPr>
          <w:u w:val="single"/>
        </w:rPr>
      </w:pPr>
      <w:r w:rsidRPr="007025F9">
        <w:rPr>
          <w:u w:val="single"/>
        </w:rPr>
        <w:t xml:space="preserve">Yampa River </w:t>
      </w:r>
      <w:r w:rsidRPr="007025F9">
        <w:rPr>
          <w:u w:val="single"/>
        </w:rPr>
        <w:noBreakHyphen/>
        <w:t xml:space="preserve"> Routt County</w:t>
      </w:r>
    </w:p>
    <w:p w14:paraId="454AA05D" w14:textId="77777777" w:rsidR="008378AC" w:rsidRPr="007025F9" w:rsidRDefault="008378AC" w:rsidP="007025F9">
      <w:pPr>
        <w:spacing w:line="276" w:lineRule="auto"/>
        <w:rPr>
          <w:b w:val="0"/>
          <w:color w:val="000000"/>
        </w:rPr>
      </w:pPr>
    </w:p>
    <w:p w14:paraId="5AF6EE6B" w14:textId="1E30FE50"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lastRenderedPageBreak/>
        <w:t xml:space="preserve">From Stagecoach Dam downstream for 0.6 </w:t>
      </w:r>
      <w:r w:rsidR="00B208FF" w:rsidRPr="007025F9">
        <w:rPr>
          <w:b w:val="0"/>
          <w:bCs w:val="0"/>
        </w:rPr>
        <w:t>miles</w:t>
      </w:r>
      <w:r w:rsidRPr="007025F9">
        <w:rPr>
          <w:b w:val="0"/>
          <w:bCs w:val="0"/>
        </w:rPr>
        <w:t>:</w:t>
      </w:r>
    </w:p>
    <w:p w14:paraId="4E256885"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by artificial flies and lures only.</w:t>
      </w:r>
    </w:p>
    <w:p w14:paraId="0C279481"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All trout must be returned to the water immediately upon catch.</w:t>
      </w:r>
    </w:p>
    <w:p w14:paraId="6578D8B3"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Stagecoach Dam downstream to Catamount Lake:</w:t>
      </w:r>
    </w:p>
    <w:p w14:paraId="681E41F0"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Spawning areas (redds) are closed to fishing as posted to protect spawning fish.</w:t>
      </w:r>
    </w:p>
    <w:p w14:paraId="6BD47824"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0.6 miles below Stagecoach Dam downstream to the confluence with Walton Creek, excluding Catamount Lake:</w:t>
      </w:r>
    </w:p>
    <w:p w14:paraId="5111E2C1"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by artificial flies and lures only.</w:t>
      </w:r>
    </w:p>
    <w:p w14:paraId="3634F2AF"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The bag and possession limit for trout is two fish.</w:t>
      </w:r>
    </w:p>
    <w:p w14:paraId="284F04FC"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t xml:space="preserve">From the confluence with Walton Creek downstream for 4.8 miles to the James Brown (Soul </w:t>
      </w:r>
      <w:r w:rsidRPr="007025F9">
        <w:rPr>
          <w:b w:val="0"/>
          <w:bCs w:val="0"/>
          <w:color w:val="000000"/>
        </w:rPr>
        <w:t>Center of the Universe) bridge, in Steamboat Springs:</w:t>
      </w:r>
    </w:p>
    <w:p w14:paraId="7A7EF01D"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 xml:space="preserve">Fishing is by artificial flies and lures only. </w:t>
      </w:r>
    </w:p>
    <w:p w14:paraId="72CE8E0E"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All trout must be returned to the water immediately upon catch.</w:t>
      </w:r>
    </w:p>
    <w:p w14:paraId="792CA34C" w14:textId="77777777" w:rsidR="008378AC" w:rsidRPr="007025F9" w:rsidRDefault="008378AC" w:rsidP="007025F9">
      <w:pPr>
        <w:pStyle w:val="ListParagraph"/>
        <w:numPr>
          <w:ilvl w:val="1"/>
          <w:numId w:val="55"/>
        </w:numPr>
        <w:spacing w:line="276" w:lineRule="auto"/>
        <w:ind w:left="2160"/>
        <w:rPr>
          <w:b w:val="0"/>
          <w:bCs w:val="0"/>
          <w:color w:val="000000"/>
        </w:rPr>
      </w:pPr>
      <w:r w:rsidRPr="007025F9">
        <w:rPr>
          <w:b w:val="0"/>
          <w:bCs w:val="0"/>
          <w:color w:val="000000"/>
        </w:rPr>
        <w:t>From the confluence with Fish Creek upstream for 100 feet, and downstream 200 feet:</w:t>
      </w:r>
    </w:p>
    <w:p w14:paraId="40819052"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Fishing is prohibited from October 1 through November 15.</w:t>
      </w:r>
    </w:p>
    <w:p w14:paraId="458A816A" w14:textId="77777777" w:rsidR="008378AC" w:rsidRPr="007025F9" w:rsidRDefault="008378AC" w:rsidP="007025F9">
      <w:pPr>
        <w:pStyle w:val="ListParagraph"/>
        <w:numPr>
          <w:ilvl w:val="1"/>
          <w:numId w:val="55"/>
        </w:numPr>
        <w:tabs>
          <w:tab w:val="left" w:pos="720"/>
        </w:tabs>
        <w:spacing w:line="276" w:lineRule="auto"/>
        <w:ind w:left="2160"/>
        <w:rPr>
          <w:b w:val="0"/>
          <w:bCs w:val="0"/>
          <w:color w:val="000000"/>
        </w:rPr>
      </w:pPr>
      <w:r w:rsidRPr="007025F9">
        <w:rPr>
          <w:b w:val="0"/>
          <w:bCs w:val="0"/>
        </w:rPr>
        <w:t xml:space="preserve">From the James Brown (Soul Center of the Universe Bridge) downstream to the Colo 394 bridge </w:t>
      </w:r>
      <w:r w:rsidRPr="007025F9">
        <w:rPr>
          <w:b w:val="0"/>
          <w:bCs w:val="0"/>
          <w:color w:val="000000"/>
        </w:rPr>
        <w:t>near Craig:</w:t>
      </w:r>
    </w:p>
    <w:p w14:paraId="6D93A15D" w14:textId="77777777" w:rsidR="008378AC" w:rsidRPr="007025F9" w:rsidRDefault="008378AC" w:rsidP="007025F9">
      <w:pPr>
        <w:pStyle w:val="ListParagraph"/>
        <w:numPr>
          <w:ilvl w:val="2"/>
          <w:numId w:val="55"/>
        </w:numPr>
        <w:tabs>
          <w:tab w:val="left" w:pos="810"/>
        </w:tabs>
        <w:spacing w:line="276" w:lineRule="auto"/>
        <w:ind w:left="2520" w:hanging="360"/>
        <w:rPr>
          <w:b w:val="0"/>
          <w:bCs w:val="0"/>
          <w:color w:val="000000"/>
        </w:rPr>
      </w:pPr>
      <w:r w:rsidRPr="007025F9">
        <w:rPr>
          <w:b w:val="0"/>
          <w:bCs w:val="0"/>
          <w:color w:val="000000"/>
        </w:rPr>
        <w:t>The bag and possession limit for trout is two fish.</w:t>
      </w:r>
    </w:p>
    <w:p w14:paraId="53A24F2A"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From the headwaters of the Yampa River downstream to the confluence with the Green River:</w:t>
      </w:r>
    </w:p>
    <w:p w14:paraId="14C3EB22" w14:textId="77777777" w:rsidR="008378AC" w:rsidRPr="007025F9" w:rsidRDefault="008378AC" w:rsidP="007025F9">
      <w:pPr>
        <w:pStyle w:val="ListParagraph"/>
        <w:numPr>
          <w:ilvl w:val="2"/>
          <w:numId w:val="55"/>
        </w:numPr>
        <w:spacing w:line="276" w:lineRule="auto"/>
        <w:ind w:left="2520" w:hanging="360"/>
        <w:rPr>
          <w:b w:val="0"/>
          <w:bCs w:val="0"/>
          <w:color w:val="000000"/>
        </w:rPr>
      </w:pPr>
      <w:r w:rsidRPr="007025F9">
        <w:rPr>
          <w:b w:val="0"/>
          <w:bCs w:val="0"/>
          <w:color w:val="000000"/>
        </w:rPr>
        <w:t>There is no bag or possession limit for channel catfish, largemouth bass, smallmouth bass, northern pike, walleye, green sunfish, bluegill, bullhead, yellow perch or crappie.</w:t>
      </w:r>
    </w:p>
    <w:p w14:paraId="4D268F97" w14:textId="77777777" w:rsidR="008378AC" w:rsidRPr="007025F9" w:rsidRDefault="008378AC" w:rsidP="007025F9">
      <w:pPr>
        <w:spacing w:line="276" w:lineRule="auto"/>
        <w:rPr>
          <w:b w:val="0"/>
          <w:color w:val="000000"/>
        </w:rPr>
      </w:pPr>
    </w:p>
    <w:p w14:paraId="5B5F79D5" w14:textId="77777777" w:rsidR="008378AC" w:rsidRPr="007025F9" w:rsidRDefault="008378AC" w:rsidP="007025F9">
      <w:pPr>
        <w:numPr>
          <w:ilvl w:val="0"/>
          <w:numId w:val="55"/>
        </w:numPr>
        <w:spacing w:line="276" w:lineRule="auto"/>
        <w:ind w:hanging="720"/>
        <w:rPr>
          <w:u w:val="single"/>
        </w:rPr>
      </w:pPr>
      <w:r w:rsidRPr="007025F9">
        <w:rPr>
          <w:u w:val="single"/>
        </w:rPr>
        <w:t>Youngs Creek Reservoirs #1, #2, and #3 - Delta County</w:t>
      </w:r>
    </w:p>
    <w:p w14:paraId="78D1C262" w14:textId="77777777" w:rsidR="008378AC" w:rsidRPr="007025F9" w:rsidRDefault="008378AC" w:rsidP="007025F9">
      <w:pPr>
        <w:spacing w:line="276" w:lineRule="auto"/>
        <w:rPr>
          <w:b w:val="0"/>
          <w:bCs w:val="0"/>
          <w:color w:val="000000"/>
        </w:rPr>
      </w:pPr>
    </w:p>
    <w:p w14:paraId="221B19EC" w14:textId="77777777" w:rsidR="008378AC" w:rsidRPr="007025F9" w:rsidRDefault="008378AC" w:rsidP="007025F9">
      <w:pPr>
        <w:pStyle w:val="ListParagraph"/>
        <w:numPr>
          <w:ilvl w:val="1"/>
          <w:numId w:val="55"/>
        </w:numPr>
        <w:tabs>
          <w:tab w:val="left" w:pos="810"/>
        </w:tabs>
        <w:spacing w:line="276" w:lineRule="auto"/>
        <w:ind w:left="2160"/>
        <w:rPr>
          <w:b w:val="0"/>
          <w:bCs w:val="0"/>
          <w:color w:val="000000"/>
        </w:rPr>
      </w:pPr>
      <w:r w:rsidRPr="007025F9">
        <w:rPr>
          <w:b w:val="0"/>
          <w:bCs w:val="0"/>
          <w:color w:val="000000"/>
        </w:rPr>
        <w:t>Fishing is by artificial flies and lures only.</w:t>
      </w:r>
    </w:p>
    <w:p w14:paraId="04BE3101"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cutthroat trout must be returned to the water immediately upon catch.</w:t>
      </w:r>
    </w:p>
    <w:p w14:paraId="0F6AA4AB" w14:textId="77777777" w:rsidR="008378AC" w:rsidRPr="007025F9" w:rsidRDefault="008378AC" w:rsidP="007025F9">
      <w:pPr>
        <w:tabs>
          <w:tab w:val="left" w:pos="720"/>
        </w:tabs>
        <w:spacing w:line="276" w:lineRule="auto"/>
        <w:ind w:left="2160" w:hanging="360"/>
        <w:rPr>
          <w:b w:val="0"/>
          <w:bCs w:val="0"/>
        </w:rPr>
      </w:pPr>
    </w:p>
    <w:p w14:paraId="093BFB88" w14:textId="77777777" w:rsidR="008378AC" w:rsidRPr="007025F9" w:rsidRDefault="008378AC" w:rsidP="007025F9">
      <w:pPr>
        <w:numPr>
          <w:ilvl w:val="0"/>
          <w:numId w:val="55"/>
        </w:numPr>
        <w:spacing w:line="276" w:lineRule="auto"/>
        <w:ind w:hanging="720"/>
        <w:rPr>
          <w:u w:val="single"/>
        </w:rPr>
      </w:pPr>
      <w:r w:rsidRPr="007025F9">
        <w:rPr>
          <w:u w:val="single"/>
        </w:rPr>
        <w:t>Yuma City Lake - Yuma County</w:t>
      </w:r>
    </w:p>
    <w:p w14:paraId="5D2D47DA" w14:textId="77777777" w:rsidR="008378AC" w:rsidRPr="007025F9" w:rsidRDefault="008378AC" w:rsidP="007025F9">
      <w:pPr>
        <w:spacing w:line="276" w:lineRule="auto"/>
        <w:rPr>
          <w:b w:val="0"/>
          <w:bCs w:val="0"/>
          <w:color w:val="000000"/>
        </w:rPr>
      </w:pPr>
    </w:p>
    <w:p w14:paraId="2D2A5FEC" w14:textId="77777777" w:rsidR="008378AC" w:rsidRPr="007025F9" w:rsidRDefault="008378AC" w:rsidP="007025F9">
      <w:pPr>
        <w:numPr>
          <w:ilvl w:val="0"/>
          <w:numId w:val="11"/>
        </w:numPr>
        <w:spacing w:line="276" w:lineRule="auto"/>
        <w:rPr>
          <w:b w:val="0"/>
        </w:rPr>
      </w:pPr>
      <w:r w:rsidRPr="007025F9">
        <w:rPr>
          <w:b w:val="0"/>
        </w:rPr>
        <w:t>The minimum size for largemouth and smallmouth bass is 15 inches in length.</w:t>
      </w:r>
    </w:p>
    <w:p w14:paraId="4DAE9F86" w14:textId="77777777" w:rsidR="008378AC" w:rsidRPr="007025F9" w:rsidRDefault="008378AC" w:rsidP="007025F9">
      <w:pPr>
        <w:numPr>
          <w:ilvl w:val="0"/>
          <w:numId w:val="11"/>
        </w:numPr>
        <w:spacing w:line="276" w:lineRule="auto"/>
        <w:rPr>
          <w:b w:val="0"/>
        </w:rPr>
      </w:pPr>
      <w:r w:rsidRPr="007025F9">
        <w:rPr>
          <w:b w:val="0"/>
        </w:rPr>
        <w:t xml:space="preserve">The bag and possession limit for channel catfish is five fish. </w:t>
      </w:r>
    </w:p>
    <w:p w14:paraId="3F2AB9C3" w14:textId="77777777" w:rsidR="008378AC" w:rsidRPr="007025F9" w:rsidRDefault="008378AC" w:rsidP="007025F9">
      <w:pPr>
        <w:spacing w:line="276" w:lineRule="auto"/>
        <w:ind w:left="2160"/>
        <w:rPr>
          <w:b w:val="0"/>
          <w:bCs w:val="0"/>
          <w:color w:val="000000"/>
        </w:rPr>
      </w:pPr>
    </w:p>
    <w:p w14:paraId="65253EC3" w14:textId="77777777" w:rsidR="008378AC" w:rsidRPr="007025F9" w:rsidRDefault="008378AC" w:rsidP="007025F9">
      <w:pPr>
        <w:numPr>
          <w:ilvl w:val="0"/>
          <w:numId w:val="55"/>
        </w:numPr>
        <w:spacing w:line="276" w:lineRule="auto"/>
        <w:ind w:hanging="720"/>
        <w:rPr>
          <w:u w:val="single"/>
        </w:rPr>
      </w:pPr>
      <w:r w:rsidRPr="007025F9">
        <w:rPr>
          <w:u w:val="single"/>
        </w:rPr>
        <w:t xml:space="preserve">Zimmerman Lake </w:t>
      </w:r>
      <w:r w:rsidRPr="007025F9">
        <w:rPr>
          <w:u w:val="single"/>
        </w:rPr>
        <w:noBreakHyphen/>
        <w:t xml:space="preserve"> Larimer County</w:t>
      </w:r>
    </w:p>
    <w:p w14:paraId="60E59F45" w14:textId="77777777" w:rsidR="008378AC" w:rsidRPr="007025F9" w:rsidRDefault="008378AC" w:rsidP="007025F9">
      <w:pPr>
        <w:spacing w:line="276" w:lineRule="auto"/>
        <w:rPr>
          <w:b w:val="0"/>
          <w:bCs w:val="0"/>
          <w:color w:val="000000"/>
        </w:rPr>
      </w:pPr>
    </w:p>
    <w:p w14:paraId="641C1180"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by artificial flies and lures only.</w:t>
      </w:r>
    </w:p>
    <w:p w14:paraId="23D849DF" w14:textId="77777777" w:rsidR="008378A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All trout must be returned to the water immediately upon catch.</w:t>
      </w:r>
    </w:p>
    <w:p w14:paraId="675D01F1" w14:textId="20FE773D" w:rsidR="0056348C" w:rsidRPr="007025F9" w:rsidRDefault="008378AC" w:rsidP="007025F9">
      <w:pPr>
        <w:pStyle w:val="ListParagraph"/>
        <w:numPr>
          <w:ilvl w:val="1"/>
          <w:numId w:val="55"/>
        </w:numPr>
        <w:tabs>
          <w:tab w:val="left" w:pos="720"/>
        </w:tabs>
        <w:spacing w:line="276" w:lineRule="auto"/>
        <w:ind w:left="2160"/>
        <w:rPr>
          <w:b w:val="0"/>
          <w:bCs w:val="0"/>
        </w:rPr>
      </w:pPr>
      <w:r w:rsidRPr="007025F9">
        <w:rPr>
          <w:b w:val="0"/>
          <w:bCs w:val="0"/>
        </w:rPr>
        <w:t>Fishing is prohibited in the inlet area as posted from January 1 through July 31.</w:t>
      </w:r>
    </w:p>
    <w:p w14:paraId="6C01B067" w14:textId="7DF1CCCD" w:rsidR="008378AC" w:rsidRPr="007025F9" w:rsidRDefault="0056348C" w:rsidP="007025F9">
      <w:pPr>
        <w:spacing w:line="276" w:lineRule="auto"/>
        <w:jc w:val="right"/>
      </w:pPr>
      <w:r w:rsidRPr="007025F9">
        <w:br w:type="page"/>
      </w:r>
      <w:r w:rsidR="006B3E61" w:rsidRPr="007025F9">
        <w:lastRenderedPageBreak/>
        <w:t>DORA 09/30/2026</w:t>
      </w:r>
    </w:p>
    <w:p w14:paraId="17D95762" w14:textId="77777777" w:rsidR="008378AC" w:rsidRPr="007025F9" w:rsidRDefault="008378AC" w:rsidP="007025F9">
      <w:pPr>
        <w:spacing w:line="276" w:lineRule="auto"/>
        <w:jc w:val="right"/>
        <w:rPr>
          <w:b w:val="0"/>
          <w:bCs w:val="0"/>
        </w:rPr>
      </w:pPr>
      <w:r w:rsidRPr="007025F9">
        <w:t>Basis and Purpose</w:t>
      </w:r>
    </w:p>
    <w:p w14:paraId="07F9F6BD" w14:textId="77777777" w:rsidR="008378AC" w:rsidRPr="007025F9" w:rsidRDefault="008378AC" w:rsidP="007025F9">
      <w:pPr>
        <w:pStyle w:val="upar1"/>
        <w:spacing w:line="276" w:lineRule="auto"/>
        <w:jc w:val="right"/>
        <w:rPr>
          <w:b/>
          <w:bCs/>
          <w:sz w:val="20"/>
          <w:szCs w:val="20"/>
        </w:rPr>
      </w:pPr>
      <w:r w:rsidRPr="007025F9">
        <w:rPr>
          <w:b/>
          <w:bCs/>
          <w:sz w:val="20"/>
          <w:szCs w:val="20"/>
        </w:rPr>
        <w:t>Chapter W-1 - Fishing</w:t>
      </w:r>
    </w:p>
    <w:p w14:paraId="1B7B639D" w14:textId="77777777" w:rsidR="008378AC" w:rsidRPr="007025F9" w:rsidRDefault="008378AC" w:rsidP="007025F9">
      <w:pPr>
        <w:pStyle w:val="upar1"/>
        <w:spacing w:line="276" w:lineRule="auto"/>
        <w:jc w:val="right"/>
        <w:rPr>
          <w:b/>
          <w:bCs/>
          <w:sz w:val="20"/>
          <w:szCs w:val="20"/>
        </w:rPr>
      </w:pPr>
    </w:p>
    <w:p w14:paraId="63D41E1E" w14:textId="77777777" w:rsidR="008378AC" w:rsidRPr="007025F9" w:rsidRDefault="008378AC" w:rsidP="009A12DB">
      <w:pPr>
        <w:pStyle w:val="Heading2"/>
      </w:pPr>
      <w:r w:rsidRPr="007025F9">
        <w:t>Basis and Purpose:</w:t>
      </w:r>
    </w:p>
    <w:p w14:paraId="5B9456DD" w14:textId="77777777" w:rsidR="008378AC" w:rsidRPr="007025F9" w:rsidRDefault="008378AC" w:rsidP="007025F9">
      <w:pPr>
        <w:pStyle w:val="upar1"/>
        <w:spacing w:line="276" w:lineRule="auto"/>
        <w:rPr>
          <w:sz w:val="20"/>
          <w:szCs w:val="20"/>
        </w:rPr>
      </w:pPr>
    </w:p>
    <w:p w14:paraId="64D540B0" w14:textId="673130B2" w:rsidR="008378AC" w:rsidRPr="007025F9" w:rsidRDefault="008378AC" w:rsidP="007025F9">
      <w:pPr>
        <w:pStyle w:val="upar1"/>
        <w:spacing w:line="276" w:lineRule="auto"/>
        <w:rPr>
          <w:b/>
          <w:sz w:val="20"/>
          <w:szCs w:val="20"/>
          <w:highlight w:val="yellow"/>
          <w:u w:val="single"/>
        </w:rPr>
      </w:pPr>
      <w:r w:rsidRPr="007025F9">
        <w:rPr>
          <w:b/>
          <w:sz w:val="20"/>
          <w:szCs w:val="20"/>
          <w:u w:val="single"/>
        </w:rPr>
        <w:t xml:space="preserve">Modifying </w:t>
      </w:r>
      <w:r w:rsidR="00A946CF">
        <w:rPr>
          <w:b/>
          <w:sz w:val="20"/>
          <w:szCs w:val="20"/>
          <w:u w:val="single"/>
        </w:rPr>
        <w:t xml:space="preserve">property-specific regulations at </w:t>
      </w:r>
      <w:r w:rsidR="00897279" w:rsidRPr="007025F9">
        <w:rPr>
          <w:b/>
          <w:sz w:val="20"/>
          <w:szCs w:val="20"/>
          <w:u w:val="single"/>
        </w:rPr>
        <w:t>Boyd Lake</w:t>
      </w:r>
    </w:p>
    <w:p w14:paraId="641F890F" w14:textId="77777777" w:rsidR="008378AC" w:rsidRPr="007025F9" w:rsidRDefault="008378AC" w:rsidP="007025F9">
      <w:pPr>
        <w:pStyle w:val="upar1"/>
        <w:spacing w:line="276" w:lineRule="auto"/>
        <w:rPr>
          <w:sz w:val="20"/>
          <w:szCs w:val="20"/>
          <w:highlight w:val="yellow"/>
        </w:rPr>
      </w:pPr>
    </w:p>
    <w:p w14:paraId="14916A71" w14:textId="39868BF0" w:rsidR="008378AC" w:rsidRPr="007025F9" w:rsidRDefault="001610A3" w:rsidP="007025F9">
      <w:pPr>
        <w:pStyle w:val="upar1"/>
        <w:spacing w:line="276" w:lineRule="auto"/>
        <w:rPr>
          <w:sz w:val="20"/>
          <w:szCs w:val="20"/>
        </w:rPr>
      </w:pPr>
      <w:r w:rsidRPr="007025F9">
        <w:rPr>
          <w:sz w:val="20"/>
          <w:szCs w:val="20"/>
        </w:rPr>
        <w:t>These regulations have been u</w:t>
      </w:r>
      <w:r w:rsidR="00C47B14" w:rsidRPr="007025F9">
        <w:rPr>
          <w:sz w:val="20"/>
          <w:szCs w:val="20"/>
        </w:rPr>
        <w:t>pdat</w:t>
      </w:r>
      <w:r w:rsidRPr="007025F9">
        <w:rPr>
          <w:sz w:val="20"/>
          <w:szCs w:val="20"/>
        </w:rPr>
        <w:t>ed</w:t>
      </w:r>
      <w:r w:rsidR="00C47B14" w:rsidRPr="007025F9">
        <w:rPr>
          <w:sz w:val="20"/>
          <w:szCs w:val="20"/>
        </w:rPr>
        <w:t xml:space="preserve"> </w:t>
      </w:r>
      <w:r w:rsidRPr="007025F9">
        <w:rPr>
          <w:sz w:val="20"/>
          <w:szCs w:val="20"/>
        </w:rPr>
        <w:t>to</w:t>
      </w:r>
      <w:r w:rsidR="00C47B14" w:rsidRPr="007025F9">
        <w:rPr>
          <w:sz w:val="20"/>
          <w:szCs w:val="20"/>
        </w:rPr>
        <w:t xml:space="preserve"> better maintain overall </w:t>
      </w:r>
      <w:r w:rsidRPr="007025F9">
        <w:rPr>
          <w:sz w:val="20"/>
          <w:szCs w:val="20"/>
        </w:rPr>
        <w:t>w</w:t>
      </w:r>
      <w:r w:rsidR="00C47B14" w:rsidRPr="007025F9">
        <w:rPr>
          <w:sz w:val="20"/>
          <w:szCs w:val="20"/>
        </w:rPr>
        <w:t xml:space="preserve">alleye and </w:t>
      </w:r>
      <w:r w:rsidRPr="007025F9">
        <w:rPr>
          <w:sz w:val="20"/>
          <w:szCs w:val="20"/>
        </w:rPr>
        <w:t>s</w:t>
      </w:r>
      <w:r w:rsidR="00C47B14" w:rsidRPr="007025F9">
        <w:rPr>
          <w:sz w:val="20"/>
          <w:szCs w:val="20"/>
        </w:rPr>
        <w:t xml:space="preserve">augeye abundance and align management with angler preferences following a 73% increase in visitation over the last decade. </w:t>
      </w:r>
      <w:r w:rsidRPr="007025F9">
        <w:rPr>
          <w:sz w:val="20"/>
          <w:szCs w:val="20"/>
        </w:rPr>
        <w:t xml:space="preserve">To maintain fish abundance and meet angle </w:t>
      </w:r>
      <w:r w:rsidR="00B208FF" w:rsidRPr="007025F9">
        <w:rPr>
          <w:sz w:val="20"/>
          <w:szCs w:val="20"/>
        </w:rPr>
        <w:t>priorities</w:t>
      </w:r>
      <w:r w:rsidRPr="007025F9">
        <w:rPr>
          <w:sz w:val="20"/>
          <w:szCs w:val="20"/>
        </w:rPr>
        <w:t xml:space="preserve"> the bag and possession limits were reduced from 5 fish to 3 fish. Additionally, the rule that limited harvest to a single walleye and saugeye over 21 inches per day has been removed to align with the goal of prio</w:t>
      </w:r>
      <w:r w:rsidR="00B208FF">
        <w:rPr>
          <w:sz w:val="20"/>
          <w:szCs w:val="20"/>
        </w:rPr>
        <w:t>ri</w:t>
      </w:r>
      <w:r w:rsidRPr="007025F9">
        <w:rPr>
          <w:sz w:val="20"/>
          <w:szCs w:val="20"/>
        </w:rPr>
        <w:t xml:space="preserve">tizing opportunity and </w:t>
      </w:r>
      <w:r w:rsidR="00B208FF" w:rsidRPr="007025F9">
        <w:rPr>
          <w:sz w:val="20"/>
          <w:szCs w:val="20"/>
        </w:rPr>
        <w:t>quantity</w:t>
      </w:r>
      <w:r w:rsidRPr="007025F9">
        <w:rPr>
          <w:sz w:val="20"/>
          <w:szCs w:val="20"/>
        </w:rPr>
        <w:t xml:space="preserve"> of fish over size of fish.</w:t>
      </w:r>
    </w:p>
    <w:p w14:paraId="3DBA9B87" w14:textId="77777777" w:rsidR="00C47B14" w:rsidRPr="007025F9" w:rsidRDefault="00C47B14" w:rsidP="007025F9">
      <w:pPr>
        <w:pStyle w:val="upar1"/>
        <w:spacing w:line="276" w:lineRule="auto"/>
        <w:rPr>
          <w:b/>
          <w:sz w:val="20"/>
          <w:szCs w:val="20"/>
          <w:highlight w:val="yellow"/>
          <w:u w:val="single"/>
        </w:rPr>
      </w:pPr>
    </w:p>
    <w:p w14:paraId="29AD2727" w14:textId="3A0B9989" w:rsidR="008378AC" w:rsidRPr="007025F9" w:rsidRDefault="00897279" w:rsidP="007025F9">
      <w:pPr>
        <w:pStyle w:val="upar1"/>
        <w:spacing w:line="276" w:lineRule="auto"/>
        <w:rPr>
          <w:b/>
          <w:sz w:val="20"/>
          <w:szCs w:val="20"/>
          <w:highlight w:val="yellow"/>
          <w:u w:val="single"/>
        </w:rPr>
      </w:pPr>
      <w:r w:rsidRPr="007025F9">
        <w:rPr>
          <w:b/>
          <w:sz w:val="20"/>
          <w:szCs w:val="20"/>
          <w:u w:val="single"/>
        </w:rPr>
        <w:t xml:space="preserve">Updating regulations at Buttonrock Reservoir </w:t>
      </w:r>
    </w:p>
    <w:p w14:paraId="72C3BC30" w14:textId="77777777" w:rsidR="008378AC" w:rsidRPr="007025F9" w:rsidRDefault="008378AC" w:rsidP="007025F9">
      <w:pPr>
        <w:pStyle w:val="upar1"/>
        <w:spacing w:line="276" w:lineRule="auto"/>
        <w:rPr>
          <w:sz w:val="20"/>
          <w:szCs w:val="20"/>
          <w:highlight w:val="yellow"/>
        </w:rPr>
      </w:pPr>
    </w:p>
    <w:p w14:paraId="1A370FB7" w14:textId="180F0510" w:rsidR="008378AC" w:rsidRPr="007025F9" w:rsidRDefault="00B13D77" w:rsidP="007025F9">
      <w:pPr>
        <w:pStyle w:val="upar1"/>
        <w:spacing w:line="276" w:lineRule="auto"/>
        <w:rPr>
          <w:sz w:val="20"/>
          <w:szCs w:val="20"/>
        </w:rPr>
      </w:pPr>
      <w:r w:rsidRPr="007025F9">
        <w:rPr>
          <w:sz w:val="20"/>
          <w:szCs w:val="20"/>
        </w:rPr>
        <w:t>These changes remov</w:t>
      </w:r>
      <w:r w:rsidR="00A946CF">
        <w:rPr>
          <w:sz w:val="20"/>
          <w:szCs w:val="20"/>
        </w:rPr>
        <w:t>e</w:t>
      </w:r>
      <w:r w:rsidRPr="007025F9">
        <w:rPr>
          <w:sz w:val="20"/>
          <w:szCs w:val="20"/>
        </w:rPr>
        <w:t xml:space="preserve"> the site-specific two-trout bag limit and seasonal fishing closure at Buttonrock Reservoir, returning the fishery to statewide general bag and possession limits. Located in Boulder County, angler access to the reservoir is heavily restricted by a two-mile hike and a City of Longmont permit system that caps total annual users. Decades of creel survey data show a substantial decline in angler trout harvest, demonstrating that the restrictive two-fish limit is biologically unnecessary and that applying statewide harvest limits will not adversely impact the trout population. Additionally, removing </w:t>
      </w:r>
      <w:proofErr w:type="gramStart"/>
      <w:r w:rsidRPr="007025F9">
        <w:rPr>
          <w:sz w:val="20"/>
          <w:szCs w:val="20"/>
        </w:rPr>
        <w:t>the November</w:t>
      </w:r>
      <w:proofErr w:type="gramEnd"/>
      <w:r w:rsidRPr="007025F9">
        <w:rPr>
          <w:sz w:val="20"/>
          <w:szCs w:val="20"/>
        </w:rPr>
        <w:t xml:space="preserve"> 1 through April 30 fishing closure removes a fishing closure that is not under CPW’s jurisdiction as it is </w:t>
      </w:r>
      <w:r w:rsidR="00B208FF">
        <w:rPr>
          <w:sz w:val="20"/>
          <w:szCs w:val="20"/>
        </w:rPr>
        <w:t>instead</w:t>
      </w:r>
      <w:r w:rsidR="00A946CF">
        <w:rPr>
          <w:sz w:val="20"/>
          <w:szCs w:val="20"/>
        </w:rPr>
        <w:t xml:space="preserve"> </w:t>
      </w:r>
      <w:r w:rsidRPr="007025F9">
        <w:rPr>
          <w:sz w:val="20"/>
          <w:szCs w:val="20"/>
        </w:rPr>
        <w:t>a City of Longmont ordinance.</w:t>
      </w:r>
    </w:p>
    <w:p w14:paraId="1E26F454" w14:textId="77777777" w:rsidR="00B13D77" w:rsidRPr="007025F9" w:rsidRDefault="00B13D77" w:rsidP="007025F9">
      <w:pPr>
        <w:pStyle w:val="upar1"/>
        <w:spacing w:line="276" w:lineRule="auto"/>
        <w:rPr>
          <w:sz w:val="20"/>
          <w:szCs w:val="20"/>
          <w:highlight w:val="yellow"/>
        </w:rPr>
      </w:pPr>
    </w:p>
    <w:p w14:paraId="590E79CA" w14:textId="4589D13F" w:rsidR="008378AC" w:rsidRPr="007025F9" w:rsidRDefault="00B208FF" w:rsidP="007025F9">
      <w:pPr>
        <w:pStyle w:val="upar1"/>
        <w:spacing w:line="276" w:lineRule="auto"/>
        <w:rPr>
          <w:b/>
          <w:sz w:val="20"/>
          <w:szCs w:val="20"/>
          <w:u w:val="single"/>
        </w:rPr>
      </w:pPr>
      <w:r w:rsidRPr="007025F9">
        <w:rPr>
          <w:b/>
          <w:sz w:val="20"/>
          <w:szCs w:val="20"/>
          <w:u w:val="single"/>
        </w:rPr>
        <w:t>Modifying</w:t>
      </w:r>
      <w:r w:rsidR="00897279" w:rsidRPr="007025F9">
        <w:rPr>
          <w:b/>
          <w:sz w:val="20"/>
          <w:szCs w:val="20"/>
          <w:u w:val="single"/>
        </w:rPr>
        <w:t xml:space="preserve"> property-specific fishing regulations at Golden Park</w:t>
      </w:r>
      <w:r w:rsidR="00A946CF">
        <w:rPr>
          <w:b/>
          <w:sz w:val="20"/>
          <w:szCs w:val="20"/>
          <w:u w:val="single"/>
        </w:rPr>
        <w:t xml:space="preserve"> Ponds</w:t>
      </w:r>
      <w:r w:rsidR="00897279" w:rsidRPr="007025F9">
        <w:rPr>
          <w:b/>
          <w:sz w:val="20"/>
          <w:szCs w:val="20"/>
          <w:u w:val="single"/>
        </w:rPr>
        <w:t xml:space="preserve"> </w:t>
      </w:r>
    </w:p>
    <w:p w14:paraId="50537B39" w14:textId="77777777" w:rsidR="00897279" w:rsidRPr="007025F9" w:rsidRDefault="00897279" w:rsidP="007025F9">
      <w:pPr>
        <w:pStyle w:val="upar1"/>
        <w:spacing w:line="276" w:lineRule="auto"/>
        <w:rPr>
          <w:sz w:val="20"/>
          <w:szCs w:val="20"/>
          <w:highlight w:val="yellow"/>
        </w:rPr>
      </w:pPr>
    </w:p>
    <w:p w14:paraId="6F178DF7" w14:textId="084A00DC" w:rsidR="008378AC" w:rsidRPr="007025F9" w:rsidRDefault="004402F5" w:rsidP="007025F9">
      <w:pPr>
        <w:pStyle w:val="upar1"/>
        <w:spacing w:line="276" w:lineRule="auto"/>
        <w:rPr>
          <w:sz w:val="20"/>
          <w:szCs w:val="20"/>
        </w:rPr>
      </w:pPr>
      <w:r w:rsidRPr="007025F9">
        <w:rPr>
          <w:sz w:val="20"/>
          <w:szCs w:val="20"/>
        </w:rPr>
        <w:t>Golden Ponds in Longmont is a group of 3 waters that offer angling for largemouth bass, crappie, channel catfish, bluegill, and hybrid striped bass, as well as seasonal rainbow trout. Currently, different fishing regulations apply to each pond. To reduce confusion, improve enforcement, and continue to offer quality bass angling while allowing anglers to use bait, the regulations have been updated to apply a catch-and-release regulation for all largemouth and smallmouth bass across all ponds.</w:t>
      </w:r>
    </w:p>
    <w:p w14:paraId="393E55C9" w14:textId="77777777" w:rsidR="004402F5" w:rsidRPr="007025F9" w:rsidRDefault="004402F5" w:rsidP="007025F9">
      <w:pPr>
        <w:pStyle w:val="upar1"/>
        <w:spacing w:line="276" w:lineRule="auto"/>
        <w:rPr>
          <w:sz w:val="20"/>
          <w:szCs w:val="20"/>
          <w:highlight w:val="yellow"/>
        </w:rPr>
      </w:pPr>
    </w:p>
    <w:p w14:paraId="3581AFE2" w14:textId="4AE5EC4C" w:rsidR="008378AC" w:rsidRPr="007025F9" w:rsidRDefault="00897279" w:rsidP="007025F9">
      <w:pPr>
        <w:pStyle w:val="upar1"/>
        <w:spacing w:line="276" w:lineRule="auto"/>
        <w:rPr>
          <w:b/>
          <w:sz w:val="20"/>
          <w:szCs w:val="20"/>
          <w:u w:val="single"/>
        </w:rPr>
      </w:pPr>
      <w:r w:rsidRPr="007025F9">
        <w:rPr>
          <w:b/>
          <w:sz w:val="20"/>
          <w:szCs w:val="20"/>
          <w:u w:val="single"/>
        </w:rPr>
        <w:t xml:space="preserve">Updating Lutz Reservoir regulations </w:t>
      </w:r>
    </w:p>
    <w:p w14:paraId="2358F96E" w14:textId="77777777" w:rsidR="00897279" w:rsidRPr="007025F9" w:rsidRDefault="00897279" w:rsidP="007025F9">
      <w:pPr>
        <w:pStyle w:val="upar1"/>
        <w:spacing w:line="276" w:lineRule="auto"/>
        <w:rPr>
          <w:sz w:val="20"/>
          <w:szCs w:val="20"/>
          <w:highlight w:val="yellow"/>
        </w:rPr>
      </w:pPr>
    </w:p>
    <w:p w14:paraId="29366D09" w14:textId="30C7A0A6" w:rsidR="005C48C4" w:rsidRPr="007025F9" w:rsidRDefault="005C48C4" w:rsidP="007025F9">
      <w:pPr>
        <w:pStyle w:val="Default"/>
        <w:spacing w:line="276" w:lineRule="auto"/>
        <w:rPr>
          <w:sz w:val="20"/>
          <w:szCs w:val="20"/>
        </w:rPr>
      </w:pPr>
      <w:r w:rsidRPr="007025F9">
        <w:rPr>
          <w:sz w:val="20"/>
          <w:szCs w:val="20"/>
        </w:rPr>
        <w:t xml:space="preserve">To establish and maintain a high-quality warmwater fishery at Lutz Reservoir in Adams County, new regulations are being added ahead of its 2026 public opening. The changes will restrict fishing to artificial flies and lures only, enforcing mandatory catch-and-release for all largemouth and smallmouth bass, and establishing a 10-inch minimum size limit for harvesting crappie. Following recent habitat enhancements, draining, and refilling by the City of Brighton, CPW is restocking bluegill, black crappie, and predatory largemouth bass to rebuild the fishery. Because the reservoir is expected to face heavy angling pressure due to nearby housing developments, mandatory bass catch-and-release and artificial flies and lure restrictions are necessary to prevent overexploitation, minimize hooking mortality, and preserve bass populations. Additionally, the 10-inch minimum size restriction allows crappie to complete at least one natural reproduction </w:t>
      </w:r>
      <w:r w:rsidRPr="007025F9">
        <w:rPr>
          <w:sz w:val="20"/>
          <w:szCs w:val="20"/>
        </w:rPr>
        <w:lastRenderedPageBreak/>
        <w:t>cycle before harvest, ensuring population sustainability and a superior long-term angling experience.</w:t>
      </w:r>
    </w:p>
    <w:p w14:paraId="3C1F53CF" w14:textId="234856CB" w:rsidR="008378AC" w:rsidRPr="007025F9" w:rsidRDefault="008378AC" w:rsidP="007025F9">
      <w:pPr>
        <w:pStyle w:val="Default"/>
        <w:spacing w:line="276" w:lineRule="auto"/>
        <w:rPr>
          <w:sz w:val="20"/>
          <w:szCs w:val="20"/>
          <w:highlight w:val="yellow"/>
        </w:rPr>
      </w:pPr>
      <w:r w:rsidRPr="007025F9">
        <w:rPr>
          <w:sz w:val="20"/>
          <w:szCs w:val="20"/>
          <w:highlight w:val="yellow"/>
        </w:rPr>
        <w:t xml:space="preserve"> </w:t>
      </w:r>
    </w:p>
    <w:p w14:paraId="3FC0B641" w14:textId="179E0556" w:rsidR="008378AC" w:rsidRPr="007025F9" w:rsidRDefault="00897279" w:rsidP="007025F9">
      <w:pPr>
        <w:pStyle w:val="upar1"/>
        <w:spacing w:line="276" w:lineRule="auto"/>
        <w:rPr>
          <w:b/>
          <w:sz w:val="20"/>
          <w:szCs w:val="20"/>
          <w:u w:val="single"/>
        </w:rPr>
      </w:pPr>
      <w:r w:rsidRPr="007025F9">
        <w:rPr>
          <w:b/>
          <w:sz w:val="20"/>
          <w:szCs w:val="20"/>
          <w:u w:val="single"/>
        </w:rPr>
        <w:t>Restricting harvest and manner of take regulations for trout at Mill Creek</w:t>
      </w:r>
    </w:p>
    <w:p w14:paraId="56386927" w14:textId="77777777" w:rsidR="00897279" w:rsidRPr="007025F9" w:rsidRDefault="00897279" w:rsidP="007025F9">
      <w:pPr>
        <w:pStyle w:val="upar1"/>
        <w:spacing w:line="276" w:lineRule="auto"/>
        <w:rPr>
          <w:sz w:val="20"/>
          <w:szCs w:val="20"/>
          <w:highlight w:val="yellow"/>
        </w:rPr>
      </w:pPr>
    </w:p>
    <w:p w14:paraId="5F1CA112" w14:textId="632EDB40" w:rsidR="008378AC" w:rsidRPr="007025F9" w:rsidRDefault="00D30AC5" w:rsidP="007025F9">
      <w:pPr>
        <w:pStyle w:val="upar1"/>
        <w:spacing w:line="276" w:lineRule="auto"/>
        <w:rPr>
          <w:sz w:val="20"/>
          <w:szCs w:val="20"/>
        </w:rPr>
      </w:pPr>
      <w:r w:rsidRPr="007025F9">
        <w:rPr>
          <w:sz w:val="20"/>
          <w:szCs w:val="20"/>
        </w:rPr>
        <w:t xml:space="preserve">Following successful reintroduction efforts from 2022 to 2024, a self-sustaining population of rare San Juan lineage Colorado River Cutthroat Trout is now established in Mill Creek above a natural waterfall barrier. Because cutthroat trout are exceptionally vulnerable to angling pressure and overharvest due to their high catchability and slow growth, these changes add special protective regulations from Mill Creek's headwaters downstream to the northern boundary of the Mill Creek Subdivision. Implementing mandatory catch-and-release and restricting </w:t>
      </w:r>
      <w:r w:rsidR="00A946CF">
        <w:rPr>
          <w:sz w:val="20"/>
          <w:szCs w:val="20"/>
        </w:rPr>
        <w:t>fishing</w:t>
      </w:r>
      <w:r w:rsidRPr="007025F9">
        <w:rPr>
          <w:sz w:val="20"/>
          <w:szCs w:val="20"/>
        </w:rPr>
        <w:t xml:space="preserve"> to artificial flies and lures only will minimize hooking mortality, protect this rediscovered native genetic stock from overexploitation, and ensure the long-term conservation of the population.</w:t>
      </w:r>
    </w:p>
    <w:p w14:paraId="685C17FD" w14:textId="77777777" w:rsidR="008378AC" w:rsidRPr="007025F9" w:rsidRDefault="008378AC" w:rsidP="007025F9">
      <w:pPr>
        <w:pStyle w:val="upar1"/>
        <w:spacing w:line="276" w:lineRule="auto"/>
        <w:rPr>
          <w:sz w:val="20"/>
          <w:szCs w:val="20"/>
        </w:rPr>
      </w:pPr>
    </w:p>
    <w:p w14:paraId="45857893" w14:textId="243F7AFA" w:rsidR="00897279" w:rsidRPr="007025F9" w:rsidRDefault="00897279" w:rsidP="007025F9">
      <w:pPr>
        <w:pStyle w:val="upar1"/>
        <w:spacing w:line="276" w:lineRule="auto"/>
        <w:rPr>
          <w:b/>
          <w:sz w:val="20"/>
          <w:szCs w:val="20"/>
          <w:u w:val="single"/>
        </w:rPr>
      </w:pPr>
      <w:r w:rsidRPr="007025F9">
        <w:rPr>
          <w:b/>
          <w:sz w:val="20"/>
          <w:szCs w:val="20"/>
          <w:u w:val="single"/>
        </w:rPr>
        <w:t xml:space="preserve">Updating regulations at Willow Bend Natural Area Ponds (Willow Bend, Kingfisher, and Turtle) </w:t>
      </w:r>
    </w:p>
    <w:p w14:paraId="50EEAE1D" w14:textId="77777777" w:rsidR="00897279" w:rsidRPr="007025F9" w:rsidRDefault="00897279" w:rsidP="007025F9">
      <w:pPr>
        <w:pStyle w:val="upar1"/>
        <w:spacing w:line="276" w:lineRule="auto"/>
        <w:rPr>
          <w:sz w:val="20"/>
          <w:szCs w:val="20"/>
          <w:highlight w:val="yellow"/>
        </w:rPr>
      </w:pPr>
    </w:p>
    <w:p w14:paraId="5A454DE3" w14:textId="1265DEB1" w:rsidR="00897279" w:rsidRPr="007025F9" w:rsidRDefault="00E93CFC" w:rsidP="007025F9">
      <w:pPr>
        <w:pStyle w:val="upar1"/>
        <w:spacing w:line="276" w:lineRule="auto"/>
        <w:rPr>
          <w:sz w:val="20"/>
          <w:szCs w:val="20"/>
        </w:rPr>
      </w:pPr>
      <w:r w:rsidRPr="007025F9">
        <w:rPr>
          <w:sz w:val="20"/>
          <w:szCs w:val="20"/>
        </w:rPr>
        <w:t xml:space="preserve">These </w:t>
      </w:r>
      <w:r w:rsidR="00B208FF" w:rsidRPr="007025F9">
        <w:rPr>
          <w:sz w:val="20"/>
          <w:szCs w:val="20"/>
        </w:rPr>
        <w:t>regulation</w:t>
      </w:r>
      <w:r w:rsidRPr="007025F9">
        <w:rPr>
          <w:sz w:val="20"/>
          <w:szCs w:val="20"/>
        </w:rPr>
        <w:t xml:space="preserve"> </w:t>
      </w:r>
      <w:r w:rsidR="00B208FF" w:rsidRPr="007025F9">
        <w:rPr>
          <w:sz w:val="20"/>
          <w:szCs w:val="20"/>
        </w:rPr>
        <w:t>changes</w:t>
      </w:r>
      <w:r w:rsidRPr="007025F9">
        <w:rPr>
          <w:sz w:val="20"/>
          <w:szCs w:val="20"/>
        </w:rPr>
        <w:t xml:space="preserve"> implement mandatory catch-and-release regulations for all largemouth and smallmouth bass across the three recreationally open fishing waters at the newly developed Willow Bend Natural Area in Loveland. </w:t>
      </w:r>
      <w:r w:rsidR="00C51BD2" w:rsidRPr="007025F9">
        <w:rPr>
          <w:sz w:val="20"/>
          <w:szCs w:val="20"/>
        </w:rPr>
        <w:t>Fishery surveys on these ponds indicate the need to implement special regulations to protect fish resources as the ponds become more popular and additional angler-access amenities are constructed.</w:t>
      </w:r>
      <w:r w:rsidRPr="007025F9">
        <w:rPr>
          <w:sz w:val="20"/>
          <w:szCs w:val="20"/>
        </w:rPr>
        <w:t xml:space="preserve"> Establishing consistent, easily enforceable catch-and-release rules across all three ponds will proactively protect these resident bass populations from overexploitation and ensure long-term, high-quality urban angling opportunities.</w:t>
      </w:r>
    </w:p>
    <w:p w14:paraId="36EFED1A" w14:textId="77777777" w:rsidR="00E93CFC" w:rsidRPr="007025F9" w:rsidRDefault="00E93CFC" w:rsidP="007025F9">
      <w:pPr>
        <w:pStyle w:val="upar1"/>
        <w:spacing w:line="276" w:lineRule="auto"/>
        <w:rPr>
          <w:b/>
          <w:sz w:val="20"/>
          <w:szCs w:val="20"/>
          <w:u w:val="single"/>
        </w:rPr>
      </w:pPr>
    </w:p>
    <w:p w14:paraId="3750A52C" w14:textId="11023053" w:rsidR="00897279" w:rsidRPr="007025F9" w:rsidRDefault="00897279" w:rsidP="007025F9">
      <w:pPr>
        <w:pStyle w:val="upar1"/>
        <w:spacing w:line="276" w:lineRule="auto"/>
        <w:rPr>
          <w:b/>
          <w:sz w:val="20"/>
          <w:szCs w:val="20"/>
          <w:u w:val="single"/>
        </w:rPr>
      </w:pPr>
      <w:r w:rsidRPr="007025F9">
        <w:rPr>
          <w:b/>
          <w:sz w:val="20"/>
          <w:szCs w:val="20"/>
          <w:u w:val="single"/>
        </w:rPr>
        <w:t>Establishing catch-and-release regulations for largemouth and smallmouth bass at the following Front Range locations: Arapahoe Bend Natural Area, Riverbend Ponds, Dixon Reservoir, Prospect Ponds, and Kyger Reservoir</w:t>
      </w:r>
    </w:p>
    <w:p w14:paraId="2F044243" w14:textId="77777777" w:rsidR="00897279" w:rsidRPr="007025F9" w:rsidRDefault="00897279" w:rsidP="007025F9">
      <w:pPr>
        <w:pStyle w:val="upar1"/>
        <w:spacing w:line="276" w:lineRule="auto"/>
        <w:rPr>
          <w:sz w:val="20"/>
          <w:szCs w:val="20"/>
          <w:highlight w:val="yellow"/>
        </w:rPr>
      </w:pPr>
    </w:p>
    <w:p w14:paraId="2BDD6AFE" w14:textId="61F3454E" w:rsidR="00897279" w:rsidRPr="007025F9" w:rsidRDefault="008B230C" w:rsidP="007025F9">
      <w:pPr>
        <w:pStyle w:val="upar1"/>
        <w:spacing w:line="276" w:lineRule="auto"/>
        <w:rPr>
          <w:sz w:val="20"/>
          <w:szCs w:val="20"/>
        </w:rPr>
      </w:pPr>
      <w:r w:rsidRPr="007025F9">
        <w:rPr>
          <w:sz w:val="20"/>
          <w:szCs w:val="20"/>
        </w:rPr>
        <w:t xml:space="preserve">To maximize the recreational value of these Front Range fisheries and to create a unique fishing experience within a small subset of the public waters on the front range, these lakes will now have catch-and-release regulations for largemouth and smallmouth bass at Arapahoe Bend Natural Area, Riverbend Ponds, Dixon Reservoir, Prospect Ponds, and Kyger Reservoir. Transitioning from restrictive harvest to a catch and release, "zero-harvest" model will preserve population size structures, provide an opportunity for natural reproduction, provide quality opportunities for urban anglers, and prevent overexploitation in these relatively small, but high-traffic environments. Intense suburban angling pressure </w:t>
      </w:r>
      <w:r w:rsidR="00A946CF">
        <w:rPr>
          <w:sz w:val="20"/>
          <w:szCs w:val="20"/>
        </w:rPr>
        <w:t xml:space="preserve">can </w:t>
      </w:r>
      <w:r w:rsidRPr="007025F9">
        <w:rPr>
          <w:sz w:val="20"/>
          <w:szCs w:val="20"/>
        </w:rPr>
        <w:t>outpace the natural reproductive capacity of these ecosystems, leading to overexploitation and stunted populations. Implementing a catch-and-release model will protect adult fish, encourage natural reproduction, and establish a dedicated subset of urban waters capable of providing high-quality, trophy bass fishing opportunities for close-to-home anglers.</w:t>
      </w:r>
    </w:p>
    <w:p w14:paraId="784F85C2" w14:textId="77777777" w:rsidR="00897279" w:rsidRPr="007025F9" w:rsidRDefault="00897279" w:rsidP="007025F9">
      <w:pPr>
        <w:pStyle w:val="upar1"/>
        <w:spacing w:line="276" w:lineRule="auto"/>
        <w:rPr>
          <w:b/>
          <w:sz w:val="20"/>
          <w:szCs w:val="20"/>
          <w:u w:val="single"/>
        </w:rPr>
      </w:pPr>
    </w:p>
    <w:p w14:paraId="685E5C3A" w14:textId="0D557BA8" w:rsidR="00897279" w:rsidRPr="007025F9" w:rsidRDefault="00897279" w:rsidP="007025F9">
      <w:pPr>
        <w:pStyle w:val="upar1"/>
        <w:spacing w:line="276" w:lineRule="auto"/>
        <w:rPr>
          <w:b/>
          <w:sz w:val="20"/>
          <w:szCs w:val="20"/>
          <w:u w:val="single"/>
        </w:rPr>
      </w:pPr>
      <w:r w:rsidRPr="007025F9">
        <w:rPr>
          <w:b/>
          <w:sz w:val="20"/>
          <w:szCs w:val="20"/>
          <w:u w:val="single"/>
        </w:rPr>
        <w:t xml:space="preserve">Updating property-specific regulations at Scotland Peak </w:t>
      </w:r>
      <w:r w:rsidR="00B208FF" w:rsidRPr="007025F9">
        <w:rPr>
          <w:b/>
          <w:sz w:val="20"/>
          <w:szCs w:val="20"/>
          <w:u w:val="single"/>
        </w:rPr>
        <w:t>Reservoir</w:t>
      </w:r>
    </w:p>
    <w:p w14:paraId="070501A1" w14:textId="77777777" w:rsidR="00897279" w:rsidRPr="007025F9" w:rsidRDefault="00897279" w:rsidP="007025F9">
      <w:pPr>
        <w:pStyle w:val="upar1"/>
        <w:spacing w:line="276" w:lineRule="auto"/>
        <w:rPr>
          <w:sz w:val="20"/>
          <w:szCs w:val="20"/>
          <w:highlight w:val="yellow"/>
        </w:rPr>
      </w:pPr>
    </w:p>
    <w:p w14:paraId="6FF95D5C" w14:textId="4ACACFE1" w:rsidR="002F5834" w:rsidRPr="007025F9" w:rsidRDefault="002F5834" w:rsidP="007025F9">
      <w:pPr>
        <w:pStyle w:val="upar1"/>
        <w:spacing w:line="276" w:lineRule="auto"/>
        <w:rPr>
          <w:sz w:val="20"/>
          <w:szCs w:val="20"/>
        </w:rPr>
      </w:pPr>
      <w:r w:rsidRPr="007025F9">
        <w:rPr>
          <w:sz w:val="20"/>
          <w:szCs w:val="20"/>
        </w:rPr>
        <w:t xml:space="preserve">Ninety-nine individuals belonging to a genetically rare population of Uncompahgre Lineage Colorado River Cutthroat trout were rescued from the Gold Mountain wildfire and Nate Creek near Ouray, on July 15, 2026, and were taken to the Rifle Falls isolation facility. These cutthroats will be stocked </w:t>
      </w:r>
      <w:proofErr w:type="gramStart"/>
      <w:r w:rsidRPr="007025F9">
        <w:rPr>
          <w:sz w:val="20"/>
          <w:szCs w:val="20"/>
        </w:rPr>
        <w:t>into Scotland</w:t>
      </w:r>
      <w:proofErr w:type="gramEnd"/>
      <w:r w:rsidRPr="007025F9">
        <w:rPr>
          <w:sz w:val="20"/>
          <w:szCs w:val="20"/>
        </w:rPr>
        <w:t xml:space="preserve"> Peak Reservoir located on the Grand Mesa</w:t>
      </w:r>
      <w:r w:rsidR="00D03144">
        <w:rPr>
          <w:sz w:val="20"/>
          <w:szCs w:val="20"/>
        </w:rPr>
        <w:t>.</w:t>
      </w:r>
      <w:r w:rsidRPr="007025F9">
        <w:rPr>
          <w:sz w:val="20"/>
          <w:szCs w:val="20"/>
        </w:rPr>
        <w:t xml:space="preserve"> Given the extremely low number of rescued fish, the Nate Creek cutthroat strain cannot sustain any harvest and </w:t>
      </w:r>
      <w:r w:rsidRPr="007025F9">
        <w:rPr>
          <w:sz w:val="20"/>
          <w:szCs w:val="20"/>
        </w:rPr>
        <w:lastRenderedPageBreak/>
        <w:t xml:space="preserve">should be protected by </w:t>
      </w:r>
      <w:r w:rsidR="001F08F4">
        <w:rPr>
          <w:sz w:val="20"/>
          <w:szCs w:val="20"/>
        </w:rPr>
        <w:t>fishing with an</w:t>
      </w:r>
      <w:r w:rsidRPr="007025F9">
        <w:rPr>
          <w:sz w:val="20"/>
          <w:szCs w:val="20"/>
        </w:rPr>
        <w:t xml:space="preserve"> artificial fly and lure only</w:t>
      </w:r>
      <w:r w:rsidR="001F08F4">
        <w:rPr>
          <w:sz w:val="20"/>
          <w:szCs w:val="20"/>
        </w:rPr>
        <w:t xml:space="preserve"> and </w:t>
      </w:r>
      <w:r w:rsidRPr="007025F9">
        <w:rPr>
          <w:sz w:val="20"/>
          <w:szCs w:val="20"/>
        </w:rPr>
        <w:t xml:space="preserve">all trout must be returned to the water immediately regulations. The Grand Mesa contains well over 100 </w:t>
      </w:r>
      <w:r w:rsidR="001F08F4" w:rsidRPr="007025F9">
        <w:rPr>
          <w:sz w:val="20"/>
          <w:szCs w:val="20"/>
        </w:rPr>
        <w:t>stocked</w:t>
      </w:r>
      <w:r w:rsidRPr="007025F9">
        <w:rPr>
          <w:sz w:val="20"/>
          <w:szCs w:val="20"/>
        </w:rPr>
        <w:t xml:space="preserve"> wild sport fisheries, most of which allow harvest and the use of bait. </w:t>
      </w:r>
      <w:r w:rsidR="001F08F4">
        <w:rPr>
          <w:sz w:val="20"/>
          <w:szCs w:val="20"/>
        </w:rPr>
        <w:t>These regulation changes</w:t>
      </w:r>
      <w:r w:rsidRPr="007025F9">
        <w:rPr>
          <w:sz w:val="20"/>
          <w:szCs w:val="20"/>
        </w:rPr>
        <w:t xml:space="preserve"> w</w:t>
      </w:r>
      <w:r w:rsidR="001F08F4">
        <w:rPr>
          <w:sz w:val="20"/>
          <w:szCs w:val="20"/>
        </w:rPr>
        <w:t>ill</w:t>
      </w:r>
      <w:r w:rsidRPr="007025F9">
        <w:rPr>
          <w:sz w:val="20"/>
          <w:szCs w:val="20"/>
        </w:rPr>
        <w:t xml:space="preserve"> protect these rare fish while having negligible reductions to recreational angling opportunities in the area.</w:t>
      </w:r>
    </w:p>
    <w:p w14:paraId="1E5F80E8" w14:textId="77777777" w:rsidR="002F5834" w:rsidRPr="007025F9" w:rsidRDefault="002F5834" w:rsidP="007025F9">
      <w:pPr>
        <w:pStyle w:val="upar1"/>
        <w:spacing w:line="276" w:lineRule="auto"/>
        <w:rPr>
          <w:sz w:val="20"/>
          <w:szCs w:val="20"/>
        </w:rPr>
      </w:pPr>
    </w:p>
    <w:p w14:paraId="1FD7E326" w14:textId="2D221642" w:rsidR="00897279" w:rsidRPr="007025F9" w:rsidRDefault="00897279" w:rsidP="007025F9">
      <w:pPr>
        <w:pStyle w:val="upar1"/>
        <w:spacing w:line="276" w:lineRule="auto"/>
        <w:rPr>
          <w:b/>
          <w:sz w:val="20"/>
          <w:szCs w:val="20"/>
          <w:u w:val="single"/>
        </w:rPr>
      </w:pPr>
      <w:r w:rsidRPr="007025F9">
        <w:rPr>
          <w:b/>
          <w:sz w:val="20"/>
          <w:szCs w:val="20"/>
          <w:u w:val="single"/>
        </w:rPr>
        <w:t>Amending regulations to prohibit the use of any amphibian (alive or dead) as fishing bait</w:t>
      </w:r>
    </w:p>
    <w:p w14:paraId="427B5F62" w14:textId="77777777" w:rsidR="00897279" w:rsidRPr="007025F9" w:rsidRDefault="00897279" w:rsidP="007025F9">
      <w:pPr>
        <w:pStyle w:val="upar1"/>
        <w:spacing w:line="276" w:lineRule="auto"/>
        <w:rPr>
          <w:sz w:val="20"/>
          <w:szCs w:val="20"/>
          <w:highlight w:val="yellow"/>
        </w:rPr>
      </w:pPr>
    </w:p>
    <w:p w14:paraId="3831EFB0" w14:textId="1C22D068" w:rsidR="00897279" w:rsidRPr="007025F9" w:rsidRDefault="00EF2FC3" w:rsidP="007025F9">
      <w:pPr>
        <w:pStyle w:val="upar1"/>
        <w:spacing w:line="276" w:lineRule="auto"/>
        <w:rPr>
          <w:sz w:val="20"/>
          <w:szCs w:val="20"/>
        </w:rPr>
      </w:pPr>
      <w:r w:rsidRPr="007025F9">
        <w:rPr>
          <w:sz w:val="20"/>
          <w:szCs w:val="20"/>
        </w:rPr>
        <w:t xml:space="preserve">These regulation </w:t>
      </w:r>
      <w:r w:rsidR="0057228C" w:rsidRPr="007025F9">
        <w:rPr>
          <w:sz w:val="20"/>
          <w:szCs w:val="20"/>
        </w:rPr>
        <w:t>changes</w:t>
      </w:r>
      <w:r w:rsidRPr="007025F9">
        <w:rPr>
          <w:sz w:val="20"/>
          <w:szCs w:val="20"/>
        </w:rPr>
        <w:t xml:space="preserve"> remove the allowance to take and use aquatic gilled tiger salamanders ("water dogs") and bullfrogs as bait. Under the updated rules, bullfrogs will be classified strictly as invasive species; anglers may still harvest them using additional approved methods (such as line, archery, or slingbow) with a valid fishing license, but they must be killed immediately and cannot be possessed or transported live or used as bait. The primary purpose of this rule change is to mitigate ecological risks</w:t>
      </w:r>
      <w:r w:rsidR="0057228C">
        <w:rPr>
          <w:sz w:val="20"/>
          <w:szCs w:val="20"/>
        </w:rPr>
        <w:t>,</w:t>
      </w:r>
      <w:r w:rsidRPr="007025F9">
        <w:rPr>
          <w:sz w:val="20"/>
          <w:szCs w:val="20"/>
        </w:rPr>
        <w:t xml:space="preserve"> protect Colorado's native amphibian diversity, </w:t>
      </w:r>
      <w:r w:rsidR="0057228C">
        <w:rPr>
          <w:sz w:val="20"/>
          <w:szCs w:val="20"/>
        </w:rPr>
        <w:t xml:space="preserve">and </w:t>
      </w:r>
      <w:r w:rsidRPr="007025F9">
        <w:rPr>
          <w:sz w:val="20"/>
          <w:szCs w:val="20"/>
        </w:rPr>
        <w:t xml:space="preserve">align state regulations with neighboring states. Amphibians are globally vulnerable to habitat loss, non-native competition, and devastating pathogens such as ranavirus and chytrid fungi. Using tiger salamanders or bullfrogs as bait risks introducing invasive populations, which outcompete and prey on native wildlife, and spreading diseases that threaten native species. Because health inspection protocols for detecting amphibian diseases are not well-established, CPW determined that restricting bait sources to captive-bred animals would not sufficiently eliminate these risks. Therefore, these changes will prohibit the use of </w:t>
      </w:r>
      <w:r w:rsidR="00E353BA">
        <w:rPr>
          <w:sz w:val="20"/>
          <w:szCs w:val="20"/>
        </w:rPr>
        <w:t>any amphibian</w:t>
      </w:r>
      <w:r w:rsidRPr="007025F9">
        <w:rPr>
          <w:sz w:val="20"/>
          <w:szCs w:val="20"/>
        </w:rPr>
        <w:t xml:space="preserve"> </w:t>
      </w:r>
      <w:r w:rsidR="00B208FF" w:rsidRPr="007025F9">
        <w:rPr>
          <w:sz w:val="20"/>
          <w:szCs w:val="20"/>
        </w:rPr>
        <w:t>either</w:t>
      </w:r>
      <w:r w:rsidRPr="007025F9">
        <w:rPr>
          <w:sz w:val="20"/>
          <w:szCs w:val="20"/>
        </w:rPr>
        <w:t xml:space="preserve"> live </w:t>
      </w:r>
      <w:r w:rsidR="00E353BA">
        <w:rPr>
          <w:sz w:val="20"/>
          <w:szCs w:val="20"/>
        </w:rPr>
        <w:t>or</w:t>
      </w:r>
      <w:r w:rsidRPr="007025F9">
        <w:rPr>
          <w:sz w:val="20"/>
          <w:szCs w:val="20"/>
        </w:rPr>
        <w:t xml:space="preserve"> </w:t>
      </w:r>
      <w:proofErr w:type="gramStart"/>
      <w:r w:rsidRPr="007025F9">
        <w:rPr>
          <w:sz w:val="20"/>
          <w:szCs w:val="20"/>
        </w:rPr>
        <w:t>dead</w:t>
      </w:r>
      <w:proofErr w:type="gramEnd"/>
      <w:r w:rsidRPr="007025F9">
        <w:rPr>
          <w:sz w:val="20"/>
          <w:szCs w:val="20"/>
        </w:rPr>
        <w:t xml:space="preserve"> as bait.</w:t>
      </w:r>
    </w:p>
    <w:p w14:paraId="02DE6F34" w14:textId="77777777" w:rsidR="00897279" w:rsidRPr="007025F9" w:rsidRDefault="00897279" w:rsidP="007025F9">
      <w:pPr>
        <w:pStyle w:val="upar1"/>
        <w:spacing w:line="276" w:lineRule="auto"/>
        <w:rPr>
          <w:sz w:val="20"/>
          <w:szCs w:val="20"/>
        </w:rPr>
      </w:pPr>
    </w:p>
    <w:p w14:paraId="301126B1" w14:textId="77777777" w:rsidR="008378AC" w:rsidRPr="007025F9" w:rsidRDefault="008378AC" w:rsidP="007025F9">
      <w:pPr>
        <w:widowControl w:val="0"/>
        <w:spacing w:line="276" w:lineRule="auto"/>
        <w:rPr>
          <w:b w:val="0"/>
          <w:bCs w:val="0"/>
          <w:lang w:eastAsia="x-none"/>
        </w:rPr>
      </w:pPr>
      <w:r w:rsidRPr="007025F9">
        <w:rPr>
          <w:b w:val="0"/>
          <w:bCs w:val="0"/>
          <w:lang w:eastAsia="x-none"/>
        </w:rPr>
        <w:t xml:space="preserve">The statements of basis and purpose for these regulations can be obtained from the Colorado Division of Parks and Wildlife, Office of the Regulations Manager by emailing </w:t>
      </w:r>
      <w:hyperlink r:id="rId8" w:history="1">
        <w:r w:rsidRPr="007025F9">
          <w:rPr>
            <w:b w:val="0"/>
            <w:bCs w:val="0"/>
            <w:color w:val="0000FF"/>
            <w:u w:val="single"/>
            <w:lang w:eastAsia="x-none"/>
          </w:rPr>
          <w:t>dnr_cpw_planning@state.co.us</w:t>
        </w:r>
      </w:hyperlink>
      <w:r w:rsidRPr="007025F9">
        <w:rPr>
          <w:b w:val="0"/>
          <w:bCs w:val="0"/>
          <w:lang w:eastAsia="x-none"/>
        </w:rPr>
        <w:t xml:space="preserve"> or by visiting the Division of Parks and Wildlife headquarters at 6060 Broadway, Denver, CO, 80216.</w:t>
      </w:r>
    </w:p>
    <w:p w14:paraId="1D062FB7" w14:textId="77777777" w:rsidR="008378AC" w:rsidRPr="007025F9" w:rsidRDefault="008378AC" w:rsidP="007025F9">
      <w:pPr>
        <w:pStyle w:val="upar1"/>
        <w:spacing w:line="276" w:lineRule="auto"/>
        <w:rPr>
          <w:sz w:val="20"/>
          <w:szCs w:val="20"/>
        </w:rPr>
      </w:pPr>
    </w:p>
    <w:p w14:paraId="11614A0A" w14:textId="77777777" w:rsidR="008378AC" w:rsidRPr="007025F9" w:rsidRDefault="008378AC" w:rsidP="007025F9">
      <w:pPr>
        <w:spacing w:line="276" w:lineRule="auto"/>
      </w:pPr>
      <w:r w:rsidRPr="007025F9">
        <w:t>The statutory authority for these regulations can be found in § 24-4-103, C.R.S., and the state Wildlife Act, §§ 33-1-101 to 33-6-209, C.R.S., specifically including, but not limited to: §§ 33-1-106.</w:t>
      </w:r>
    </w:p>
    <w:p w14:paraId="5C620AD8" w14:textId="77777777" w:rsidR="008378AC" w:rsidRPr="007025F9" w:rsidRDefault="008378AC" w:rsidP="007025F9">
      <w:pPr>
        <w:spacing w:line="276" w:lineRule="auto"/>
      </w:pPr>
    </w:p>
    <w:p w14:paraId="3846D690" w14:textId="45CB48B8" w:rsidR="008378AC" w:rsidRPr="007025F9" w:rsidRDefault="008378AC" w:rsidP="007025F9">
      <w:pPr>
        <w:widowControl w:val="0"/>
        <w:spacing w:line="276" w:lineRule="auto"/>
        <w:rPr>
          <w:bCs w:val="0"/>
        </w:rPr>
      </w:pPr>
      <w:r w:rsidRPr="007025F9">
        <w:rPr>
          <w:bCs w:val="0"/>
        </w:rPr>
        <w:t>EFFECTIVE DATE - THESE REGULATIONS SHALL BECOME EFFECTIVE APRIL 1, 20</w:t>
      </w:r>
      <w:r w:rsidR="006B3E61" w:rsidRPr="007025F9">
        <w:rPr>
          <w:bCs w:val="0"/>
        </w:rPr>
        <w:t>27</w:t>
      </w:r>
      <w:r w:rsidRPr="007025F9">
        <w:rPr>
          <w:bCs w:val="0"/>
        </w:rPr>
        <w:t>, AND SHALL REMAIN IN FULL FORCE AND EFFECT UNTIL REPEALED, AMENDED, OR SUPERSEDED.</w:t>
      </w:r>
    </w:p>
    <w:p w14:paraId="10A220D7" w14:textId="77777777" w:rsidR="008378AC" w:rsidRPr="007025F9" w:rsidRDefault="008378AC" w:rsidP="007025F9">
      <w:pPr>
        <w:widowControl w:val="0"/>
        <w:spacing w:line="276" w:lineRule="auto"/>
        <w:rPr>
          <w:bCs w:val="0"/>
        </w:rPr>
      </w:pPr>
    </w:p>
    <w:p w14:paraId="36D2995E" w14:textId="0A9A6799" w:rsidR="008378AC" w:rsidRPr="007025F9" w:rsidRDefault="008378AC" w:rsidP="007025F9">
      <w:pPr>
        <w:widowControl w:val="0"/>
        <w:spacing w:line="276" w:lineRule="auto"/>
        <w:rPr>
          <w:bCs w:val="0"/>
        </w:rPr>
      </w:pPr>
      <w:r w:rsidRPr="007025F9">
        <w:rPr>
          <w:bCs w:val="0"/>
        </w:rPr>
        <w:t xml:space="preserve">APPROVED AND ADOPTED BY THE PARKS AND WILDLIFE COMMISSION OF THE STATE OF COLORADO ON THIS </w:t>
      </w:r>
      <w:r w:rsidR="006B3E61" w:rsidRPr="007025F9">
        <w:rPr>
          <w:bCs w:val="0"/>
        </w:rPr>
        <w:t>4</w:t>
      </w:r>
      <w:r w:rsidRPr="007025F9">
        <w:rPr>
          <w:bCs w:val="0"/>
        </w:rPr>
        <w:t>TH DAY OF NOVEMBER 202</w:t>
      </w:r>
      <w:r w:rsidR="006B3E61" w:rsidRPr="007025F9">
        <w:rPr>
          <w:bCs w:val="0"/>
        </w:rPr>
        <w:t>6</w:t>
      </w:r>
      <w:r w:rsidRPr="007025F9">
        <w:rPr>
          <w:bCs w:val="0"/>
        </w:rPr>
        <w:t>.</w:t>
      </w:r>
    </w:p>
    <w:p w14:paraId="48528D01" w14:textId="77777777" w:rsidR="008378AC" w:rsidRPr="007025F9" w:rsidRDefault="008378AC" w:rsidP="007025F9">
      <w:pPr>
        <w:widowControl w:val="0"/>
        <w:autoSpaceDE w:val="0"/>
        <w:autoSpaceDN w:val="0"/>
        <w:adjustRightInd w:val="0"/>
        <w:spacing w:line="276" w:lineRule="auto"/>
        <w:jc w:val="right"/>
        <w:rPr>
          <w:color w:val="000000"/>
        </w:rPr>
      </w:pPr>
    </w:p>
    <w:p w14:paraId="21F841BF" w14:textId="77777777" w:rsidR="008378AC" w:rsidRPr="007025F9" w:rsidRDefault="008378AC" w:rsidP="007025F9">
      <w:pPr>
        <w:widowControl w:val="0"/>
        <w:spacing w:line="276" w:lineRule="auto"/>
      </w:pPr>
    </w:p>
    <w:p w14:paraId="021EFE71" w14:textId="77777777" w:rsidR="00FC01F7" w:rsidRPr="007025F9" w:rsidRDefault="00FC01F7" w:rsidP="007025F9">
      <w:pPr>
        <w:spacing w:line="276" w:lineRule="auto"/>
        <w:jc w:val="center"/>
      </w:pPr>
    </w:p>
    <w:sectPr w:rsidR="00FC01F7" w:rsidRPr="007025F9" w:rsidSect="00E92AA7">
      <w:footerReference w:type="default" r:id="rId9"/>
      <w:footerReference w:type="first" r:id="rId10"/>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1A6EA" w14:textId="77777777" w:rsidR="005D72EB" w:rsidRDefault="005D72EB">
      <w:r>
        <w:separator/>
      </w:r>
    </w:p>
  </w:endnote>
  <w:endnote w:type="continuationSeparator" w:id="0">
    <w:p w14:paraId="76C16B54" w14:textId="77777777" w:rsidR="005D72EB" w:rsidRDefault="005D7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015522"/>
      <w:docPartObj>
        <w:docPartGallery w:val="Page Numbers (Bottom of Page)"/>
        <w:docPartUnique/>
      </w:docPartObj>
    </w:sdtPr>
    <w:sdtEndPr>
      <w:rPr>
        <w:b w:val="0"/>
        <w:noProof/>
      </w:rPr>
    </w:sdtEndPr>
    <w:sdtContent>
      <w:p w14:paraId="371E819B" w14:textId="77777777" w:rsidR="0056348C" w:rsidRPr="00E92AA7" w:rsidRDefault="0056348C">
        <w:pPr>
          <w:pStyle w:val="Footer"/>
          <w:jc w:val="center"/>
          <w:rPr>
            <w:b w:val="0"/>
          </w:rPr>
        </w:pPr>
        <w:r w:rsidRPr="00E92AA7">
          <w:rPr>
            <w:b w:val="0"/>
          </w:rPr>
          <w:fldChar w:fldCharType="begin"/>
        </w:r>
        <w:r w:rsidRPr="00E92AA7">
          <w:rPr>
            <w:b w:val="0"/>
          </w:rPr>
          <w:instrText xml:space="preserve"> PAGE   \* MERGEFORMAT </w:instrText>
        </w:r>
        <w:r w:rsidRPr="00E92AA7">
          <w:rPr>
            <w:b w:val="0"/>
          </w:rPr>
          <w:fldChar w:fldCharType="separate"/>
        </w:r>
        <w:r w:rsidR="00E56D5C">
          <w:rPr>
            <w:b w:val="0"/>
            <w:noProof/>
          </w:rPr>
          <w:t>21</w:t>
        </w:r>
        <w:r w:rsidRPr="00E92AA7">
          <w:rPr>
            <w:b w:val="0"/>
            <w:noProof/>
          </w:rPr>
          <w:fldChar w:fldCharType="end"/>
        </w:r>
      </w:p>
    </w:sdtContent>
  </w:sdt>
  <w:p w14:paraId="285EE0D1" w14:textId="77777777" w:rsidR="0056348C" w:rsidRPr="00E92AA7" w:rsidRDefault="0056348C" w:rsidP="00E92A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CC58B" w14:textId="77777777" w:rsidR="0056348C" w:rsidRPr="00E92AA7" w:rsidRDefault="0056348C" w:rsidP="00E92A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15AD2" w14:textId="77777777" w:rsidR="005D72EB" w:rsidRDefault="005D72EB">
      <w:r>
        <w:separator/>
      </w:r>
    </w:p>
  </w:footnote>
  <w:footnote w:type="continuationSeparator" w:id="0">
    <w:p w14:paraId="5694857B" w14:textId="77777777" w:rsidR="005D72EB" w:rsidRDefault="005D72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E3B"/>
    <w:multiLevelType w:val="hybridMultilevel"/>
    <w:tmpl w:val="4886A928"/>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31550A"/>
    <w:multiLevelType w:val="hybridMultilevel"/>
    <w:tmpl w:val="BA3E839E"/>
    <w:lvl w:ilvl="0" w:tplc="5A386A1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13E4BB5"/>
    <w:multiLevelType w:val="hybridMultilevel"/>
    <w:tmpl w:val="3E30052E"/>
    <w:lvl w:ilvl="0" w:tplc="04090019">
      <w:start w:val="1"/>
      <w:numFmt w:val="lowerLetter"/>
      <w:lvlText w:val="%1."/>
      <w:lvlJc w:val="left"/>
      <w:pPr>
        <w:ind w:left="2160" w:hanging="360"/>
      </w:pPr>
      <w:rPr>
        <w:rFonts w:cs="Times New Roman" w:hint="default"/>
        <w:u w:val="no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18D3965"/>
    <w:multiLevelType w:val="hybridMultilevel"/>
    <w:tmpl w:val="1CF8CFB6"/>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6604928"/>
    <w:multiLevelType w:val="hybridMultilevel"/>
    <w:tmpl w:val="E87ED138"/>
    <w:lvl w:ilvl="0" w:tplc="26ECA92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684324C"/>
    <w:multiLevelType w:val="hybridMultilevel"/>
    <w:tmpl w:val="DA5447A4"/>
    <w:lvl w:ilvl="0" w:tplc="AB1CBCE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098A1721"/>
    <w:multiLevelType w:val="hybridMultilevel"/>
    <w:tmpl w:val="F05C8478"/>
    <w:lvl w:ilvl="0" w:tplc="04090019">
      <w:start w:val="1"/>
      <w:numFmt w:val="lowerLetter"/>
      <w:lvlText w:val="%1."/>
      <w:lvlJc w:val="left"/>
      <w:pPr>
        <w:ind w:left="6120" w:hanging="360"/>
      </w:pPr>
      <w:rPr>
        <w:rFonts w:cs="Times New Roman"/>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7" w15:restartNumberingAfterBreak="0">
    <w:nsid w:val="0B0565F0"/>
    <w:multiLevelType w:val="hybridMultilevel"/>
    <w:tmpl w:val="D918F4AE"/>
    <w:lvl w:ilvl="0" w:tplc="CEC8798E">
      <w:start w:val="1"/>
      <w:numFmt w:val="lowerLetter"/>
      <w:lvlText w:val="%1."/>
      <w:lvlJc w:val="left"/>
      <w:pPr>
        <w:ind w:left="2160" w:hanging="360"/>
      </w:pPr>
      <w:rPr>
        <w:rFonts w:hint="default"/>
        <w:b w:val="0"/>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0C901B7F"/>
    <w:multiLevelType w:val="hybridMultilevel"/>
    <w:tmpl w:val="2E48E37C"/>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2102C09"/>
    <w:multiLevelType w:val="hybridMultilevel"/>
    <w:tmpl w:val="C3BECA26"/>
    <w:lvl w:ilvl="0" w:tplc="983CC65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14CE45F4"/>
    <w:multiLevelType w:val="hybridMultilevel"/>
    <w:tmpl w:val="4EF46126"/>
    <w:lvl w:ilvl="0" w:tplc="D4EC0A9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57C6CF3"/>
    <w:multiLevelType w:val="hybridMultilevel"/>
    <w:tmpl w:val="29C27A54"/>
    <w:lvl w:ilvl="0" w:tplc="95EC18A0">
      <w:start w:val="335"/>
      <w:numFmt w:val="decimal"/>
      <w:lvlText w:val="%1."/>
      <w:lvlJc w:val="left"/>
      <w:pPr>
        <w:ind w:left="1830" w:hanging="39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91563AB"/>
    <w:multiLevelType w:val="hybridMultilevel"/>
    <w:tmpl w:val="1BF27212"/>
    <w:lvl w:ilvl="0" w:tplc="3A0E9726">
      <w:start w:val="1"/>
      <w:numFmt w:val="decimal"/>
      <w:lvlText w:val="%1."/>
      <w:lvlJc w:val="left"/>
      <w:pPr>
        <w:ind w:left="2520" w:hanging="360"/>
      </w:pPr>
      <w:rPr>
        <w:rFonts w:hint="default"/>
        <w:u w:val="none"/>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199773E1"/>
    <w:multiLevelType w:val="hybridMultilevel"/>
    <w:tmpl w:val="1BF27212"/>
    <w:lvl w:ilvl="0" w:tplc="3A0E9726">
      <w:start w:val="1"/>
      <w:numFmt w:val="decimal"/>
      <w:lvlText w:val="%1."/>
      <w:lvlJc w:val="left"/>
      <w:pPr>
        <w:ind w:left="2520" w:hanging="360"/>
      </w:pPr>
      <w:rPr>
        <w:rFonts w:hint="default"/>
        <w:u w:val="none"/>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1A4C029D"/>
    <w:multiLevelType w:val="hybridMultilevel"/>
    <w:tmpl w:val="1584A848"/>
    <w:lvl w:ilvl="0" w:tplc="5C68739E">
      <w:start w:val="1"/>
      <w:numFmt w:val="lowerLetter"/>
      <w:lvlText w:val="%1."/>
      <w:lvlJc w:val="left"/>
      <w:pPr>
        <w:ind w:left="2160" w:hanging="360"/>
      </w:pPr>
      <w:rPr>
        <w:rFonts w:hint="default"/>
        <w:sz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1B595306"/>
    <w:multiLevelType w:val="hybridMultilevel"/>
    <w:tmpl w:val="CA5EFE7A"/>
    <w:lvl w:ilvl="0" w:tplc="0E30A426">
      <w:start w:val="1"/>
      <w:numFmt w:val="decimal"/>
      <w:lvlText w:val="%1."/>
      <w:lvlJc w:val="right"/>
      <w:pPr>
        <w:tabs>
          <w:tab w:val="num" w:pos="2160"/>
        </w:tabs>
        <w:ind w:left="2160" w:hanging="18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9B4E0D"/>
    <w:multiLevelType w:val="hybridMultilevel"/>
    <w:tmpl w:val="30E8BB42"/>
    <w:lvl w:ilvl="0" w:tplc="C2CA63A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1D370528"/>
    <w:multiLevelType w:val="hybridMultilevel"/>
    <w:tmpl w:val="0750F49C"/>
    <w:lvl w:ilvl="0" w:tplc="04090019">
      <w:start w:val="1"/>
      <w:numFmt w:val="lowerLetter"/>
      <w:lvlText w:val="%1."/>
      <w:lvlJc w:val="left"/>
      <w:pPr>
        <w:ind w:left="2160" w:hanging="360"/>
      </w:pPr>
      <w:rPr>
        <w:rFonts w:cs="Times New Roman"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1D673649"/>
    <w:multiLevelType w:val="hybridMultilevel"/>
    <w:tmpl w:val="B3B6F7C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15:restartNumberingAfterBreak="0">
    <w:nsid w:val="1D6F708A"/>
    <w:multiLevelType w:val="hybridMultilevel"/>
    <w:tmpl w:val="55447492"/>
    <w:lvl w:ilvl="0" w:tplc="5E7E9AF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1DC667DF"/>
    <w:multiLevelType w:val="hybridMultilevel"/>
    <w:tmpl w:val="D918F4AE"/>
    <w:lvl w:ilvl="0" w:tplc="CEC8798E">
      <w:start w:val="1"/>
      <w:numFmt w:val="lowerLetter"/>
      <w:lvlText w:val="%1."/>
      <w:lvlJc w:val="left"/>
      <w:pPr>
        <w:ind w:left="2160" w:hanging="360"/>
      </w:pPr>
      <w:rPr>
        <w:rFonts w:hint="default"/>
        <w:b w:val="0"/>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1E9A23A3"/>
    <w:multiLevelType w:val="hybridMultilevel"/>
    <w:tmpl w:val="FD94D524"/>
    <w:lvl w:ilvl="0" w:tplc="C7F0E972">
      <w:start w:val="1"/>
      <w:numFmt w:val="upperLetter"/>
      <w:lvlText w:val="%1."/>
      <w:lvlJc w:val="left"/>
      <w:pPr>
        <w:ind w:left="1080" w:hanging="360"/>
      </w:pPr>
      <w:rPr>
        <w:rFonts w:hint="default"/>
      </w:rPr>
    </w:lvl>
    <w:lvl w:ilvl="1" w:tplc="D3CCD484">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0807694"/>
    <w:multiLevelType w:val="hybridMultilevel"/>
    <w:tmpl w:val="01741A24"/>
    <w:lvl w:ilvl="0" w:tplc="860860B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20FF0114"/>
    <w:multiLevelType w:val="hybridMultilevel"/>
    <w:tmpl w:val="F6B6579C"/>
    <w:lvl w:ilvl="0" w:tplc="04090019">
      <w:start w:val="1"/>
      <w:numFmt w:val="lowerLetter"/>
      <w:lvlText w:val="%1."/>
      <w:lvlJc w:val="left"/>
      <w:pPr>
        <w:ind w:left="2160" w:hanging="360"/>
      </w:pPr>
      <w:rPr>
        <w:rFonts w:cs="Times New Roman" w:hint="default"/>
        <w:u w:val="no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239F31E6"/>
    <w:multiLevelType w:val="hybridMultilevel"/>
    <w:tmpl w:val="ED0A367C"/>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23C85AA0"/>
    <w:multiLevelType w:val="hybridMultilevel"/>
    <w:tmpl w:val="CB703E0C"/>
    <w:lvl w:ilvl="0" w:tplc="A9EA22A0">
      <w:start w:val="1"/>
      <w:numFmt w:val="lowerLetter"/>
      <w:lvlText w:val="%1."/>
      <w:lvlJc w:val="left"/>
      <w:pPr>
        <w:ind w:left="2160" w:hanging="360"/>
      </w:pPr>
      <w:rPr>
        <w:rFonts w:hint="default"/>
        <w:sz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249B13CA"/>
    <w:multiLevelType w:val="hybridMultilevel"/>
    <w:tmpl w:val="94C85E4E"/>
    <w:lvl w:ilvl="0" w:tplc="AD60E13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293D568C"/>
    <w:multiLevelType w:val="hybridMultilevel"/>
    <w:tmpl w:val="2850054E"/>
    <w:lvl w:ilvl="0" w:tplc="0409000F">
      <w:start w:val="1"/>
      <w:numFmt w:val="decimal"/>
      <w:lvlText w:val="%1."/>
      <w:lvlJc w:val="left"/>
      <w:pPr>
        <w:ind w:left="2520" w:hanging="360"/>
      </w:pPr>
      <w:rPr>
        <w:rFonts w:hint="default"/>
        <w:u w:val="none"/>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297D5903"/>
    <w:multiLevelType w:val="hybridMultilevel"/>
    <w:tmpl w:val="D918F4AE"/>
    <w:lvl w:ilvl="0" w:tplc="CEC8798E">
      <w:start w:val="1"/>
      <w:numFmt w:val="lowerLetter"/>
      <w:lvlText w:val="%1."/>
      <w:lvlJc w:val="left"/>
      <w:pPr>
        <w:ind w:left="2160" w:hanging="360"/>
      </w:pPr>
      <w:rPr>
        <w:rFonts w:hint="default"/>
        <w:b w:val="0"/>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2ABC21EE"/>
    <w:multiLevelType w:val="hybridMultilevel"/>
    <w:tmpl w:val="EED4F5F0"/>
    <w:lvl w:ilvl="0" w:tplc="B904889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2E257271"/>
    <w:multiLevelType w:val="hybridMultilevel"/>
    <w:tmpl w:val="84D8BB6C"/>
    <w:lvl w:ilvl="0" w:tplc="A6188A7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3053299D"/>
    <w:multiLevelType w:val="hybridMultilevel"/>
    <w:tmpl w:val="C324C542"/>
    <w:lvl w:ilvl="0" w:tplc="6FFEDB4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30933804"/>
    <w:multiLevelType w:val="hybridMultilevel"/>
    <w:tmpl w:val="7578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A27E54"/>
    <w:multiLevelType w:val="hybridMultilevel"/>
    <w:tmpl w:val="D9E2371A"/>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375E61BA"/>
    <w:multiLevelType w:val="hybridMultilevel"/>
    <w:tmpl w:val="C464D090"/>
    <w:lvl w:ilvl="0" w:tplc="04090019">
      <w:start w:val="1"/>
      <w:numFmt w:val="lowerLetter"/>
      <w:lvlText w:val="%1."/>
      <w:lvlJc w:val="left"/>
      <w:pPr>
        <w:ind w:left="2160" w:hanging="360"/>
      </w:pPr>
      <w:rPr>
        <w:rFonts w:cs="Times New Roman" w:hint="default"/>
        <w:u w:val="no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393275A5"/>
    <w:multiLevelType w:val="hybridMultilevel"/>
    <w:tmpl w:val="4830EA12"/>
    <w:lvl w:ilvl="0" w:tplc="829C08E2">
      <w:start w:val="1"/>
      <w:numFmt w:val="lowerLetter"/>
      <w:lvlText w:val="%1."/>
      <w:lvlJc w:val="left"/>
      <w:pPr>
        <w:ind w:left="2160" w:hanging="360"/>
      </w:pPr>
      <w:rPr>
        <w:rFonts w:hint="default"/>
        <w:sz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394D6FD3"/>
    <w:multiLevelType w:val="hybridMultilevel"/>
    <w:tmpl w:val="1BF27212"/>
    <w:lvl w:ilvl="0" w:tplc="3A0E9726">
      <w:start w:val="1"/>
      <w:numFmt w:val="decimal"/>
      <w:lvlText w:val="%1."/>
      <w:lvlJc w:val="left"/>
      <w:pPr>
        <w:ind w:left="2520" w:hanging="360"/>
      </w:pPr>
      <w:rPr>
        <w:rFonts w:hint="default"/>
        <w:u w:val="none"/>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7" w15:restartNumberingAfterBreak="0">
    <w:nsid w:val="3D9248FD"/>
    <w:multiLevelType w:val="hybridMultilevel"/>
    <w:tmpl w:val="D918F4AE"/>
    <w:lvl w:ilvl="0" w:tplc="CEC8798E">
      <w:start w:val="1"/>
      <w:numFmt w:val="lowerLetter"/>
      <w:lvlText w:val="%1."/>
      <w:lvlJc w:val="left"/>
      <w:pPr>
        <w:ind w:left="2160" w:hanging="360"/>
      </w:pPr>
      <w:rPr>
        <w:rFonts w:hint="default"/>
        <w:b w:val="0"/>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3E6277F5"/>
    <w:multiLevelType w:val="hybridMultilevel"/>
    <w:tmpl w:val="1BF27212"/>
    <w:lvl w:ilvl="0" w:tplc="3A0E9726">
      <w:start w:val="1"/>
      <w:numFmt w:val="decimal"/>
      <w:lvlText w:val="%1."/>
      <w:lvlJc w:val="left"/>
      <w:pPr>
        <w:ind w:left="2520" w:hanging="360"/>
      </w:pPr>
      <w:rPr>
        <w:rFonts w:hint="default"/>
        <w:u w:val="none"/>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9" w15:restartNumberingAfterBreak="0">
    <w:nsid w:val="3E6D2DA0"/>
    <w:multiLevelType w:val="hybridMultilevel"/>
    <w:tmpl w:val="AF8E7706"/>
    <w:lvl w:ilvl="0" w:tplc="8F9CF43A">
      <w:start w:val="1"/>
      <w:numFmt w:val="decimal"/>
      <w:lvlText w:val="%1."/>
      <w:lvlJc w:val="left"/>
      <w:pPr>
        <w:ind w:left="1800" w:hanging="360"/>
      </w:pPr>
      <w:rPr>
        <w:b/>
      </w:rPr>
    </w:lvl>
    <w:lvl w:ilvl="1" w:tplc="C5F4A85C">
      <w:start w:val="1"/>
      <w:numFmt w:val="lowerLetter"/>
      <w:lvlText w:val="%2."/>
      <w:lvlJc w:val="left"/>
      <w:pPr>
        <w:ind w:left="2610" w:hanging="360"/>
      </w:pPr>
      <w:rPr>
        <w:b w:val="0"/>
      </w:rPr>
    </w:lvl>
    <w:lvl w:ilvl="2" w:tplc="93E40B64">
      <w:start w:val="1"/>
      <w:numFmt w:val="decimal"/>
      <w:lvlText w:val="%3."/>
      <w:lvlJc w:val="left"/>
      <w:pPr>
        <w:ind w:left="3240" w:hanging="180"/>
      </w:pPr>
      <w:rPr>
        <w:rFonts w:ascii="Arial" w:hAnsi="Arial" w:hint="default"/>
        <w:b w:val="0"/>
        <w:i w:val="0"/>
        <w:sz w:val="20"/>
      </w:r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3F4206BB"/>
    <w:multiLevelType w:val="hybridMultilevel"/>
    <w:tmpl w:val="2A7C2ED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E30A426">
      <w:start w:val="1"/>
      <w:numFmt w:val="decimal"/>
      <w:lvlText w:val="%3."/>
      <w:lvlJc w:val="right"/>
      <w:pPr>
        <w:tabs>
          <w:tab w:val="num" w:pos="2160"/>
        </w:tabs>
        <w:ind w:left="2160" w:hanging="180"/>
      </w:pPr>
      <w:rPr>
        <w:rFonts w:ascii="Arial" w:eastAsia="Times New Roman" w:hAnsi="Arial" w:cs="Arial"/>
      </w:rPr>
    </w:lvl>
    <w:lvl w:ilvl="3" w:tplc="0409000F">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40A7019B"/>
    <w:multiLevelType w:val="hybridMultilevel"/>
    <w:tmpl w:val="A26EF396"/>
    <w:lvl w:ilvl="0" w:tplc="B422F9A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15:restartNumberingAfterBreak="0">
    <w:nsid w:val="42A02538"/>
    <w:multiLevelType w:val="hybridMultilevel"/>
    <w:tmpl w:val="7AFCA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59E0343"/>
    <w:multiLevelType w:val="hybridMultilevel"/>
    <w:tmpl w:val="B18E2D06"/>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4" w15:restartNumberingAfterBreak="0">
    <w:nsid w:val="4801254A"/>
    <w:multiLevelType w:val="hybridMultilevel"/>
    <w:tmpl w:val="09E04762"/>
    <w:lvl w:ilvl="0" w:tplc="0166F942">
      <w:start w:val="1"/>
      <w:numFmt w:val="lowerLetter"/>
      <w:lvlText w:val="%1."/>
      <w:lvlJc w:val="left"/>
      <w:pPr>
        <w:ind w:left="2160" w:hanging="360"/>
      </w:pPr>
      <w:rPr>
        <w:rFonts w:hint="default"/>
        <w:sz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15:restartNumberingAfterBreak="0">
    <w:nsid w:val="49D70CCC"/>
    <w:multiLevelType w:val="hybridMultilevel"/>
    <w:tmpl w:val="D918F4AE"/>
    <w:lvl w:ilvl="0" w:tplc="CEC8798E">
      <w:start w:val="1"/>
      <w:numFmt w:val="lowerLetter"/>
      <w:lvlText w:val="%1."/>
      <w:lvlJc w:val="left"/>
      <w:pPr>
        <w:ind w:left="2160" w:hanging="360"/>
      </w:pPr>
      <w:rPr>
        <w:rFonts w:hint="default"/>
        <w:b w:val="0"/>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49E76E2D"/>
    <w:multiLevelType w:val="hybridMultilevel"/>
    <w:tmpl w:val="179CFC44"/>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7" w15:restartNumberingAfterBreak="0">
    <w:nsid w:val="4D003CD1"/>
    <w:multiLevelType w:val="hybridMultilevel"/>
    <w:tmpl w:val="D918F4AE"/>
    <w:lvl w:ilvl="0" w:tplc="CEC8798E">
      <w:start w:val="1"/>
      <w:numFmt w:val="lowerLetter"/>
      <w:lvlText w:val="%1."/>
      <w:lvlJc w:val="left"/>
      <w:pPr>
        <w:ind w:left="2160" w:hanging="360"/>
      </w:pPr>
      <w:rPr>
        <w:rFonts w:hint="default"/>
        <w:b w:val="0"/>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8" w15:restartNumberingAfterBreak="0">
    <w:nsid w:val="4D0B7042"/>
    <w:multiLevelType w:val="hybridMultilevel"/>
    <w:tmpl w:val="C1266662"/>
    <w:lvl w:ilvl="0" w:tplc="04090019">
      <w:start w:val="1"/>
      <w:numFmt w:val="lowerLetter"/>
      <w:lvlText w:val="%1."/>
      <w:lvlJc w:val="left"/>
      <w:pPr>
        <w:ind w:left="2160" w:hanging="360"/>
      </w:pPr>
      <w:rPr>
        <w:rFonts w:cs="Times New Roman" w:hint="default"/>
        <w:u w:val="no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9" w15:restartNumberingAfterBreak="0">
    <w:nsid w:val="4D9D4A82"/>
    <w:multiLevelType w:val="hybridMultilevel"/>
    <w:tmpl w:val="470ADD3C"/>
    <w:lvl w:ilvl="0" w:tplc="3A16BD6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0" w15:restartNumberingAfterBreak="0">
    <w:nsid w:val="4FEA07DC"/>
    <w:multiLevelType w:val="hybridMultilevel"/>
    <w:tmpl w:val="382C3A02"/>
    <w:lvl w:ilvl="0" w:tplc="64DA75E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1" w15:restartNumberingAfterBreak="0">
    <w:nsid w:val="524033DA"/>
    <w:multiLevelType w:val="hybridMultilevel"/>
    <w:tmpl w:val="E9C836B2"/>
    <w:lvl w:ilvl="0" w:tplc="04090019">
      <w:start w:val="1"/>
      <w:numFmt w:val="lowerLetter"/>
      <w:lvlText w:val="%1."/>
      <w:lvlJc w:val="left"/>
      <w:pPr>
        <w:ind w:left="2160" w:hanging="360"/>
      </w:pPr>
      <w:rPr>
        <w:rFonts w:cs="Times New Roman" w:hint="default"/>
        <w:u w:val="no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2" w15:restartNumberingAfterBreak="0">
    <w:nsid w:val="531E73C0"/>
    <w:multiLevelType w:val="hybridMultilevel"/>
    <w:tmpl w:val="8C82D948"/>
    <w:lvl w:ilvl="0" w:tplc="6360F78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3" w15:restartNumberingAfterBreak="0">
    <w:nsid w:val="53B334A8"/>
    <w:multiLevelType w:val="hybridMultilevel"/>
    <w:tmpl w:val="C074C724"/>
    <w:lvl w:ilvl="0" w:tplc="04090019">
      <w:start w:val="1"/>
      <w:numFmt w:val="lowerLetter"/>
      <w:lvlText w:val="%1."/>
      <w:lvlJc w:val="left"/>
      <w:pPr>
        <w:ind w:left="2160" w:hanging="360"/>
      </w:pPr>
      <w:rPr>
        <w:rFonts w:cs="Times New Roman" w:hint="default"/>
        <w:u w:val="no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4" w15:restartNumberingAfterBreak="0">
    <w:nsid w:val="54260242"/>
    <w:multiLevelType w:val="hybridMultilevel"/>
    <w:tmpl w:val="D918F4AE"/>
    <w:lvl w:ilvl="0" w:tplc="CEC8798E">
      <w:start w:val="1"/>
      <w:numFmt w:val="lowerLetter"/>
      <w:lvlText w:val="%1."/>
      <w:lvlJc w:val="left"/>
      <w:pPr>
        <w:ind w:left="2160" w:hanging="360"/>
      </w:pPr>
      <w:rPr>
        <w:rFonts w:hint="default"/>
        <w:b w:val="0"/>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5" w15:restartNumberingAfterBreak="0">
    <w:nsid w:val="54D948A7"/>
    <w:multiLevelType w:val="hybridMultilevel"/>
    <w:tmpl w:val="FABC9228"/>
    <w:lvl w:ilvl="0" w:tplc="06820DF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6" w15:restartNumberingAfterBreak="0">
    <w:nsid w:val="558B743B"/>
    <w:multiLevelType w:val="hybridMultilevel"/>
    <w:tmpl w:val="B240C9C8"/>
    <w:lvl w:ilvl="0" w:tplc="28EE9514">
      <w:start w:val="1"/>
      <w:numFmt w:val="lowerLetter"/>
      <w:lvlText w:val="%1."/>
      <w:lvlJc w:val="left"/>
      <w:pPr>
        <w:ind w:left="2160" w:hanging="360"/>
      </w:pPr>
      <w:rPr>
        <w:rFonts w:hint="default"/>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7" w15:restartNumberingAfterBreak="0">
    <w:nsid w:val="563F6705"/>
    <w:multiLevelType w:val="hybridMultilevel"/>
    <w:tmpl w:val="FB163CEC"/>
    <w:lvl w:ilvl="0" w:tplc="746029BE">
      <w:start w:val="4"/>
      <w:numFmt w:val="decimal"/>
      <w:lvlText w:val="%1."/>
      <w:lvlJc w:val="left"/>
      <w:pPr>
        <w:ind w:left="21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7E64EEB"/>
    <w:multiLevelType w:val="hybridMultilevel"/>
    <w:tmpl w:val="1BF27212"/>
    <w:lvl w:ilvl="0" w:tplc="3A0E9726">
      <w:start w:val="1"/>
      <w:numFmt w:val="decimal"/>
      <w:lvlText w:val="%1."/>
      <w:lvlJc w:val="left"/>
      <w:pPr>
        <w:ind w:left="2520" w:hanging="360"/>
      </w:pPr>
      <w:rPr>
        <w:rFonts w:hint="default"/>
        <w:u w:val="none"/>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9" w15:restartNumberingAfterBreak="0">
    <w:nsid w:val="5A651A21"/>
    <w:multiLevelType w:val="hybridMultilevel"/>
    <w:tmpl w:val="9462E926"/>
    <w:lvl w:ilvl="0" w:tplc="A1861F1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0" w15:restartNumberingAfterBreak="0">
    <w:nsid w:val="5B476B18"/>
    <w:multiLevelType w:val="hybridMultilevel"/>
    <w:tmpl w:val="92AE89D8"/>
    <w:lvl w:ilvl="0" w:tplc="3C3E91DE">
      <w:start w:val="439"/>
      <w:numFmt w:val="decimal"/>
      <w:lvlText w:val="%1."/>
      <w:lvlJc w:val="left"/>
      <w:pPr>
        <w:ind w:left="1830" w:hanging="39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1" w15:restartNumberingAfterBreak="0">
    <w:nsid w:val="5B6D3AC2"/>
    <w:multiLevelType w:val="hybridMultilevel"/>
    <w:tmpl w:val="818C6E2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9">
      <w:start w:val="1"/>
      <w:numFmt w:val="lowerLetter"/>
      <w:lvlText w:val="%3."/>
      <w:lvlJc w:val="left"/>
      <w:pPr>
        <w:tabs>
          <w:tab w:val="num" w:pos="2160"/>
        </w:tabs>
        <w:ind w:left="2160" w:hanging="180"/>
      </w:pPr>
      <w:rPr>
        <w:rFonts w:cs="Times New Roman"/>
      </w:rPr>
    </w:lvl>
    <w:lvl w:ilvl="3" w:tplc="41C69EA2">
      <w:start w:val="1"/>
      <w:numFmt w:val="decimal"/>
      <w:lvlText w:val="%4."/>
      <w:lvlJc w:val="left"/>
      <w:pPr>
        <w:tabs>
          <w:tab w:val="num" w:pos="2880"/>
        </w:tabs>
        <w:ind w:left="2880" w:hanging="360"/>
      </w:pPr>
      <w:rPr>
        <w:rFonts w:cs="Times New Roman"/>
        <w:b w:val="0"/>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2" w15:restartNumberingAfterBreak="0">
    <w:nsid w:val="5D205A2C"/>
    <w:multiLevelType w:val="hybridMultilevel"/>
    <w:tmpl w:val="80887276"/>
    <w:lvl w:ilvl="0" w:tplc="6144CD8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3" w15:restartNumberingAfterBreak="0">
    <w:nsid w:val="5E1B02EB"/>
    <w:multiLevelType w:val="hybridMultilevel"/>
    <w:tmpl w:val="203C2254"/>
    <w:lvl w:ilvl="0" w:tplc="0409000F">
      <w:start w:val="1"/>
      <w:numFmt w:val="decimal"/>
      <w:lvlText w:val="%1."/>
      <w:lvlJc w:val="left"/>
      <w:pPr>
        <w:ind w:left="468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64" w15:restartNumberingAfterBreak="0">
    <w:nsid w:val="5E3B3F7E"/>
    <w:multiLevelType w:val="hybridMultilevel"/>
    <w:tmpl w:val="C3BECA26"/>
    <w:lvl w:ilvl="0" w:tplc="983CC65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5" w15:restartNumberingAfterBreak="0">
    <w:nsid w:val="5F5047D6"/>
    <w:multiLevelType w:val="hybridMultilevel"/>
    <w:tmpl w:val="D0F4BEC4"/>
    <w:lvl w:ilvl="0" w:tplc="EFEA8B5C">
      <w:start w:val="1"/>
      <w:numFmt w:val="lowerLetter"/>
      <w:lvlText w:val="%1."/>
      <w:lvlJc w:val="left"/>
      <w:pPr>
        <w:ind w:left="2160" w:hanging="360"/>
      </w:pPr>
      <w:rPr>
        <w:rFonts w:hint="default"/>
        <w:sz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6" w15:restartNumberingAfterBreak="0">
    <w:nsid w:val="60D33C4B"/>
    <w:multiLevelType w:val="hybridMultilevel"/>
    <w:tmpl w:val="85BAB5AA"/>
    <w:lvl w:ilvl="0" w:tplc="E3C8F52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7" w15:restartNumberingAfterBreak="0">
    <w:nsid w:val="64A13A4F"/>
    <w:multiLevelType w:val="hybridMultilevel"/>
    <w:tmpl w:val="0782569A"/>
    <w:lvl w:ilvl="0" w:tplc="979A848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8" w15:restartNumberingAfterBreak="0">
    <w:nsid w:val="653E37C1"/>
    <w:multiLevelType w:val="hybridMultilevel"/>
    <w:tmpl w:val="43DCC4A6"/>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9" w15:restartNumberingAfterBreak="0">
    <w:nsid w:val="672C4624"/>
    <w:multiLevelType w:val="hybridMultilevel"/>
    <w:tmpl w:val="D918F4AE"/>
    <w:lvl w:ilvl="0" w:tplc="CEC8798E">
      <w:start w:val="1"/>
      <w:numFmt w:val="lowerLetter"/>
      <w:lvlText w:val="%1."/>
      <w:lvlJc w:val="left"/>
      <w:pPr>
        <w:ind w:left="2160" w:hanging="360"/>
      </w:pPr>
      <w:rPr>
        <w:rFonts w:hint="default"/>
        <w:b w:val="0"/>
        <w:color w:val="auto"/>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0" w15:restartNumberingAfterBreak="0">
    <w:nsid w:val="69CD2C05"/>
    <w:multiLevelType w:val="hybridMultilevel"/>
    <w:tmpl w:val="B268F52A"/>
    <w:lvl w:ilvl="0" w:tplc="6B36584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1" w15:restartNumberingAfterBreak="0">
    <w:nsid w:val="6AB159EB"/>
    <w:multiLevelType w:val="hybridMultilevel"/>
    <w:tmpl w:val="98E2B71E"/>
    <w:lvl w:ilvl="0" w:tplc="04090019">
      <w:start w:val="1"/>
      <w:numFmt w:val="lowerLetter"/>
      <w:lvlText w:val="%1."/>
      <w:lvlJc w:val="left"/>
      <w:pPr>
        <w:ind w:left="2160" w:hanging="360"/>
      </w:pPr>
      <w:rPr>
        <w:rFonts w:cs="Times New Roman" w:hint="default"/>
        <w:u w:val="no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2" w15:restartNumberingAfterBreak="0">
    <w:nsid w:val="6C304B17"/>
    <w:multiLevelType w:val="hybridMultilevel"/>
    <w:tmpl w:val="A65A6746"/>
    <w:lvl w:ilvl="0" w:tplc="49827CA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3" w15:restartNumberingAfterBreak="0">
    <w:nsid w:val="70C80723"/>
    <w:multiLevelType w:val="hybridMultilevel"/>
    <w:tmpl w:val="1BF27212"/>
    <w:lvl w:ilvl="0" w:tplc="3A0E9726">
      <w:start w:val="1"/>
      <w:numFmt w:val="decimal"/>
      <w:lvlText w:val="%1."/>
      <w:lvlJc w:val="left"/>
      <w:pPr>
        <w:ind w:left="2520" w:hanging="360"/>
      </w:pPr>
      <w:rPr>
        <w:rFonts w:hint="default"/>
        <w:u w:val="none"/>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4" w15:restartNumberingAfterBreak="0">
    <w:nsid w:val="716213AD"/>
    <w:multiLevelType w:val="hybridMultilevel"/>
    <w:tmpl w:val="1BF27212"/>
    <w:lvl w:ilvl="0" w:tplc="3A0E9726">
      <w:start w:val="1"/>
      <w:numFmt w:val="decimal"/>
      <w:lvlText w:val="%1."/>
      <w:lvlJc w:val="left"/>
      <w:pPr>
        <w:ind w:left="2520" w:hanging="360"/>
      </w:pPr>
      <w:rPr>
        <w:rFonts w:hint="default"/>
        <w:u w:val="none"/>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5" w15:restartNumberingAfterBreak="0">
    <w:nsid w:val="719819B7"/>
    <w:multiLevelType w:val="hybridMultilevel"/>
    <w:tmpl w:val="5966282E"/>
    <w:lvl w:ilvl="0" w:tplc="04090019">
      <w:start w:val="1"/>
      <w:numFmt w:val="lowerLetter"/>
      <w:lvlText w:val="%1."/>
      <w:lvlJc w:val="left"/>
      <w:pPr>
        <w:ind w:left="2160" w:hanging="360"/>
      </w:pPr>
      <w:rPr>
        <w:rFonts w:cs="Times New Roman" w:hint="default"/>
        <w:u w:val="no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6" w15:restartNumberingAfterBreak="0">
    <w:nsid w:val="7269686D"/>
    <w:multiLevelType w:val="hybridMultilevel"/>
    <w:tmpl w:val="8AD45096"/>
    <w:lvl w:ilvl="0" w:tplc="4570636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7" w15:restartNumberingAfterBreak="0">
    <w:nsid w:val="728E0775"/>
    <w:multiLevelType w:val="hybridMultilevel"/>
    <w:tmpl w:val="8E920FDC"/>
    <w:lvl w:ilvl="0" w:tplc="0409000F">
      <w:start w:val="1"/>
      <w:numFmt w:val="decimal"/>
      <w:lvlText w:val="%1."/>
      <w:lvlJc w:val="left"/>
      <w:pPr>
        <w:ind w:left="6120" w:hanging="360"/>
      </w:p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78" w15:restartNumberingAfterBreak="0">
    <w:nsid w:val="72C53171"/>
    <w:multiLevelType w:val="hybridMultilevel"/>
    <w:tmpl w:val="D500FBE6"/>
    <w:lvl w:ilvl="0" w:tplc="DC86A4C6">
      <w:start w:val="1"/>
      <w:numFmt w:val="lowerLetter"/>
      <w:lvlText w:val="%1."/>
      <w:lvlJc w:val="left"/>
      <w:pPr>
        <w:ind w:left="2160" w:hanging="360"/>
      </w:pPr>
      <w:rPr>
        <w:rFonts w:hint="default"/>
        <w:sz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9" w15:restartNumberingAfterBreak="0">
    <w:nsid w:val="72F90FAA"/>
    <w:multiLevelType w:val="hybridMultilevel"/>
    <w:tmpl w:val="D918F4AE"/>
    <w:lvl w:ilvl="0" w:tplc="CEC8798E">
      <w:start w:val="1"/>
      <w:numFmt w:val="lowerLetter"/>
      <w:lvlText w:val="%1."/>
      <w:lvlJc w:val="left"/>
      <w:pPr>
        <w:ind w:left="2160" w:hanging="360"/>
      </w:pPr>
      <w:rPr>
        <w:rFonts w:hint="default"/>
        <w:b w:val="0"/>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0" w15:restartNumberingAfterBreak="0">
    <w:nsid w:val="73D87C94"/>
    <w:multiLevelType w:val="hybridMultilevel"/>
    <w:tmpl w:val="94BC5604"/>
    <w:lvl w:ilvl="0" w:tplc="8678103E">
      <w:start w:val="1"/>
      <w:numFmt w:val="lowerLetter"/>
      <w:lvlText w:val="%1."/>
      <w:lvlJc w:val="left"/>
      <w:pPr>
        <w:ind w:left="2160" w:hanging="360"/>
      </w:pPr>
      <w:rPr>
        <w:rFonts w:hint="default"/>
        <w:sz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1" w15:restartNumberingAfterBreak="0">
    <w:nsid w:val="73E26E34"/>
    <w:multiLevelType w:val="hybridMultilevel"/>
    <w:tmpl w:val="0BC27C0A"/>
    <w:lvl w:ilvl="0" w:tplc="686EADC6">
      <w:start w:val="1"/>
      <w:numFmt w:val="lowerLetter"/>
      <w:lvlText w:val="%1."/>
      <w:lvlJc w:val="left"/>
      <w:pPr>
        <w:ind w:left="2160" w:hanging="360"/>
      </w:pPr>
      <w:rPr>
        <w:rFonts w:hint="default"/>
        <w:sz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2" w15:restartNumberingAfterBreak="0">
    <w:nsid w:val="73F13E47"/>
    <w:multiLevelType w:val="hybridMultilevel"/>
    <w:tmpl w:val="B9326BA4"/>
    <w:lvl w:ilvl="0" w:tplc="04090019">
      <w:start w:val="1"/>
      <w:numFmt w:val="lowerLetter"/>
      <w:lvlText w:val="%1."/>
      <w:lvlJc w:val="left"/>
      <w:pPr>
        <w:ind w:left="2520" w:hanging="360"/>
      </w:pPr>
      <w:rPr>
        <w:rFonts w:cs="Times New Roman"/>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3" w15:restartNumberingAfterBreak="0">
    <w:nsid w:val="75AC0B88"/>
    <w:multiLevelType w:val="hybridMultilevel"/>
    <w:tmpl w:val="020E35F4"/>
    <w:lvl w:ilvl="0" w:tplc="015A1A5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4" w15:restartNumberingAfterBreak="0">
    <w:nsid w:val="77CE6F46"/>
    <w:multiLevelType w:val="hybridMultilevel"/>
    <w:tmpl w:val="53A40DAA"/>
    <w:lvl w:ilvl="0" w:tplc="BEE85B42">
      <w:start w:val="1"/>
      <w:numFmt w:val="lowerLetter"/>
      <w:lvlText w:val="%1."/>
      <w:lvlJc w:val="left"/>
      <w:pPr>
        <w:ind w:left="2160" w:hanging="360"/>
      </w:pPr>
      <w:rPr>
        <w:rFonts w:hint="default"/>
        <w:sz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5" w15:restartNumberingAfterBreak="0">
    <w:nsid w:val="788B35D6"/>
    <w:multiLevelType w:val="hybridMultilevel"/>
    <w:tmpl w:val="20666D74"/>
    <w:lvl w:ilvl="0" w:tplc="04090019">
      <w:start w:val="1"/>
      <w:numFmt w:val="lowerLetter"/>
      <w:lvlText w:val="%1."/>
      <w:lvlJc w:val="left"/>
      <w:pPr>
        <w:ind w:left="2160" w:hanging="360"/>
      </w:pPr>
      <w:rPr>
        <w:rFonts w:cs="Times New Roman" w:hint="default"/>
        <w:u w:val="no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6" w15:restartNumberingAfterBreak="0">
    <w:nsid w:val="7BF702F0"/>
    <w:multiLevelType w:val="hybridMultilevel"/>
    <w:tmpl w:val="25327BDA"/>
    <w:lvl w:ilvl="0" w:tplc="64241A5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7" w15:restartNumberingAfterBreak="0">
    <w:nsid w:val="7E9276BB"/>
    <w:multiLevelType w:val="hybridMultilevel"/>
    <w:tmpl w:val="1BF27212"/>
    <w:lvl w:ilvl="0" w:tplc="3A0E9726">
      <w:start w:val="1"/>
      <w:numFmt w:val="decimal"/>
      <w:lvlText w:val="%1."/>
      <w:lvlJc w:val="left"/>
      <w:pPr>
        <w:ind w:left="2520" w:hanging="360"/>
      </w:pPr>
      <w:rPr>
        <w:rFonts w:hint="default"/>
        <w:u w:val="none"/>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8" w15:restartNumberingAfterBreak="0">
    <w:nsid w:val="7F386020"/>
    <w:multiLevelType w:val="hybridMultilevel"/>
    <w:tmpl w:val="1534D000"/>
    <w:lvl w:ilvl="0" w:tplc="FC54C16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9" w15:restartNumberingAfterBreak="0">
    <w:nsid w:val="7F4B3507"/>
    <w:multiLevelType w:val="hybridMultilevel"/>
    <w:tmpl w:val="DE96DF92"/>
    <w:lvl w:ilvl="0" w:tplc="C01EB56E">
      <w:start w:val="1"/>
      <w:numFmt w:val="lowerLetter"/>
      <w:lvlText w:val="%1."/>
      <w:lvlJc w:val="left"/>
      <w:pPr>
        <w:ind w:left="2160" w:hanging="360"/>
      </w:pPr>
      <w:rPr>
        <w:rFonts w:hint="default"/>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0" w15:restartNumberingAfterBreak="0">
    <w:nsid w:val="7F757746"/>
    <w:multiLevelType w:val="hybridMultilevel"/>
    <w:tmpl w:val="126619FC"/>
    <w:lvl w:ilvl="0" w:tplc="2982D7C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369955546">
    <w:abstractNumId w:val="40"/>
  </w:num>
  <w:num w:numId="2" w16cid:durableId="737242120">
    <w:abstractNumId w:val="59"/>
  </w:num>
  <w:num w:numId="3" w16cid:durableId="1504514161">
    <w:abstractNumId w:val="79"/>
  </w:num>
  <w:num w:numId="4" w16cid:durableId="1423137231">
    <w:abstractNumId w:val="54"/>
  </w:num>
  <w:num w:numId="5" w16cid:durableId="331759794">
    <w:abstractNumId w:val="20"/>
  </w:num>
  <w:num w:numId="6" w16cid:durableId="1453863354">
    <w:abstractNumId w:val="37"/>
  </w:num>
  <w:num w:numId="7" w16cid:durableId="605238956">
    <w:abstractNumId w:val="47"/>
  </w:num>
  <w:num w:numId="8" w16cid:durableId="1983729730">
    <w:abstractNumId w:val="45"/>
  </w:num>
  <w:num w:numId="9" w16cid:durableId="1140460833">
    <w:abstractNumId w:val="28"/>
  </w:num>
  <w:num w:numId="10" w16cid:durableId="1808930805">
    <w:abstractNumId w:val="31"/>
  </w:num>
  <w:num w:numId="11" w16cid:durableId="605815456">
    <w:abstractNumId w:val="16"/>
  </w:num>
  <w:num w:numId="12" w16cid:durableId="155151066">
    <w:abstractNumId w:val="29"/>
  </w:num>
  <w:num w:numId="13" w16cid:durableId="469593688">
    <w:abstractNumId w:val="66"/>
  </w:num>
  <w:num w:numId="14" w16cid:durableId="1557744817">
    <w:abstractNumId w:val="83"/>
  </w:num>
  <w:num w:numId="15" w16cid:durableId="1591427684">
    <w:abstractNumId w:val="10"/>
  </w:num>
  <w:num w:numId="16" w16cid:durableId="114033313">
    <w:abstractNumId w:val="26"/>
  </w:num>
  <w:num w:numId="17" w16cid:durableId="1319580495">
    <w:abstractNumId w:val="22"/>
  </w:num>
  <w:num w:numId="18" w16cid:durableId="780107259">
    <w:abstractNumId w:val="49"/>
  </w:num>
  <w:num w:numId="19" w16cid:durableId="1371609428">
    <w:abstractNumId w:val="70"/>
  </w:num>
  <w:num w:numId="20" w16cid:durableId="148718775">
    <w:abstractNumId w:val="90"/>
  </w:num>
  <w:num w:numId="21" w16cid:durableId="1654335703">
    <w:abstractNumId w:val="30"/>
  </w:num>
  <w:num w:numId="22" w16cid:durableId="1754817281">
    <w:abstractNumId w:val="64"/>
  </w:num>
  <w:num w:numId="23" w16cid:durableId="2705443">
    <w:abstractNumId w:val="50"/>
  </w:num>
  <w:num w:numId="24" w16cid:durableId="663322069">
    <w:abstractNumId w:val="62"/>
  </w:num>
  <w:num w:numId="25" w16cid:durableId="1984967639">
    <w:abstractNumId w:val="7"/>
  </w:num>
  <w:num w:numId="26" w16cid:durableId="289553345">
    <w:abstractNumId w:val="69"/>
  </w:num>
  <w:num w:numId="27" w16cid:durableId="298923084">
    <w:abstractNumId w:val="9"/>
  </w:num>
  <w:num w:numId="28" w16cid:durableId="1004093465">
    <w:abstractNumId w:val="46"/>
  </w:num>
  <w:num w:numId="29" w16cid:durableId="1094132148">
    <w:abstractNumId w:val="8"/>
  </w:num>
  <w:num w:numId="30" w16cid:durableId="300813578">
    <w:abstractNumId w:val="52"/>
  </w:num>
  <w:num w:numId="31" w16cid:durableId="422336663">
    <w:abstractNumId w:val="25"/>
  </w:num>
  <w:num w:numId="32" w16cid:durableId="261186092">
    <w:abstractNumId w:val="67"/>
  </w:num>
  <w:num w:numId="33" w16cid:durableId="379206636">
    <w:abstractNumId w:val="55"/>
  </w:num>
  <w:num w:numId="34" w16cid:durableId="2057122729">
    <w:abstractNumId w:val="89"/>
  </w:num>
  <w:num w:numId="35" w16cid:durableId="1347486654">
    <w:abstractNumId w:val="78"/>
  </w:num>
  <w:num w:numId="36" w16cid:durableId="2081176683">
    <w:abstractNumId w:val="14"/>
  </w:num>
  <w:num w:numId="37" w16cid:durableId="522670483">
    <w:abstractNumId w:val="81"/>
  </w:num>
  <w:num w:numId="38" w16cid:durableId="541089346">
    <w:abstractNumId w:val="84"/>
  </w:num>
  <w:num w:numId="39" w16cid:durableId="795297579">
    <w:abstractNumId w:val="56"/>
  </w:num>
  <w:num w:numId="40" w16cid:durableId="708408731">
    <w:abstractNumId w:val="44"/>
  </w:num>
  <w:num w:numId="41" w16cid:durableId="253975862">
    <w:abstractNumId w:val="88"/>
  </w:num>
  <w:num w:numId="42" w16cid:durableId="747770958">
    <w:abstractNumId w:val="4"/>
  </w:num>
  <w:num w:numId="43" w16cid:durableId="1488671644">
    <w:abstractNumId w:val="5"/>
  </w:num>
  <w:num w:numId="44" w16cid:durableId="865560744">
    <w:abstractNumId w:val="65"/>
  </w:num>
  <w:num w:numId="45" w16cid:durableId="1450322745">
    <w:abstractNumId w:val="72"/>
  </w:num>
  <w:num w:numId="46" w16cid:durableId="253708457">
    <w:abstractNumId w:val="76"/>
  </w:num>
  <w:num w:numId="47" w16cid:durableId="135494216">
    <w:abstractNumId w:val="86"/>
  </w:num>
  <w:num w:numId="48" w16cid:durableId="1737239301">
    <w:abstractNumId w:val="80"/>
  </w:num>
  <w:num w:numId="49" w16cid:durableId="619535019">
    <w:abstractNumId w:val="35"/>
  </w:num>
  <w:num w:numId="50" w16cid:durableId="642463939">
    <w:abstractNumId w:val="19"/>
  </w:num>
  <w:num w:numId="51" w16cid:durableId="817259649">
    <w:abstractNumId w:val="41"/>
  </w:num>
  <w:num w:numId="52" w16cid:durableId="1582368082">
    <w:abstractNumId w:val="1"/>
  </w:num>
  <w:num w:numId="53" w16cid:durableId="1620261984">
    <w:abstractNumId w:val="43"/>
  </w:num>
  <w:num w:numId="54" w16cid:durableId="79840038">
    <w:abstractNumId w:val="33"/>
  </w:num>
  <w:num w:numId="55" w16cid:durableId="702437781">
    <w:abstractNumId w:val="39"/>
  </w:num>
  <w:num w:numId="56" w16cid:durableId="2145734311">
    <w:abstractNumId w:val="3"/>
  </w:num>
  <w:num w:numId="57" w16cid:durableId="251088166">
    <w:abstractNumId w:val="68"/>
  </w:num>
  <w:num w:numId="58" w16cid:durableId="1940480790">
    <w:abstractNumId w:val="27"/>
  </w:num>
  <w:num w:numId="59" w16cid:durableId="984747097">
    <w:abstractNumId w:val="74"/>
  </w:num>
  <w:num w:numId="60" w16cid:durableId="828441108">
    <w:abstractNumId w:val="38"/>
  </w:num>
  <w:num w:numId="61" w16cid:durableId="1321075816">
    <w:abstractNumId w:val="36"/>
  </w:num>
  <w:num w:numId="62" w16cid:durableId="608197664">
    <w:abstractNumId w:val="13"/>
  </w:num>
  <w:num w:numId="63" w16cid:durableId="395275247">
    <w:abstractNumId w:val="58"/>
  </w:num>
  <w:num w:numId="64" w16cid:durableId="1833332629">
    <w:abstractNumId w:val="73"/>
  </w:num>
  <w:num w:numId="65" w16cid:durableId="778766388">
    <w:abstractNumId w:val="87"/>
  </w:num>
  <w:num w:numId="66" w16cid:durableId="233783094">
    <w:abstractNumId w:val="32"/>
  </w:num>
  <w:num w:numId="67" w16cid:durableId="838732779">
    <w:abstractNumId w:val="12"/>
  </w:num>
  <w:num w:numId="68" w16cid:durableId="2037844803">
    <w:abstractNumId w:val="18"/>
  </w:num>
  <w:num w:numId="69" w16cid:durableId="1233007642">
    <w:abstractNumId w:val="63"/>
  </w:num>
  <w:num w:numId="70" w16cid:durableId="101188298">
    <w:abstractNumId w:val="77"/>
  </w:num>
  <w:num w:numId="71" w16cid:durableId="1207258376">
    <w:abstractNumId w:val="15"/>
  </w:num>
  <w:num w:numId="72" w16cid:durableId="1378356482">
    <w:abstractNumId w:val="61"/>
  </w:num>
  <w:num w:numId="73" w16cid:durableId="559439976">
    <w:abstractNumId w:val="2"/>
  </w:num>
  <w:num w:numId="74" w16cid:durableId="1528181272">
    <w:abstractNumId w:val="53"/>
  </w:num>
  <w:num w:numId="75" w16cid:durableId="900017932">
    <w:abstractNumId w:val="85"/>
  </w:num>
  <w:num w:numId="76" w16cid:durableId="1285892970">
    <w:abstractNumId w:val="82"/>
  </w:num>
  <w:num w:numId="77" w16cid:durableId="1961452250">
    <w:abstractNumId w:val="24"/>
  </w:num>
  <w:num w:numId="78" w16cid:durableId="469442179">
    <w:abstractNumId w:val="48"/>
  </w:num>
  <w:num w:numId="79" w16cid:durableId="1569418508">
    <w:abstractNumId w:val="34"/>
  </w:num>
  <w:num w:numId="80" w16cid:durableId="892469653">
    <w:abstractNumId w:val="23"/>
  </w:num>
  <w:num w:numId="81" w16cid:durableId="1816488873">
    <w:abstractNumId w:val="17"/>
  </w:num>
  <w:num w:numId="82" w16cid:durableId="1849100484">
    <w:abstractNumId w:val="6"/>
  </w:num>
  <w:num w:numId="83" w16cid:durableId="269778663">
    <w:abstractNumId w:val="71"/>
  </w:num>
  <w:num w:numId="84" w16cid:durableId="353654652">
    <w:abstractNumId w:val="0"/>
  </w:num>
  <w:num w:numId="85" w16cid:durableId="1940479272">
    <w:abstractNumId w:val="75"/>
  </w:num>
  <w:num w:numId="86" w16cid:durableId="1887914056">
    <w:abstractNumId w:val="51"/>
  </w:num>
  <w:num w:numId="87" w16cid:durableId="405035593">
    <w:abstractNumId w:val="42"/>
  </w:num>
  <w:num w:numId="88" w16cid:durableId="613750465">
    <w:abstractNumId w:val="11"/>
  </w:num>
  <w:num w:numId="89" w16cid:durableId="1570917459">
    <w:abstractNumId w:val="60"/>
  </w:num>
  <w:num w:numId="90" w16cid:durableId="269825850">
    <w:abstractNumId w:val="21"/>
  </w:num>
  <w:num w:numId="91" w16cid:durableId="1752386670">
    <w:abstractNumId w:val="57"/>
  </w:num>
  <w:numIdMacAtCleanup w:val="8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dez, Hilary">
    <w15:presenceInfo w15:providerId="Windows Live" w15:userId="340e39e3a4167390"/>
  </w15:person>
  <w15:person w15:author="Christopher Breidenbach">
    <w15:presenceInfo w15:providerId="AD" w15:userId="S::Christopher.Breidenbach@coag.gov::c504987f-47c5-418b-adc5-3566b2f36838"/>
  </w15:person>
  <w15:person w15:author="Martin, Lori">
    <w15:presenceInfo w15:providerId="AD" w15:userId="S::MartinL@dnr.state.co.us::01c1c5af-62ed-4c89-866d-d210247937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0"/>
  <w:activeWritingStyle w:appName="MSWord" w:lang="fr-FR" w:vendorID="64" w:dllVersion="6" w:nlCheck="1" w:checkStyle="0"/>
  <w:activeWritingStyle w:appName="MSWord" w:lang="es-MX" w:vendorID="64" w:dllVersion="6" w:nlCheck="1" w:checkStyle="0"/>
  <w:activeWritingStyle w:appName="MSWord" w:lang="es-AR" w:vendorID="64" w:dllVersion="6" w:nlCheck="1" w:checkStyle="0"/>
  <w:activeWritingStyle w:appName="MSWord" w:lang="en-US" w:vendorID="64" w:dllVersion="0" w:nlCheck="1" w:checkStyle="0"/>
  <w:activeWritingStyle w:appName="MSWord" w:lang="es-MX" w:vendorID="64" w:dllVersion="0" w:nlCheck="1" w:checkStyle="0"/>
  <w:activeWritingStyle w:appName="MSWord" w:lang="es-AR"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3B8"/>
    <w:rsid w:val="00000654"/>
    <w:rsid w:val="00001257"/>
    <w:rsid w:val="000038BB"/>
    <w:rsid w:val="00005D6C"/>
    <w:rsid w:val="00017D2D"/>
    <w:rsid w:val="00022BD9"/>
    <w:rsid w:val="0002319E"/>
    <w:rsid w:val="00025FB0"/>
    <w:rsid w:val="00026164"/>
    <w:rsid w:val="00033561"/>
    <w:rsid w:val="0003722D"/>
    <w:rsid w:val="0003764F"/>
    <w:rsid w:val="00040A15"/>
    <w:rsid w:val="00044F03"/>
    <w:rsid w:val="00051274"/>
    <w:rsid w:val="000528C4"/>
    <w:rsid w:val="00056D8F"/>
    <w:rsid w:val="00057A95"/>
    <w:rsid w:val="00057FBD"/>
    <w:rsid w:val="00062510"/>
    <w:rsid w:val="0006443D"/>
    <w:rsid w:val="00067294"/>
    <w:rsid w:val="00067ECB"/>
    <w:rsid w:val="0007372E"/>
    <w:rsid w:val="00081B11"/>
    <w:rsid w:val="00083FEB"/>
    <w:rsid w:val="000853B6"/>
    <w:rsid w:val="0008556D"/>
    <w:rsid w:val="00085A97"/>
    <w:rsid w:val="000916D0"/>
    <w:rsid w:val="00092A8D"/>
    <w:rsid w:val="000948E6"/>
    <w:rsid w:val="000954D5"/>
    <w:rsid w:val="00095976"/>
    <w:rsid w:val="000B1329"/>
    <w:rsid w:val="000B1B2F"/>
    <w:rsid w:val="000B6AF9"/>
    <w:rsid w:val="000B7E91"/>
    <w:rsid w:val="000C2756"/>
    <w:rsid w:val="000C4159"/>
    <w:rsid w:val="000C67C1"/>
    <w:rsid w:val="000C6DEA"/>
    <w:rsid w:val="000D7604"/>
    <w:rsid w:val="000E066D"/>
    <w:rsid w:val="000E6A60"/>
    <w:rsid w:val="000F02D0"/>
    <w:rsid w:val="000F3196"/>
    <w:rsid w:val="00104FDC"/>
    <w:rsid w:val="001059C5"/>
    <w:rsid w:val="001078C2"/>
    <w:rsid w:val="0011178C"/>
    <w:rsid w:val="001224DF"/>
    <w:rsid w:val="00122E15"/>
    <w:rsid w:val="00131149"/>
    <w:rsid w:val="0013691B"/>
    <w:rsid w:val="00143D2B"/>
    <w:rsid w:val="00143D40"/>
    <w:rsid w:val="00150A20"/>
    <w:rsid w:val="00151299"/>
    <w:rsid w:val="001521EF"/>
    <w:rsid w:val="00160646"/>
    <w:rsid w:val="001610A3"/>
    <w:rsid w:val="00162417"/>
    <w:rsid w:val="00173084"/>
    <w:rsid w:val="00175131"/>
    <w:rsid w:val="00177599"/>
    <w:rsid w:val="00177AAA"/>
    <w:rsid w:val="001801AB"/>
    <w:rsid w:val="001820B2"/>
    <w:rsid w:val="00184245"/>
    <w:rsid w:val="00184852"/>
    <w:rsid w:val="00186BAA"/>
    <w:rsid w:val="00193C9A"/>
    <w:rsid w:val="00193D0E"/>
    <w:rsid w:val="00195442"/>
    <w:rsid w:val="00196D29"/>
    <w:rsid w:val="00197864"/>
    <w:rsid w:val="00197A0A"/>
    <w:rsid w:val="001A1FFF"/>
    <w:rsid w:val="001A49D3"/>
    <w:rsid w:val="001B0456"/>
    <w:rsid w:val="001B08A8"/>
    <w:rsid w:val="001B0CF9"/>
    <w:rsid w:val="001B3AFE"/>
    <w:rsid w:val="001B3FDB"/>
    <w:rsid w:val="001D6989"/>
    <w:rsid w:val="001E1F0B"/>
    <w:rsid w:val="001E1FF7"/>
    <w:rsid w:val="001E30D8"/>
    <w:rsid w:val="001F07C4"/>
    <w:rsid w:val="001F08F4"/>
    <w:rsid w:val="001F60EC"/>
    <w:rsid w:val="002112FB"/>
    <w:rsid w:val="0021205A"/>
    <w:rsid w:val="00212507"/>
    <w:rsid w:val="002171BD"/>
    <w:rsid w:val="0022038E"/>
    <w:rsid w:val="00226142"/>
    <w:rsid w:val="00244234"/>
    <w:rsid w:val="002450A2"/>
    <w:rsid w:val="00245747"/>
    <w:rsid w:val="002471F6"/>
    <w:rsid w:val="0025084D"/>
    <w:rsid w:val="00252C0F"/>
    <w:rsid w:val="00252F68"/>
    <w:rsid w:val="00255CFD"/>
    <w:rsid w:val="00262631"/>
    <w:rsid w:val="0026494C"/>
    <w:rsid w:val="00271600"/>
    <w:rsid w:val="00273292"/>
    <w:rsid w:val="00276084"/>
    <w:rsid w:val="002770E4"/>
    <w:rsid w:val="00284552"/>
    <w:rsid w:val="0028584A"/>
    <w:rsid w:val="00286372"/>
    <w:rsid w:val="00287048"/>
    <w:rsid w:val="00292CD3"/>
    <w:rsid w:val="00297328"/>
    <w:rsid w:val="002A1047"/>
    <w:rsid w:val="002A29DB"/>
    <w:rsid w:val="002A4B6C"/>
    <w:rsid w:val="002A6029"/>
    <w:rsid w:val="002B4F3F"/>
    <w:rsid w:val="002B531A"/>
    <w:rsid w:val="002B639E"/>
    <w:rsid w:val="002B6566"/>
    <w:rsid w:val="002C488F"/>
    <w:rsid w:val="002C70A9"/>
    <w:rsid w:val="002C71F5"/>
    <w:rsid w:val="002C7849"/>
    <w:rsid w:val="002D290E"/>
    <w:rsid w:val="002D55B0"/>
    <w:rsid w:val="002D641A"/>
    <w:rsid w:val="002D764E"/>
    <w:rsid w:val="002E3910"/>
    <w:rsid w:val="002E4649"/>
    <w:rsid w:val="002F409A"/>
    <w:rsid w:val="002F4550"/>
    <w:rsid w:val="002F4D0F"/>
    <w:rsid w:val="002F5834"/>
    <w:rsid w:val="002F5990"/>
    <w:rsid w:val="00302CFA"/>
    <w:rsid w:val="00307B5B"/>
    <w:rsid w:val="00311453"/>
    <w:rsid w:val="003114E1"/>
    <w:rsid w:val="00312502"/>
    <w:rsid w:val="00317451"/>
    <w:rsid w:val="00317573"/>
    <w:rsid w:val="00324D70"/>
    <w:rsid w:val="003273FA"/>
    <w:rsid w:val="003320D0"/>
    <w:rsid w:val="00332749"/>
    <w:rsid w:val="00334F7B"/>
    <w:rsid w:val="00341896"/>
    <w:rsid w:val="00347EF2"/>
    <w:rsid w:val="003526D2"/>
    <w:rsid w:val="00353675"/>
    <w:rsid w:val="00357188"/>
    <w:rsid w:val="003601D2"/>
    <w:rsid w:val="003630DA"/>
    <w:rsid w:val="0036631B"/>
    <w:rsid w:val="00367ADC"/>
    <w:rsid w:val="00376A3D"/>
    <w:rsid w:val="00377E24"/>
    <w:rsid w:val="00381B5E"/>
    <w:rsid w:val="003827C0"/>
    <w:rsid w:val="00386214"/>
    <w:rsid w:val="00387A34"/>
    <w:rsid w:val="003937F8"/>
    <w:rsid w:val="00394570"/>
    <w:rsid w:val="003945DD"/>
    <w:rsid w:val="00396FF3"/>
    <w:rsid w:val="0039762D"/>
    <w:rsid w:val="003A19AD"/>
    <w:rsid w:val="003A2225"/>
    <w:rsid w:val="003B21CF"/>
    <w:rsid w:val="003B2B03"/>
    <w:rsid w:val="003B4781"/>
    <w:rsid w:val="003B5FA0"/>
    <w:rsid w:val="003C0363"/>
    <w:rsid w:val="003C578D"/>
    <w:rsid w:val="003C79A7"/>
    <w:rsid w:val="003D2E9E"/>
    <w:rsid w:val="003D692C"/>
    <w:rsid w:val="003F06DE"/>
    <w:rsid w:val="003F2C77"/>
    <w:rsid w:val="003F5ECF"/>
    <w:rsid w:val="003F6DBB"/>
    <w:rsid w:val="00403232"/>
    <w:rsid w:val="00406A62"/>
    <w:rsid w:val="00411B11"/>
    <w:rsid w:val="004137A9"/>
    <w:rsid w:val="00416708"/>
    <w:rsid w:val="00417D96"/>
    <w:rsid w:val="00424112"/>
    <w:rsid w:val="00424E03"/>
    <w:rsid w:val="00430708"/>
    <w:rsid w:val="004371D2"/>
    <w:rsid w:val="0044011A"/>
    <w:rsid w:val="004402F5"/>
    <w:rsid w:val="00442157"/>
    <w:rsid w:val="00443C68"/>
    <w:rsid w:val="00452A62"/>
    <w:rsid w:val="00453922"/>
    <w:rsid w:val="00456B24"/>
    <w:rsid w:val="0046069A"/>
    <w:rsid w:val="00462D3F"/>
    <w:rsid w:val="00467F00"/>
    <w:rsid w:val="00470B97"/>
    <w:rsid w:val="00473CE8"/>
    <w:rsid w:val="00483969"/>
    <w:rsid w:val="00484353"/>
    <w:rsid w:val="00493CBD"/>
    <w:rsid w:val="0049515F"/>
    <w:rsid w:val="004A5744"/>
    <w:rsid w:val="004B2A66"/>
    <w:rsid w:val="004B52C5"/>
    <w:rsid w:val="004B5EEC"/>
    <w:rsid w:val="004C0444"/>
    <w:rsid w:val="004C1DB1"/>
    <w:rsid w:val="004C376C"/>
    <w:rsid w:val="004C6F04"/>
    <w:rsid w:val="004C70F0"/>
    <w:rsid w:val="004D199A"/>
    <w:rsid w:val="004D440D"/>
    <w:rsid w:val="004D79C6"/>
    <w:rsid w:val="004E649F"/>
    <w:rsid w:val="004F7CE5"/>
    <w:rsid w:val="00500347"/>
    <w:rsid w:val="00500DDB"/>
    <w:rsid w:val="00501E5F"/>
    <w:rsid w:val="00503238"/>
    <w:rsid w:val="00510960"/>
    <w:rsid w:val="00513E8C"/>
    <w:rsid w:val="00520CAB"/>
    <w:rsid w:val="00521D31"/>
    <w:rsid w:val="0052585C"/>
    <w:rsid w:val="0052631F"/>
    <w:rsid w:val="0053071C"/>
    <w:rsid w:val="00530798"/>
    <w:rsid w:val="0053310A"/>
    <w:rsid w:val="005411DD"/>
    <w:rsid w:val="005517A1"/>
    <w:rsid w:val="005567A4"/>
    <w:rsid w:val="00557060"/>
    <w:rsid w:val="00557685"/>
    <w:rsid w:val="0056348C"/>
    <w:rsid w:val="00566922"/>
    <w:rsid w:val="00566A6F"/>
    <w:rsid w:val="0057228C"/>
    <w:rsid w:val="00576F8E"/>
    <w:rsid w:val="005801DD"/>
    <w:rsid w:val="0059410B"/>
    <w:rsid w:val="00595225"/>
    <w:rsid w:val="005A3B47"/>
    <w:rsid w:val="005B0627"/>
    <w:rsid w:val="005B54EF"/>
    <w:rsid w:val="005C2694"/>
    <w:rsid w:val="005C48C4"/>
    <w:rsid w:val="005C4D8C"/>
    <w:rsid w:val="005C5454"/>
    <w:rsid w:val="005D72EB"/>
    <w:rsid w:val="005E18BD"/>
    <w:rsid w:val="005E2AF8"/>
    <w:rsid w:val="005E4503"/>
    <w:rsid w:val="005E5081"/>
    <w:rsid w:val="005E5DD8"/>
    <w:rsid w:val="005E7423"/>
    <w:rsid w:val="005F7C86"/>
    <w:rsid w:val="00601330"/>
    <w:rsid w:val="00605739"/>
    <w:rsid w:val="00613BF2"/>
    <w:rsid w:val="00613E66"/>
    <w:rsid w:val="00621D17"/>
    <w:rsid w:val="0062418C"/>
    <w:rsid w:val="00636ACA"/>
    <w:rsid w:val="0064065F"/>
    <w:rsid w:val="00640791"/>
    <w:rsid w:val="00640886"/>
    <w:rsid w:val="00642145"/>
    <w:rsid w:val="00642421"/>
    <w:rsid w:val="006441A1"/>
    <w:rsid w:val="00646CF1"/>
    <w:rsid w:val="00653B5D"/>
    <w:rsid w:val="00653C76"/>
    <w:rsid w:val="006549F2"/>
    <w:rsid w:val="00655D08"/>
    <w:rsid w:val="00657081"/>
    <w:rsid w:val="00660B36"/>
    <w:rsid w:val="0066216E"/>
    <w:rsid w:val="00662F87"/>
    <w:rsid w:val="00670636"/>
    <w:rsid w:val="0067253A"/>
    <w:rsid w:val="00672EDA"/>
    <w:rsid w:val="00675765"/>
    <w:rsid w:val="00676BEB"/>
    <w:rsid w:val="0068153D"/>
    <w:rsid w:val="00684306"/>
    <w:rsid w:val="006A3FCB"/>
    <w:rsid w:val="006A5B85"/>
    <w:rsid w:val="006A6564"/>
    <w:rsid w:val="006B0226"/>
    <w:rsid w:val="006B069D"/>
    <w:rsid w:val="006B1E4B"/>
    <w:rsid w:val="006B3E61"/>
    <w:rsid w:val="006C62CE"/>
    <w:rsid w:val="006D0ECB"/>
    <w:rsid w:val="006D1E84"/>
    <w:rsid w:val="006D2117"/>
    <w:rsid w:val="006D386A"/>
    <w:rsid w:val="006D4BEA"/>
    <w:rsid w:val="006D7ED1"/>
    <w:rsid w:val="006E14E2"/>
    <w:rsid w:val="006E330F"/>
    <w:rsid w:val="006E5A5A"/>
    <w:rsid w:val="006E6396"/>
    <w:rsid w:val="007025F9"/>
    <w:rsid w:val="00706F2C"/>
    <w:rsid w:val="00710160"/>
    <w:rsid w:val="00713140"/>
    <w:rsid w:val="00720F16"/>
    <w:rsid w:val="0072101E"/>
    <w:rsid w:val="00722E2E"/>
    <w:rsid w:val="00727ABA"/>
    <w:rsid w:val="007314B3"/>
    <w:rsid w:val="00732AEA"/>
    <w:rsid w:val="007340E2"/>
    <w:rsid w:val="007347C5"/>
    <w:rsid w:val="00737A40"/>
    <w:rsid w:val="00742F58"/>
    <w:rsid w:val="007450C0"/>
    <w:rsid w:val="00751203"/>
    <w:rsid w:val="00753897"/>
    <w:rsid w:val="0075420B"/>
    <w:rsid w:val="00756BE5"/>
    <w:rsid w:val="00756E21"/>
    <w:rsid w:val="00761A9B"/>
    <w:rsid w:val="007658F9"/>
    <w:rsid w:val="007678B2"/>
    <w:rsid w:val="007745A4"/>
    <w:rsid w:val="007748A0"/>
    <w:rsid w:val="007751A0"/>
    <w:rsid w:val="0078110D"/>
    <w:rsid w:val="00781886"/>
    <w:rsid w:val="007852A6"/>
    <w:rsid w:val="00787762"/>
    <w:rsid w:val="007923F6"/>
    <w:rsid w:val="0079628F"/>
    <w:rsid w:val="007A4D81"/>
    <w:rsid w:val="007A5A06"/>
    <w:rsid w:val="007B12EC"/>
    <w:rsid w:val="007B2302"/>
    <w:rsid w:val="007B2685"/>
    <w:rsid w:val="007B5165"/>
    <w:rsid w:val="007C2132"/>
    <w:rsid w:val="007C42C4"/>
    <w:rsid w:val="007C5B46"/>
    <w:rsid w:val="007C75A1"/>
    <w:rsid w:val="007D2F82"/>
    <w:rsid w:val="007D3BA3"/>
    <w:rsid w:val="007E219D"/>
    <w:rsid w:val="008020C7"/>
    <w:rsid w:val="0081081D"/>
    <w:rsid w:val="008169A6"/>
    <w:rsid w:val="0082224A"/>
    <w:rsid w:val="00827F5D"/>
    <w:rsid w:val="00830D79"/>
    <w:rsid w:val="0083251B"/>
    <w:rsid w:val="00833626"/>
    <w:rsid w:val="008378AC"/>
    <w:rsid w:val="00850395"/>
    <w:rsid w:val="00855BE2"/>
    <w:rsid w:val="00863E32"/>
    <w:rsid w:val="00865C9A"/>
    <w:rsid w:val="00867C64"/>
    <w:rsid w:val="00867E7D"/>
    <w:rsid w:val="008779C3"/>
    <w:rsid w:val="00877AD1"/>
    <w:rsid w:val="008820FA"/>
    <w:rsid w:val="00882523"/>
    <w:rsid w:val="00882AF1"/>
    <w:rsid w:val="00884E77"/>
    <w:rsid w:val="008858FB"/>
    <w:rsid w:val="00894EC7"/>
    <w:rsid w:val="0089698E"/>
    <w:rsid w:val="00896F46"/>
    <w:rsid w:val="00897279"/>
    <w:rsid w:val="008A100F"/>
    <w:rsid w:val="008A1939"/>
    <w:rsid w:val="008A462C"/>
    <w:rsid w:val="008A6852"/>
    <w:rsid w:val="008B230C"/>
    <w:rsid w:val="008B6BBC"/>
    <w:rsid w:val="008C53C6"/>
    <w:rsid w:val="008D4B51"/>
    <w:rsid w:val="008D65C2"/>
    <w:rsid w:val="008E00C7"/>
    <w:rsid w:val="008E6F23"/>
    <w:rsid w:val="008E7BE7"/>
    <w:rsid w:val="008F31A0"/>
    <w:rsid w:val="008F4447"/>
    <w:rsid w:val="008F5DDD"/>
    <w:rsid w:val="0090505C"/>
    <w:rsid w:val="00907B1C"/>
    <w:rsid w:val="009100E4"/>
    <w:rsid w:val="00914889"/>
    <w:rsid w:val="00934689"/>
    <w:rsid w:val="009354EC"/>
    <w:rsid w:val="009379B9"/>
    <w:rsid w:val="00940DE6"/>
    <w:rsid w:val="00945CAF"/>
    <w:rsid w:val="00947A14"/>
    <w:rsid w:val="00955790"/>
    <w:rsid w:val="00957011"/>
    <w:rsid w:val="0095721A"/>
    <w:rsid w:val="00973EB7"/>
    <w:rsid w:val="009759C8"/>
    <w:rsid w:val="00982007"/>
    <w:rsid w:val="00984875"/>
    <w:rsid w:val="009849EB"/>
    <w:rsid w:val="009853D0"/>
    <w:rsid w:val="0099078E"/>
    <w:rsid w:val="0099085A"/>
    <w:rsid w:val="00990CD2"/>
    <w:rsid w:val="00994286"/>
    <w:rsid w:val="009A027A"/>
    <w:rsid w:val="009A0D77"/>
    <w:rsid w:val="009A12DB"/>
    <w:rsid w:val="009A1CBF"/>
    <w:rsid w:val="009A28A0"/>
    <w:rsid w:val="009A2CD5"/>
    <w:rsid w:val="009B0825"/>
    <w:rsid w:val="009B1F9C"/>
    <w:rsid w:val="009B3EDF"/>
    <w:rsid w:val="009B6DF8"/>
    <w:rsid w:val="009C22AB"/>
    <w:rsid w:val="009C2C36"/>
    <w:rsid w:val="009C3CE8"/>
    <w:rsid w:val="009C4099"/>
    <w:rsid w:val="009C6420"/>
    <w:rsid w:val="009D5016"/>
    <w:rsid w:val="009D51D8"/>
    <w:rsid w:val="009E1099"/>
    <w:rsid w:val="009E25BA"/>
    <w:rsid w:val="009E3191"/>
    <w:rsid w:val="009E4E07"/>
    <w:rsid w:val="009E6861"/>
    <w:rsid w:val="009E7E6F"/>
    <w:rsid w:val="009F056B"/>
    <w:rsid w:val="009F1CDF"/>
    <w:rsid w:val="009F526B"/>
    <w:rsid w:val="00A0217F"/>
    <w:rsid w:val="00A038FE"/>
    <w:rsid w:val="00A0597F"/>
    <w:rsid w:val="00A06FF1"/>
    <w:rsid w:val="00A107FF"/>
    <w:rsid w:val="00A167B3"/>
    <w:rsid w:val="00A218CE"/>
    <w:rsid w:val="00A2202E"/>
    <w:rsid w:val="00A23695"/>
    <w:rsid w:val="00A25DCF"/>
    <w:rsid w:val="00A27359"/>
    <w:rsid w:val="00A316CF"/>
    <w:rsid w:val="00A3724D"/>
    <w:rsid w:val="00A40FB1"/>
    <w:rsid w:val="00A467B4"/>
    <w:rsid w:val="00A538F8"/>
    <w:rsid w:val="00A57F25"/>
    <w:rsid w:val="00A607C1"/>
    <w:rsid w:val="00A60CF7"/>
    <w:rsid w:val="00A656FC"/>
    <w:rsid w:val="00A671D9"/>
    <w:rsid w:val="00A6751E"/>
    <w:rsid w:val="00A74D62"/>
    <w:rsid w:val="00A81E97"/>
    <w:rsid w:val="00A8610D"/>
    <w:rsid w:val="00A90D43"/>
    <w:rsid w:val="00A946CF"/>
    <w:rsid w:val="00A94808"/>
    <w:rsid w:val="00A94876"/>
    <w:rsid w:val="00AA5414"/>
    <w:rsid w:val="00AB467F"/>
    <w:rsid w:val="00AB567A"/>
    <w:rsid w:val="00AB5E98"/>
    <w:rsid w:val="00AB7D58"/>
    <w:rsid w:val="00AC33B8"/>
    <w:rsid w:val="00AC3A59"/>
    <w:rsid w:val="00AC7E81"/>
    <w:rsid w:val="00AE1864"/>
    <w:rsid w:val="00AE213C"/>
    <w:rsid w:val="00AE5045"/>
    <w:rsid w:val="00AE725A"/>
    <w:rsid w:val="00AF0213"/>
    <w:rsid w:val="00AF2AB5"/>
    <w:rsid w:val="00AF52AE"/>
    <w:rsid w:val="00B05426"/>
    <w:rsid w:val="00B073A0"/>
    <w:rsid w:val="00B0750F"/>
    <w:rsid w:val="00B1027B"/>
    <w:rsid w:val="00B10B74"/>
    <w:rsid w:val="00B12738"/>
    <w:rsid w:val="00B13D77"/>
    <w:rsid w:val="00B148F3"/>
    <w:rsid w:val="00B14B99"/>
    <w:rsid w:val="00B208FF"/>
    <w:rsid w:val="00B21C6B"/>
    <w:rsid w:val="00B25726"/>
    <w:rsid w:val="00B26996"/>
    <w:rsid w:val="00B27E32"/>
    <w:rsid w:val="00B303DE"/>
    <w:rsid w:val="00B31B4D"/>
    <w:rsid w:val="00B40A90"/>
    <w:rsid w:val="00B41842"/>
    <w:rsid w:val="00B42732"/>
    <w:rsid w:val="00B42EAC"/>
    <w:rsid w:val="00B43C39"/>
    <w:rsid w:val="00B4488B"/>
    <w:rsid w:val="00B44D9B"/>
    <w:rsid w:val="00B4719E"/>
    <w:rsid w:val="00B524D8"/>
    <w:rsid w:val="00B62749"/>
    <w:rsid w:val="00B64EB6"/>
    <w:rsid w:val="00B673DA"/>
    <w:rsid w:val="00B67D1E"/>
    <w:rsid w:val="00B7391D"/>
    <w:rsid w:val="00B73A05"/>
    <w:rsid w:val="00B82728"/>
    <w:rsid w:val="00B82F44"/>
    <w:rsid w:val="00B84AA6"/>
    <w:rsid w:val="00B97FD3"/>
    <w:rsid w:val="00BA3019"/>
    <w:rsid w:val="00BA42AC"/>
    <w:rsid w:val="00BA5187"/>
    <w:rsid w:val="00BB29D7"/>
    <w:rsid w:val="00BB4193"/>
    <w:rsid w:val="00BB7535"/>
    <w:rsid w:val="00BC793B"/>
    <w:rsid w:val="00BD1C69"/>
    <w:rsid w:val="00BD2951"/>
    <w:rsid w:val="00BD38F6"/>
    <w:rsid w:val="00BD6729"/>
    <w:rsid w:val="00BE0834"/>
    <w:rsid w:val="00C107A4"/>
    <w:rsid w:val="00C178CA"/>
    <w:rsid w:val="00C2227F"/>
    <w:rsid w:val="00C27F62"/>
    <w:rsid w:val="00C44D4E"/>
    <w:rsid w:val="00C47B14"/>
    <w:rsid w:val="00C51BD2"/>
    <w:rsid w:val="00C52C70"/>
    <w:rsid w:val="00C536BA"/>
    <w:rsid w:val="00C62C66"/>
    <w:rsid w:val="00C652A7"/>
    <w:rsid w:val="00C678F5"/>
    <w:rsid w:val="00C7658E"/>
    <w:rsid w:val="00C77A55"/>
    <w:rsid w:val="00C81CE4"/>
    <w:rsid w:val="00C83452"/>
    <w:rsid w:val="00C840C1"/>
    <w:rsid w:val="00C85050"/>
    <w:rsid w:val="00C86D65"/>
    <w:rsid w:val="00C96651"/>
    <w:rsid w:val="00CA06D9"/>
    <w:rsid w:val="00CA1CBC"/>
    <w:rsid w:val="00CA442D"/>
    <w:rsid w:val="00CA546C"/>
    <w:rsid w:val="00CA7CF7"/>
    <w:rsid w:val="00CB0CDF"/>
    <w:rsid w:val="00CB68E5"/>
    <w:rsid w:val="00CB7832"/>
    <w:rsid w:val="00CC525C"/>
    <w:rsid w:val="00CC63D2"/>
    <w:rsid w:val="00CD1469"/>
    <w:rsid w:val="00CD2D3F"/>
    <w:rsid w:val="00CD58F5"/>
    <w:rsid w:val="00CD6723"/>
    <w:rsid w:val="00CD6FC6"/>
    <w:rsid w:val="00CE2895"/>
    <w:rsid w:val="00CE324D"/>
    <w:rsid w:val="00CE4D81"/>
    <w:rsid w:val="00CE5883"/>
    <w:rsid w:val="00CF2EFA"/>
    <w:rsid w:val="00D03144"/>
    <w:rsid w:val="00D03AFE"/>
    <w:rsid w:val="00D07CB1"/>
    <w:rsid w:val="00D1087A"/>
    <w:rsid w:val="00D130CD"/>
    <w:rsid w:val="00D2083E"/>
    <w:rsid w:val="00D20F89"/>
    <w:rsid w:val="00D2587E"/>
    <w:rsid w:val="00D2654B"/>
    <w:rsid w:val="00D30416"/>
    <w:rsid w:val="00D30AC5"/>
    <w:rsid w:val="00D3202E"/>
    <w:rsid w:val="00D350CF"/>
    <w:rsid w:val="00D363F3"/>
    <w:rsid w:val="00D37EBD"/>
    <w:rsid w:val="00D42D64"/>
    <w:rsid w:val="00D43E0A"/>
    <w:rsid w:val="00D44E68"/>
    <w:rsid w:val="00D471A3"/>
    <w:rsid w:val="00D47B3E"/>
    <w:rsid w:val="00D507B7"/>
    <w:rsid w:val="00D54B2B"/>
    <w:rsid w:val="00D54EAE"/>
    <w:rsid w:val="00D55115"/>
    <w:rsid w:val="00D56BE7"/>
    <w:rsid w:val="00D75E1B"/>
    <w:rsid w:val="00D82900"/>
    <w:rsid w:val="00D8492E"/>
    <w:rsid w:val="00D84F56"/>
    <w:rsid w:val="00D8534B"/>
    <w:rsid w:val="00D8568F"/>
    <w:rsid w:val="00D86EF2"/>
    <w:rsid w:val="00D875EC"/>
    <w:rsid w:val="00DA378E"/>
    <w:rsid w:val="00DA37ED"/>
    <w:rsid w:val="00DA6D92"/>
    <w:rsid w:val="00DB3744"/>
    <w:rsid w:val="00DB495B"/>
    <w:rsid w:val="00DB5AF2"/>
    <w:rsid w:val="00DC0769"/>
    <w:rsid w:val="00DC1FED"/>
    <w:rsid w:val="00DC221C"/>
    <w:rsid w:val="00DC5566"/>
    <w:rsid w:val="00DC6B5B"/>
    <w:rsid w:val="00DD77FB"/>
    <w:rsid w:val="00DF0C5D"/>
    <w:rsid w:val="00DF1DBE"/>
    <w:rsid w:val="00DF2E1E"/>
    <w:rsid w:val="00DF57B8"/>
    <w:rsid w:val="00DF6CB1"/>
    <w:rsid w:val="00E23A95"/>
    <w:rsid w:val="00E25700"/>
    <w:rsid w:val="00E30261"/>
    <w:rsid w:val="00E313CF"/>
    <w:rsid w:val="00E333C1"/>
    <w:rsid w:val="00E335FB"/>
    <w:rsid w:val="00E353BA"/>
    <w:rsid w:val="00E360AB"/>
    <w:rsid w:val="00E475ED"/>
    <w:rsid w:val="00E55A20"/>
    <w:rsid w:val="00E56D5C"/>
    <w:rsid w:val="00E62F33"/>
    <w:rsid w:val="00E6478E"/>
    <w:rsid w:val="00E71049"/>
    <w:rsid w:val="00E75E92"/>
    <w:rsid w:val="00E80B90"/>
    <w:rsid w:val="00E860FB"/>
    <w:rsid w:val="00E92AA7"/>
    <w:rsid w:val="00E93CFC"/>
    <w:rsid w:val="00E94DA2"/>
    <w:rsid w:val="00E96EA0"/>
    <w:rsid w:val="00EA0947"/>
    <w:rsid w:val="00EA1800"/>
    <w:rsid w:val="00EA4D97"/>
    <w:rsid w:val="00EA5361"/>
    <w:rsid w:val="00EB1E27"/>
    <w:rsid w:val="00EC02DD"/>
    <w:rsid w:val="00EC29AA"/>
    <w:rsid w:val="00ED016C"/>
    <w:rsid w:val="00EE1F59"/>
    <w:rsid w:val="00EE2343"/>
    <w:rsid w:val="00EE2D68"/>
    <w:rsid w:val="00EE342F"/>
    <w:rsid w:val="00EE76A3"/>
    <w:rsid w:val="00EF2FC3"/>
    <w:rsid w:val="00EF535C"/>
    <w:rsid w:val="00EF6990"/>
    <w:rsid w:val="00F037A5"/>
    <w:rsid w:val="00F04ABA"/>
    <w:rsid w:val="00F04D03"/>
    <w:rsid w:val="00F07554"/>
    <w:rsid w:val="00F10DB3"/>
    <w:rsid w:val="00F1641A"/>
    <w:rsid w:val="00F16BF6"/>
    <w:rsid w:val="00F2180F"/>
    <w:rsid w:val="00F2383F"/>
    <w:rsid w:val="00F24D9C"/>
    <w:rsid w:val="00F26238"/>
    <w:rsid w:val="00F31F71"/>
    <w:rsid w:val="00F32028"/>
    <w:rsid w:val="00F354BD"/>
    <w:rsid w:val="00F40291"/>
    <w:rsid w:val="00F44539"/>
    <w:rsid w:val="00F50A37"/>
    <w:rsid w:val="00F5582C"/>
    <w:rsid w:val="00F57785"/>
    <w:rsid w:val="00F619C4"/>
    <w:rsid w:val="00F643B1"/>
    <w:rsid w:val="00F649AF"/>
    <w:rsid w:val="00F76A0C"/>
    <w:rsid w:val="00F804CC"/>
    <w:rsid w:val="00F80A2E"/>
    <w:rsid w:val="00F82E79"/>
    <w:rsid w:val="00F84492"/>
    <w:rsid w:val="00F94B35"/>
    <w:rsid w:val="00F951EE"/>
    <w:rsid w:val="00FA1620"/>
    <w:rsid w:val="00FA1B2F"/>
    <w:rsid w:val="00FB2B44"/>
    <w:rsid w:val="00FC00A8"/>
    <w:rsid w:val="00FC01F7"/>
    <w:rsid w:val="00FC16B9"/>
    <w:rsid w:val="00FC1710"/>
    <w:rsid w:val="00FC17AE"/>
    <w:rsid w:val="00FC7498"/>
    <w:rsid w:val="00FD725E"/>
    <w:rsid w:val="00FE1E2F"/>
    <w:rsid w:val="00FE30D0"/>
    <w:rsid w:val="00FE33EE"/>
    <w:rsid w:val="00FE4A6D"/>
    <w:rsid w:val="00FE7E0B"/>
    <w:rsid w:val="00FF4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19D34A"/>
  <w15:chartTrackingRefBased/>
  <w15:docId w15:val="{19D7D28D-99D8-4BEE-B94B-EAAE4DE8D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21C"/>
    <w:rPr>
      <w:rFonts w:ascii="Arial" w:hAnsi="Arial" w:cs="Arial"/>
      <w:b/>
      <w:bCs/>
    </w:rPr>
  </w:style>
  <w:style w:type="paragraph" w:styleId="Heading1">
    <w:name w:val="heading 1"/>
    <w:basedOn w:val="Normal"/>
    <w:next w:val="Normal"/>
    <w:link w:val="Heading1Char"/>
    <w:uiPriority w:val="9"/>
    <w:qFormat/>
    <w:rsid w:val="002C488F"/>
    <w:pPr>
      <w:outlineLvl w:val="0"/>
    </w:pPr>
  </w:style>
  <w:style w:type="paragraph" w:styleId="Heading2">
    <w:name w:val="heading 2"/>
    <w:basedOn w:val="Heading1"/>
    <w:next w:val="Normal"/>
    <w:link w:val="Heading2Char"/>
    <w:uiPriority w:val="9"/>
    <w:qFormat/>
    <w:rsid w:val="009A12DB"/>
    <w:pPr>
      <w:spacing w:line="276" w:lineRule="auto"/>
      <w:outlineLvl w:val="1"/>
    </w:pPr>
  </w:style>
  <w:style w:type="paragraph" w:styleId="Heading3">
    <w:name w:val="heading 3"/>
    <w:basedOn w:val="Heading2"/>
    <w:next w:val="Normal"/>
    <w:link w:val="Heading3Char"/>
    <w:uiPriority w:val="9"/>
    <w:qFormat/>
    <w:rsid w:val="009A12DB"/>
    <w:pPr>
      <w:outlineLvl w:val="2"/>
    </w:pPr>
  </w:style>
  <w:style w:type="paragraph" w:styleId="Heading4">
    <w:name w:val="heading 4"/>
    <w:basedOn w:val="Normal"/>
    <w:next w:val="Normal"/>
    <w:link w:val="Heading4Char"/>
    <w:uiPriority w:val="9"/>
    <w:qFormat/>
    <w:rsid w:val="007748A0"/>
    <w:pPr>
      <w:keepNext/>
      <w:tabs>
        <w:tab w:val="left" w:pos="900"/>
      </w:tabs>
      <w:ind w:left="720" w:firstLine="360"/>
      <w:outlineLvl w:val="3"/>
    </w:pPr>
    <w:rPr>
      <w:b w:val="0"/>
      <w:bCs w:val="0"/>
      <w:sz w:val="19"/>
      <w:szCs w:val="19"/>
    </w:rPr>
  </w:style>
  <w:style w:type="paragraph" w:styleId="Heading5">
    <w:name w:val="heading 5"/>
    <w:basedOn w:val="Normal"/>
    <w:next w:val="Normal"/>
    <w:link w:val="Heading5Char"/>
    <w:uiPriority w:val="9"/>
    <w:qFormat/>
    <w:rsid w:val="007748A0"/>
    <w:pPr>
      <w:keepNext/>
      <w:tabs>
        <w:tab w:val="left" w:pos="-1080"/>
        <w:tab w:val="left" w:pos="-720"/>
        <w:tab w:val="left" w:pos="121"/>
        <w:tab w:val="left" w:pos="360"/>
        <w:tab w:val="left" w:pos="720"/>
        <w:tab w:val="left" w:pos="1090"/>
        <w:tab w:val="left" w:pos="1332"/>
        <w:tab w:val="left" w:pos="1574"/>
        <w:tab w:val="left" w:pos="1816"/>
        <w:tab w:val="left" w:pos="2058"/>
        <w:tab w:val="left" w:pos="230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 w:val="left" w:pos="9560"/>
        <w:tab w:val="left" w:pos="9802"/>
        <w:tab w:val="left" w:pos="10044"/>
      </w:tabs>
      <w:jc w:val="center"/>
      <w:outlineLvl w:val="4"/>
    </w:pPr>
    <w:rPr>
      <w:sz w:val="19"/>
      <w:szCs w:val="19"/>
    </w:rPr>
  </w:style>
  <w:style w:type="paragraph" w:styleId="Heading6">
    <w:name w:val="heading 6"/>
    <w:basedOn w:val="Normal"/>
    <w:next w:val="Normal"/>
    <w:link w:val="Heading6Char"/>
    <w:uiPriority w:val="9"/>
    <w:qFormat/>
    <w:rsid w:val="007748A0"/>
    <w:pPr>
      <w:keepNext/>
      <w:tabs>
        <w:tab w:val="left" w:pos="180"/>
        <w:tab w:val="left" w:pos="720"/>
        <w:tab w:val="left" w:pos="1080"/>
      </w:tabs>
      <w:ind w:firstLine="360"/>
      <w:outlineLvl w:val="5"/>
    </w:pPr>
    <w:rPr>
      <w:sz w:val="19"/>
      <w:szCs w:val="19"/>
    </w:rPr>
  </w:style>
  <w:style w:type="paragraph" w:styleId="Heading7">
    <w:name w:val="heading 7"/>
    <w:basedOn w:val="Normal"/>
    <w:next w:val="Normal"/>
    <w:link w:val="Heading7Char"/>
    <w:uiPriority w:val="9"/>
    <w:qFormat/>
    <w:rsid w:val="007748A0"/>
    <w:pPr>
      <w:keepNext/>
      <w:ind w:left="450"/>
      <w:outlineLvl w:val="6"/>
    </w:pPr>
    <w:rPr>
      <w:b w:val="0"/>
      <w:bCs w:val="0"/>
      <w:color w:val="000000"/>
      <w:sz w:val="19"/>
      <w:szCs w:val="19"/>
    </w:rPr>
  </w:style>
  <w:style w:type="paragraph" w:styleId="Heading8">
    <w:name w:val="heading 8"/>
    <w:basedOn w:val="Normal"/>
    <w:next w:val="Normal"/>
    <w:link w:val="Heading8Char"/>
    <w:uiPriority w:val="9"/>
    <w:qFormat/>
    <w:rsid w:val="007748A0"/>
    <w:pPr>
      <w:keepNext/>
      <w:tabs>
        <w:tab w:val="left" w:pos="630"/>
      </w:tabs>
      <w:ind w:firstLine="360"/>
      <w:outlineLvl w:val="7"/>
    </w:pPr>
    <w:rPr>
      <w:color w:val="000000"/>
      <w:sz w:val="19"/>
      <w:szCs w:val="19"/>
    </w:rPr>
  </w:style>
  <w:style w:type="paragraph" w:styleId="Heading9">
    <w:name w:val="heading 9"/>
    <w:basedOn w:val="Normal"/>
    <w:next w:val="Normal"/>
    <w:link w:val="Heading9Char"/>
    <w:uiPriority w:val="9"/>
    <w:qFormat/>
    <w:rsid w:val="007748A0"/>
    <w:pPr>
      <w:keepNext/>
      <w:tabs>
        <w:tab w:val="right" w:pos="9360"/>
      </w:tabs>
      <w:jc w:val="right"/>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2C488F"/>
    <w:rPr>
      <w:rFonts w:ascii="Arial" w:hAnsi="Arial" w:cs="Arial"/>
      <w:b/>
      <w:bCs/>
    </w:rPr>
  </w:style>
  <w:style w:type="character" w:customStyle="1" w:styleId="Heading2Char">
    <w:name w:val="Heading 2 Char"/>
    <w:link w:val="Heading2"/>
    <w:uiPriority w:val="9"/>
    <w:locked/>
    <w:rsid w:val="009A12DB"/>
    <w:rPr>
      <w:rFonts w:ascii="Arial" w:hAnsi="Arial" w:cs="Arial"/>
      <w:b/>
      <w:bCs/>
    </w:rPr>
  </w:style>
  <w:style w:type="character" w:customStyle="1" w:styleId="Heading3Char">
    <w:name w:val="Heading 3 Char"/>
    <w:link w:val="Heading3"/>
    <w:uiPriority w:val="9"/>
    <w:locked/>
    <w:rsid w:val="009A12DB"/>
    <w:rPr>
      <w:rFonts w:ascii="Arial" w:hAnsi="Arial" w:cs="Arial"/>
      <w:b/>
      <w:bCs/>
    </w:rPr>
  </w:style>
  <w:style w:type="character" w:customStyle="1" w:styleId="Heading4Char">
    <w:name w:val="Heading 4 Char"/>
    <w:link w:val="Heading4"/>
    <w:uiPriority w:val="9"/>
    <w:locked/>
    <w:rsid w:val="00F10DB3"/>
    <w:rPr>
      <w:rFonts w:ascii="Calibri" w:eastAsia="Times New Roman" w:hAnsi="Calibri" w:cs="Times New Roman"/>
      <w:b/>
      <w:bCs/>
      <w:sz w:val="28"/>
      <w:szCs w:val="28"/>
    </w:rPr>
  </w:style>
  <w:style w:type="character" w:customStyle="1" w:styleId="Heading5Char">
    <w:name w:val="Heading 5 Char"/>
    <w:link w:val="Heading5"/>
    <w:uiPriority w:val="9"/>
    <w:locked/>
    <w:rsid w:val="00F10DB3"/>
    <w:rPr>
      <w:rFonts w:ascii="Calibri" w:eastAsia="Times New Roman" w:hAnsi="Calibri" w:cs="Times New Roman"/>
      <w:b/>
      <w:bCs/>
      <w:i/>
      <w:iCs/>
      <w:sz w:val="26"/>
      <w:szCs w:val="26"/>
    </w:rPr>
  </w:style>
  <w:style w:type="character" w:customStyle="1" w:styleId="Heading6Char">
    <w:name w:val="Heading 6 Char"/>
    <w:link w:val="Heading6"/>
    <w:uiPriority w:val="9"/>
    <w:locked/>
    <w:rsid w:val="00F10DB3"/>
    <w:rPr>
      <w:rFonts w:ascii="Calibri" w:eastAsia="Times New Roman" w:hAnsi="Calibri" w:cs="Times New Roman"/>
    </w:rPr>
  </w:style>
  <w:style w:type="character" w:customStyle="1" w:styleId="Heading7Char">
    <w:name w:val="Heading 7 Char"/>
    <w:link w:val="Heading7"/>
    <w:uiPriority w:val="9"/>
    <w:locked/>
    <w:rsid w:val="00F10DB3"/>
    <w:rPr>
      <w:rFonts w:ascii="Calibri" w:eastAsia="Times New Roman" w:hAnsi="Calibri" w:cs="Times New Roman"/>
      <w:b/>
      <w:bCs/>
      <w:sz w:val="24"/>
      <w:szCs w:val="24"/>
    </w:rPr>
  </w:style>
  <w:style w:type="character" w:customStyle="1" w:styleId="Heading8Char">
    <w:name w:val="Heading 8 Char"/>
    <w:link w:val="Heading8"/>
    <w:uiPriority w:val="9"/>
    <w:locked/>
    <w:rsid w:val="00F10DB3"/>
    <w:rPr>
      <w:rFonts w:ascii="Calibri" w:eastAsia="Times New Roman" w:hAnsi="Calibri" w:cs="Times New Roman"/>
      <w:b/>
      <w:bCs/>
      <w:i/>
      <w:iCs/>
      <w:sz w:val="24"/>
      <w:szCs w:val="24"/>
    </w:rPr>
  </w:style>
  <w:style w:type="character" w:customStyle="1" w:styleId="Heading9Char">
    <w:name w:val="Heading 9 Char"/>
    <w:link w:val="Heading9"/>
    <w:uiPriority w:val="9"/>
    <w:locked/>
    <w:rsid w:val="00F10DB3"/>
    <w:rPr>
      <w:rFonts w:ascii="Cambria" w:eastAsia="Times New Roman" w:hAnsi="Cambria" w:cs="Times New Roman"/>
      <w:b/>
      <w:bCs/>
    </w:rPr>
  </w:style>
  <w:style w:type="paragraph" w:styleId="Footer">
    <w:name w:val="footer"/>
    <w:basedOn w:val="Normal"/>
    <w:link w:val="FooterChar"/>
    <w:uiPriority w:val="99"/>
    <w:rsid w:val="007748A0"/>
    <w:pPr>
      <w:tabs>
        <w:tab w:val="center" w:pos="4320"/>
        <w:tab w:val="right" w:pos="8640"/>
      </w:tabs>
    </w:pPr>
  </w:style>
  <w:style w:type="character" w:customStyle="1" w:styleId="FooterChar">
    <w:name w:val="Footer Char"/>
    <w:link w:val="Footer"/>
    <w:uiPriority w:val="99"/>
    <w:locked/>
    <w:rsid w:val="00F10DB3"/>
    <w:rPr>
      <w:rFonts w:ascii="Arial" w:hAnsi="Arial" w:cs="Arial"/>
      <w:b/>
      <w:bCs/>
      <w:sz w:val="20"/>
      <w:szCs w:val="20"/>
    </w:rPr>
  </w:style>
  <w:style w:type="character" w:styleId="PageNumber">
    <w:name w:val="page number"/>
    <w:uiPriority w:val="99"/>
    <w:rsid w:val="007748A0"/>
    <w:rPr>
      <w:rFonts w:cs="Times New Roman"/>
    </w:rPr>
  </w:style>
  <w:style w:type="table" w:styleId="TableContemporary">
    <w:name w:val="Table Contemporary"/>
    <w:basedOn w:val="TableNormal"/>
    <w:uiPriority w:val="99"/>
    <w:rsid w:val="007748A0"/>
    <w:rPr>
      <w:rFonts w:ascii="Arial" w:hAnsi="Arial" w:cs="Arial"/>
    </w:rPr>
    <w:tblPr>
      <w:tblStyleRowBandSize w:val="1"/>
      <w:tblBorders>
        <w:insideH w:val="single" w:sz="18" w:space="0" w:color="FFFFFF"/>
        <w:insideV w:val="single" w:sz="18" w:space="0" w:color="FFFFFF"/>
      </w:tblBorders>
    </w:tblPr>
    <w:tblStylePr w:type="firstRow">
      <w:rPr>
        <w:rFonts w:cs="Arial"/>
      </w:rPr>
      <w:tblPr/>
      <w:tcPr>
        <w:tcBorders>
          <w:tl2br w:val="none" w:sz="0" w:space="0" w:color="auto"/>
          <w:tr2bl w:val="none" w:sz="0" w:space="0" w:color="auto"/>
        </w:tcBorders>
        <w:shd w:val="pct20" w:color="000000" w:fill="FFFFFF"/>
      </w:tcPr>
    </w:tblStylePr>
    <w:tblStylePr w:type="band1Horz">
      <w:rPr>
        <w:rFonts w:cs="Arial"/>
      </w:rPr>
      <w:tblPr/>
      <w:tcPr>
        <w:tcBorders>
          <w:tl2br w:val="none" w:sz="0" w:space="0" w:color="auto"/>
          <w:tr2bl w:val="none" w:sz="0" w:space="0" w:color="auto"/>
        </w:tcBorders>
        <w:shd w:val="pct5" w:color="000000" w:fill="FFFFFF"/>
      </w:tcPr>
    </w:tblStylePr>
    <w:tblStylePr w:type="band2Horz">
      <w:rPr>
        <w:rFonts w:cs="Arial"/>
      </w:rPr>
      <w:tblPr/>
      <w:tcPr>
        <w:tcBorders>
          <w:tl2br w:val="none" w:sz="0" w:space="0" w:color="auto"/>
          <w:tr2bl w:val="none" w:sz="0" w:space="0" w:color="auto"/>
        </w:tcBorders>
        <w:shd w:val="pct20" w:color="000000" w:fill="FFFFFF"/>
      </w:tcPr>
    </w:tblStylePr>
  </w:style>
  <w:style w:type="paragraph" w:styleId="BodyText2">
    <w:name w:val="Body Text 2"/>
    <w:aliases w:val="Sub Water Rules"/>
    <w:basedOn w:val="Normal"/>
    <w:link w:val="BodyText2Char"/>
    <w:uiPriority w:val="99"/>
    <w:rsid w:val="007748A0"/>
    <w:pPr>
      <w:tabs>
        <w:tab w:val="left" w:pos="720"/>
      </w:tabs>
      <w:ind w:left="2160" w:hanging="360"/>
    </w:pPr>
    <w:rPr>
      <w:b w:val="0"/>
      <w:bCs w:val="0"/>
      <w:sz w:val="19"/>
      <w:szCs w:val="19"/>
    </w:rPr>
  </w:style>
  <w:style w:type="character" w:customStyle="1" w:styleId="BodyText2Char">
    <w:name w:val="Body Text 2 Char"/>
    <w:aliases w:val="Sub Water Rules Char"/>
    <w:link w:val="BodyText2"/>
    <w:uiPriority w:val="99"/>
    <w:locked/>
    <w:rsid w:val="00F10DB3"/>
    <w:rPr>
      <w:rFonts w:ascii="Arial" w:hAnsi="Arial" w:cs="Arial"/>
      <w:b/>
      <w:bCs/>
      <w:sz w:val="20"/>
      <w:szCs w:val="20"/>
    </w:rPr>
  </w:style>
  <w:style w:type="paragraph" w:styleId="BodyTextIndent2">
    <w:name w:val="Body Text Indent 2"/>
    <w:basedOn w:val="Normal"/>
    <w:link w:val="BodyTextIndent2Char"/>
    <w:uiPriority w:val="99"/>
    <w:rsid w:val="007748A0"/>
    <w:pPr>
      <w:tabs>
        <w:tab w:val="left" w:pos="-1080"/>
        <w:tab w:val="left" w:pos="-720"/>
        <w:tab w:val="left" w:pos="121"/>
        <w:tab w:val="left" w:pos="360"/>
        <w:tab w:val="left" w:pos="720"/>
        <w:tab w:val="left" w:pos="1090"/>
        <w:tab w:val="left" w:pos="1332"/>
        <w:tab w:val="left" w:pos="1574"/>
        <w:tab w:val="left" w:pos="1816"/>
        <w:tab w:val="left" w:pos="2058"/>
        <w:tab w:val="left" w:pos="230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 w:val="left" w:pos="9560"/>
        <w:tab w:val="left" w:pos="9802"/>
        <w:tab w:val="left" w:pos="10044"/>
      </w:tabs>
      <w:ind w:left="720" w:hanging="599"/>
    </w:pPr>
    <w:rPr>
      <w:sz w:val="19"/>
      <w:szCs w:val="19"/>
    </w:rPr>
  </w:style>
  <w:style w:type="character" w:customStyle="1" w:styleId="BodyTextIndent2Char">
    <w:name w:val="Body Text Indent 2 Char"/>
    <w:link w:val="BodyTextIndent2"/>
    <w:uiPriority w:val="99"/>
    <w:locked/>
    <w:rsid w:val="00F10DB3"/>
    <w:rPr>
      <w:rFonts w:ascii="Arial" w:hAnsi="Arial" w:cs="Arial"/>
      <w:b/>
      <w:bCs/>
      <w:sz w:val="20"/>
      <w:szCs w:val="20"/>
    </w:rPr>
  </w:style>
  <w:style w:type="paragraph" w:styleId="BodyTextIndent3">
    <w:name w:val="Body Text Indent 3"/>
    <w:basedOn w:val="Normal"/>
    <w:link w:val="BodyTextIndent3Char"/>
    <w:uiPriority w:val="99"/>
    <w:rsid w:val="007748A0"/>
    <w:pPr>
      <w:tabs>
        <w:tab w:val="left" w:pos="-1080"/>
        <w:tab w:val="left" w:pos="-720"/>
        <w:tab w:val="left" w:pos="121"/>
        <w:tab w:val="left" w:pos="360"/>
        <w:tab w:val="left" w:pos="720"/>
        <w:tab w:val="left" w:pos="1090"/>
        <w:tab w:val="left" w:pos="1332"/>
        <w:tab w:val="left" w:pos="1574"/>
        <w:tab w:val="left" w:pos="1816"/>
        <w:tab w:val="left" w:pos="2058"/>
        <w:tab w:val="left" w:pos="230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 w:val="left" w:pos="9560"/>
        <w:tab w:val="left" w:pos="9802"/>
        <w:tab w:val="left" w:pos="10044"/>
      </w:tabs>
      <w:ind w:left="1090" w:hanging="370"/>
    </w:pPr>
    <w:rPr>
      <w:b w:val="0"/>
      <w:bCs w:val="0"/>
      <w:sz w:val="19"/>
      <w:szCs w:val="19"/>
    </w:rPr>
  </w:style>
  <w:style w:type="character" w:customStyle="1" w:styleId="BodyTextIndent3Char">
    <w:name w:val="Body Text Indent 3 Char"/>
    <w:link w:val="BodyTextIndent3"/>
    <w:uiPriority w:val="99"/>
    <w:locked/>
    <w:rsid w:val="00F10DB3"/>
    <w:rPr>
      <w:rFonts w:ascii="Arial" w:hAnsi="Arial" w:cs="Arial"/>
      <w:b/>
      <w:bCs/>
      <w:sz w:val="16"/>
      <w:szCs w:val="16"/>
    </w:rPr>
  </w:style>
  <w:style w:type="paragraph" w:styleId="BlockText">
    <w:name w:val="Block Text"/>
    <w:basedOn w:val="Normal"/>
    <w:uiPriority w:val="99"/>
    <w:rsid w:val="007748A0"/>
    <w:pPr>
      <w:tabs>
        <w:tab w:val="left" w:pos="-1080"/>
        <w:tab w:val="left" w:pos="-720"/>
        <w:tab w:val="left" w:pos="121"/>
        <w:tab w:val="left" w:pos="360"/>
        <w:tab w:val="left" w:pos="720"/>
        <w:tab w:val="left" w:pos="1090"/>
        <w:tab w:val="left" w:pos="1332"/>
        <w:tab w:val="left" w:pos="1574"/>
        <w:tab w:val="left" w:pos="1816"/>
        <w:tab w:val="left" w:pos="2058"/>
        <w:tab w:val="left" w:pos="230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 w:val="left" w:pos="9560"/>
        <w:tab w:val="left" w:pos="9802"/>
        <w:tab w:val="left" w:pos="10044"/>
      </w:tabs>
      <w:ind w:left="1333" w:right="-720" w:hanging="243"/>
    </w:pPr>
    <w:rPr>
      <w:b w:val="0"/>
      <w:bCs w:val="0"/>
      <w:sz w:val="19"/>
      <w:szCs w:val="19"/>
    </w:rPr>
  </w:style>
  <w:style w:type="paragraph" w:styleId="BodyText">
    <w:name w:val="Body Text"/>
    <w:aliases w:val="Water Name"/>
    <w:basedOn w:val="Normal"/>
    <w:link w:val="BodyTextChar"/>
    <w:uiPriority w:val="99"/>
    <w:rsid w:val="007748A0"/>
    <w:pPr>
      <w:ind w:left="1800" w:hanging="720"/>
    </w:pPr>
    <w:rPr>
      <w:sz w:val="19"/>
      <w:szCs w:val="19"/>
      <w:u w:val="single"/>
    </w:rPr>
  </w:style>
  <w:style w:type="character" w:customStyle="1" w:styleId="BodyTextChar">
    <w:name w:val="Body Text Char"/>
    <w:aliases w:val="Water Name Char"/>
    <w:link w:val="BodyText"/>
    <w:uiPriority w:val="99"/>
    <w:locked/>
    <w:rsid w:val="00F10DB3"/>
    <w:rPr>
      <w:rFonts w:ascii="Arial" w:hAnsi="Arial" w:cs="Arial"/>
      <w:b/>
      <w:bCs/>
      <w:sz w:val="20"/>
      <w:szCs w:val="20"/>
    </w:rPr>
  </w:style>
  <w:style w:type="paragraph" w:styleId="BodyText3">
    <w:name w:val="Body Text 3"/>
    <w:aliases w:val="Sub w/ #"/>
    <w:basedOn w:val="Normal"/>
    <w:link w:val="BodyText3Char"/>
    <w:uiPriority w:val="99"/>
    <w:rsid w:val="007748A0"/>
    <w:pPr>
      <w:tabs>
        <w:tab w:val="left" w:pos="810"/>
      </w:tabs>
      <w:ind w:left="2520" w:hanging="360"/>
    </w:pPr>
    <w:rPr>
      <w:b w:val="0"/>
      <w:bCs w:val="0"/>
      <w:color w:val="000000"/>
      <w:sz w:val="19"/>
      <w:szCs w:val="19"/>
    </w:rPr>
  </w:style>
  <w:style w:type="character" w:customStyle="1" w:styleId="BodyText3Char">
    <w:name w:val="Body Text 3 Char"/>
    <w:aliases w:val="Sub w/ # Char"/>
    <w:link w:val="BodyText3"/>
    <w:uiPriority w:val="99"/>
    <w:locked/>
    <w:rsid w:val="00F10DB3"/>
    <w:rPr>
      <w:rFonts w:ascii="Arial" w:hAnsi="Arial" w:cs="Arial"/>
      <w:b/>
      <w:bCs/>
      <w:sz w:val="16"/>
      <w:szCs w:val="16"/>
    </w:rPr>
  </w:style>
  <w:style w:type="character" w:styleId="Hyperlink">
    <w:name w:val="Hyperlink"/>
    <w:uiPriority w:val="99"/>
    <w:rsid w:val="007748A0"/>
    <w:rPr>
      <w:rFonts w:cs="Times New Roman"/>
      <w:color w:val="0000FF"/>
      <w:u w:val="single"/>
    </w:rPr>
  </w:style>
  <w:style w:type="character" w:styleId="FollowedHyperlink">
    <w:name w:val="FollowedHyperlink"/>
    <w:uiPriority w:val="99"/>
    <w:rsid w:val="007748A0"/>
    <w:rPr>
      <w:rFonts w:cs="Times New Roman"/>
      <w:color w:val="800080"/>
      <w:u w:val="single"/>
    </w:rPr>
  </w:style>
  <w:style w:type="paragraph" w:customStyle="1" w:styleId="FirstLetter">
    <w:name w:val="FirstLetter"/>
    <w:basedOn w:val="Normal"/>
    <w:uiPriority w:val="99"/>
    <w:rsid w:val="007748A0"/>
    <w:pPr>
      <w:ind w:left="1080" w:hanging="360"/>
    </w:pPr>
    <w:rPr>
      <w:b w:val="0"/>
      <w:bCs w:val="0"/>
      <w:color w:val="000000"/>
      <w:sz w:val="19"/>
      <w:szCs w:val="19"/>
    </w:rPr>
  </w:style>
  <w:style w:type="paragraph" w:customStyle="1" w:styleId="FirstNumber">
    <w:name w:val="FirstNumber"/>
    <w:basedOn w:val="Normal"/>
    <w:uiPriority w:val="99"/>
    <w:rsid w:val="007748A0"/>
    <w:pPr>
      <w:tabs>
        <w:tab w:val="left" w:pos="0"/>
      </w:tabs>
      <w:ind w:left="1440" w:hanging="360"/>
    </w:pPr>
    <w:rPr>
      <w:b w:val="0"/>
      <w:bCs w:val="0"/>
      <w:color w:val="000000"/>
      <w:sz w:val="19"/>
      <w:szCs w:val="19"/>
    </w:rPr>
  </w:style>
  <w:style w:type="paragraph" w:customStyle="1" w:styleId="SecondNumber">
    <w:name w:val="SecondNumber"/>
    <w:basedOn w:val="Normal"/>
    <w:uiPriority w:val="99"/>
    <w:rsid w:val="007748A0"/>
    <w:pPr>
      <w:ind w:left="2160" w:hanging="360"/>
    </w:pPr>
    <w:rPr>
      <w:b w:val="0"/>
      <w:bCs w:val="0"/>
      <w:color w:val="000000"/>
      <w:sz w:val="19"/>
      <w:szCs w:val="19"/>
    </w:rPr>
  </w:style>
  <w:style w:type="paragraph" w:customStyle="1" w:styleId="SecondLetter">
    <w:name w:val="SecondLetter"/>
    <w:basedOn w:val="Normal"/>
    <w:uiPriority w:val="99"/>
    <w:rsid w:val="007748A0"/>
    <w:pPr>
      <w:tabs>
        <w:tab w:val="left" w:pos="360"/>
      </w:tabs>
      <w:ind w:left="1800" w:hanging="360"/>
    </w:pPr>
    <w:rPr>
      <w:b w:val="0"/>
      <w:bCs w:val="0"/>
      <w:color w:val="000000"/>
      <w:sz w:val="19"/>
      <w:szCs w:val="19"/>
    </w:rPr>
  </w:style>
  <w:style w:type="paragraph" w:styleId="BalloonText">
    <w:name w:val="Balloon Text"/>
    <w:basedOn w:val="Normal"/>
    <w:link w:val="BalloonTextChar"/>
    <w:uiPriority w:val="99"/>
    <w:semiHidden/>
    <w:rsid w:val="007748A0"/>
    <w:rPr>
      <w:rFonts w:ascii="Tahoma" w:hAnsi="Tahoma" w:cs="Tahoma"/>
      <w:sz w:val="16"/>
      <w:szCs w:val="16"/>
    </w:rPr>
  </w:style>
  <w:style w:type="character" w:customStyle="1" w:styleId="BalloonTextChar">
    <w:name w:val="Balloon Text Char"/>
    <w:link w:val="BalloonText"/>
    <w:uiPriority w:val="99"/>
    <w:semiHidden/>
    <w:locked/>
    <w:rsid w:val="00F10DB3"/>
    <w:rPr>
      <w:rFonts w:ascii="Tahoma" w:hAnsi="Tahoma" w:cs="Tahoma"/>
      <w:b/>
      <w:bCs/>
      <w:sz w:val="16"/>
      <w:szCs w:val="16"/>
    </w:rPr>
  </w:style>
  <w:style w:type="paragraph" w:customStyle="1" w:styleId="FirstLetterChar">
    <w:name w:val="FirstLetter Char"/>
    <w:basedOn w:val="Normal"/>
    <w:uiPriority w:val="99"/>
    <w:rsid w:val="007748A0"/>
    <w:pPr>
      <w:tabs>
        <w:tab w:val="left" w:pos="0"/>
        <w:tab w:val="left" w:pos="360"/>
        <w:tab w:val="left" w:pos="720"/>
        <w:tab w:val="left" w:pos="1080"/>
        <w:tab w:val="left" w:pos="2160"/>
      </w:tabs>
      <w:ind w:left="1080" w:hanging="360"/>
    </w:pPr>
    <w:rPr>
      <w:b w:val="0"/>
      <w:bCs w:val="0"/>
      <w:color w:val="000000"/>
      <w:sz w:val="19"/>
      <w:szCs w:val="19"/>
    </w:rPr>
  </w:style>
  <w:style w:type="paragraph" w:styleId="Header">
    <w:name w:val="header"/>
    <w:basedOn w:val="Normal"/>
    <w:link w:val="HeaderChar"/>
    <w:uiPriority w:val="99"/>
    <w:rsid w:val="00CA442D"/>
    <w:pPr>
      <w:tabs>
        <w:tab w:val="center" w:pos="4320"/>
        <w:tab w:val="right" w:pos="8640"/>
      </w:tabs>
    </w:pPr>
  </w:style>
  <w:style w:type="character" w:customStyle="1" w:styleId="HeaderChar">
    <w:name w:val="Header Char"/>
    <w:link w:val="Header"/>
    <w:uiPriority w:val="99"/>
    <w:locked/>
    <w:rsid w:val="00F10DB3"/>
    <w:rPr>
      <w:rFonts w:ascii="Arial" w:hAnsi="Arial" w:cs="Arial"/>
      <w:b/>
      <w:bCs/>
      <w:sz w:val="20"/>
      <w:szCs w:val="20"/>
    </w:rPr>
  </w:style>
  <w:style w:type="paragraph" w:customStyle="1" w:styleId="upar1">
    <w:name w:val="upar1"/>
    <w:basedOn w:val="Normal"/>
    <w:link w:val="upar1Char"/>
    <w:uiPriority w:val="99"/>
    <w:rsid w:val="00613E66"/>
    <w:pPr>
      <w:tabs>
        <w:tab w:val="left" w:pos="720"/>
        <w:tab w:val="left" w:pos="1440"/>
      </w:tabs>
    </w:pPr>
    <w:rPr>
      <w:b w:val="0"/>
      <w:bCs w:val="0"/>
      <w:sz w:val="19"/>
      <w:szCs w:val="19"/>
    </w:rPr>
  </w:style>
  <w:style w:type="paragraph" w:styleId="Revision">
    <w:name w:val="Revision"/>
    <w:hidden/>
    <w:uiPriority w:val="99"/>
    <w:semiHidden/>
    <w:rsid w:val="00D56BE7"/>
    <w:rPr>
      <w:rFonts w:ascii="Arial" w:hAnsi="Arial" w:cs="Arial"/>
      <w:b/>
      <w:bCs/>
    </w:rPr>
  </w:style>
  <w:style w:type="paragraph" w:styleId="ListParagraph">
    <w:name w:val="List Paragraph"/>
    <w:basedOn w:val="Normal"/>
    <w:uiPriority w:val="34"/>
    <w:qFormat/>
    <w:rsid w:val="00EE1F59"/>
    <w:pPr>
      <w:ind w:left="720"/>
    </w:pPr>
  </w:style>
  <w:style w:type="paragraph" w:customStyle="1" w:styleId="Default">
    <w:name w:val="Default"/>
    <w:rsid w:val="00EE1F59"/>
    <w:pPr>
      <w:autoSpaceDE w:val="0"/>
      <w:autoSpaceDN w:val="0"/>
      <w:adjustRightInd w:val="0"/>
    </w:pPr>
    <w:rPr>
      <w:rFonts w:ascii="Arial" w:hAnsi="Arial" w:cs="Arial"/>
      <w:color w:val="000000"/>
      <w:sz w:val="24"/>
      <w:szCs w:val="24"/>
    </w:rPr>
  </w:style>
  <w:style w:type="character" w:styleId="CommentReference">
    <w:name w:val="annotation reference"/>
    <w:uiPriority w:val="99"/>
    <w:semiHidden/>
    <w:unhideWhenUsed/>
    <w:rsid w:val="00EE1F59"/>
    <w:rPr>
      <w:sz w:val="16"/>
      <w:szCs w:val="16"/>
    </w:rPr>
  </w:style>
  <w:style w:type="paragraph" w:styleId="CommentText">
    <w:name w:val="annotation text"/>
    <w:basedOn w:val="Normal"/>
    <w:link w:val="CommentTextChar"/>
    <w:uiPriority w:val="99"/>
    <w:semiHidden/>
    <w:unhideWhenUsed/>
    <w:rsid w:val="00EE1F59"/>
  </w:style>
  <w:style w:type="character" w:customStyle="1" w:styleId="CommentTextChar">
    <w:name w:val="Comment Text Char"/>
    <w:link w:val="CommentText"/>
    <w:uiPriority w:val="99"/>
    <w:semiHidden/>
    <w:rsid w:val="00EE1F59"/>
    <w:rPr>
      <w:rFonts w:ascii="Arial" w:hAnsi="Arial" w:cs="Arial"/>
      <w:b/>
      <w:bCs/>
    </w:rPr>
  </w:style>
  <w:style w:type="paragraph" w:styleId="CommentSubject">
    <w:name w:val="annotation subject"/>
    <w:basedOn w:val="CommentText"/>
    <w:next w:val="CommentText"/>
    <w:link w:val="CommentSubjectChar"/>
    <w:uiPriority w:val="99"/>
    <w:semiHidden/>
    <w:unhideWhenUsed/>
    <w:rsid w:val="00EE1F59"/>
  </w:style>
  <w:style w:type="character" w:customStyle="1" w:styleId="CommentSubjectChar">
    <w:name w:val="Comment Subject Char"/>
    <w:basedOn w:val="CommentTextChar"/>
    <w:link w:val="CommentSubject"/>
    <w:uiPriority w:val="99"/>
    <w:semiHidden/>
    <w:rsid w:val="00EE1F59"/>
    <w:rPr>
      <w:rFonts w:ascii="Arial" w:hAnsi="Arial" w:cs="Arial"/>
      <w:b/>
      <w:bCs/>
    </w:rPr>
  </w:style>
  <w:style w:type="character" w:customStyle="1" w:styleId="upar1Char">
    <w:name w:val="upar1 Char"/>
    <w:link w:val="upar1"/>
    <w:uiPriority w:val="99"/>
    <w:locked/>
    <w:rsid w:val="008E7BE7"/>
    <w:rPr>
      <w:rFonts w:ascii="Arial" w:hAnsi="Arial" w:cs="Arial"/>
      <w:sz w:val="19"/>
      <w:szCs w:val="19"/>
    </w:rPr>
  </w:style>
  <w:style w:type="paragraph" w:customStyle="1" w:styleId="Title1">
    <w:name w:val="Title1"/>
    <w:basedOn w:val="Normal"/>
    <w:uiPriority w:val="99"/>
    <w:rsid w:val="008779C3"/>
    <w:pPr>
      <w:tabs>
        <w:tab w:val="left" w:pos="720"/>
        <w:tab w:val="left" w:pos="1440"/>
        <w:tab w:val="left" w:pos="2160"/>
      </w:tabs>
      <w:spacing w:before="240"/>
      <w:ind w:left="720" w:hanging="720"/>
    </w:pPr>
  </w:style>
  <w:style w:type="paragraph" w:customStyle="1" w:styleId="TableParagraph">
    <w:name w:val="Table Paragraph"/>
    <w:basedOn w:val="Normal"/>
    <w:uiPriority w:val="1"/>
    <w:qFormat/>
    <w:rsid w:val="00884E77"/>
    <w:pPr>
      <w:widowControl w:val="0"/>
      <w:autoSpaceDE w:val="0"/>
      <w:autoSpaceDN w:val="0"/>
      <w:ind w:left="107"/>
    </w:pPr>
    <w:rPr>
      <w:rFonts w:eastAsia="Arial"/>
      <w:b w:val="0"/>
      <w:bCs w:val="0"/>
      <w:sz w:val="22"/>
      <w:szCs w:val="22"/>
    </w:rPr>
  </w:style>
  <w:style w:type="paragraph" w:styleId="TOC1">
    <w:name w:val="toc 1"/>
    <w:basedOn w:val="Normal"/>
    <w:next w:val="Normal"/>
    <w:autoRedefine/>
    <w:uiPriority w:val="39"/>
    <w:unhideWhenUsed/>
    <w:rsid w:val="002C488F"/>
    <w:pPr>
      <w:spacing w:after="100"/>
    </w:pPr>
  </w:style>
  <w:style w:type="paragraph" w:styleId="TOC2">
    <w:name w:val="toc 2"/>
    <w:basedOn w:val="Normal"/>
    <w:next w:val="Normal"/>
    <w:autoRedefine/>
    <w:uiPriority w:val="39"/>
    <w:unhideWhenUsed/>
    <w:rsid w:val="002C488F"/>
    <w:pPr>
      <w:spacing w:after="100"/>
      <w:ind w:left="200"/>
    </w:pPr>
  </w:style>
  <w:style w:type="paragraph" w:styleId="TOC3">
    <w:name w:val="toc 3"/>
    <w:basedOn w:val="Normal"/>
    <w:next w:val="Normal"/>
    <w:autoRedefine/>
    <w:uiPriority w:val="39"/>
    <w:unhideWhenUsed/>
    <w:rsid w:val="002C488F"/>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nr_cpw_planning@state.co.u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1210C9-97D1-43F2-8733-48A7D341D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81</Pages>
  <Words>21380</Words>
  <Characters>121872</Characters>
  <Application>Microsoft Office Word</Application>
  <DocSecurity>0</DocSecurity>
  <Lines>1015</Lines>
  <Paragraphs>285</Paragraphs>
  <ScaleCrop>false</ScaleCrop>
  <HeadingPairs>
    <vt:vector size="2" baseType="variant">
      <vt:variant>
        <vt:lpstr>Title</vt:lpstr>
      </vt:variant>
      <vt:variant>
        <vt:i4>1</vt:i4>
      </vt:variant>
    </vt:vector>
  </HeadingPairs>
  <TitlesOfParts>
    <vt:vector size="1" baseType="lpstr">
      <vt:lpstr>Chapter 1 - Fishing</vt:lpstr>
    </vt:vector>
  </TitlesOfParts>
  <Company>State of Colorado</Company>
  <LinksUpToDate>false</LinksUpToDate>
  <CharactersWithSpaces>142967</CharactersWithSpaces>
  <SharedDoc>false</SharedDoc>
  <HLinks>
    <vt:vector size="18" baseType="variant">
      <vt:variant>
        <vt:i4>327692</vt:i4>
      </vt:variant>
      <vt:variant>
        <vt:i4>10</vt:i4>
      </vt:variant>
      <vt:variant>
        <vt:i4>0</vt:i4>
      </vt:variant>
      <vt:variant>
        <vt:i4>5</vt:i4>
      </vt:variant>
      <vt:variant>
        <vt:lpwstr/>
      </vt:variant>
      <vt:variant>
        <vt:lpwstr>BandP</vt:lpwstr>
      </vt:variant>
      <vt:variant>
        <vt:i4>327761</vt:i4>
      </vt:variant>
      <vt:variant>
        <vt:i4>7</vt:i4>
      </vt:variant>
      <vt:variant>
        <vt:i4>0</vt:i4>
      </vt:variant>
      <vt:variant>
        <vt:i4>5</vt:i4>
      </vt:variant>
      <vt:variant>
        <vt:lpwstr/>
      </vt:variant>
      <vt:variant>
        <vt:lpwstr>a104</vt:lpwstr>
      </vt:variant>
      <vt:variant>
        <vt:i4>6553650</vt:i4>
      </vt:variant>
      <vt:variant>
        <vt:i4>4</vt:i4>
      </vt:variant>
      <vt:variant>
        <vt:i4>0</vt:i4>
      </vt:variant>
      <vt:variant>
        <vt:i4>5</vt:i4>
      </vt:variant>
      <vt:variant>
        <vt:lpwstr/>
      </vt:variant>
      <vt:variant>
        <vt:lpwstr>Def100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Fishing</dc:title>
  <dc:subject>Chapter 1 - Fishing</dc:subject>
  <dc:creator>CPW Regulations</dc:creator>
  <cp:keywords>Chapter 1 - Fishing</cp:keywords>
  <dc:description/>
  <cp:lastModifiedBy>Vornholt, Molly</cp:lastModifiedBy>
  <cp:revision>59</cp:revision>
  <cp:lastPrinted>2009-07-20T20:08:00Z</cp:lastPrinted>
  <dcterms:created xsi:type="dcterms:W3CDTF">2025-06-04T15:51:00Z</dcterms:created>
  <dcterms:modified xsi:type="dcterms:W3CDTF">2026-09-30T18:20:00Z</dcterms:modified>
</cp:coreProperties>
</file>