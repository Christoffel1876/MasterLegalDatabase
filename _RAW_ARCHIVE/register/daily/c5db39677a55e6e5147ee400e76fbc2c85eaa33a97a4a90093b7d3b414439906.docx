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FCBA" w14:textId="77777777" w:rsidR="00B73DA6" w:rsidRDefault="00B73DA6" w:rsidP="00B73DA6">
      <w:pPr>
        <w:spacing w:after="0" w:line="240" w:lineRule="auto"/>
        <w:rPr>
          <w:rFonts w:ascii="Arial" w:eastAsia="Calibri" w:hAnsi="Arial" w:cs="Arial"/>
          <w:b/>
        </w:rPr>
      </w:pPr>
      <w:r w:rsidRPr="00B73DA6">
        <w:rPr>
          <w:rFonts w:ascii="Arial" w:eastAsia="Calibri" w:hAnsi="Arial" w:cs="Arial"/>
          <w:b/>
        </w:rPr>
        <w:t>DEPARTMENT OF REVENUE</w:t>
      </w:r>
    </w:p>
    <w:p w14:paraId="420C1675" w14:textId="77777777" w:rsidR="00B73DA6" w:rsidRPr="00B73DA6" w:rsidRDefault="00B73DA6" w:rsidP="00B73DA6">
      <w:pPr>
        <w:spacing w:after="0" w:line="240" w:lineRule="auto"/>
        <w:rPr>
          <w:rFonts w:ascii="Arial" w:eastAsia="Calibri" w:hAnsi="Arial" w:cs="Arial"/>
          <w:b/>
        </w:rPr>
      </w:pPr>
    </w:p>
    <w:p w14:paraId="473C7FB9" w14:textId="77777777" w:rsidR="00B73DA6" w:rsidRPr="00B73DA6" w:rsidRDefault="00B73DA6" w:rsidP="00B73DA6">
      <w:pPr>
        <w:spacing w:after="0" w:line="240" w:lineRule="auto"/>
        <w:rPr>
          <w:rFonts w:ascii="Arial" w:eastAsia="Calibri" w:hAnsi="Arial" w:cs="Arial"/>
          <w:b/>
        </w:rPr>
      </w:pPr>
      <w:r w:rsidRPr="00B73DA6">
        <w:rPr>
          <w:rFonts w:ascii="Arial" w:eastAsia="Calibri" w:hAnsi="Arial" w:cs="Arial"/>
          <w:b/>
        </w:rPr>
        <w:t>Division of Gaming</w:t>
      </w:r>
    </w:p>
    <w:p w14:paraId="76FCAC14" w14:textId="77777777" w:rsidR="00B73DA6" w:rsidRPr="00B73DA6" w:rsidRDefault="00B73DA6">
      <w:pPr>
        <w:pStyle w:val="Heading1"/>
        <w:rPr>
          <w:rFonts w:eastAsia="Calibri"/>
        </w:rPr>
        <w:pPrChange w:id="3" w:author="Spaulding, Wendy M." w:date="2026-07-30T14:07:00Z" w16du:dateUtc="2026-07-30T20:07:00Z">
          <w:pPr>
            <w:pStyle w:val="Title1"/>
          </w:pPr>
        </w:pPrChange>
      </w:pPr>
      <w:bookmarkStart w:id="4" w:name="_Toc37331506"/>
      <w:bookmarkStart w:id="5" w:name="_Toc169526046"/>
      <w:r w:rsidRPr="00B73DA6">
        <w:rPr>
          <w:rFonts w:eastAsia="Calibri"/>
        </w:rPr>
        <w:t>SPORTS BETTING REGULATIONS</w:t>
      </w:r>
      <w:bookmarkEnd w:id="4"/>
      <w:bookmarkEnd w:id="5"/>
    </w:p>
    <w:p w14:paraId="296521E7" w14:textId="77777777" w:rsidR="00B73DA6" w:rsidRDefault="00B73DA6" w:rsidP="00B73DA6">
      <w:pPr>
        <w:spacing w:after="0" w:line="240" w:lineRule="auto"/>
        <w:rPr>
          <w:rFonts w:ascii="Arial" w:eastAsia="Calibri" w:hAnsi="Arial" w:cs="Arial"/>
          <w:b/>
        </w:rPr>
      </w:pPr>
      <w:bookmarkStart w:id="6" w:name="_Toc37331507"/>
    </w:p>
    <w:p w14:paraId="190554EA" w14:textId="64C66031" w:rsidR="00B73DA6" w:rsidRPr="00B73DA6" w:rsidRDefault="00B73DA6" w:rsidP="00B73DA6">
      <w:pPr>
        <w:spacing w:after="0" w:line="240" w:lineRule="auto"/>
        <w:rPr>
          <w:rFonts w:ascii="Arial" w:eastAsia="Calibri" w:hAnsi="Arial" w:cs="Arial"/>
          <w:b/>
        </w:rPr>
      </w:pPr>
      <w:r w:rsidRPr="00B73DA6">
        <w:rPr>
          <w:rFonts w:ascii="Arial" w:eastAsia="Calibri" w:hAnsi="Arial" w:cs="Arial"/>
          <w:b/>
        </w:rPr>
        <w:t>1 CCR 207-2</w:t>
      </w:r>
      <w:bookmarkEnd w:id="6"/>
    </w:p>
    <w:p w14:paraId="4954DBD6" w14:textId="77777777" w:rsidR="00B73DA6" w:rsidRPr="00B73DA6" w:rsidRDefault="00B73DA6">
      <w:pPr>
        <w:pStyle w:val="Heading2"/>
        <w:pPrChange w:id="7" w:author="Spaulding, Wendy M." w:date="2026-07-07T14:49:00Z" w16du:dateUtc="2026-07-07T20:49:00Z">
          <w:pPr>
            <w:tabs>
              <w:tab w:val="left" w:pos="720"/>
              <w:tab w:val="left" w:pos="1440"/>
              <w:tab w:val="left" w:pos="2160"/>
            </w:tabs>
            <w:spacing w:before="240" w:after="0" w:line="240" w:lineRule="auto"/>
            <w:ind w:left="720" w:hanging="720"/>
            <w:outlineLvl w:val="1"/>
          </w:pPr>
        </w:pPrChange>
      </w:pPr>
      <w:bookmarkStart w:id="8" w:name="_Toc37331576"/>
      <w:bookmarkStart w:id="9" w:name="_Toc169526047"/>
      <w:r w:rsidRPr="00B73DA6">
        <w:t>BASIS AND PURPOSE FOR RULE 7</w:t>
      </w:r>
      <w:bookmarkEnd w:id="8"/>
      <w:bookmarkEnd w:id="9"/>
    </w:p>
    <w:p w14:paraId="5782721D" w14:textId="49DF019C" w:rsidR="00B73DA6" w:rsidRPr="00B73DA6" w:rsidRDefault="00B73DA6" w:rsidP="00370353">
      <w:pPr>
        <w:tabs>
          <w:tab w:val="left" w:pos="0"/>
          <w:tab w:val="left" w:pos="1080"/>
        </w:tabs>
        <w:spacing w:before="240"/>
        <w:rPr>
          <w:rFonts w:ascii="Arial" w:hAnsi="Arial" w:cs="Arial"/>
        </w:rPr>
      </w:pPr>
      <w:r w:rsidRPr="00B73DA6">
        <w:rPr>
          <w:rFonts w:ascii="Arial" w:hAnsi="Arial" w:cs="Arial"/>
        </w:rPr>
        <w:t xml:space="preserve">The purpose of Rule 7 is to establish a Sports Betting Operations Fee to defray the cost of regulating the sports betting industry, specify the requirements regarding the certification, assessment and security of sports betting systems and kiosks, direct Sports Betting Operations to establish internal control procedures, including accounting controls, outline reporting requirements and the computation of taxes, establish geofence and sports betting account requirements, and to outline procedures for change control. The statutory basis for Rule 7 is found in sections 44-30-102, C.R.S., 44-30-201, C.R.S., 44-30-202, C.R.S., 44-30-203, C.R.S., 44-30-302, C.R.S., 44-30-503, C.R.S., 44-30-510, C.R.S., 44-30-528, C.R.S., 44-30-833, C.R.S., </w:t>
      </w:r>
      <w:r w:rsidRPr="00B73DA6">
        <w:rPr>
          <w:rFonts w:ascii="Arial" w:hAnsi="Arial" w:cs="Arial"/>
          <w:shd w:val="clear" w:color="auto" w:fill="FFFFFF"/>
        </w:rPr>
        <w:t>44-30-1501, C.R.S</w:t>
      </w:r>
      <w:ins w:id="10" w:author="Spaulding, Wendy M." w:date="2026-07-07T14:32:00Z" w16du:dateUtc="2026-07-07T20:32:00Z">
        <w:r w:rsidR="00F20366">
          <w:rPr>
            <w:rFonts w:ascii="Arial" w:hAnsi="Arial" w:cs="Arial"/>
            <w:shd w:val="clear" w:color="auto" w:fill="FFFFFF"/>
          </w:rPr>
          <w:t>.</w:t>
        </w:r>
      </w:ins>
      <w:r w:rsidRPr="00B73DA6">
        <w:rPr>
          <w:rFonts w:ascii="Arial" w:hAnsi="Arial" w:cs="Arial"/>
          <w:shd w:val="clear" w:color="auto" w:fill="FFFFFF"/>
        </w:rPr>
        <w:t xml:space="preserve">, </w:t>
      </w:r>
      <w:ins w:id="11" w:author="Spaulding, Wendy M." w:date="2026-07-07T14:33:00Z" w16du:dateUtc="2026-07-07T20:33:00Z">
        <w:r w:rsidR="00F20366">
          <w:rPr>
            <w:rFonts w:ascii="Arial" w:hAnsi="Arial" w:cs="Arial"/>
            <w:shd w:val="clear" w:color="auto" w:fill="FFFFFF"/>
          </w:rPr>
          <w:t xml:space="preserve">44-30-1511, C.R.S., </w:t>
        </w:r>
      </w:ins>
      <w:r w:rsidRPr="00B73DA6">
        <w:rPr>
          <w:rFonts w:ascii="Arial" w:hAnsi="Arial" w:cs="Arial"/>
        </w:rPr>
        <w:t xml:space="preserve">and part 15 of article 30 of title 44, C.R.S. </w:t>
      </w:r>
      <w:r w:rsidRPr="0078354A">
        <w:rPr>
          <w:rFonts w:ascii="Arial" w:hAnsi="Arial" w:cs="Arial"/>
          <w:i/>
          <w:iCs/>
          <w:color w:val="0000FF"/>
          <w:sz w:val="16"/>
          <w:szCs w:val="16"/>
        </w:rPr>
        <w:t xml:space="preserve">Amended </w:t>
      </w:r>
      <w:r w:rsidR="00497E05">
        <w:rPr>
          <w:rFonts w:ascii="Arial" w:hAnsi="Arial" w:cs="Arial"/>
          <w:i/>
          <w:iCs/>
          <w:color w:val="0000FF"/>
          <w:sz w:val="16"/>
          <w:szCs w:val="16"/>
        </w:rPr>
        <w:t>(DATE)</w:t>
      </w:r>
    </w:p>
    <w:p w14:paraId="06C446E7" w14:textId="7C411C87" w:rsidR="0067174E" w:rsidRPr="000F59CB" w:rsidRDefault="0067174E">
      <w:pPr>
        <w:pStyle w:val="Heading3"/>
        <w:pPrChange w:id="12" w:author="Spaulding, Wendy M." w:date="2026-07-07T14:49:00Z" w16du:dateUtc="2026-07-07T20:49:00Z">
          <w:pPr/>
        </w:pPrChange>
      </w:pPr>
      <w:r w:rsidRPr="000F59CB">
        <w:t xml:space="preserve">7.6 </w:t>
      </w:r>
      <w:r w:rsidR="007168C9" w:rsidRPr="000F59CB">
        <w:t xml:space="preserve">    </w:t>
      </w:r>
      <w:r w:rsidRPr="000F59CB">
        <w:t>Sport betting system requirements.</w:t>
      </w:r>
    </w:p>
    <w:p w14:paraId="2CE50919" w14:textId="712D91D9" w:rsidR="0067174E" w:rsidRPr="00B73DA6" w:rsidRDefault="0067174E">
      <w:pPr>
        <w:rPr>
          <w:rFonts w:ascii="Arial" w:hAnsi="Arial" w:cs="Arial"/>
        </w:rPr>
      </w:pPr>
      <w:r w:rsidRPr="00B73DA6">
        <w:rPr>
          <w:rFonts w:ascii="Arial" w:hAnsi="Arial" w:cs="Arial"/>
        </w:rPr>
        <w:t>(5)</w:t>
      </w:r>
      <w:r w:rsidR="007168C9">
        <w:rPr>
          <w:rFonts w:ascii="Arial" w:hAnsi="Arial" w:cs="Arial"/>
        </w:rPr>
        <w:t xml:space="preserve">      </w:t>
      </w:r>
      <w:r w:rsidRPr="00B73DA6">
        <w:rPr>
          <w:rFonts w:ascii="Arial" w:hAnsi="Arial" w:cs="Arial"/>
        </w:rPr>
        <w:t>Bets.</w:t>
      </w:r>
    </w:p>
    <w:p w14:paraId="32539D19" w14:textId="77777777" w:rsidR="0067174E" w:rsidRPr="00B73DA6" w:rsidRDefault="0067174E" w:rsidP="0067174E">
      <w:pPr>
        <w:ind w:left="720"/>
        <w:rPr>
          <w:rFonts w:ascii="Arial" w:hAnsi="Arial" w:cs="Arial"/>
        </w:rPr>
      </w:pPr>
      <w:r w:rsidRPr="00B73DA6">
        <w:rPr>
          <w:rFonts w:ascii="Arial" w:hAnsi="Arial" w:cs="Arial"/>
        </w:rPr>
        <w:t xml:space="preserve">Patron wagers placed in a Sports Betting Operation, self-service betting device or other approved area within a licensed facility shall be made with: </w:t>
      </w:r>
    </w:p>
    <w:p w14:paraId="02AC8D82" w14:textId="059AA26C" w:rsidR="0067174E" w:rsidRDefault="0067174E" w:rsidP="00851063">
      <w:pPr>
        <w:pStyle w:val="ListParagraph"/>
        <w:numPr>
          <w:ilvl w:val="0"/>
          <w:numId w:val="10"/>
        </w:numPr>
        <w:spacing w:line="480" w:lineRule="auto"/>
        <w:rPr>
          <w:rFonts w:ascii="Arial" w:hAnsi="Arial" w:cs="Arial"/>
        </w:rPr>
      </w:pPr>
      <w:r w:rsidRPr="00B73DA6">
        <w:rPr>
          <w:rFonts w:ascii="Arial" w:hAnsi="Arial" w:cs="Arial"/>
        </w:rPr>
        <w:t xml:space="preserve">Cash; </w:t>
      </w:r>
    </w:p>
    <w:p w14:paraId="6D17F7DF"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Cash equivalent; </w:t>
      </w:r>
    </w:p>
    <w:p w14:paraId="0186F7BA" w14:textId="708557A9" w:rsidR="0067174E" w:rsidRDefault="0067174E" w:rsidP="00420DF5">
      <w:pPr>
        <w:pStyle w:val="ListParagraph"/>
        <w:numPr>
          <w:ilvl w:val="0"/>
          <w:numId w:val="10"/>
        </w:numPr>
        <w:spacing w:line="240" w:lineRule="auto"/>
        <w:rPr>
          <w:rFonts w:ascii="Arial" w:hAnsi="Arial" w:cs="Arial"/>
        </w:rPr>
      </w:pPr>
      <w:del w:id="13" w:author="Spaulding, Wendy M." w:date="2026-07-07T14:34:00Z" w16du:dateUtc="2026-07-07T20:34:00Z">
        <w:r w:rsidRPr="00F20366" w:rsidDel="00F20366">
          <w:rPr>
            <w:rFonts w:ascii="Arial" w:hAnsi="Arial" w:cs="Arial"/>
          </w:rPr>
          <w:delText xml:space="preserve">Credit or </w:delText>
        </w:r>
      </w:del>
      <w:del w:id="14" w:author="Spaulding, Wendy M." w:date="2026-07-29T14:52:00Z" w16du:dateUtc="2026-07-29T20:52:00Z">
        <w:r w:rsidR="008C64FF" w:rsidDel="008C64FF">
          <w:rPr>
            <w:rFonts w:ascii="Arial" w:hAnsi="Arial" w:cs="Arial"/>
          </w:rPr>
          <w:delText>d</w:delText>
        </w:r>
      </w:del>
      <w:ins w:id="15" w:author="Spaulding, Wendy M." w:date="2026-07-29T14:52:00Z" w16du:dateUtc="2026-07-29T20:52:00Z">
        <w:r w:rsidR="008C64FF">
          <w:rPr>
            <w:rFonts w:ascii="Arial" w:hAnsi="Arial" w:cs="Arial"/>
          </w:rPr>
          <w:t>D</w:t>
        </w:r>
      </w:ins>
      <w:r w:rsidR="0038762D" w:rsidRPr="00B73DA6">
        <w:rPr>
          <w:rFonts w:ascii="Arial" w:hAnsi="Arial" w:cs="Arial"/>
        </w:rPr>
        <w:t xml:space="preserve">ebit </w:t>
      </w:r>
      <w:r w:rsidRPr="00B73DA6">
        <w:rPr>
          <w:rFonts w:ascii="Arial" w:hAnsi="Arial" w:cs="Arial"/>
        </w:rPr>
        <w:t xml:space="preserve">card; </w:t>
      </w:r>
    </w:p>
    <w:p w14:paraId="17E1FE0A" w14:textId="77777777" w:rsidR="00420DF5" w:rsidRPr="00B73DA6" w:rsidRDefault="00420DF5" w:rsidP="00E42644">
      <w:pPr>
        <w:pStyle w:val="ListParagraph"/>
        <w:spacing w:line="240" w:lineRule="auto"/>
        <w:ind w:left="1440"/>
        <w:rPr>
          <w:rFonts w:ascii="Arial" w:hAnsi="Arial" w:cs="Arial"/>
        </w:rPr>
      </w:pPr>
    </w:p>
    <w:p w14:paraId="20AE7FFD"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Free bets; </w:t>
      </w:r>
    </w:p>
    <w:p w14:paraId="413BED69" w14:textId="3F84FFAB"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Sports betting vouchers; </w:t>
      </w:r>
    </w:p>
    <w:p w14:paraId="7E1D0FAB" w14:textId="77777777"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 xml:space="preserve">Value gaming chips; and </w:t>
      </w:r>
    </w:p>
    <w:p w14:paraId="20928DD6" w14:textId="330FBEF2" w:rsidR="0067174E" w:rsidRPr="00B73DA6" w:rsidRDefault="0067174E" w:rsidP="00C42296">
      <w:pPr>
        <w:pStyle w:val="ListParagraph"/>
        <w:numPr>
          <w:ilvl w:val="0"/>
          <w:numId w:val="10"/>
        </w:numPr>
        <w:spacing w:line="480" w:lineRule="auto"/>
        <w:rPr>
          <w:rFonts w:ascii="Arial" w:hAnsi="Arial" w:cs="Arial"/>
        </w:rPr>
      </w:pPr>
      <w:r w:rsidRPr="00B73DA6">
        <w:rPr>
          <w:rFonts w:ascii="Arial" w:hAnsi="Arial" w:cs="Arial"/>
        </w:rPr>
        <w:t>Any other means approved by the Director or Director’s designee.</w:t>
      </w:r>
    </w:p>
    <w:p w14:paraId="39371F82" w14:textId="45CC0CD4" w:rsidR="0067174E" w:rsidRPr="00B73DA6" w:rsidRDefault="0067174E" w:rsidP="00C42296">
      <w:pPr>
        <w:tabs>
          <w:tab w:val="left" w:pos="720"/>
        </w:tabs>
        <w:rPr>
          <w:rFonts w:ascii="Arial" w:hAnsi="Arial" w:cs="Arial"/>
        </w:rPr>
      </w:pPr>
      <w:r w:rsidRPr="00B73DA6">
        <w:rPr>
          <w:rFonts w:ascii="Arial" w:hAnsi="Arial" w:cs="Arial"/>
        </w:rPr>
        <w:t>(6)</w:t>
      </w:r>
      <w:r w:rsidR="00C42296">
        <w:rPr>
          <w:rFonts w:ascii="Arial" w:hAnsi="Arial" w:cs="Arial"/>
        </w:rPr>
        <w:tab/>
      </w:r>
      <w:r w:rsidRPr="00B73DA6">
        <w:rPr>
          <w:rFonts w:ascii="Arial" w:hAnsi="Arial" w:cs="Arial"/>
        </w:rPr>
        <w:t xml:space="preserve">Patron sports betting via </w:t>
      </w:r>
      <w:del w:id="16" w:author="Spaulding, Wendy M." w:date="2026-07-07T14:35:00Z" w16du:dateUtc="2026-07-07T20:35:00Z">
        <w:r w:rsidRPr="00F20366" w:rsidDel="00F20366">
          <w:rPr>
            <w:rFonts w:ascii="Arial" w:hAnsi="Arial" w:cs="Arial"/>
          </w:rPr>
          <w:delText xml:space="preserve">credit or </w:delText>
        </w:r>
      </w:del>
      <w:r w:rsidRPr="00B73DA6">
        <w:rPr>
          <w:rFonts w:ascii="Arial" w:hAnsi="Arial" w:cs="Arial"/>
        </w:rPr>
        <w:t>debit card.</w:t>
      </w:r>
    </w:p>
    <w:p w14:paraId="45E56000" w14:textId="765641EC" w:rsidR="0067174E" w:rsidRDefault="0067174E" w:rsidP="00A0664A">
      <w:pPr>
        <w:pStyle w:val="ListParagraph"/>
        <w:numPr>
          <w:ilvl w:val="0"/>
          <w:numId w:val="11"/>
        </w:numPr>
        <w:tabs>
          <w:tab w:val="left" w:pos="1530"/>
        </w:tabs>
        <w:spacing w:after="0" w:line="240" w:lineRule="auto"/>
        <w:rPr>
          <w:rFonts w:ascii="Arial" w:hAnsi="Arial" w:cs="Arial"/>
        </w:rPr>
      </w:pPr>
      <w:r w:rsidRPr="00B73DA6">
        <w:rPr>
          <w:rFonts w:ascii="Arial" w:hAnsi="Arial" w:cs="Arial"/>
        </w:rPr>
        <w:lastRenderedPageBreak/>
        <w:t>A patron may place a wager vi</w:t>
      </w:r>
      <w:r w:rsidR="00337BAE">
        <w:rPr>
          <w:rFonts w:ascii="Arial" w:hAnsi="Arial" w:cs="Arial"/>
        </w:rPr>
        <w:t xml:space="preserve">a </w:t>
      </w:r>
      <w:del w:id="17" w:author="Spaulding, Wendy M." w:date="2026-07-08T07:25:00Z" w16du:dateUtc="2026-07-08T13:25:00Z">
        <w:r w:rsidR="00337BAE" w:rsidDel="00337BAE">
          <w:rPr>
            <w:rFonts w:ascii="Arial" w:hAnsi="Arial" w:cs="Arial"/>
          </w:rPr>
          <w:delText xml:space="preserve">credit or </w:delText>
        </w:r>
      </w:del>
      <w:r w:rsidRPr="00B73DA6">
        <w:rPr>
          <w:rFonts w:ascii="Arial" w:hAnsi="Arial" w:cs="Arial"/>
        </w:rPr>
        <w:t xml:space="preserve">debit card, whether the patron places the wager at a casino in the sports betting wagering area, sports betting kiosk, online, or by a mobile device. </w:t>
      </w:r>
    </w:p>
    <w:p w14:paraId="6493DC4E" w14:textId="77777777" w:rsidR="00C42296" w:rsidRPr="00B73DA6" w:rsidRDefault="00C42296" w:rsidP="00C42296">
      <w:pPr>
        <w:pStyle w:val="ListParagraph"/>
        <w:spacing w:after="0" w:line="240" w:lineRule="auto"/>
        <w:ind w:left="1080"/>
        <w:rPr>
          <w:rFonts w:ascii="Arial" w:hAnsi="Arial" w:cs="Arial"/>
        </w:rPr>
      </w:pPr>
    </w:p>
    <w:p w14:paraId="70C28DFE" w14:textId="15A7CEDA" w:rsidR="0067174E" w:rsidRPr="00B73DA6" w:rsidRDefault="0067174E" w:rsidP="00A0664A">
      <w:pPr>
        <w:pStyle w:val="ListParagraph"/>
        <w:numPr>
          <w:ilvl w:val="0"/>
          <w:numId w:val="11"/>
        </w:numPr>
        <w:rPr>
          <w:rFonts w:ascii="Arial" w:hAnsi="Arial" w:cs="Arial"/>
        </w:rPr>
      </w:pPr>
      <w:proofErr w:type="gramStart"/>
      <w:r w:rsidRPr="00B73DA6">
        <w:rPr>
          <w:rFonts w:ascii="Arial" w:hAnsi="Arial" w:cs="Arial"/>
        </w:rPr>
        <w:t>Funding of</w:t>
      </w:r>
      <w:proofErr w:type="gramEnd"/>
      <w:r w:rsidRPr="00B73DA6">
        <w:rPr>
          <w:rFonts w:ascii="Arial" w:hAnsi="Arial" w:cs="Arial"/>
        </w:rPr>
        <w:t xml:space="preserve"> an account may be made online, in person, or through an online account with an Internet Sports Betting Operator, on a bettor’s own personal computer or mobile device.</w:t>
      </w:r>
      <w:r w:rsidRPr="00E42644">
        <w:rPr>
          <w:rFonts w:ascii="Arial" w:hAnsi="Arial" w:cs="Arial"/>
        </w:rPr>
        <w:t xml:space="preserve"> </w:t>
      </w:r>
      <w:ins w:id="18" w:author="Spaulding, Wendy M." w:date="2026-07-07T14:38:00Z" w16du:dateUtc="2026-07-07T20:38:00Z">
        <w:r w:rsidR="00F20366">
          <w:rPr>
            <w:rFonts w:ascii="Arial" w:hAnsi="Arial" w:cs="Arial"/>
          </w:rPr>
          <w:t xml:space="preserve">No account may be funded, directly or indirectly, by a credit </w:t>
        </w:r>
        <w:r w:rsidR="0040377C">
          <w:rPr>
            <w:rFonts w:ascii="Arial" w:hAnsi="Arial" w:cs="Arial"/>
          </w:rPr>
          <w:t>card.</w:t>
        </w:r>
      </w:ins>
      <w:ins w:id="19" w:author="Spaulding, Wendy M." w:date="2026-07-29T14:53:00Z" w16du:dateUtc="2026-07-29T20:53:00Z">
        <w:r w:rsidR="0086119C">
          <w:rPr>
            <w:rFonts w:ascii="Arial" w:hAnsi="Arial" w:cs="Arial"/>
          </w:rPr>
          <w:t xml:space="preserve"> </w:t>
        </w:r>
      </w:ins>
      <w:r w:rsidRPr="00B73DA6">
        <w:rPr>
          <w:rFonts w:ascii="Arial" w:hAnsi="Arial" w:cs="Arial"/>
        </w:rPr>
        <w:t>Other methods of funding may be approved by the Director.</w:t>
      </w:r>
    </w:p>
    <w:p w14:paraId="5D0A357F" w14:textId="68F05A0E" w:rsidR="00A85F3A" w:rsidRPr="00C42296" w:rsidRDefault="00A85F3A">
      <w:pPr>
        <w:pStyle w:val="Heading3"/>
        <w:pPrChange w:id="20" w:author="Spaulding, Wendy M." w:date="2026-07-07T14:50:00Z" w16du:dateUtc="2026-07-07T20:50:00Z">
          <w:pPr/>
        </w:pPrChange>
      </w:pPr>
      <w:r w:rsidRPr="00C42296">
        <w:t>7.7</w:t>
      </w:r>
      <w:r w:rsidR="007168C9">
        <w:t xml:space="preserve">  </w:t>
      </w:r>
      <w:r w:rsidRPr="00C42296">
        <w:t xml:space="preserve"> </w:t>
      </w:r>
      <w:r w:rsidR="007168C9">
        <w:t xml:space="preserve">   </w:t>
      </w:r>
      <w:r w:rsidRPr="00C42296">
        <w:t>Sports betting kiosks.</w:t>
      </w:r>
    </w:p>
    <w:p w14:paraId="53EADCDA" w14:textId="0409AE59" w:rsidR="00A85F3A" w:rsidRPr="00B73DA6" w:rsidRDefault="00A85F3A" w:rsidP="00C42296">
      <w:pPr>
        <w:ind w:left="720" w:hanging="720"/>
        <w:rPr>
          <w:rFonts w:ascii="Arial" w:hAnsi="Arial" w:cs="Arial"/>
        </w:rPr>
      </w:pPr>
      <w:r w:rsidRPr="00B73DA6">
        <w:rPr>
          <w:rFonts w:ascii="Arial" w:hAnsi="Arial" w:cs="Arial"/>
        </w:rPr>
        <w:t>(4)</w:t>
      </w:r>
      <w:r w:rsidR="00C42296">
        <w:rPr>
          <w:rFonts w:ascii="Arial" w:hAnsi="Arial" w:cs="Arial"/>
        </w:rPr>
        <w:tab/>
      </w:r>
      <w:r w:rsidR="00C42296">
        <w:rPr>
          <w:rFonts w:ascii="Arial" w:hAnsi="Arial" w:cs="Arial"/>
          <w:color w:val="000000"/>
          <w:kern w:val="0"/>
        </w:rPr>
        <w:t>T</w:t>
      </w:r>
      <w:r w:rsidRPr="00B73DA6">
        <w:rPr>
          <w:rFonts w:ascii="Arial" w:hAnsi="Arial" w:cs="Arial"/>
        </w:rPr>
        <w:t>ransaction reports. Each self-service sports betting device (kiosk) or corresponding system shall be capable of generating a “Transaction Report,” which documents each attempted and completed transaction. Unless otherwise approved by the Commission, the report shall include, at a minimum:</w:t>
      </w:r>
    </w:p>
    <w:p w14:paraId="473B465F" w14:textId="433E9C51" w:rsidR="00B0013B" w:rsidRPr="00B73DA6" w:rsidRDefault="00B0013B" w:rsidP="00A0664A">
      <w:pPr>
        <w:pStyle w:val="ListParagraph"/>
        <w:numPr>
          <w:ilvl w:val="0"/>
          <w:numId w:val="4"/>
        </w:numPr>
        <w:spacing w:line="480" w:lineRule="auto"/>
        <w:rPr>
          <w:rFonts w:ascii="Arial" w:hAnsi="Arial" w:cs="Arial"/>
        </w:rPr>
      </w:pPr>
      <w:r w:rsidRPr="00B73DA6">
        <w:rPr>
          <w:rFonts w:ascii="Arial" w:hAnsi="Arial" w:cs="Arial"/>
        </w:rPr>
        <w:t xml:space="preserve">The date and time; </w:t>
      </w:r>
    </w:p>
    <w:p w14:paraId="48078579" w14:textId="300CAC62" w:rsidR="00B0013B" w:rsidRPr="00B73DA6" w:rsidRDefault="00B0013B" w:rsidP="00A0664A">
      <w:pPr>
        <w:pStyle w:val="ListParagraph"/>
        <w:numPr>
          <w:ilvl w:val="0"/>
          <w:numId w:val="4"/>
        </w:numPr>
        <w:spacing w:line="480" w:lineRule="auto"/>
        <w:rPr>
          <w:rFonts w:ascii="Arial" w:hAnsi="Arial" w:cs="Arial"/>
        </w:rPr>
      </w:pPr>
      <w:r w:rsidRPr="00B73DA6">
        <w:rPr>
          <w:rFonts w:ascii="Arial" w:hAnsi="Arial" w:cs="Arial"/>
        </w:rPr>
        <w:t xml:space="preserve">A description of the transaction; </w:t>
      </w:r>
    </w:p>
    <w:p w14:paraId="70502CB2" w14:textId="4AEBC370" w:rsidR="00C42296" w:rsidRDefault="00B0013B" w:rsidP="00420DF5">
      <w:pPr>
        <w:pStyle w:val="ListParagraph"/>
        <w:numPr>
          <w:ilvl w:val="0"/>
          <w:numId w:val="4"/>
        </w:numPr>
        <w:spacing w:line="240" w:lineRule="auto"/>
        <w:rPr>
          <w:rFonts w:ascii="Arial" w:hAnsi="Arial" w:cs="Arial"/>
        </w:rPr>
      </w:pPr>
      <w:r w:rsidRPr="00B73DA6">
        <w:rPr>
          <w:rFonts w:ascii="Arial" w:hAnsi="Arial" w:cs="Arial"/>
        </w:rPr>
        <w:t>The value of</w:t>
      </w:r>
      <w:r w:rsidR="00876D53">
        <w:rPr>
          <w:rFonts w:ascii="Arial" w:hAnsi="Arial" w:cs="Arial"/>
        </w:rPr>
        <w:t xml:space="preserve"> </w:t>
      </w:r>
      <w:del w:id="21" w:author="Spaulding, Wendy M." w:date="2026-07-07T14:40:00Z" w16du:dateUtc="2026-07-07T20:40:00Z">
        <w:r w:rsidR="00B73DA6" w:rsidRPr="00F20366" w:rsidDel="0040377C">
          <w:rPr>
            <w:rFonts w:ascii="Arial" w:hAnsi="Arial" w:cs="Arial"/>
          </w:rPr>
          <w:delText xml:space="preserve">credit card and </w:delText>
        </w:r>
      </w:del>
      <w:r w:rsidRPr="00B73DA6">
        <w:rPr>
          <w:rFonts w:ascii="Arial" w:hAnsi="Arial" w:cs="Arial"/>
        </w:rPr>
        <w:t>debit card transactions;</w:t>
      </w:r>
    </w:p>
    <w:p w14:paraId="11FD4766" w14:textId="77777777" w:rsidR="00420DF5" w:rsidRDefault="00420DF5" w:rsidP="00E42644">
      <w:pPr>
        <w:pStyle w:val="ListParagraph"/>
        <w:spacing w:line="240" w:lineRule="auto"/>
        <w:ind w:left="1440"/>
        <w:rPr>
          <w:rFonts w:ascii="Arial" w:hAnsi="Arial" w:cs="Arial"/>
        </w:rPr>
      </w:pPr>
    </w:p>
    <w:p w14:paraId="5C0DDA30" w14:textId="77777777"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sz w:val="20"/>
          <w:szCs w:val="20"/>
        </w:rPr>
        <w:t>T</w:t>
      </w:r>
      <w:r w:rsidRPr="00C42296">
        <w:rPr>
          <w:rFonts w:ascii="Arial" w:hAnsi="Arial" w:cs="Arial"/>
        </w:rPr>
        <w:t xml:space="preserve">he value of currency dispensed and inserted; </w:t>
      </w:r>
    </w:p>
    <w:p w14:paraId="7BC73994" w14:textId="77777777"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rPr>
        <w:t xml:space="preserve">The value of all sports betting vouchers dispensed and inserted; and </w:t>
      </w:r>
    </w:p>
    <w:p w14:paraId="3400208D" w14:textId="32DA4CF6" w:rsidR="00C42296" w:rsidRPr="00C42296" w:rsidRDefault="00C42296" w:rsidP="00A0664A">
      <w:pPr>
        <w:pStyle w:val="ListParagraph"/>
        <w:numPr>
          <w:ilvl w:val="0"/>
          <w:numId w:val="4"/>
        </w:numPr>
        <w:spacing w:line="480" w:lineRule="auto"/>
        <w:rPr>
          <w:rFonts w:ascii="Arial" w:hAnsi="Arial" w:cs="Arial"/>
        </w:rPr>
      </w:pPr>
      <w:r w:rsidRPr="00C42296">
        <w:rPr>
          <w:rFonts w:ascii="Arial" w:hAnsi="Arial" w:cs="Arial"/>
        </w:rPr>
        <w:t xml:space="preserve">The value of all sports betting tickets dispensed and inserted. </w:t>
      </w:r>
    </w:p>
    <w:p w14:paraId="7C2F4E2A" w14:textId="0A294CA3" w:rsidR="00B0013B" w:rsidRPr="00B73DA6" w:rsidRDefault="00FE4D4F" w:rsidP="00AC6C19">
      <w:pPr>
        <w:tabs>
          <w:tab w:val="left" w:pos="720"/>
        </w:tabs>
        <w:rPr>
          <w:rFonts w:ascii="Arial" w:hAnsi="Arial" w:cs="Arial"/>
        </w:rPr>
      </w:pPr>
      <w:r w:rsidRPr="00B73DA6">
        <w:rPr>
          <w:rFonts w:ascii="Arial" w:hAnsi="Arial" w:cs="Arial"/>
        </w:rPr>
        <w:t xml:space="preserve">(5) </w:t>
      </w:r>
      <w:r w:rsidR="00AC6C19">
        <w:rPr>
          <w:rFonts w:ascii="Arial" w:hAnsi="Arial" w:cs="Arial"/>
        </w:rPr>
        <w:t xml:space="preserve">     </w:t>
      </w:r>
      <w:r w:rsidRPr="00B73DA6">
        <w:rPr>
          <w:rFonts w:ascii="Arial" w:hAnsi="Arial" w:cs="Arial"/>
        </w:rPr>
        <w:t>Connection to sports betting system.</w:t>
      </w:r>
    </w:p>
    <w:p w14:paraId="504A7CE3" w14:textId="15C25012" w:rsidR="00FE4D4F" w:rsidRPr="00B73DA6" w:rsidRDefault="00FE4D4F" w:rsidP="00A0664A">
      <w:pPr>
        <w:pStyle w:val="ListParagraph"/>
        <w:numPr>
          <w:ilvl w:val="0"/>
          <w:numId w:val="5"/>
        </w:numPr>
        <w:rPr>
          <w:rFonts w:ascii="Arial" w:hAnsi="Arial" w:cs="Arial"/>
        </w:rPr>
      </w:pPr>
      <w:r w:rsidRPr="00B73DA6">
        <w:rPr>
          <w:rFonts w:ascii="Arial" w:hAnsi="Arial" w:cs="Arial"/>
        </w:rPr>
        <w:t xml:space="preserve">When used for </w:t>
      </w:r>
      <w:del w:id="22" w:author="Spaulding, Wendy M." w:date="2026-07-29T14:35:00Z" w16du:dateUtc="2026-07-29T20:35:00Z">
        <w:r w:rsidR="00B73DA6" w:rsidRPr="00DC0B2F" w:rsidDel="00294521">
          <w:rPr>
            <w:rFonts w:ascii="Arial" w:hAnsi="Arial" w:cs="Arial"/>
          </w:rPr>
          <w:delText>credit card</w:delText>
        </w:r>
        <w:r w:rsidR="00F20366" w:rsidDel="00294521">
          <w:rPr>
            <w:rFonts w:ascii="Arial" w:hAnsi="Arial" w:cs="Arial"/>
          </w:rPr>
          <w:delText xml:space="preserve"> </w:delText>
        </w:r>
      </w:del>
      <w:del w:id="23" w:author="Spaulding, Wendy M." w:date="2026-07-07T14:41:00Z" w16du:dateUtc="2026-07-07T20:41:00Z">
        <w:r w:rsidR="00420DF5" w:rsidRPr="00F20366" w:rsidDel="0040377C">
          <w:rPr>
            <w:rFonts w:ascii="Arial" w:hAnsi="Arial" w:cs="Arial"/>
          </w:rPr>
          <w:delText xml:space="preserve">and </w:delText>
        </w:r>
      </w:del>
      <w:r w:rsidRPr="00B73DA6">
        <w:rPr>
          <w:rFonts w:ascii="Arial" w:hAnsi="Arial" w:cs="Arial"/>
        </w:rPr>
        <w:t xml:space="preserve">debit card transactions, the sports betting kiosk or sports betting kiosk computer system </w:t>
      </w:r>
      <w:proofErr w:type="gramStart"/>
      <w:r w:rsidRPr="00B73DA6">
        <w:rPr>
          <w:rFonts w:ascii="Arial" w:hAnsi="Arial" w:cs="Arial"/>
        </w:rPr>
        <w:t>shall</w:t>
      </w:r>
      <w:proofErr w:type="gramEnd"/>
      <w:r w:rsidRPr="00B73DA6">
        <w:rPr>
          <w:rFonts w:ascii="Arial" w:hAnsi="Arial" w:cs="Arial"/>
        </w:rPr>
        <w:t xml:space="preserve"> be capable of generating a</w:t>
      </w:r>
      <w:r w:rsidR="00876D53">
        <w:rPr>
          <w:rFonts w:ascii="Arial" w:hAnsi="Arial" w:cs="Arial"/>
        </w:rPr>
        <w:t xml:space="preserve"> </w:t>
      </w:r>
      <w:del w:id="24" w:author="Spaulding, Wendy M." w:date="2026-07-07T14:41:00Z" w16du:dateUtc="2026-07-07T20:41:00Z">
        <w:r w:rsidR="00B73DA6" w:rsidRPr="00F20366" w:rsidDel="0040377C">
          <w:rPr>
            <w:rFonts w:ascii="Arial" w:hAnsi="Arial" w:cs="Arial"/>
          </w:rPr>
          <w:delText xml:space="preserve">credit card and </w:delText>
        </w:r>
      </w:del>
      <w:r w:rsidRPr="00B73DA6">
        <w:rPr>
          <w:rFonts w:ascii="Arial" w:hAnsi="Arial" w:cs="Arial"/>
        </w:rPr>
        <w:t>debit card transaction report for each gaming day. The report shall include the transaction’s unique identifier, the date and time of transaction and the value of the transaction.</w:t>
      </w:r>
    </w:p>
    <w:p w14:paraId="4FB91F4F" w14:textId="467A6E4C" w:rsidR="0067174E" w:rsidRPr="000F59CB" w:rsidRDefault="0067174E">
      <w:pPr>
        <w:pStyle w:val="Heading3"/>
        <w:pPrChange w:id="25" w:author="Spaulding, Wendy M." w:date="2026-07-07T14:50:00Z" w16du:dateUtc="2026-07-07T20:50:00Z">
          <w:pPr/>
        </w:pPrChange>
      </w:pPr>
      <w:r w:rsidRPr="000F59CB">
        <w:t>7.11</w:t>
      </w:r>
      <w:r w:rsidR="007168C9" w:rsidRPr="000F59CB">
        <w:t xml:space="preserve">   </w:t>
      </w:r>
      <w:r w:rsidRPr="000F59CB">
        <w:t xml:space="preserve"> Sports betting accounts.</w:t>
      </w:r>
    </w:p>
    <w:p w14:paraId="04914050" w14:textId="77777777" w:rsidR="009E2135" w:rsidRPr="00B73DA6" w:rsidRDefault="009E2135" w:rsidP="009E2135">
      <w:pPr>
        <w:numPr>
          <w:ilvl w:val="0"/>
          <w:numId w:val="6"/>
        </w:numPr>
        <w:rPr>
          <w:rFonts w:ascii="Arial" w:hAnsi="Arial" w:cs="Arial"/>
        </w:rPr>
      </w:pPr>
      <w:r w:rsidRPr="00B73DA6">
        <w:rPr>
          <w:rFonts w:ascii="Arial" w:hAnsi="Arial" w:cs="Arial"/>
        </w:rPr>
        <w:t>Patron account controls.</w:t>
      </w:r>
    </w:p>
    <w:p w14:paraId="535CE1A0" w14:textId="77777777" w:rsidR="009E2135" w:rsidRPr="00B73DA6" w:rsidRDefault="009E2135" w:rsidP="009E2135">
      <w:pPr>
        <w:numPr>
          <w:ilvl w:val="1"/>
          <w:numId w:val="6"/>
        </w:numPr>
        <w:rPr>
          <w:rFonts w:ascii="Arial" w:hAnsi="Arial" w:cs="Arial"/>
        </w:rPr>
      </w:pPr>
      <w:r w:rsidRPr="00B73DA6">
        <w:rPr>
          <w:rFonts w:ascii="Arial" w:hAnsi="Arial" w:cs="Arial"/>
        </w:rPr>
        <w:t xml:space="preserve">Patron protection information must be readily accessible to the patron. The patron protection information must </w:t>
      </w:r>
      <w:proofErr w:type="gramStart"/>
      <w:r w:rsidRPr="00B73DA6">
        <w:rPr>
          <w:rFonts w:ascii="Arial" w:hAnsi="Arial" w:cs="Arial"/>
        </w:rPr>
        <w:t>contain</w:t>
      </w:r>
      <w:proofErr w:type="gramEnd"/>
      <w:r w:rsidRPr="00B73DA6">
        <w:rPr>
          <w:rFonts w:ascii="Arial" w:hAnsi="Arial" w:cs="Arial"/>
        </w:rPr>
        <w:t xml:space="preserve"> at a minimum:</w:t>
      </w:r>
    </w:p>
    <w:p w14:paraId="2D48A98B" w14:textId="77777777" w:rsidR="009E2135" w:rsidRPr="00B73DA6" w:rsidRDefault="009E2135" w:rsidP="009E2135">
      <w:pPr>
        <w:numPr>
          <w:ilvl w:val="2"/>
          <w:numId w:val="6"/>
        </w:numPr>
        <w:rPr>
          <w:rFonts w:ascii="Arial" w:hAnsi="Arial" w:cs="Arial"/>
        </w:rPr>
      </w:pPr>
      <w:r w:rsidRPr="00B73DA6">
        <w:rPr>
          <w:rFonts w:ascii="Arial" w:hAnsi="Arial" w:cs="Arial"/>
        </w:rPr>
        <w:lastRenderedPageBreak/>
        <w:t>Information about potential risks associated with excessive participation, and where to get help related to betting responsibly;</w:t>
      </w:r>
    </w:p>
    <w:p w14:paraId="579CFAFB" w14:textId="77777777" w:rsidR="009E2135" w:rsidRPr="00B73DA6" w:rsidRDefault="009E2135" w:rsidP="009E2135">
      <w:pPr>
        <w:numPr>
          <w:ilvl w:val="2"/>
          <w:numId w:val="6"/>
        </w:numPr>
        <w:rPr>
          <w:rFonts w:ascii="Arial" w:hAnsi="Arial" w:cs="Arial"/>
        </w:rPr>
      </w:pPr>
      <w:r w:rsidRPr="00B73DA6">
        <w:rPr>
          <w:rFonts w:ascii="Arial" w:hAnsi="Arial" w:cs="Arial"/>
        </w:rPr>
        <w:t>The self-imposed limitations shall be available to the patron at both the time of account registration and first deposit;</w:t>
      </w:r>
    </w:p>
    <w:p w14:paraId="3C5565F2" w14:textId="77777777" w:rsidR="009E2135" w:rsidRPr="00B73DA6" w:rsidRDefault="009E2135" w:rsidP="009E2135">
      <w:pPr>
        <w:numPr>
          <w:ilvl w:val="2"/>
          <w:numId w:val="6"/>
        </w:numPr>
        <w:rPr>
          <w:rFonts w:ascii="Arial" w:hAnsi="Arial" w:cs="Arial"/>
        </w:rPr>
      </w:pPr>
      <w:r w:rsidRPr="00B73DA6">
        <w:rPr>
          <w:rFonts w:ascii="Arial" w:hAnsi="Arial" w:cs="Arial"/>
        </w:rPr>
        <w:t>A list of the available patron protection measures that can be invoked by the patron, such as self-imposed limits, and information on how to invoke those measures; and</w:t>
      </w:r>
    </w:p>
    <w:p w14:paraId="5F8D994F" w14:textId="2EDD05A8" w:rsidR="00BD1932" w:rsidRPr="00B73DA6" w:rsidRDefault="009E2135" w:rsidP="00BD1932">
      <w:pPr>
        <w:numPr>
          <w:ilvl w:val="2"/>
          <w:numId w:val="6"/>
        </w:numPr>
        <w:rPr>
          <w:rFonts w:ascii="Arial" w:hAnsi="Arial" w:cs="Arial"/>
        </w:rPr>
      </w:pPr>
      <w:r w:rsidRPr="00B73DA6">
        <w:rPr>
          <w:rFonts w:ascii="Arial" w:hAnsi="Arial" w:cs="Arial"/>
        </w:rPr>
        <w:t xml:space="preserve">Mechanisms in place which detect unauthorized use of their account, such as reviewing </w:t>
      </w:r>
      <w:del w:id="26" w:author="Spaulding, Wendy M." w:date="2026-07-07T14:42:00Z" w16du:dateUtc="2026-07-07T20:42:00Z">
        <w:r w:rsidR="00B73DA6" w:rsidRPr="00F20366" w:rsidDel="0040377C">
          <w:rPr>
            <w:rFonts w:ascii="Arial" w:hAnsi="Arial" w:cs="Arial"/>
          </w:rPr>
          <w:delText xml:space="preserve">credit card </w:delText>
        </w:r>
      </w:del>
      <w:r w:rsidRPr="00B73DA6">
        <w:rPr>
          <w:rFonts w:ascii="Arial" w:hAnsi="Arial" w:cs="Arial"/>
        </w:rPr>
        <w:t>statements against known deposits.</w:t>
      </w:r>
    </w:p>
    <w:p w14:paraId="41F41430" w14:textId="5AD18290" w:rsidR="00CE4770" w:rsidRPr="00CE4770" w:rsidRDefault="00CE4770" w:rsidP="00CE4770">
      <w:pPr>
        <w:pStyle w:val="ListParagraph"/>
        <w:numPr>
          <w:ilvl w:val="0"/>
          <w:numId w:val="14"/>
        </w:numPr>
        <w:rPr>
          <w:rFonts w:ascii="Arial" w:hAnsi="Arial" w:cs="Arial"/>
        </w:rPr>
      </w:pPr>
      <w:r>
        <w:rPr>
          <w:rFonts w:ascii="Arial" w:hAnsi="Arial" w:cs="Arial"/>
        </w:rPr>
        <w:t>Account funding.</w:t>
      </w:r>
    </w:p>
    <w:p w14:paraId="60452D40" w14:textId="5050AC70" w:rsidR="0067174E" w:rsidRPr="00B73DA6" w:rsidRDefault="0067174E" w:rsidP="0067174E">
      <w:pPr>
        <w:ind w:left="720"/>
        <w:rPr>
          <w:rFonts w:ascii="Arial" w:hAnsi="Arial" w:cs="Arial"/>
        </w:rPr>
      </w:pPr>
      <w:r w:rsidRPr="00B73DA6">
        <w:rPr>
          <w:rFonts w:ascii="Arial" w:hAnsi="Arial" w:cs="Arial"/>
        </w:rPr>
        <w:t xml:space="preserve">A patron’s sports betting account for sports betting may be funded </w:t>
      </w:r>
      <w:proofErr w:type="gramStart"/>
      <w:r w:rsidRPr="00B73DA6">
        <w:rPr>
          <w:rFonts w:ascii="Arial" w:hAnsi="Arial" w:cs="Arial"/>
        </w:rPr>
        <w:t>through the use of</w:t>
      </w:r>
      <w:proofErr w:type="gramEnd"/>
      <w:r w:rsidRPr="00B73DA6">
        <w:rPr>
          <w:rFonts w:ascii="Arial" w:hAnsi="Arial" w:cs="Arial"/>
        </w:rPr>
        <w:t>:</w:t>
      </w:r>
    </w:p>
    <w:p w14:paraId="74722BBC" w14:textId="42ABF0F9" w:rsidR="0067174E" w:rsidRDefault="0067174E" w:rsidP="00420DF5">
      <w:pPr>
        <w:pStyle w:val="ListParagraph"/>
        <w:numPr>
          <w:ilvl w:val="0"/>
          <w:numId w:val="12"/>
        </w:numPr>
        <w:spacing w:line="240" w:lineRule="auto"/>
        <w:rPr>
          <w:rFonts w:ascii="Arial" w:hAnsi="Arial" w:cs="Arial"/>
        </w:rPr>
      </w:pPr>
      <w:r w:rsidRPr="00B73DA6">
        <w:rPr>
          <w:rFonts w:ascii="Arial" w:hAnsi="Arial" w:cs="Arial"/>
        </w:rPr>
        <w:t>A patron’s</w:t>
      </w:r>
      <w:r w:rsidR="00876D53">
        <w:rPr>
          <w:rFonts w:ascii="Arial" w:hAnsi="Arial" w:cs="Arial"/>
        </w:rPr>
        <w:t xml:space="preserve"> </w:t>
      </w:r>
      <w:del w:id="27" w:author="Spaulding, Wendy M." w:date="2026-07-07T14:43:00Z" w16du:dateUtc="2026-07-07T20:43:00Z">
        <w:r w:rsidRPr="00F20366" w:rsidDel="0040377C">
          <w:rPr>
            <w:rFonts w:ascii="Arial" w:hAnsi="Arial" w:cs="Arial"/>
          </w:rPr>
          <w:delText xml:space="preserve">credit or </w:delText>
        </w:r>
      </w:del>
      <w:r w:rsidRPr="00B73DA6">
        <w:rPr>
          <w:rFonts w:ascii="Arial" w:hAnsi="Arial" w:cs="Arial"/>
        </w:rPr>
        <w:t xml:space="preserve">debit card; </w:t>
      </w:r>
    </w:p>
    <w:p w14:paraId="3CCCF25E" w14:textId="77777777" w:rsidR="00420DF5" w:rsidRPr="00B73DA6" w:rsidRDefault="00420DF5" w:rsidP="00E42644">
      <w:pPr>
        <w:pStyle w:val="ListParagraph"/>
        <w:spacing w:line="240" w:lineRule="auto"/>
        <w:ind w:left="1440"/>
        <w:rPr>
          <w:rFonts w:ascii="Arial" w:hAnsi="Arial" w:cs="Arial"/>
        </w:rPr>
      </w:pPr>
    </w:p>
    <w:p w14:paraId="60285474"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A patron’s deposit of cash or vouchers at a cashiering location approved by the Director or Director’s designee; </w:t>
      </w:r>
    </w:p>
    <w:p w14:paraId="68243DBC" w14:textId="4746ACBF" w:rsidR="0067174E" w:rsidRDefault="0067174E" w:rsidP="00CE4770">
      <w:pPr>
        <w:pStyle w:val="ListParagraph"/>
        <w:numPr>
          <w:ilvl w:val="0"/>
          <w:numId w:val="12"/>
        </w:numPr>
        <w:spacing w:after="0" w:line="240" w:lineRule="auto"/>
        <w:rPr>
          <w:rFonts w:ascii="Arial" w:hAnsi="Arial" w:cs="Arial"/>
          <w:color w:val="A20000"/>
        </w:rPr>
      </w:pPr>
      <w:r w:rsidRPr="00B73DA6">
        <w:rPr>
          <w:rFonts w:ascii="Arial" w:hAnsi="Arial" w:cs="Arial"/>
        </w:rPr>
        <w:t>A patron’s reloadable prepaid card, which has been verified as being issued to the patron</w:t>
      </w:r>
      <w:ins w:id="28" w:author="Spaulding, Wendy M." w:date="2026-07-07T14:43:00Z" w16du:dateUtc="2026-07-07T20:43:00Z">
        <w:r w:rsidR="0040377C">
          <w:rPr>
            <w:rFonts w:ascii="Arial" w:hAnsi="Arial" w:cs="Arial"/>
          </w:rPr>
          <w:t>,</w:t>
        </w:r>
      </w:ins>
      <w:r w:rsidR="00F20366">
        <w:rPr>
          <w:rFonts w:ascii="Arial" w:hAnsi="Arial" w:cs="Arial"/>
        </w:rPr>
        <w:t xml:space="preserve"> </w:t>
      </w:r>
      <w:del w:id="29" w:author="Spaulding, Wendy M." w:date="2026-07-07T14:43:00Z" w16du:dateUtc="2026-07-07T20:43:00Z">
        <w:r w:rsidRPr="00F20366" w:rsidDel="0040377C">
          <w:rPr>
            <w:rFonts w:ascii="Arial" w:hAnsi="Arial" w:cs="Arial"/>
          </w:rPr>
          <w:delText xml:space="preserve">and is </w:delText>
        </w:r>
      </w:del>
      <w:r w:rsidRPr="00B73DA6">
        <w:rPr>
          <w:rFonts w:ascii="Arial" w:hAnsi="Arial" w:cs="Arial"/>
        </w:rPr>
        <w:t>non-transferable</w:t>
      </w:r>
      <w:ins w:id="30" w:author="Spaulding, Wendy M." w:date="2026-07-07T14:44:00Z" w16du:dateUtc="2026-07-07T20:44:00Z">
        <w:r w:rsidR="0040377C">
          <w:rPr>
            <w:rFonts w:ascii="Arial" w:hAnsi="Arial" w:cs="Arial"/>
          </w:rPr>
          <w:t>, and not funded by a credit card</w:t>
        </w:r>
      </w:ins>
      <w:r w:rsidRPr="00E42644">
        <w:rPr>
          <w:rFonts w:ascii="Arial" w:hAnsi="Arial" w:cs="Arial"/>
        </w:rPr>
        <w:t xml:space="preserve">; </w:t>
      </w:r>
    </w:p>
    <w:p w14:paraId="754D7FD5" w14:textId="77777777" w:rsidR="00CE4770" w:rsidRPr="0078354A" w:rsidRDefault="00CE4770" w:rsidP="00CE4770">
      <w:pPr>
        <w:pStyle w:val="ListParagraph"/>
        <w:spacing w:after="0" w:line="240" w:lineRule="auto"/>
        <w:ind w:left="1440"/>
        <w:rPr>
          <w:rFonts w:ascii="Arial" w:hAnsi="Arial" w:cs="Arial"/>
          <w:color w:val="A20000"/>
        </w:rPr>
      </w:pPr>
    </w:p>
    <w:p w14:paraId="712B57AB"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Promotional credit; </w:t>
      </w:r>
    </w:p>
    <w:p w14:paraId="1C5C5538" w14:textId="1D3E1153"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Winnings; </w:t>
      </w:r>
    </w:p>
    <w:p w14:paraId="35AC2701" w14:textId="77777777" w:rsidR="0067174E" w:rsidRDefault="0067174E" w:rsidP="005259D0">
      <w:pPr>
        <w:pStyle w:val="ListParagraph"/>
        <w:numPr>
          <w:ilvl w:val="0"/>
          <w:numId w:val="12"/>
        </w:numPr>
        <w:spacing w:line="240" w:lineRule="auto"/>
        <w:rPr>
          <w:rFonts w:ascii="Arial" w:hAnsi="Arial" w:cs="Arial"/>
        </w:rPr>
      </w:pPr>
      <w:r w:rsidRPr="00B73DA6">
        <w:rPr>
          <w:rFonts w:ascii="Arial" w:hAnsi="Arial" w:cs="Arial"/>
        </w:rPr>
        <w:t xml:space="preserve">Adjustments made by the Sports Betting Operation with documented notification to the patron; </w:t>
      </w:r>
    </w:p>
    <w:p w14:paraId="225C0C0B" w14:textId="77777777" w:rsidR="005259D0" w:rsidRDefault="005259D0" w:rsidP="005259D0">
      <w:pPr>
        <w:pStyle w:val="ListParagraph"/>
        <w:spacing w:line="240" w:lineRule="auto"/>
        <w:ind w:left="1440"/>
        <w:rPr>
          <w:rFonts w:ascii="Arial" w:hAnsi="Arial" w:cs="Arial"/>
        </w:rPr>
      </w:pPr>
    </w:p>
    <w:p w14:paraId="303998CB" w14:textId="77777777" w:rsidR="0067174E" w:rsidRDefault="0067174E" w:rsidP="005259D0">
      <w:pPr>
        <w:pStyle w:val="ListParagraph"/>
        <w:numPr>
          <w:ilvl w:val="0"/>
          <w:numId w:val="12"/>
        </w:numPr>
        <w:spacing w:after="0" w:line="240" w:lineRule="auto"/>
        <w:rPr>
          <w:rFonts w:ascii="Arial" w:hAnsi="Arial" w:cs="Arial"/>
        </w:rPr>
      </w:pPr>
      <w:r w:rsidRPr="00B73DA6">
        <w:rPr>
          <w:rFonts w:ascii="Arial" w:hAnsi="Arial" w:cs="Arial"/>
        </w:rPr>
        <w:t xml:space="preserve">ACH transfer, provided that the operator has security measures and controls to prevent ACH fraud regarding failed ACH deposits; </w:t>
      </w:r>
    </w:p>
    <w:p w14:paraId="2F2D61C4" w14:textId="77777777" w:rsidR="005259D0" w:rsidRPr="005259D0" w:rsidRDefault="005259D0" w:rsidP="005259D0">
      <w:pPr>
        <w:spacing w:after="0" w:line="240" w:lineRule="auto"/>
        <w:rPr>
          <w:rFonts w:ascii="Arial" w:hAnsi="Arial" w:cs="Arial"/>
        </w:rPr>
      </w:pPr>
    </w:p>
    <w:p w14:paraId="1EABF1D2" w14:textId="77777777"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Wire transfer; or </w:t>
      </w:r>
    </w:p>
    <w:p w14:paraId="421C134A" w14:textId="50671C0D" w:rsidR="0067174E" w:rsidRPr="00B73DA6" w:rsidRDefault="0067174E" w:rsidP="005259D0">
      <w:pPr>
        <w:pStyle w:val="ListParagraph"/>
        <w:numPr>
          <w:ilvl w:val="0"/>
          <w:numId w:val="12"/>
        </w:numPr>
        <w:spacing w:line="480" w:lineRule="auto"/>
        <w:rPr>
          <w:rFonts w:ascii="Arial" w:hAnsi="Arial" w:cs="Arial"/>
        </w:rPr>
      </w:pPr>
      <w:r w:rsidRPr="00B73DA6">
        <w:rPr>
          <w:rFonts w:ascii="Arial" w:hAnsi="Arial" w:cs="Arial"/>
        </w:rPr>
        <w:t xml:space="preserve">Any other means approved by the Commission. </w:t>
      </w:r>
    </w:p>
    <w:p w14:paraId="114EA034" w14:textId="39BB02B6" w:rsidR="00CE4770" w:rsidRPr="00CE4770" w:rsidRDefault="0067174E" w:rsidP="00CE4770">
      <w:pPr>
        <w:pStyle w:val="ListParagraph"/>
        <w:numPr>
          <w:ilvl w:val="0"/>
          <w:numId w:val="12"/>
        </w:numPr>
        <w:spacing w:line="240" w:lineRule="auto"/>
        <w:rPr>
          <w:rFonts w:ascii="Arial" w:hAnsi="Arial" w:cs="Arial"/>
        </w:rPr>
      </w:pPr>
      <w:r w:rsidRPr="00B73DA6">
        <w:rPr>
          <w:rFonts w:ascii="Arial" w:hAnsi="Arial" w:cs="Arial"/>
        </w:rPr>
        <w:t>Accounts may be funded outside the state of Colorado in accordance with these Rules.</w:t>
      </w:r>
    </w:p>
    <w:p w14:paraId="1BB5F6A2" w14:textId="77777777" w:rsidR="00F67538" w:rsidRPr="00B73DA6" w:rsidRDefault="00F67538" w:rsidP="00F67538">
      <w:pPr>
        <w:numPr>
          <w:ilvl w:val="0"/>
          <w:numId w:val="9"/>
        </w:numPr>
        <w:rPr>
          <w:rFonts w:ascii="Arial" w:hAnsi="Arial" w:cs="Arial"/>
          <w:kern w:val="0"/>
        </w:rPr>
      </w:pPr>
      <w:r w:rsidRPr="00B73DA6">
        <w:rPr>
          <w:rFonts w:ascii="Arial" w:hAnsi="Arial" w:cs="Arial"/>
          <w:kern w:val="0"/>
        </w:rPr>
        <w:t>Patron account withdrawal.</w:t>
      </w:r>
    </w:p>
    <w:p w14:paraId="3A969595" w14:textId="24076825" w:rsidR="0067174E" w:rsidRPr="00F20366" w:rsidRDefault="00F67538" w:rsidP="0067174E">
      <w:pPr>
        <w:pStyle w:val="BodyText"/>
        <w:numPr>
          <w:ilvl w:val="1"/>
          <w:numId w:val="8"/>
        </w:numPr>
        <w:kinsoku w:val="0"/>
        <w:overflowPunct w:val="0"/>
      </w:pPr>
      <w:r w:rsidRPr="00B73DA6">
        <w:lastRenderedPageBreak/>
        <w:t>For purposes of this provision, a request for withdrawal will be considered honored if it is processed by the Sports Betting Operator notwithstanding a delay by a payment processor</w:t>
      </w:r>
      <w:r w:rsidR="006A6837">
        <w:t xml:space="preserve">, </w:t>
      </w:r>
      <w:del w:id="31" w:author="Spaulding, Wendy M." w:date="2026-07-07T14:44:00Z" w16du:dateUtc="2026-07-07T20:44:00Z">
        <w:r w:rsidR="006A6837" w:rsidRPr="00F20366" w:rsidDel="0040377C">
          <w:delText>credit card issuer,</w:delText>
        </w:r>
        <w:r w:rsidRPr="00B73DA6" w:rsidDel="0040377C">
          <w:delText xml:space="preserve"> </w:delText>
        </w:r>
      </w:del>
      <w:r w:rsidRPr="00B73DA6">
        <w:t>or the custodian of a financial account.</w:t>
      </w:r>
    </w:p>
    <w:sectPr w:rsidR="0067174E" w:rsidRPr="00F20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3"/>
      <w:numFmt w:val="decimal"/>
      <w:lvlText w:val="(%1)"/>
      <w:lvlJc w:val="left"/>
      <w:pPr>
        <w:ind w:left="720" w:hanging="720"/>
      </w:pPr>
      <w:rPr>
        <w:rFonts w:ascii="Arial" w:hAnsi="Arial" w:cs="Arial"/>
        <w:b w:val="0"/>
        <w:bCs w:val="0"/>
        <w:i w:val="0"/>
        <w:iCs w:val="0"/>
        <w:spacing w:val="-1"/>
        <w:w w:val="100"/>
        <w:sz w:val="24"/>
        <w:szCs w:val="24"/>
      </w:rPr>
    </w:lvl>
    <w:lvl w:ilvl="1">
      <w:start w:val="1"/>
      <w:numFmt w:val="lowerLetter"/>
      <w:lvlText w:val="(%2)"/>
      <w:lvlJc w:val="left"/>
      <w:pPr>
        <w:ind w:left="1440" w:hanging="720"/>
      </w:pPr>
      <w:rPr>
        <w:rFonts w:ascii="Arial" w:hAnsi="Arial" w:cs="Arial"/>
        <w:b w:val="0"/>
        <w:bCs w:val="0"/>
        <w:i w:val="0"/>
        <w:iCs w:val="0"/>
        <w:spacing w:val="-1"/>
        <w:w w:val="100"/>
        <w:sz w:val="24"/>
        <w:szCs w:val="24"/>
      </w:rPr>
    </w:lvl>
    <w:lvl w:ilvl="2">
      <w:start w:val="1"/>
      <w:numFmt w:val="lowerRoman"/>
      <w:lvlText w:val="(%3)"/>
      <w:lvlJc w:val="left"/>
      <w:pPr>
        <w:ind w:left="2160" w:hanging="720"/>
      </w:pPr>
      <w:rPr>
        <w:rFonts w:ascii="Arial" w:hAnsi="Arial" w:cs="Arial"/>
        <w:b w:val="0"/>
        <w:bCs w:val="0"/>
        <w:i w:val="0"/>
        <w:iCs w:val="0"/>
        <w:spacing w:val="-1"/>
        <w:w w:val="100"/>
        <w:sz w:val="24"/>
        <w:szCs w:val="24"/>
      </w:rPr>
    </w:lvl>
    <w:lvl w:ilvl="3">
      <w:numFmt w:val="bullet"/>
      <w:lvlText w:val="•"/>
      <w:lvlJc w:val="left"/>
      <w:pPr>
        <w:ind w:left="3060" w:hanging="720"/>
      </w:pPr>
    </w:lvl>
    <w:lvl w:ilvl="4">
      <w:numFmt w:val="bullet"/>
      <w:lvlText w:val="•"/>
      <w:lvlJc w:val="left"/>
      <w:pPr>
        <w:ind w:left="3960" w:hanging="720"/>
      </w:pPr>
    </w:lvl>
    <w:lvl w:ilvl="5">
      <w:numFmt w:val="bullet"/>
      <w:lvlText w:val="•"/>
      <w:lvlJc w:val="left"/>
      <w:pPr>
        <w:ind w:left="4860" w:hanging="720"/>
      </w:pPr>
    </w:lvl>
    <w:lvl w:ilvl="6">
      <w:numFmt w:val="bullet"/>
      <w:lvlText w:val="•"/>
      <w:lvlJc w:val="left"/>
      <w:pPr>
        <w:ind w:left="5760" w:hanging="720"/>
      </w:pPr>
    </w:lvl>
    <w:lvl w:ilvl="7">
      <w:numFmt w:val="bullet"/>
      <w:lvlText w:val="•"/>
      <w:lvlJc w:val="left"/>
      <w:pPr>
        <w:ind w:left="6660" w:hanging="720"/>
      </w:pPr>
    </w:lvl>
    <w:lvl w:ilvl="8">
      <w:numFmt w:val="bullet"/>
      <w:lvlText w:val="•"/>
      <w:lvlJc w:val="left"/>
      <w:pPr>
        <w:ind w:left="7560" w:hanging="720"/>
      </w:pPr>
    </w:lvl>
  </w:abstractNum>
  <w:abstractNum w:abstractNumId="1" w15:restartNumberingAfterBreak="0">
    <w:nsid w:val="06272C8B"/>
    <w:multiLevelType w:val="multilevel"/>
    <w:tmpl w:val="C2DC1B22"/>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EF61699"/>
    <w:multiLevelType w:val="multilevel"/>
    <w:tmpl w:val="E0FE21E4"/>
    <w:lvl w:ilvl="0">
      <w:start w:val="11"/>
      <w:numFmt w:val="decimal"/>
      <w:lvlText w:val="(%1)"/>
      <w:lvlJc w:val="left"/>
      <w:pPr>
        <w:ind w:left="720" w:hanging="720"/>
      </w:pPr>
      <w:rPr>
        <w:rFonts w:asciiTheme="minorHAnsi" w:hAnsiTheme="minorHAnsi"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3" w15:restartNumberingAfterBreak="0">
    <w:nsid w:val="1B28774F"/>
    <w:multiLevelType w:val="multilevel"/>
    <w:tmpl w:val="05865F6E"/>
    <w:lvl w:ilvl="0">
      <w:start w:val="1"/>
      <w:numFmt w:val="lowerLetter"/>
      <w:lvlText w:val="(%1)"/>
      <w:lvlJc w:val="left"/>
      <w:pPr>
        <w:ind w:left="1440" w:hanging="720"/>
      </w:pPr>
      <w:rPr>
        <w:rFonts w:hint="default"/>
        <w:color w:val="000000" w:themeColor="text1"/>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315848CA"/>
    <w:multiLevelType w:val="multilevel"/>
    <w:tmpl w:val="4EF0A2C2"/>
    <w:lvl w:ilvl="0">
      <w:start w:val="11"/>
      <w:numFmt w:val="decimal"/>
      <w:lvlText w:val="(%1)"/>
      <w:lvlJc w:val="left"/>
      <w:pPr>
        <w:ind w:left="720" w:hanging="720"/>
      </w:pPr>
      <w:rPr>
        <w:rFonts w:ascii="Arial" w:hAnsi="Arial"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5" w15:restartNumberingAfterBreak="0">
    <w:nsid w:val="362E4730"/>
    <w:multiLevelType w:val="multilevel"/>
    <w:tmpl w:val="AB4CEC38"/>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3E78332F"/>
    <w:multiLevelType w:val="multilevel"/>
    <w:tmpl w:val="110A002E"/>
    <w:lvl w:ilvl="0">
      <w:start w:val="11"/>
      <w:numFmt w:val="decimal"/>
      <w:lvlText w:val="(%1)"/>
      <w:lvlJc w:val="left"/>
      <w:pPr>
        <w:ind w:left="720" w:hanging="720"/>
      </w:pPr>
      <w:rPr>
        <w:rFonts w:ascii="Arial" w:hAnsi="Arial" w:cs="Arial" w:hint="default"/>
        <w:b w:val="0"/>
        <w:bCs w:val="0"/>
        <w:i w:val="0"/>
        <w:iCs w:val="0"/>
        <w:spacing w:val="-1"/>
        <w:w w:val="100"/>
        <w:sz w:val="24"/>
        <w:szCs w:val="24"/>
      </w:rPr>
    </w:lvl>
    <w:lvl w:ilvl="1">
      <w:start w:val="4"/>
      <w:numFmt w:val="lowerLetter"/>
      <w:lvlText w:val="(%2)"/>
      <w:lvlJc w:val="left"/>
      <w:pPr>
        <w:ind w:left="1440" w:hanging="720"/>
      </w:pPr>
      <w:rPr>
        <w:rFonts w:asciiTheme="minorHAnsi" w:hAnsiTheme="minorHAnsi"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7" w15:restartNumberingAfterBreak="0">
    <w:nsid w:val="40874E0D"/>
    <w:multiLevelType w:val="hybridMultilevel"/>
    <w:tmpl w:val="14BE22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F577806"/>
    <w:multiLevelType w:val="hybridMultilevel"/>
    <w:tmpl w:val="A9C0A0B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5E751E"/>
    <w:multiLevelType w:val="multilevel"/>
    <w:tmpl w:val="FD429A0C"/>
    <w:lvl w:ilvl="0">
      <w:start w:val="5"/>
      <w:numFmt w:val="decimal"/>
      <w:lvlText w:val="(%1)"/>
      <w:lvlJc w:val="left"/>
      <w:pPr>
        <w:ind w:left="720" w:hanging="720"/>
      </w:pPr>
      <w:rPr>
        <w:rFonts w:ascii="Arial" w:hAnsi="Arial" w:cs="Arial" w:hint="default"/>
        <w:b w:val="0"/>
        <w:bCs w:val="0"/>
        <w:i w:val="0"/>
        <w:iCs w:val="0"/>
        <w:spacing w:val="-1"/>
        <w:w w:val="100"/>
        <w:sz w:val="24"/>
        <w:szCs w:val="24"/>
      </w:rPr>
    </w:lvl>
    <w:lvl w:ilvl="1">
      <w:start w:val="1"/>
      <w:numFmt w:val="lowerLetter"/>
      <w:lvlText w:val="(%2)"/>
      <w:lvlJc w:val="left"/>
      <w:pPr>
        <w:ind w:left="1440" w:hanging="720"/>
      </w:pPr>
      <w:rPr>
        <w:rFonts w:ascii="Arial" w:hAnsi="Arial" w:cs="Arial" w:hint="default"/>
        <w:b w:val="0"/>
        <w:bCs w:val="0"/>
        <w:i w:val="0"/>
        <w:iCs w:val="0"/>
        <w:spacing w:val="-1"/>
        <w:w w:val="100"/>
        <w:sz w:val="24"/>
        <w:szCs w:val="24"/>
      </w:rPr>
    </w:lvl>
    <w:lvl w:ilvl="2">
      <w:start w:val="1"/>
      <w:numFmt w:val="lowerRoman"/>
      <w:lvlText w:val="(%3)"/>
      <w:lvlJc w:val="left"/>
      <w:pPr>
        <w:ind w:left="2160" w:hanging="720"/>
      </w:pPr>
      <w:rPr>
        <w:rFonts w:ascii="Arial" w:hAnsi="Arial" w:cs="Arial" w:hint="default"/>
        <w:b w:val="0"/>
        <w:bCs w:val="0"/>
        <w:i w:val="0"/>
        <w:iCs w:val="0"/>
        <w:spacing w:val="-1"/>
        <w:w w:val="100"/>
        <w:sz w:val="24"/>
        <w:szCs w:val="24"/>
      </w:rPr>
    </w:lvl>
    <w:lvl w:ilvl="3">
      <w:numFmt w:val="bullet"/>
      <w:lvlText w:val="•"/>
      <w:lvlJc w:val="left"/>
      <w:pPr>
        <w:ind w:left="3060" w:hanging="720"/>
      </w:pPr>
      <w:rPr>
        <w:rFonts w:hint="default"/>
      </w:rPr>
    </w:lvl>
    <w:lvl w:ilvl="4">
      <w:numFmt w:val="bullet"/>
      <w:lvlText w:val="•"/>
      <w:lvlJc w:val="left"/>
      <w:pPr>
        <w:ind w:left="3960" w:hanging="720"/>
      </w:pPr>
      <w:rPr>
        <w:rFonts w:hint="default"/>
      </w:rPr>
    </w:lvl>
    <w:lvl w:ilvl="5">
      <w:numFmt w:val="bullet"/>
      <w:lvlText w:val="•"/>
      <w:lvlJc w:val="left"/>
      <w:pPr>
        <w:ind w:left="4860" w:hanging="720"/>
      </w:pPr>
      <w:rPr>
        <w:rFonts w:hint="default"/>
      </w:rPr>
    </w:lvl>
    <w:lvl w:ilvl="6">
      <w:numFmt w:val="bullet"/>
      <w:lvlText w:val="•"/>
      <w:lvlJc w:val="left"/>
      <w:pPr>
        <w:ind w:left="5760" w:hanging="720"/>
      </w:pPr>
      <w:rPr>
        <w:rFonts w:hint="default"/>
      </w:rPr>
    </w:lvl>
    <w:lvl w:ilvl="7">
      <w:numFmt w:val="bullet"/>
      <w:lvlText w:val="•"/>
      <w:lvlJc w:val="left"/>
      <w:pPr>
        <w:ind w:left="6660" w:hanging="720"/>
      </w:pPr>
      <w:rPr>
        <w:rFonts w:hint="default"/>
      </w:rPr>
    </w:lvl>
    <w:lvl w:ilvl="8">
      <w:numFmt w:val="bullet"/>
      <w:lvlText w:val="•"/>
      <w:lvlJc w:val="left"/>
      <w:pPr>
        <w:ind w:left="7560" w:hanging="720"/>
      </w:pPr>
      <w:rPr>
        <w:rFonts w:hint="default"/>
      </w:rPr>
    </w:lvl>
  </w:abstractNum>
  <w:abstractNum w:abstractNumId="10" w15:restartNumberingAfterBreak="0">
    <w:nsid w:val="5D955DCB"/>
    <w:multiLevelType w:val="hybridMultilevel"/>
    <w:tmpl w:val="FF7285D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7E5A72"/>
    <w:multiLevelType w:val="multilevel"/>
    <w:tmpl w:val="DB92020E"/>
    <w:lvl w:ilvl="0">
      <w:start w:val="5"/>
      <w:numFmt w:val="lowerLetter"/>
      <w:lvlText w:val="%1)"/>
      <w:lvlJc w:val="left"/>
      <w:pPr>
        <w:ind w:left="144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2036A61"/>
    <w:multiLevelType w:val="multilevel"/>
    <w:tmpl w:val="686EB8FA"/>
    <w:lvl w:ilvl="0">
      <w:start w:val="1"/>
      <w:numFmt w:val="lowerLetter"/>
      <w:lvlText w:val="(%1)"/>
      <w:lvlJc w:val="left"/>
      <w:pPr>
        <w:ind w:left="1440" w:hanging="72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7A5A283B"/>
    <w:multiLevelType w:val="multilevel"/>
    <w:tmpl w:val="1D9EAD38"/>
    <w:lvl w:ilvl="0">
      <w:start w:val="5"/>
      <w:numFmt w:val="decimal"/>
      <w:lvlText w:val="(%1)"/>
      <w:lvlJc w:val="left"/>
      <w:pPr>
        <w:ind w:left="6480" w:hanging="360"/>
      </w:pPr>
      <w:rPr>
        <w:rFonts w:hint="default"/>
      </w:rPr>
    </w:lvl>
    <w:lvl w:ilvl="1">
      <w:start w:val="1"/>
      <w:numFmt w:val="lowerLetter"/>
      <w:lvlText w:val="%2."/>
      <w:lvlJc w:val="left"/>
      <w:pPr>
        <w:ind w:left="7200" w:hanging="360"/>
      </w:pPr>
      <w:rPr>
        <w:rFonts w:hint="default"/>
      </w:rPr>
    </w:lvl>
    <w:lvl w:ilvl="2">
      <w:start w:val="1"/>
      <w:numFmt w:val="lowerRoman"/>
      <w:lvlText w:val="%3."/>
      <w:lvlJc w:val="right"/>
      <w:pPr>
        <w:ind w:left="7920" w:hanging="180"/>
      </w:pPr>
      <w:rPr>
        <w:rFonts w:hint="default"/>
      </w:rPr>
    </w:lvl>
    <w:lvl w:ilvl="3">
      <w:start w:val="1"/>
      <w:numFmt w:val="decimal"/>
      <w:lvlText w:val="%4."/>
      <w:lvlJc w:val="left"/>
      <w:pPr>
        <w:ind w:left="8640" w:hanging="360"/>
      </w:pPr>
      <w:rPr>
        <w:rFonts w:hint="default"/>
      </w:rPr>
    </w:lvl>
    <w:lvl w:ilvl="4">
      <w:start w:val="1"/>
      <w:numFmt w:val="lowerLetter"/>
      <w:lvlText w:val="%5."/>
      <w:lvlJc w:val="left"/>
      <w:pPr>
        <w:ind w:left="9360" w:hanging="360"/>
      </w:pPr>
      <w:rPr>
        <w:rFonts w:hint="default"/>
      </w:rPr>
    </w:lvl>
    <w:lvl w:ilvl="5">
      <w:start w:val="1"/>
      <w:numFmt w:val="lowerRoman"/>
      <w:lvlText w:val="%6."/>
      <w:lvlJc w:val="right"/>
      <w:pPr>
        <w:ind w:left="10080" w:hanging="180"/>
      </w:pPr>
      <w:rPr>
        <w:rFonts w:hint="default"/>
      </w:rPr>
    </w:lvl>
    <w:lvl w:ilvl="6">
      <w:start w:val="1"/>
      <w:numFmt w:val="decimal"/>
      <w:lvlText w:val="%7."/>
      <w:lvlJc w:val="left"/>
      <w:pPr>
        <w:ind w:left="10800" w:hanging="360"/>
      </w:pPr>
      <w:rPr>
        <w:rFonts w:hint="default"/>
      </w:rPr>
    </w:lvl>
    <w:lvl w:ilvl="7">
      <w:start w:val="1"/>
      <w:numFmt w:val="lowerLetter"/>
      <w:lvlText w:val="%8."/>
      <w:lvlJc w:val="left"/>
      <w:pPr>
        <w:ind w:left="11520" w:hanging="360"/>
      </w:pPr>
      <w:rPr>
        <w:rFonts w:hint="default"/>
      </w:rPr>
    </w:lvl>
    <w:lvl w:ilvl="8">
      <w:start w:val="1"/>
      <w:numFmt w:val="lowerRoman"/>
      <w:lvlText w:val="%9."/>
      <w:lvlJc w:val="right"/>
      <w:pPr>
        <w:ind w:left="12240" w:hanging="180"/>
      </w:pPr>
      <w:rPr>
        <w:rFonts w:hint="default"/>
      </w:rPr>
    </w:lvl>
  </w:abstractNum>
  <w:num w:numId="1" w16cid:durableId="1948922043">
    <w:abstractNumId w:val="7"/>
  </w:num>
  <w:num w:numId="2" w16cid:durableId="780301128">
    <w:abstractNumId w:val="8"/>
  </w:num>
  <w:num w:numId="3" w16cid:durableId="2136941779">
    <w:abstractNumId w:val="10"/>
  </w:num>
  <w:num w:numId="4" w16cid:durableId="195243508">
    <w:abstractNumId w:val="1"/>
  </w:num>
  <w:num w:numId="5" w16cid:durableId="240330523">
    <w:abstractNumId w:val="11"/>
  </w:num>
  <w:num w:numId="6" w16cid:durableId="1677808564">
    <w:abstractNumId w:val="0"/>
  </w:num>
  <w:num w:numId="7" w16cid:durableId="1082096962">
    <w:abstractNumId w:val="4"/>
  </w:num>
  <w:num w:numId="8" w16cid:durableId="1448160603">
    <w:abstractNumId w:val="6"/>
  </w:num>
  <w:num w:numId="9" w16cid:durableId="1720399815">
    <w:abstractNumId w:val="2"/>
  </w:num>
  <w:num w:numId="10" w16cid:durableId="1088579326">
    <w:abstractNumId w:val="5"/>
  </w:num>
  <w:num w:numId="11" w16cid:durableId="1598095606">
    <w:abstractNumId w:val="12"/>
  </w:num>
  <w:num w:numId="12" w16cid:durableId="1632978092">
    <w:abstractNumId w:val="3"/>
  </w:num>
  <w:num w:numId="13" w16cid:durableId="1598905633">
    <w:abstractNumId w:val="13"/>
  </w:num>
  <w:num w:numId="14" w16cid:durableId="30678711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paulding, Wendy M.">
    <w15:presenceInfo w15:providerId="AD" w15:userId="S::spaulwm@dor.revenue.colorado.gov::cbdd3db8-d76e-4de6-942e-699e847e4a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14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4E"/>
    <w:rsid w:val="00011A45"/>
    <w:rsid w:val="000A787B"/>
    <w:rsid w:val="000C74E4"/>
    <w:rsid w:val="000F59CB"/>
    <w:rsid w:val="00127545"/>
    <w:rsid w:val="0013067F"/>
    <w:rsid w:val="00136E44"/>
    <w:rsid w:val="001468F4"/>
    <w:rsid w:val="00180767"/>
    <w:rsid w:val="001A3330"/>
    <w:rsid w:val="001D54B3"/>
    <w:rsid w:val="001E0AEC"/>
    <w:rsid w:val="001F3A5F"/>
    <w:rsid w:val="0020381F"/>
    <w:rsid w:val="00217D36"/>
    <w:rsid w:val="002808CC"/>
    <w:rsid w:val="00287832"/>
    <w:rsid w:val="00294521"/>
    <w:rsid w:val="002F5778"/>
    <w:rsid w:val="00337BAE"/>
    <w:rsid w:val="00370353"/>
    <w:rsid w:val="0038762D"/>
    <w:rsid w:val="003C1E4B"/>
    <w:rsid w:val="003F01C3"/>
    <w:rsid w:val="0040377C"/>
    <w:rsid w:val="00420DF5"/>
    <w:rsid w:val="004227E1"/>
    <w:rsid w:val="004528A0"/>
    <w:rsid w:val="004577F2"/>
    <w:rsid w:val="00472A97"/>
    <w:rsid w:val="00497E05"/>
    <w:rsid w:val="004B35DD"/>
    <w:rsid w:val="005259D0"/>
    <w:rsid w:val="005A2E56"/>
    <w:rsid w:val="005B1617"/>
    <w:rsid w:val="0060570D"/>
    <w:rsid w:val="0067174E"/>
    <w:rsid w:val="006A6837"/>
    <w:rsid w:val="00712DA0"/>
    <w:rsid w:val="007168C9"/>
    <w:rsid w:val="00763627"/>
    <w:rsid w:val="0076764A"/>
    <w:rsid w:val="0078354A"/>
    <w:rsid w:val="007B708C"/>
    <w:rsid w:val="007F4B85"/>
    <w:rsid w:val="00851063"/>
    <w:rsid w:val="0086119C"/>
    <w:rsid w:val="00876D53"/>
    <w:rsid w:val="008C64FF"/>
    <w:rsid w:val="008E539E"/>
    <w:rsid w:val="009051B3"/>
    <w:rsid w:val="00993FE0"/>
    <w:rsid w:val="009E2135"/>
    <w:rsid w:val="00A0664A"/>
    <w:rsid w:val="00A85F3A"/>
    <w:rsid w:val="00A9695D"/>
    <w:rsid w:val="00AC6C19"/>
    <w:rsid w:val="00AF49C7"/>
    <w:rsid w:val="00B0013B"/>
    <w:rsid w:val="00B73DA6"/>
    <w:rsid w:val="00BC2F6B"/>
    <w:rsid w:val="00BD1932"/>
    <w:rsid w:val="00C1204F"/>
    <w:rsid w:val="00C42296"/>
    <w:rsid w:val="00C61DD1"/>
    <w:rsid w:val="00C90251"/>
    <w:rsid w:val="00CE4770"/>
    <w:rsid w:val="00D566DF"/>
    <w:rsid w:val="00DC0B2F"/>
    <w:rsid w:val="00DE326C"/>
    <w:rsid w:val="00E35960"/>
    <w:rsid w:val="00E42644"/>
    <w:rsid w:val="00EB063E"/>
    <w:rsid w:val="00F20366"/>
    <w:rsid w:val="00F35BBC"/>
    <w:rsid w:val="00F67538"/>
    <w:rsid w:val="00F75BE7"/>
    <w:rsid w:val="00FD48C1"/>
    <w:rsid w:val="00FE4D4F"/>
    <w:rsid w:val="00FE5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4FB0"/>
  <w15:chartTrackingRefBased/>
  <w15:docId w15:val="{BB6BBED8-D6B2-45ED-A1C8-402D8D502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DA0"/>
  </w:style>
  <w:style w:type="paragraph" w:styleId="Heading1">
    <w:name w:val="heading 1"/>
    <w:basedOn w:val="Normal"/>
    <w:next w:val="Normal"/>
    <w:link w:val="Heading1Char"/>
    <w:uiPriority w:val="9"/>
    <w:qFormat/>
    <w:rsid w:val="00287832"/>
    <w:pPr>
      <w:keepNext/>
      <w:keepLines/>
      <w:spacing w:before="240" w:after="0" w:line="240" w:lineRule="auto"/>
      <w:outlineLvl w:val="0"/>
      <w:pPrChange w:id="0" w:author="Spaulding, Wendy M." w:date="2026-07-30T14:28:00Z">
        <w:pPr>
          <w:keepNext/>
          <w:keepLines/>
          <w:spacing w:before="360" w:after="80" w:line="278" w:lineRule="auto"/>
          <w:outlineLvl w:val="0"/>
        </w:pPr>
      </w:pPrChange>
    </w:pPr>
    <w:rPr>
      <w:rFonts w:ascii="Arial" w:eastAsiaTheme="majorEastAsia" w:hAnsi="Arial" w:cstheme="majorBidi"/>
      <w:b/>
      <w:szCs w:val="40"/>
      <w:rPrChange w:id="0" w:author="Spaulding, Wendy M." w:date="2026-07-30T14:28:00Z">
        <w:rPr>
          <w:rFonts w:ascii="Arial" w:eastAsiaTheme="majorEastAsia" w:hAnsi="Arial" w:cstheme="majorBidi"/>
          <w:color w:val="0F4761" w:themeColor="accent1" w:themeShade="BF"/>
          <w:kern w:val="2"/>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0F59CB"/>
    <w:pPr>
      <w:keepNext/>
      <w:keepLines/>
      <w:spacing w:before="240" w:after="240"/>
      <w:outlineLvl w:val="1"/>
      <w:pPrChange w:id="1" w:author="Spaulding, Wendy M." w:date="2026-07-07T14:49:00Z">
        <w:pPr>
          <w:keepNext/>
          <w:keepLines/>
          <w:spacing w:before="160" w:after="80" w:line="278" w:lineRule="auto"/>
          <w:outlineLvl w:val="1"/>
        </w:pPr>
      </w:pPrChange>
    </w:pPr>
    <w:rPr>
      <w:rFonts w:ascii="Arial" w:eastAsiaTheme="majorEastAsia" w:hAnsi="Arial" w:cstheme="majorBidi"/>
      <w:b/>
      <w:szCs w:val="32"/>
      <w:rPrChange w:id="1" w:author="Spaulding, Wendy M." w:date="2026-07-07T14:49:00Z">
        <w:rPr>
          <w:rFonts w:ascii="Arial" w:eastAsiaTheme="majorEastAsia" w:hAnsi="Arial" w:cstheme="majorBidi"/>
          <w:kern w:val="2"/>
          <w:sz w:val="24"/>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0F59CB"/>
    <w:pPr>
      <w:keepNext/>
      <w:keepLines/>
      <w:spacing w:before="240" w:after="240"/>
      <w:outlineLvl w:val="2"/>
      <w:pPrChange w:id="2" w:author="Spaulding, Wendy M." w:date="2026-07-07T14:50:00Z">
        <w:pPr>
          <w:keepNext/>
          <w:keepLines/>
          <w:spacing w:before="160" w:after="80" w:line="278" w:lineRule="auto"/>
          <w:outlineLvl w:val="2"/>
        </w:pPr>
      </w:pPrChange>
    </w:pPr>
    <w:rPr>
      <w:rFonts w:ascii="Arial" w:eastAsiaTheme="majorEastAsia" w:hAnsi="Arial" w:cstheme="majorBidi"/>
      <w:b/>
      <w:szCs w:val="28"/>
      <w:rPrChange w:id="2" w:author="Spaulding, Wendy M." w:date="2026-07-07T14:50:00Z">
        <w:rPr>
          <w:rFonts w:ascii="Arial" w:eastAsiaTheme="majorEastAsia" w:hAnsi="Arial" w:cstheme="majorBidi"/>
          <w:kern w:val="2"/>
          <w:sz w:val="24"/>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67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832"/>
    <w:rPr>
      <w:rFonts w:ascii="Arial" w:eastAsiaTheme="majorEastAsia" w:hAnsi="Arial" w:cstheme="majorBidi"/>
      <w:b/>
      <w:szCs w:val="40"/>
    </w:rPr>
  </w:style>
  <w:style w:type="character" w:customStyle="1" w:styleId="Heading2Char">
    <w:name w:val="Heading 2 Char"/>
    <w:basedOn w:val="DefaultParagraphFont"/>
    <w:link w:val="Heading2"/>
    <w:uiPriority w:val="9"/>
    <w:rsid w:val="000F59CB"/>
    <w:rPr>
      <w:rFonts w:ascii="Arial" w:eastAsiaTheme="majorEastAsia" w:hAnsi="Arial" w:cstheme="majorBidi"/>
      <w:b/>
      <w:szCs w:val="32"/>
    </w:rPr>
  </w:style>
  <w:style w:type="character" w:customStyle="1" w:styleId="Heading3Char">
    <w:name w:val="Heading 3 Char"/>
    <w:basedOn w:val="DefaultParagraphFont"/>
    <w:link w:val="Heading3"/>
    <w:uiPriority w:val="9"/>
    <w:rsid w:val="000F59CB"/>
    <w:rPr>
      <w:rFonts w:ascii="Arial" w:eastAsiaTheme="majorEastAsia" w:hAnsi="Arial" w:cstheme="majorBidi"/>
      <w:b/>
      <w:szCs w:val="28"/>
    </w:rPr>
  </w:style>
  <w:style w:type="character" w:customStyle="1" w:styleId="Heading4Char">
    <w:name w:val="Heading 4 Char"/>
    <w:basedOn w:val="DefaultParagraphFont"/>
    <w:link w:val="Heading4"/>
    <w:uiPriority w:val="9"/>
    <w:semiHidden/>
    <w:rsid w:val="0067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4E"/>
    <w:rPr>
      <w:rFonts w:eastAsiaTheme="majorEastAsia" w:cstheme="majorBidi"/>
      <w:color w:val="272727" w:themeColor="text1" w:themeTint="D8"/>
    </w:rPr>
  </w:style>
  <w:style w:type="paragraph" w:styleId="Title">
    <w:name w:val="Title"/>
    <w:basedOn w:val="Normal"/>
    <w:next w:val="Normal"/>
    <w:link w:val="TitleChar"/>
    <w:uiPriority w:val="10"/>
    <w:qFormat/>
    <w:rsid w:val="0067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4E"/>
    <w:pPr>
      <w:spacing w:before="160"/>
      <w:jc w:val="center"/>
    </w:pPr>
    <w:rPr>
      <w:i/>
      <w:iCs/>
      <w:color w:val="404040" w:themeColor="text1" w:themeTint="BF"/>
    </w:rPr>
  </w:style>
  <w:style w:type="character" w:customStyle="1" w:styleId="QuoteChar">
    <w:name w:val="Quote Char"/>
    <w:basedOn w:val="DefaultParagraphFont"/>
    <w:link w:val="Quote"/>
    <w:uiPriority w:val="29"/>
    <w:rsid w:val="0067174E"/>
    <w:rPr>
      <w:i/>
      <w:iCs/>
      <w:color w:val="404040" w:themeColor="text1" w:themeTint="BF"/>
    </w:rPr>
  </w:style>
  <w:style w:type="paragraph" w:styleId="ListParagraph">
    <w:name w:val="List Paragraph"/>
    <w:basedOn w:val="Normal"/>
    <w:uiPriority w:val="34"/>
    <w:qFormat/>
    <w:rsid w:val="0067174E"/>
    <w:pPr>
      <w:ind w:left="720"/>
      <w:contextualSpacing/>
    </w:pPr>
  </w:style>
  <w:style w:type="character" w:styleId="IntenseEmphasis">
    <w:name w:val="Intense Emphasis"/>
    <w:basedOn w:val="DefaultParagraphFont"/>
    <w:uiPriority w:val="21"/>
    <w:qFormat/>
    <w:rsid w:val="0067174E"/>
    <w:rPr>
      <w:i/>
      <w:iCs/>
      <w:color w:val="0F4761" w:themeColor="accent1" w:themeShade="BF"/>
    </w:rPr>
  </w:style>
  <w:style w:type="paragraph" w:styleId="IntenseQuote">
    <w:name w:val="Intense Quote"/>
    <w:basedOn w:val="Normal"/>
    <w:next w:val="Normal"/>
    <w:link w:val="IntenseQuoteChar"/>
    <w:uiPriority w:val="30"/>
    <w:qFormat/>
    <w:rsid w:val="0067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4E"/>
    <w:rPr>
      <w:i/>
      <w:iCs/>
      <w:color w:val="0F4761" w:themeColor="accent1" w:themeShade="BF"/>
    </w:rPr>
  </w:style>
  <w:style w:type="character" w:styleId="IntenseReference">
    <w:name w:val="Intense Reference"/>
    <w:basedOn w:val="DefaultParagraphFont"/>
    <w:uiPriority w:val="32"/>
    <w:qFormat/>
    <w:rsid w:val="0067174E"/>
    <w:rPr>
      <w:b/>
      <w:bCs/>
      <w:smallCaps/>
      <w:color w:val="0F4761" w:themeColor="accent1" w:themeShade="BF"/>
      <w:spacing w:val="5"/>
    </w:rPr>
  </w:style>
  <w:style w:type="paragraph" w:styleId="Revision">
    <w:name w:val="Revision"/>
    <w:hidden/>
    <w:uiPriority w:val="99"/>
    <w:semiHidden/>
    <w:rsid w:val="001A3330"/>
    <w:pPr>
      <w:spacing w:after="0" w:line="240" w:lineRule="auto"/>
    </w:pPr>
  </w:style>
  <w:style w:type="character" w:styleId="CommentReference">
    <w:name w:val="annotation reference"/>
    <w:basedOn w:val="DefaultParagraphFont"/>
    <w:uiPriority w:val="99"/>
    <w:semiHidden/>
    <w:unhideWhenUsed/>
    <w:rsid w:val="00FD48C1"/>
    <w:rPr>
      <w:sz w:val="16"/>
      <w:szCs w:val="16"/>
    </w:rPr>
  </w:style>
  <w:style w:type="paragraph" w:styleId="CommentText">
    <w:name w:val="annotation text"/>
    <w:basedOn w:val="Normal"/>
    <w:link w:val="CommentTextChar"/>
    <w:uiPriority w:val="99"/>
    <w:unhideWhenUsed/>
    <w:rsid w:val="00FD48C1"/>
    <w:pPr>
      <w:spacing w:line="240" w:lineRule="auto"/>
    </w:pPr>
    <w:rPr>
      <w:sz w:val="20"/>
      <w:szCs w:val="20"/>
    </w:rPr>
  </w:style>
  <w:style w:type="character" w:customStyle="1" w:styleId="CommentTextChar">
    <w:name w:val="Comment Text Char"/>
    <w:basedOn w:val="DefaultParagraphFont"/>
    <w:link w:val="CommentText"/>
    <w:uiPriority w:val="99"/>
    <w:rsid w:val="00FD48C1"/>
    <w:rPr>
      <w:sz w:val="20"/>
      <w:szCs w:val="20"/>
    </w:rPr>
  </w:style>
  <w:style w:type="paragraph" w:styleId="CommentSubject">
    <w:name w:val="annotation subject"/>
    <w:basedOn w:val="CommentText"/>
    <w:next w:val="CommentText"/>
    <w:link w:val="CommentSubjectChar"/>
    <w:uiPriority w:val="99"/>
    <w:semiHidden/>
    <w:unhideWhenUsed/>
    <w:rsid w:val="00FD48C1"/>
    <w:rPr>
      <w:b/>
      <w:bCs/>
    </w:rPr>
  </w:style>
  <w:style w:type="character" w:customStyle="1" w:styleId="CommentSubjectChar">
    <w:name w:val="Comment Subject Char"/>
    <w:basedOn w:val="CommentTextChar"/>
    <w:link w:val="CommentSubject"/>
    <w:uiPriority w:val="99"/>
    <w:semiHidden/>
    <w:rsid w:val="00FD48C1"/>
    <w:rPr>
      <w:b/>
      <w:bCs/>
      <w:sz w:val="20"/>
      <w:szCs w:val="20"/>
    </w:rPr>
  </w:style>
  <w:style w:type="paragraph" w:styleId="BodyText">
    <w:name w:val="Body Text"/>
    <w:basedOn w:val="Normal"/>
    <w:link w:val="BodyTextChar"/>
    <w:uiPriority w:val="1"/>
    <w:qFormat/>
    <w:rsid w:val="00BD1932"/>
    <w:pPr>
      <w:autoSpaceDE w:val="0"/>
      <w:autoSpaceDN w:val="0"/>
      <w:adjustRightInd w:val="0"/>
      <w:spacing w:after="0" w:line="268" w:lineRule="exact"/>
    </w:pPr>
    <w:rPr>
      <w:rFonts w:ascii="Arial" w:hAnsi="Arial" w:cs="Arial"/>
      <w:kern w:val="0"/>
    </w:rPr>
  </w:style>
  <w:style w:type="character" w:customStyle="1" w:styleId="BodyTextChar">
    <w:name w:val="Body Text Char"/>
    <w:basedOn w:val="DefaultParagraphFont"/>
    <w:link w:val="BodyText"/>
    <w:uiPriority w:val="1"/>
    <w:rsid w:val="00BD1932"/>
    <w:rPr>
      <w:rFonts w:ascii="Arial" w:hAnsi="Arial" w:cs="Arial"/>
      <w:kern w:val="0"/>
    </w:rPr>
  </w:style>
  <w:style w:type="paragraph" w:customStyle="1" w:styleId="Title1">
    <w:name w:val="Title1"/>
    <w:basedOn w:val="Normal"/>
    <w:qFormat/>
    <w:rsid w:val="00B73DA6"/>
    <w:pPr>
      <w:tabs>
        <w:tab w:val="left" w:pos="720"/>
        <w:tab w:val="left" w:pos="1440"/>
        <w:tab w:val="left" w:pos="2160"/>
      </w:tabs>
      <w:spacing w:before="240" w:after="0" w:line="240" w:lineRule="auto"/>
      <w:ind w:left="720" w:hanging="720"/>
      <w:outlineLvl w:val="0"/>
    </w:pPr>
    <w:rPr>
      <w:rFonts w:ascii="Arial" w:eastAsia="Times New Roman" w:hAnsi="Arial" w:cs="Arial"/>
      <w:b/>
      <w:bCs/>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Torrey Samson</dc:creator>
  <cp:keywords/>
  <dc:description/>
  <cp:lastModifiedBy>Spaulding, Wendy M.</cp:lastModifiedBy>
  <cp:revision>7</cp:revision>
  <dcterms:created xsi:type="dcterms:W3CDTF">2026-07-24T18:20:00Z</dcterms:created>
  <dcterms:modified xsi:type="dcterms:W3CDTF">2026-07-30T20:31:00Z</dcterms:modified>
</cp:coreProperties>
</file>