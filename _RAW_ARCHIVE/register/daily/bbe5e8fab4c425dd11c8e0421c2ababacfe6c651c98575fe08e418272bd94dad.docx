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506A1E90" w:rsidR="00E569F8" w:rsidRPr="00B610EC" w:rsidRDefault="00B610EC" w:rsidP="00B610EC">
      <w:pPr>
        <w:pStyle w:val="Heading1"/>
      </w:pPr>
      <w:r w:rsidRPr="00802E3A">
        <w:t>CIGARETTE TAX, TOBACCO ESCROW FUNDS - MASTER SETTLEMENT AGREEMENT, TOBACCO PRODUCTS TAX, NICOTINE PRODUCTS TAX</w:t>
      </w:r>
    </w:p>
    <w:p w14:paraId="435A0CBB" w14:textId="3A0CCD40" w:rsidR="00E569F8" w:rsidRDefault="00E569F8" w:rsidP="00E569F8">
      <w:pPr>
        <w:pStyle w:val="Upar1Bold"/>
      </w:pPr>
      <w:r w:rsidRPr="00B70233">
        <w:t>1 CCR 201</w:t>
      </w:r>
      <w:r w:rsidR="00486518" w:rsidRPr="00486518">
        <w:t>-</w:t>
      </w:r>
      <w:r w:rsidR="00B610EC">
        <w:t>7</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3C3BB68B" w14:textId="77777777" w:rsidR="00B610EC" w:rsidRPr="00802E3A" w:rsidDel="00354EA0" w:rsidRDefault="00B610EC" w:rsidP="00B610EC">
      <w:pPr>
        <w:pStyle w:val="Heading2"/>
        <w:rPr>
          <w:del w:id="0" w:author="Author"/>
        </w:rPr>
      </w:pPr>
      <w:del w:id="1" w:author="Author">
        <w:r w:rsidRPr="00802E3A" w:rsidDel="00354EA0">
          <w:delText>Rule 39-28-303.  Tobacco Product Manufacturer Certification.</w:delText>
        </w:r>
      </w:del>
    </w:p>
    <w:p w14:paraId="59D6C6A4" w14:textId="77777777" w:rsidR="00B610EC" w:rsidRPr="00802E3A" w:rsidDel="00354EA0" w:rsidRDefault="00B610EC" w:rsidP="00B610EC">
      <w:pPr>
        <w:pStyle w:val="par1"/>
        <w:rPr>
          <w:del w:id="2" w:author="Author"/>
        </w:rPr>
      </w:pPr>
      <w:del w:id="3" w:author="Author">
        <w:r w:rsidRPr="00802E3A" w:rsidDel="00354EA0">
          <w:delText>(1)</w:delText>
        </w:r>
        <w:r w:rsidRPr="00802E3A" w:rsidDel="00354EA0">
          <w:tab/>
        </w:r>
        <w:r w:rsidRPr="00802E3A" w:rsidDel="00354EA0">
          <w:rPr>
            <w:b/>
          </w:rPr>
          <w:delText>General Rule.</w:delText>
        </w:r>
        <w:r w:rsidRPr="00802E3A" w:rsidDel="00354EA0">
          <w:delText xml:space="preserve"> A tobacco product manufacturer who has not previously submitted a completed DR 0231 Tobacco Product Manufacturer Certification shall provide the completed form to the Department. Upon receipt of the DR 0231, the tobacco product manufacturer’s brands will be listed in the Certified Brands Directory on the Department’s web site within 30 days of approval.</w:delText>
        </w:r>
      </w:del>
    </w:p>
    <w:p w14:paraId="6391DD02" w14:textId="3AC953F0" w:rsidR="00486518" w:rsidRPr="00BF6E0D" w:rsidRDefault="00B610EC" w:rsidP="008330BA">
      <w:pPr>
        <w:pStyle w:val="par2"/>
      </w:pPr>
      <w:del w:id="4" w:author="Author">
        <w:r w:rsidRPr="00802E3A" w:rsidDel="00354EA0">
          <w:delText>(a)</w:delText>
        </w:r>
        <w:r w:rsidRPr="00802E3A" w:rsidDel="00354EA0">
          <w:tab/>
          <w:delText>Unlisted brands cannot be sold, offered for sale, or possessed for sale in Colorado until listed in the Certified Brands Directory.</w:delText>
        </w:r>
      </w:del>
    </w:p>
    <w:sectPr w:rsidR="00486518"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0AA2" w14:textId="77777777" w:rsidR="00610681" w:rsidRDefault="00610681" w:rsidP="00112A8C">
      <w:r>
        <w:separator/>
      </w:r>
    </w:p>
  </w:endnote>
  <w:endnote w:type="continuationSeparator" w:id="0">
    <w:p w14:paraId="3FD8527E" w14:textId="77777777" w:rsidR="00610681" w:rsidRDefault="00610681"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340A2" w14:textId="77777777" w:rsidR="00610681" w:rsidRDefault="00610681" w:rsidP="00112A8C">
      <w:r>
        <w:separator/>
      </w:r>
    </w:p>
  </w:footnote>
  <w:footnote w:type="continuationSeparator" w:id="0">
    <w:p w14:paraId="0E589E84" w14:textId="77777777" w:rsidR="00610681" w:rsidRDefault="00610681"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5" w:name="_Hlk220342015"/>
    <w:bookmarkStart w:id="6" w:name="_Hlk220342016"/>
    <w:bookmarkStart w:id="7" w:name="_Hlk220342063"/>
    <w:bookmarkStart w:id="8" w:name="_Hlk220342064"/>
    <w:bookmarkStart w:id="9" w:name="_Hlk226463999"/>
    <w:bookmarkStart w:id="10"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5"/>
  <w:bookmarkEnd w:id="6"/>
  <w:bookmarkEnd w:id="7"/>
  <w:bookmarkEnd w:id="8"/>
  <w:bookmarkEnd w:id="9"/>
  <w:bookmarkEnd w:id="10"/>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07D5E"/>
    <w:rsid w:val="00013838"/>
    <w:rsid w:val="000233CD"/>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A68F2"/>
    <w:rsid w:val="001C2929"/>
    <w:rsid w:val="001C4A71"/>
    <w:rsid w:val="001D7598"/>
    <w:rsid w:val="001E3BA2"/>
    <w:rsid w:val="001F227D"/>
    <w:rsid w:val="002451A9"/>
    <w:rsid w:val="002B27B6"/>
    <w:rsid w:val="002B3611"/>
    <w:rsid w:val="002C3A77"/>
    <w:rsid w:val="002C4265"/>
    <w:rsid w:val="00304210"/>
    <w:rsid w:val="003161F6"/>
    <w:rsid w:val="00356142"/>
    <w:rsid w:val="00362D18"/>
    <w:rsid w:val="003635C9"/>
    <w:rsid w:val="003800C9"/>
    <w:rsid w:val="0039186E"/>
    <w:rsid w:val="00396731"/>
    <w:rsid w:val="003B38AB"/>
    <w:rsid w:val="003D2E68"/>
    <w:rsid w:val="003D78E1"/>
    <w:rsid w:val="003E4BAD"/>
    <w:rsid w:val="00402A62"/>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A7C00"/>
    <w:rsid w:val="005B362F"/>
    <w:rsid w:val="005B7C73"/>
    <w:rsid w:val="005C1AE0"/>
    <w:rsid w:val="005C6216"/>
    <w:rsid w:val="005E7C5C"/>
    <w:rsid w:val="005F22C8"/>
    <w:rsid w:val="005F2938"/>
    <w:rsid w:val="00610681"/>
    <w:rsid w:val="00614C5A"/>
    <w:rsid w:val="00621C66"/>
    <w:rsid w:val="00641698"/>
    <w:rsid w:val="00680F0F"/>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330BA"/>
    <w:rsid w:val="00835BCB"/>
    <w:rsid w:val="00841C32"/>
    <w:rsid w:val="00847C5F"/>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B58A8"/>
    <w:rsid w:val="00AD769E"/>
    <w:rsid w:val="00AE61D0"/>
    <w:rsid w:val="00AE630F"/>
    <w:rsid w:val="00AF4B9E"/>
    <w:rsid w:val="00B0153D"/>
    <w:rsid w:val="00B25468"/>
    <w:rsid w:val="00B44F6D"/>
    <w:rsid w:val="00B610EC"/>
    <w:rsid w:val="00B617A6"/>
    <w:rsid w:val="00B707A7"/>
    <w:rsid w:val="00B75CB6"/>
    <w:rsid w:val="00BB226C"/>
    <w:rsid w:val="00BB7319"/>
    <w:rsid w:val="00BF29F4"/>
    <w:rsid w:val="00BF6E0D"/>
    <w:rsid w:val="00C00DF4"/>
    <w:rsid w:val="00C02CF9"/>
    <w:rsid w:val="00C11C99"/>
    <w:rsid w:val="00C21BE5"/>
    <w:rsid w:val="00C26191"/>
    <w:rsid w:val="00C333DB"/>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63AD"/>
    <w:rsid w:val="00E41AF7"/>
    <w:rsid w:val="00E5169E"/>
    <w:rsid w:val="00E569F8"/>
    <w:rsid w:val="00E607A5"/>
    <w:rsid w:val="00E91F2B"/>
    <w:rsid w:val="00E955F9"/>
    <w:rsid w:val="00EA12E4"/>
    <w:rsid w:val="00EC645C"/>
    <w:rsid w:val="00ED6598"/>
    <w:rsid w:val="00EF6BD6"/>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1</Pages>
  <Words>120</Words>
  <Characters>685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2026-06-30T17:50:00Z</dcterms:created>
  <dcterms:modified xsi:type="dcterms:W3CDTF">2026-06-30T17:50:00Z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