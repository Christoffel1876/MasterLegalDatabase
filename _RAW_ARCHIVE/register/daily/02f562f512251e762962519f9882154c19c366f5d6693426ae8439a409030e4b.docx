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EBD27" w14:textId="77777777" w:rsidR="00C36D27" w:rsidRPr="00845634" w:rsidRDefault="00C36D27" w:rsidP="005B653F">
      <w:pPr>
        <w:pStyle w:val="upar1"/>
        <w:rPr>
          <w:b/>
          <w:bCs/>
        </w:rPr>
      </w:pPr>
      <w:r w:rsidRPr="00845634">
        <w:rPr>
          <w:b/>
          <w:bCs/>
        </w:rPr>
        <w:t>DEPARTMENT OF REVENUE</w:t>
      </w:r>
    </w:p>
    <w:p w14:paraId="58EB4C05" w14:textId="77777777" w:rsidR="00C36D27" w:rsidRPr="00845634" w:rsidRDefault="00C36D27" w:rsidP="00C36D27">
      <w:pPr>
        <w:pStyle w:val="upar1"/>
        <w:rPr>
          <w:b/>
          <w:bCs/>
        </w:rPr>
      </w:pPr>
      <w:r w:rsidRPr="00845634">
        <w:rPr>
          <w:b/>
          <w:bCs/>
        </w:rPr>
        <w:t>Division of Motor Vehicles</w:t>
      </w:r>
    </w:p>
    <w:p w14:paraId="55D04743" w14:textId="77777777" w:rsidR="00317C90" w:rsidRPr="00845634" w:rsidRDefault="00570EDE" w:rsidP="007C14A9">
      <w:pPr>
        <w:pStyle w:val="Heading1"/>
        <w:rPr>
          <w:szCs w:val="24"/>
        </w:rPr>
      </w:pPr>
      <w:r w:rsidRPr="00845634">
        <w:rPr>
          <w:szCs w:val="24"/>
        </w:rPr>
        <w:t>DRIVER'S LICENSE – DRIVER CONTROL</w:t>
      </w:r>
    </w:p>
    <w:p w14:paraId="324AC150" w14:textId="77777777" w:rsidR="00F1448E" w:rsidRPr="00845634" w:rsidRDefault="00317C90" w:rsidP="00317C90">
      <w:pPr>
        <w:pStyle w:val="upar1"/>
        <w:rPr>
          <w:b/>
        </w:rPr>
      </w:pPr>
      <w:r w:rsidRPr="00845634">
        <w:rPr>
          <w:b/>
        </w:rPr>
        <w:t>1 CCR 204-30</w:t>
      </w:r>
    </w:p>
    <w:p w14:paraId="78E6EA15" w14:textId="77777777" w:rsidR="00C36D27" w:rsidRPr="00845634" w:rsidRDefault="00C36D27" w:rsidP="00C36D27">
      <w:pPr>
        <w:pStyle w:val="Footnote"/>
        <w:rPr>
          <w:i/>
          <w:sz w:val="24"/>
          <w:szCs w:val="24"/>
        </w:rPr>
      </w:pPr>
      <w:r w:rsidRPr="00845634">
        <w:rPr>
          <w:i/>
          <w:sz w:val="24"/>
          <w:szCs w:val="24"/>
        </w:rPr>
        <w:t>[Editor’s Notes follow the text of the rules at the end of this CCR Document.]</w:t>
      </w:r>
    </w:p>
    <w:p w14:paraId="4DAF2788" w14:textId="77777777" w:rsidR="00C36D27" w:rsidRPr="00845634" w:rsidRDefault="00C36D27" w:rsidP="00C36D27">
      <w:pPr>
        <w:pStyle w:val="upar1"/>
      </w:pPr>
      <w:r w:rsidRPr="00845634">
        <w:t>_____________________________________________________________________</w:t>
      </w:r>
    </w:p>
    <w:p w14:paraId="655CA0D3" w14:textId="0B021766" w:rsidR="00C36D27" w:rsidRPr="00845634" w:rsidDel="002723B2" w:rsidRDefault="00C36D27" w:rsidP="005B653F">
      <w:pPr>
        <w:pStyle w:val="Heading2"/>
        <w:rPr>
          <w:del w:id="0" w:author="Weaver, Meredith" w:date="2026-07-10T09:30:00Z" w16du:dateUtc="2026-07-10T15:30:00Z"/>
        </w:rPr>
      </w:pPr>
      <w:del w:id="1" w:author="Weaver, Meredith" w:date="2026-07-10T09:30:00Z" w16du:dateUtc="2026-07-10T15:30:00Z">
        <w:r w:rsidRPr="00845634" w:rsidDel="002723B2">
          <w:delText>RULE 5</w:delText>
        </w:r>
        <w:r w:rsidR="00440605" w:rsidRPr="00845634" w:rsidDel="002723B2">
          <w:tab/>
        </w:r>
        <w:r w:rsidR="00D4616A" w:rsidRPr="00845634" w:rsidDel="002723B2">
          <w:tab/>
        </w:r>
        <w:r w:rsidRPr="00845634" w:rsidDel="002723B2">
          <w:delText>EVIDENCE OF LAWFUL PRESENCE</w:delText>
        </w:r>
      </w:del>
    </w:p>
    <w:p w14:paraId="2D92B4AA" w14:textId="7715EE43" w:rsidR="00C36D27" w:rsidRPr="00845634" w:rsidDel="002723B2" w:rsidRDefault="00C36D27" w:rsidP="00C36D27">
      <w:pPr>
        <w:pStyle w:val="upar1"/>
        <w:rPr>
          <w:del w:id="2" w:author="Weaver, Meredith" w:date="2026-07-10T09:30:00Z" w16du:dateUtc="2026-07-10T15:30:00Z"/>
        </w:rPr>
      </w:pPr>
      <w:del w:id="3" w:author="Weaver, Meredith" w:date="2026-07-10T09:30:00Z" w16du:dateUtc="2026-07-10T15:30:00Z">
        <w:r w:rsidRPr="00845634" w:rsidDel="002723B2">
          <w:rPr>
            <w:b/>
          </w:rPr>
          <w:delText>BASIS:</w:delText>
        </w:r>
        <w:r w:rsidRPr="00845634" w:rsidDel="002723B2">
          <w:tab/>
          <w:delText>This rule is promulgated under the authority of section 24-76.5-103, C.R.S.</w:delText>
        </w:r>
      </w:del>
    </w:p>
    <w:p w14:paraId="7029BAD1" w14:textId="542D515F" w:rsidR="00C36D27" w:rsidRPr="00845634" w:rsidDel="002723B2" w:rsidRDefault="00C36D27" w:rsidP="00C36D27">
      <w:pPr>
        <w:pStyle w:val="upar1"/>
        <w:rPr>
          <w:del w:id="4" w:author="Weaver, Meredith" w:date="2026-07-10T09:30:00Z" w16du:dateUtc="2026-07-10T15:30:00Z"/>
        </w:rPr>
      </w:pPr>
      <w:del w:id="5" w:author="Weaver, Meredith" w:date="2026-07-10T09:30:00Z" w16du:dateUtc="2026-07-10T15:30:00Z">
        <w:r w:rsidRPr="00845634" w:rsidDel="002723B2">
          <w:rPr>
            <w:b/>
          </w:rPr>
          <w:delText>PURPOSE:</w:delText>
        </w:r>
        <w:r w:rsidRPr="00845634" w:rsidDel="002723B2">
          <w:tab/>
          <w:delText>The following rule is promulgated to provide a list of documents recognized by the federal government to prove lawful presence, and to establish a waiver process to ensure that those persons seeking federal public benefits or state and local public benefits, who prove lawful presence in the United States, receive authorized public benefits.</w:delText>
        </w:r>
      </w:del>
    </w:p>
    <w:p w14:paraId="0BF0D4B2" w14:textId="699792C9" w:rsidR="00C36D27" w:rsidRPr="00845634" w:rsidDel="002723B2" w:rsidRDefault="00C36D27" w:rsidP="005B653F">
      <w:pPr>
        <w:pStyle w:val="Heading3"/>
        <w:rPr>
          <w:del w:id="6" w:author="Weaver, Meredith" w:date="2026-07-10T09:30:00Z" w16du:dateUtc="2026-07-10T15:30:00Z"/>
        </w:rPr>
      </w:pPr>
      <w:del w:id="7" w:author="Weaver, Meredith" w:date="2026-07-10T09:30:00Z" w16du:dateUtc="2026-07-10T15:30:00Z">
        <w:r w:rsidRPr="00845634" w:rsidDel="002723B2">
          <w:delText>1.</w:delText>
        </w:r>
        <w:r w:rsidRPr="00845634" w:rsidDel="002723B2">
          <w:tab/>
          <w:delText>Definitions</w:delText>
        </w:r>
      </w:del>
    </w:p>
    <w:p w14:paraId="311C7261" w14:textId="76E70AB9" w:rsidR="00C36D27" w:rsidRPr="00845634" w:rsidDel="002723B2" w:rsidRDefault="00C36D27" w:rsidP="00C36D27">
      <w:pPr>
        <w:pStyle w:val="par1"/>
        <w:rPr>
          <w:del w:id="8" w:author="Weaver, Meredith" w:date="2026-07-10T09:30:00Z" w16du:dateUtc="2026-07-10T15:30:00Z"/>
          <w:rFonts w:cs="Arial"/>
        </w:rPr>
      </w:pPr>
      <w:del w:id="9" w:author="Weaver, Meredith" w:date="2026-07-10T09:30:00Z" w16du:dateUtc="2026-07-10T15:30:00Z">
        <w:r w:rsidRPr="00845634" w:rsidDel="002723B2">
          <w:rPr>
            <w:rFonts w:cs="Arial"/>
          </w:rPr>
          <w:delText>1.1</w:delText>
        </w:r>
        <w:r w:rsidRPr="00845634" w:rsidDel="002723B2">
          <w:rPr>
            <w:rFonts w:cs="Arial"/>
          </w:rPr>
          <w:tab/>
          <w:delText>Applicant − A natural person eighteen years of age or older seeking non-exempt Public Benefits. Reference to Applicant includes actions through the Designated Representative, defined below.</w:delText>
        </w:r>
      </w:del>
    </w:p>
    <w:p w14:paraId="2B5CB22E" w14:textId="18935604" w:rsidR="00C36D27" w:rsidRPr="00845634" w:rsidDel="002723B2" w:rsidRDefault="00C36D27" w:rsidP="00C36D27">
      <w:pPr>
        <w:pStyle w:val="par1"/>
        <w:rPr>
          <w:del w:id="10" w:author="Weaver, Meredith" w:date="2026-07-10T09:30:00Z" w16du:dateUtc="2026-07-10T15:30:00Z"/>
          <w:rFonts w:cs="Arial"/>
        </w:rPr>
      </w:pPr>
      <w:del w:id="11" w:author="Weaver, Meredith" w:date="2026-07-10T09:30:00Z" w16du:dateUtc="2026-07-10T15:30:00Z">
        <w:r w:rsidRPr="00845634" w:rsidDel="002723B2">
          <w:rPr>
            <w:rFonts w:cs="Arial"/>
          </w:rPr>
          <w:delText>1.2</w:delText>
        </w:r>
        <w:r w:rsidRPr="00845634" w:rsidDel="002723B2">
          <w:rPr>
            <w:rFonts w:cs="Arial"/>
          </w:rPr>
          <w:tab/>
          <w:delText>Benefit Agency − An agency or political subdivision of the State of Colorado that administers, determines eligibility for, or assists persons in applying for Public Benefits.</w:delText>
        </w:r>
      </w:del>
    </w:p>
    <w:p w14:paraId="1E2C585E" w14:textId="6757A633" w:rsidR="00C36D27" w:rsidRPr="00845634" w:rsidDel="002723B2" w:rsidRDefault="00C36D27" w:rsidP="00C36D27">
      <w:pPr>
        <w:pStyle w:val="par1"/>
        <w:rPr>
          <w:del w:id="12" w:author="Weaver, Meredith" w:date="2026-07-10T09:30:00Z" w16du:dateUtc="2026-07-10T15:30:00Z"/>
          <w:rFonts w:cs="Arial"/>
        </w:rPr>
      </w:pPr>
      <w:del w:id="13" w:author="Weaver, Meredith" w:date="2026-07-10T09:30:00Z" w16du:dateUtc="2026-07-10T15:30:00Z">
        <w:r w:rsidRPr="00845634" w:rsidDel="002723B2">
          <w:rPr>
            <w:rFonts w:cs="Arial"/>
          </w:rPr>
          <w:delText>1.3</w:delText>
        </w:r>
        <w:r w:rsidRPr="00845634" w:rsidDel="002723B2">
          <w:rPr>
            <w:rFonts w:cs="Arial"/>
          </w:rPr>
          <w:tab/>
          <w:delText>Department – Means the Department of Revenue.</w:delText>
        </w:r>
      </w:del>
    </w:p>
    <w:p w14:paraId="2646D6D5" w14:textId="34D2E7F2" w:rsidR="00C36D27" w:rsidRPr="00845634" w:rsidDel="002723B2" w:rsidRDefault="00C36D27" w:rsidP="00C36D27">
      <w:pPr>
        <w:pStyle w:val="par1"/>
        <w:rPr>
          <w:del w:id="14" w:author="Weaver, Meredith" w:date="2026-07-10T09:30:00Z" w16du:dateUtc="2026-07-10T15:30:00Z"/>
          <w:rFonts w:cs="Arial"/>
        </w:rPr>
      </w:pPr>
      <w:del w:id="15" w:author="Weaver, Meredith" w:date="2026-07-10T09:30:00Z" w16du:dateUtc="2026-07-10T15:30:00Z">
        <w:r w:rsidRPr="00845634" w:rsidDel="002723B2">
          <w:rPr>
            <w:rFonts w:cs="Arial"/>
          </w:rPr>
          <w:delText>1.4</w:delText>
        </w:r>
        <w:r w:rsidRPr="00845634" w:rsidDel="002723B2">
          <w:rPr>
            <w:rFonts w:cs="Arial"/>
          </w:rPr>
          <w:tab/>
          <w:delText>Designated Representative – A natural person submitting a Request for Waiver on behalf of an Applicant.</w:delText>
        </w:r>
      </w:del>
    </w:p>
    <w:p w14:paraId="06AC6434" w14:textId="1DD4E008" w:rsidR="00C36D27" w:rsidRPr="00845634" w:rsidDel="002723B2" w:rsidRDefault="00C36D27" w:rsidP="00C36D27">
      <w:pPr>
        <w:pStyle w:val="par1"/>
        <w:rPr>
          <w:del w:id="16" w:author="Weaver, Meredith" w:date="2026-07-10T09:30:00Z" w16du:dateUtc="2026-07-10T15:30:00Z"/>
          <w:rFonts w:cs="Arial"/>
        </w:rPr>
      </w:pPr>
      <w:del w:id="17" w:author="Weaver, Meredith" w:date="2026-07-10T09:30:00Z" w16du:dateUtc="2026-07-10T15:30:00Z">
        <w:r w:rsidRPr="00845634" w:rsidDel="002723B2">
          <w:rPr>
            <w:rFonts w:cs="Arial"/>
          </w:rPr>
          <w:delText>1.5</w:delText>
        </w:r>
        <w:r w:rsidRPr="00845634" w:rsidDel="002723B2">
          <w:rPr>
            <w:rFonts w:cs="Arial"/>
          </w:rPr>
          <w:tab/>
          <w:delText xml:space="preserve">Public Benefit – For purposes of this Rule, </w:delText>
        </w:r>
        <w:r w:rsidR="001D4C84" w:rsidRPr="00845634" w:rsidDel="002723B2">
          <w:rPr>
            <w:rFonts w:cs="Arial"/>
          </w:rPr>
          <w:delText>“</w:delText>
        </w:r>
        <w:r w:rsidRPr="00845634" w:rsidDel="002723B2">
          <w:rPr>
            <w:rFonts w:cs="Arial"/>
          </w:rPr>
          <w:delText>Public Benefit</w:delText>
        </w:r>
        <w:r w:rsidR="001D4C84" w:rsidRPr="00845634" w:rsidDel="002723B2">
          <w:rPr>
            <w:rFonts w:cs="Arial"/>
          </w:rPr>
          <w:delText>”</w:delText>
        </w:r>
        <w:r w:rsidRPr="00845634" w:rsidDel="002723B2">
          <w:rPr>
            <w:rFonts w:cs="Arial"/>
          </w:rPr>
          <w:delText xml:space="preserve"> means </w:delText>
        </w:r>
        <w:r w:rsidR="001D4C84" w:rsidRPr="00845634" w:rsidDel="002723B2">
          <w:rPr>
            <w:rFonts w:cs="Arial"/>
          </w:rPr>
          <w:delText>“</w:delText>
        </w:r>
        <w:r w:rsidRPr="00845634" w:rsidDel="002723B2">
          <w:rPr>
            <w:rFonts w:cs="Arial"/>
          </w:rPr>
          <w:delText>federal public benefit</w:delText>
        </w:r>
        <w:r w:rsidR="001D4C84" w:rsidRPr="00845634" w:rsidDel="002723B2">
          <w:rPr>
            <w:rFonts w:cs="Arial"/>
          </w:rPr>
          <w:delText>”</w:delText>
        </w:r>
        <w:r w:rsidRPr="00845634" w:rsidDel="002723B2">
          <w:rPr>
            <w:rFonts w:cs="Arial"/>
          </w:rPr>
          <w:delText xml:space="preserve"> and </w:delText>
        </w:r>
        <w:r w:rsidR="001D4C84" w:rsidRPr="00845634" w:rsidDel="002723B2">
          <w:rPr>
            <w:rFonts w:cs="Arial"/>
          </w:rPr>
          <w:delText>“</w:delText>
        </w:r>
        <w:r w:rsidRPr="00845634" w:rsidDel="002723B2">
          <w:rPr>
            <w:rFonts w:cs="Arial"/>
          </w:rPr>
          <w:delText>state and local benefit</w:delText>
        </w:r>
        <w:r w:rsidR="001D4C84" w:rsidRPr="00845634" w:rsidDel="002723B2">
          <w:rPr>
            <w:rFonts w:cs="Arial"/>
          </w:rPr>
          <w:delText>”</w:delText>
        </w:r>
        <w:r w:rsidRPr="00845634" w:rsidDel="002723B2">
          <w:rPr>
            <w:rFonts w:cs="Arial"/>
          </w:rPr>
          <w:delText xml:space="preserve"> as those terms are defined in 8 U.S.C. secs. 1611 and 1621, respectively.</w:delText>
        </w:r>
      </w:del>
    </w:p>
    <w:p w14:paraId="1E8CC28F" w14:textId="55AA6889" w:rsidR="00C36D27" w:rsidRPr="00845634" w:rsidDel="002723B2" w:rsidRDefault="00C36D27" w:rsidP="00C36D27">
      <w:pPr>
        <w:pStyle w:val="par1"/>
        <w:rPr>
          <w:del w:id="18" w:author="Weaver, Meredith" w:date="2026-07-10T09:30:00Z" w16du:dateUtc="2026-07-10T15:30:00Z"/>
          <w:rFonts w:cs="Arial"/>
        </w:rPr>
      </w:pPr>
      <w:del w:id="19" w:author="Weaver, Meredith" w:date="2026-07-10T09:30:00Z" w16du:dateUtc="2026-07-10T15:30:00Z">
        <w:r w:rsidRPr="00845634" w:rsidDel="002723B2">
          <w:rPr>
            <w:rFonts w:cs="Arial"/>
          </w:rPr>
          <w:delText>1.6</w:delText>
        </w:r>
        <w:r w:rsidRPr="00845634" w:rsidDel="002723B2">
          <w:rPr>
            <w:rFonts w:cs="Arial"/>
          </w:rPr>
          <w:tab/>
          <w:delText xml:space="preserve">Request for Waiver – Means form DR 4678 </w:delText>
        </w:r>
        <w:r w:rsidR="001D4C84" w:rsidRPr="00845634" w:rsidDel="002723B2">
          <w:rPr>
            <w:rFonts w:cs="Arial"/>
          </w:rPr>
          <w:delText>“</w:delText>
        </w:r>
        <w:r w:rsidRPr="00845634" w:rsidDel="002723B2">
          <w:rPr>
            <w:rFonts w:cs="Arial"/>
          </w:rPr>
          <w:delText>Request for Waiver – Restrictions on Public Benefits</w:delText>
        </w:r>
        <w:r w:rsidR="001D4C84" w:rsidRPr="00845634" w:rsidDel="002723B2">
          <w:rPr>
            <w:rFonts w:cs="Arial"/>
          </w:rPr>
          <w:delText>”</w:delText>
        </w:r>
        <w:r w:rsidRPr="00845634" w:rsidDel="002723B2">
          <w:rPr>
            <w:rFonts w:cs="Arial"/>
          </w:rPr>
          <w:delText xml:space="preserve"> completed by an Applicant seeking a determination of lawful presence by the Department after a Benefit Agency has been unable to verify the Applicant’s lawful presence.</w:delText>
        </w:r>
      </w:del>
    </w:p>
    <w:p w14:paraId="1910AD1C" w14:textId="6826899C" w:rsidR="00C36D27" w:rsidDel="002723B2" w:rsidRDefault="00C36D27" w:rsidP="00C36D27">
      <w:pPr>
        <w:pStyle w:val="par1"/>
        <w:rPr>
          <w:del w:id="20" w:author="Weaver, Meredith" w:date="2026-07-10T09:30:00Z" w16du:dateUtc="2026-07-10T15:30:00Z"/>
          <w:rFonts w:cs="Arial"/>
        </w:rPr>
      </w:pPr>
      <w:del w:id="21" w:author="Weaver, Meredith" w:date="2026-07-10T09:30:00Z" w16du:dateUtc="2026-07-10T15:30:00Z">
        <w:r w:rsidRPr="00845634" w:rsidDel="002723B2">
          <w:rPr>
            <w:rFonts w:cs="Arial"/>
          </w:rPr>
          <w:lastRenderedPageBreak/>
          <w:delText>1.7</w:delText>
        </w:r>
        <w:r w:rsidRPr="00845634" w:rsidDel="002723B2">
          <w:rPr>
            <w:rFonts w:cs="Arial"/>
          </w:rPr>
          <w:tab/>
          <w:delText>Systematic Alien Verification for Entitlements (</w:delText>
        </w:r>
        <w:r w:rsidR="001D4C84" w:rsidRPr="00845634" w:rsidDel="002723B2">
          <w:rPr>
            <w:rFonts w:cs="Arial"/>
          </w:rPr>
          <w:delText>“</w:delText>
        </w:r>
        <w:r w:rsidRPr="00845634" w:rsidDel="002723B2">
          <w:rPr>
            <w:rFonts w:cs="Arial"/>
          </w:rPr>
          <w:delText>SAVE</w:delText>
        </w:r>
        <w:r w:rsidR="001D4C84" w:rsidRPr="00845634" w:rsidDel="002723B2">
          <w:rPr>
            <w:rFonts w:cs="Arial"/>
          </w:rPr>
          <w:delText>”</w:delText>
        </w:r>
        <w:r w:rsidRPr="00845634" w:rsidDel="002723B2">
          <w:rPr>
            <w:rFonts w:cs="Arial"/>
          </w:rPr>
          <w:delText>) – A web-based service administered by the U.S Citizenship and Immigration Service to assist federal, state, and local benefit-issuing agencies, institutions, and licensing bureaus in determining the immigration status of benefit applicants.</w:delText>
        </w:r>
      </w:del>
    </w:p>
    <w:p w14:paraId="2FCDD7C0" w14:textId="297A0834" w:rsidR="005249C2" w:rsidDel="002723B2" w:rsidRDefault="005249C2" w:rsidP="005249C2">
      <w:pPr>
        <w:rPr>
          <w:del w:id="22" w:author="Weaver, Meredith" w:date="2026-07-10T09:30:00Z" w16du:dateUtc="2026-07-10T15:30:00Z"/>
        </w:rPr>
      </w:pPr>
    </w:p>
    <w:p w14:paraId="06DAACA8" w14:textId="49998742" w:rsidR="005249C2" w:rsidRPr="005249C2" w:rsidDel="002723B2" w:rsidRDefault="005249C2" w:rsidP="005249C2">
      <w:pPr>
        <w:rPr>
          <w:del w:id="23" w:author="Weaver, Meredith" w:date="2026-07-10T09:30:00Z" w16du:dateUtc="2026-07-10T15:30:00Z"/>
        </w:rPr>
      </w:pPr>
    </w:p>
    <w:p w14:paraId="0E1E5C96" w14:textId="40CD7DF5" w:rsidR="00C36D27" w:rsidRPr="00845634" w:rsidDel="002723B2" w:rsidRDefault="00C36D27" w:rsidP="00C36D27">
      <w:pPr>
        <w:pStyle w:val="par1"/>
        <w:rPr>
          <w:del w:id="24" w:author="Weaver, Meredith" w:date="2026-07-10T09:30:00Z" w16du:dateUtc="2026-07-10T15:30:00Z"/>
          <w:rFonts w:cs="Arial"/>
        </w:rPr>
      </w:pPr>
      <w:del w:id="25" w:author="Weaver, Meredith" w:date="2026-07-10T09:30:00Z" w16du:dateUtc="2026-07-10T15:30:00Z">
        <w:r w:rsidRPr="00845634" w:rsidDel="002723B2">
          <w:rPr>
            <w:rFonts w:cs="Arial"/>
          </w:rPr>
          <w:delText>1.8</w:delText>
        </w:r>
        <w:r w:rsidRPr="00845634" w:rsidDel="002723B2">
          <w:rPr>
            <w:rFonts w:cs="Arial"/>
          </w:rPr>
          <w:tab/>
          <w:delText xml:space="preserve">Valid Colorado driver license or a valid Colorado identification card – For purposes of section 24-76.5-103(4)(a)(I), C.R.S., means a current Colorado driver license, minor driver license, commercial driver license, restricted driver license, instruction permit, or identification card, but does not include a document issued pursuant to part 5 of article 2 of title 42 that states on the front of the document that it is </w:delText>
        </w:r>
        <w:r w:rsidR="001D4C84" w:rsidRPr="00845634" w:rsidDel="002723B2">
          <w:rPr>
            <w:rFonts w:cs="Arial"/>
          </w:rPr>
          <w:delText>“</w:delText>
        </w:r>
        <w:r w:rsidRPr="00845634" w:rsidDel="002723B2">
          <w:rPr>
            <w:rFonts w:cs="Arial"/>
          </w:rPr>
          <w:delText>NOT VALID FOR FEDERAL IDENTIFICATION, VOTING, OR PUBLIC BENEFIT PURPOSES</w:delText>
        </w:r>
        <w:r w:rsidR="001D4C84" w:rsidRPr="00845634" w:rsidDel="002723B2">
          <w:rPr>
            <w:rFonts w:cs="Arial"/>
          </w:rPr>
          <w:delText>”</w:delText>
        </w:r>
        <w:r w:rsidRPr="00845634" w:rsidDel="002723B2">
          <w:rPr>
            <w:rFonts w:cs="Arial"/>
          </w:rPr>
          <w:delText>.</w:delText>
        </w:r>
      </w:del>
    </w:p>
    <w:p w14:paraId="3DD298C5" w14:textId="2665EB3C" w:rsidR="00C36D27" w:rsidRPr="00845634" w:rsidDel="002723B2" w:rsidRDefault="00C36D27" w:rsidP="00C36D27">
      <w:pPr>
        <w:pStyle w:val="par1"/>
        <w:rPr>
          <w:del w:id="26" w:author="Weaver, Meredith" w:date="2026-07-10T09:30:00Z" w16du:dateUtc="2026-07-10T15:30:00Z"/>
          <w:rFonts w:cs="Arial"/>
        </w:rPr>
      </w:pPr>
      <w:del w:id="27" w:author="Weaver, Meredith" w:date="2026-07-10T09:30:00Z" w16du:dateUtc="2026-07-10T15:30:00Z">
        <w:r w:rsidRPr="00845634" w:rsidDel="002723B2">
          <w:rPr>
            <w:rFonts w:cs="Arial"/>
          </w:rPr>
          <w:delText>1.9</w:delText>
        </w:r>
        <w:r w:rsidRPr="00845634" w:rsidDel="002723B2">
          <w:rPr>
            <w:rFonts w:cs="Arial"/>
          </w:rPr>
          <w:tab/>
          <w:delText>Waiver – Means a Department decision that an Applicant has proven lawful presence by means other than the document requirements under subsection 2.1 of this Rule.</w:delText>
        </w:r>
      </w:del>
    </w:p>
    <w:p w14:paraId="533B92D5" w14:textId="2EFE1E5C" w:rsidR="00C36D27" w:rsidRPr="00845634" w:rsidDel="002723B2" w:rsidRDefault="00C36D27" w:rsidP="005B653F">
      <w:pPr>
        <w:pStyle w:val="Heading3"/>
        <w:rPr>
          <w:del w:id="28" w:author="Weaver, Meredith" w:date="2026-07-10T09:30:00Z" w16du:dateUtc="2026-07-10T15:30:00Z"/>
        </w:rPr>
      </w:pPr>
      <w:del w:id="29" w:author="Weaver, Meredith" w:date="2026-07-10T09:30:00Z" w16du:dateUtc="2026-07-10T15:30:00Z">
        <w:r w:rsidRPr="00845634" w:rsidDel="002723B2">
          <w:delText>2.</w:delText>
        </w:r>
        <w:r w:rsidRPr="00845634" w:rsidDel="002723B2">
          <w:tab/>
          <w:delText>Verification Requirements</w:delText>
        </w:r>
      </w:del>
    </w:p>
    <w:p w14:paraId="2F7CEA58" w14:textId="65DF86C9" w:rsidR="00C36D27" w:rsidRPr="00845634" w:rsidDel="002723B2" w:rsidRDefault="00C36D27" w:rsidP="00C36D27">
      <w:pPr>
        <w:pStyle w:val="par1"/>
        <w:rPr>
          <w:del w:id="30" w:author="Weaver, Meredith" w:date="2026-07-10T09:30:00Z" w16du:dateUtc="2026-07-10T15:30:00Z"/>
          <w:rFonts w:cs="Arial"/>
        </w:rPr>
      </w:pPr>
      <w:del w:id="31" w:author="Weaver, Meredith" w:date="2026-07-10T09:30:00Z" w16du:dateUtc="2026-07-10T15:30:00Z">
        <w:r w:rsidRPr="00845634" w:rsidDel="002723B2">
          <w:rPr>
            <w:rFonts w:cs="Arial"/>
          </w:rPr>
          <w:delText>2.1</w:delText>
        </w:r>
        <w:r w:rsidRPr="00845634" w:rsidDel="002723B2">
          <w:rPr>
            <w:rFonts w:cs="Arial"/>
          </w:rPr>
          <w:tab/>
          <w:delText>A first time Applicant or an Applicant seeking to reapply for Public Benefits on or after August 1, 2006, must execute the affidavit required in section 24-76.5-103(4)(b) C.R.S., and demonstrate lawful presence by providing:</w:delText>
        </w:r>
      </w:del>
    </w:p>
    <w:p w14:paraId="6636FA33" w14:textId="4B42C547" w:rsidR="00C36D27" w:rsidRPr="00845634" w:rsidDel="002723B2" w:rsidRDefault="00C36D27" w:rsidP="00C36D27">
      <w:pPr>
        <w:pStyle w:val="par2"/>
        <w:rPr>
          <w:del w:id="32" w:author="Weaver, Meredith" w:date="2026-07-10T09:30:00Z" w16du:dateUtc="2026-07-10T15:30:00Z"/>
          <w:rFonts w:cs="Arial"/>
        </w:rPr>
      </w:pPr>
      <w:del w:id="33" w:author="Weaver, Meredith" w:date="2026-07-10T09:30:00Z" w16du:dateUtc="2026-07-10T15:30:00Z">
        <w:r w:rsidRPr="00845634" w:rsidDel="002723B2">
          <w:rPr>
            <w:rFonts w:cs="Arial"/>
          </w:rPr>
          <w:delText>2.1.1</w:delText>
        </w:r>
        <w:r w:rsidRPr="00845634" w:rsidDel="002723B2">
          <w:rPr>
            <w:rFonts w:cs="Arial"/>
          </w:rPr>
          <w:tab/>
          <w:delText>A document listed in section 24-76.5-103(4)(a) C.R.S. (2014);</w:delText>
        </w:r>
      </w:del>
    </w:p>
    <w:p w14:paraId="66295443" w14:textId="5B972316" w:rsidR="00C36D27" w:rsidRPr="00845634" w:rsidDel="002723B2" w:rsidRDefault="00C36D27" w:rsidP="00C36D27">
      <w:pPr>
        <w:pStyle w:val="par2"/>
        <w:rPr>
          <w:del w:id="34" w:author="Weaver, Meredith" w:date="2026-07-10T09:30:00Z" w16du:dateUtc="2026-07-10T15:30:00Z"/>
          <w:rFonts w:cs="Arial"/>
        </w:rPr>
      </w:pPr>
      <w:del w:id="35" w:author="Weaver, Meredith" w:date="2026-07-10T09:30:00Z" w16du:dateUtc="2026-07-10T15:30:00Z">
        <w:r w:rsidRPr="00845634" w:rsidDel="002723B2">
          <w:rPr>
            <w:rFonts w:cs="Arial"/>
          </w:rPr>
          <w:delText>2.1.2</w:delText>
        </w:r>
        <w:r w:rsidRPr="00845634" w:rsidDel="002723B2">
          <w:rPr>
            <w:rFonts w:cs="Arial"/>
          </w:rPr>
          <w:tab/>
          <w:delText>In the case of a resident of another state, the driver license or a state-issued identification card from the Applicant’s state of residence, if that state requires that the Applicant prove lawful presence prior to issuance of the license or identification card;</w:delText>
        </w:r>
      </w:del>
    </w:p>
    <w:p w14:paraId="5A927118" w14:textId="5029EB37" w:rsidR="00C36D27" w:rsidRPr="00845634" w:rsidDel="002723B2" w:rsidRDefault="00C36D27" w:rsidP="00C36D27">
      <w:pPr>
        <w:pStyle w:val="par2"/>
        <w:rPr>
          <w:del w:id="36" w:author="Weaver, Meredith" w:date="2026-07-10T09:30:00Z" w16du:dateUtc="2026-07-10T15:30:00Z"/>
          <w:rFonts w:cs="Arial"/>
        </w:rPr>
      </w:pPr>
      <w:del w:id="37" w:author="Weaver, Meredith" w:date="2026-07-10T09:30:00Z" w16du:dateUtc="2026-07-10T15:30:00Z">
        <w:r w:rsidRPr="00845634" w:rsidDel="002723B2">
          <w:rPr>
            <w:rFonts w:cs="Arial"/>
          </w:rPr>
          <w:delText>2.1.3</w:delText>
        </w:r>
        <w:r w:rsidRPr="00845634" w:rsidDel="002723B2">
          <w:rPr>
            <w:rFonts w:cs="Arial"/>
          </w:rPr>
          <w:tab/>
          <w:delText>A document listed in the Code of Federal Regulations (CFR) as providing proof of lawful presence;</w:delText>
        </w:r>
      </w:del>
    </w:p>
    <w:p w14:paraId="3F098EFE" w14:textId="73319038" w:rsidR="00C36D27" w:rsidRPr="00845634" w:rsidDel="002723B2" w:rsidRDefault="00C36D27" w:rsidP="00C36D27">
      <w:pPr>
        <w:pStyle w:val="par2"/>
        <w:rPr>
          <w:del w:id="38" w:author="Weaver, Meredith" w:date="2026-07-10T09:30:00Z" w16du:dateUtc="2026-07-10T15:30:00Z"/>
          <w:rFonts w:cs="Arial"/>
        </w:rPr>
      </w:pPr>
      <w:del w:id="39" w:author="Weaver, Meredith" w:date="2026-07-10T09:30:00Z" w16du:dateUtc="2026-07-10T15:30:00Z">
        <w:r w:rsidRPr="00845634" w:rsidDel="002723B2">
          <w:rPr>
            <w:rFonts w:cs="Arial"/>
          </w:rPr>
          <w:delText>2.1.4</w:delText>
        </w:r>
        <w:r w:rsidRPr="00845634" w:rsidDel="002723B2">
          <w:rPr>
            <w:rFonts w:cs="Arial"/>
          </w:rPr>
          <w:tab/>
          <w:delText>A document listed in Appendices A and B, which appendices are incorporated herein and part of this Rule;</w:delText>
        </w:r>
      </w:del>
    </w:p>
    <w:p w14:paraId="6CBF87FA" w14:textId="4F769C1E" w:rsidR="00C36D27" w:rsidRPr="00845634" w:rsidDel="002723B2" w:rsidRDefault="00C36D27" w:rsidP="00C36D27">
      <w:pPr>
        <w:pStyle w:val="par2"/>
        <w:rPr>
          <w:del w:id="40" w:author="Weaver, Meredith" w:date="2026-07-10T09:30:00Z" w16du:dateUtc="2026-07-10T15:30:00Z"/>
          <w:rFonts w:cs="Arial"/>
        </w:rPr>
      </w:pPr>
      <w:del w:id="41" w:author="Weaver, Meredith" w:date="2026-07-10T09:30:00Z" w16du:dateUtc="2026-07-10T15:30:00Z">
        <w:r w:rsidRPr="00845634" w:rsidDel="002723B2">
          <w:rPr>
            <w:rFonts w:cs="Arial"/>
          </w:rPr>
          <w:delText>2.1.5</w:delText>
        </w:r>
        <w:r w:rsidRPr="00845634" w:rsidDel="002723B2">
          <w:rPr>
            <w:rFonts w:cs="Arial"/>
          </w:rPr>
          <w:tab/>
          <w:delText>Any document authorized as proof of lawful presence pursuant to the statutes, regulations, or agency guidance governing the Benefit Agency; or</w:delText>
        </w:r>
      </w:del>
    </w:p>
    <w:p w14:paraId="0AD07CA2" w14:textId="601FB24F" w:rsidR="00C36D27" w:rsidDel="002723B2" w:rsidRDefault="00C36D27" w:rsidP="00C36D27">
      <w:pPr>
        <w:pStyle w:val="par2"/>
        <w:rPr>
          <w:del w:id="42" w:author="Weaver, Meredith" w:date="2026-07-10T09:30:00Z" w16du:dateUtc="2026-07-10T15:30:00Z"/>
          <w:rFonts w:cs="Arial"/>
        </w:rPr>
      </w:pPr>
      <w:del w:id="43" w:author="Weaver, Meredith" w:date="2026-07-10T09:30:00Z" w16du:dateUtc="2026-07-10T15:30:00Z">
        <w:r w:rsidRPr="00845634" w:rsidDel="002723B2">
          <w:rPr>
            <w:rFonts w:cs="Arial"/>
          </w:rPr>
          <w:delText>2.1.6</w:delText>
        </w:r>
        <w:r w:rsidRPr="00845634" w:rsidDel="002723B2">
          <w:rPr>
            <w:rFonts w:cs="Arial"/>
          </w:rPr>
          <w:tab/>
          <w:delText>Any document recognized by the Federal government as proof of lawful presence that is not listed or referenced within this Rule.</w:delText>
        </w:r>
      </w:del>
    </w:p>
    <w:p w14:paraId="7B49FB3C" w14:textId="3B086A20" w:rsidR="00C36D27" w:rsidRPr="00845634" w:rsidDel="002723B2" w:rsidRDefault="00C36D27" w:rsidP="005B653F">
      <w:pPr>
        <w:pStyle w:val="Heading3"/>
        <w:rPr>
          <w:del w:id="44" w:author="Weaver, Meredith" w:date="2026-07-10T09:30:00Z" w16du:dateUtc="2026-07-10T15:30:00Z"/>
        </w:rPr>
      </w:pPr>
      <w:del w:id="45" w:author="Weaver, Meredith" w:date="2026-07-10T09:30:00Z" w16du:dateUtc="2026-07-10T15:30:00Z">
        <w:r w:rsidRPr="00845634" w:rsidDel="002723B2">
          <w:lastRenderedPageBreak/>
          <w:delText>3.</w:delText>
        </w:r>
        <w:r w:rsidRPr="00845634" w:rsidDel="002723B2">
          <w:tab/>
          <w:delText>Waiver Process</w:delText>
        </w:r>
      </w:del>
    </w:p>
    <w:p w14:paraId="60382953" w14:textId="4CDC16E8" w:rsidR="00C36D27" w:rsidRPr="00845634" w:rsidDel="002723B2" w:rsidRDefault="00C36D27" w:rsidP="00C36D27">
      <w:pPr>
        <w:pStyle w:val="par1"/>
        <w:rPr>
          <w:del w:id="46" w:author="Weaver, Meredith" w:date="2026-07-10T09:30:00Z" w16du:dateUtc="2026-07-10T15:30:00Z"/>
          <w:rFonts w:cs="Arial"/>
        </w:rPr>
      </w:pPr>
      <w:del w:id="47" w:author="Weaver, Meredith" w:date="2026-07-10T09:30:00Z" w16du:dateUtc="2026-07-10T15:30:00Z">
        <w:r w:rsidRPr="00845634" w:rsidDel="002723B2">
          <w:rPr>
            <w:rFonts w:cs="Arial"/>
          </w:rPr>
          <w:delText>3.1</w:delText>
        </w:r>
        <w:r w:rsidRPr="00845634" w:rsidDel="002723B2">
          <w:rPr>
            <w:rFonts w:cs="Arial"/>
          </w:rPr>
          <w:tab/>
          <w:delText>An Applicant who has been denied a Public Benefit by a Benefit Agency because the Applicant could not provide a document listed or referenced in this Rule may request that the Department grant the Applicant a Waiver by submitting a Request for Waiver and a copy of the document from the Benefit Agency denying benefits unless unavailable.</w:delText>
        </w:r>
      </w:del>
    </w:p>
    <w:p w14:paraId="65965128" w14:textId="32678E7C" w:rsidR="00C36D27" w:rsidRPr="00845634" w:rsidDel="002723B2" w:rsidRDefault="00C36D27" w:rsidP="00C36D27">
      <w:pPr>
        <w:pStyle w:val="par2"/>
        <w:rPr>
          <w:del w:id="48" w:author="Weaver, Meredith" w:date="2026-07-10T09:30:00Z" w16du:dateUtc="2026-07-10T15:30:00Z"/>
          <w:rFonts w:cs="Arial"/>
        </w:rPr>
      </w:pPr>
      <w:del w:id="49" w:author="Weaver, Meredith" w:date="2026-07-10T09:30:00Z" w16du:dateUtc="2026-07-10T15:30:00Z">
        <w:r w:rsidRPr="00845634" w:rsidDel="002723B2">
          <w:rPr>
            <w:rFonts w:cs="Arial"/>
          </w:rPr>
          <w:delText>3.1.1</w:delText>
        </w:r>
        <w:r w:rsidRPr="00845634" w:rsidDel="002723B2">
          <w:rPr>
            <w:rFonts w:cs="Arial"/>
          </w:rPr>
          <w:tab/>
          <w:delText>The Request for Waiver may be completed and/or submitted by an Applicant or by the Applicant’s Designated Representative.</w:delText>
        </w:r>
      </w:del>
    </w:p>
    <w:p w14:paraId="52B45CF9" w14:textId="49D1FA78" w:rsidR="00C36D27" w:rsidRPr="00845634" w:rsidDel="002723B2" w:rsidRDefault="00C36D27" w:rsidP="00C36D27">
      <w:pPr>
        <w:pStyle w:val="par2"/>
        <w:rPr>
          <w:del w:id="50" w:author="Weaver, Meredith" w:date="2026-07-10T09:30:00Z" w16du:dateUtc="2026-07-10T15:30:00Z"/>
          <w:rFonts w:cs="Arial"/>
        </w:rPr>
      </w:pPr>
      <w:del w:id="51" w:author="Weaver, Meredith" w:date="2026-07-10T09:30:00Z" w16du:dateUtc="2026-07-10T15:30:00Z">
        <w:r w:rsidRPr="00845634" w:rsidDel="002723B2">
          <w:rPr>
            <w:rFonts w:cs="Arial"/>
          </w:rPr>
          <w:delText>3.1.2</w:delText>
        </w:r>
        <w:r w:rsidRPr="00845634" w:rsidDel="002723B2">
          <w:rPr>
            <w:rFonts w:cs="Arial"/>
          </w:rPr>
          <w:tab/>
          <w:delText>The Request for Waiver must be accompanied by all documents the Applicant wants the Department to consider to prove lawful presence.</w:delText>
        </w:r>
      </w:del>
    </w:p>
    <w:p w14:paraId="6C5F9672" w14:textId="1782BC1E" w:rsidR="00C36D27" w:rsidRPr="00845634" w:rsidDel="002723B2" w:rsidRDefault="00C36D27" w:rsidP="00C36D27">
      <w:pPr>
        <w:pStyle w:val="par2"/>
        <w:rPr>
          <w:del w:id="52" w:author="Weaver, Meredith" w:date="2026-07-10T09:30:00Z" w16du:dateUtc="2026-07-10T15:30:00Z"/>
          <w:rFonts w:cs="Arial"/>
        </w:rPr>
      </w:pPr>
      <w:del w:id="53" w:author="Weaver, Meredith" w:date="2026-07-10T09:30:00Z" w16du:dateUtc="2026-07-10T15:30:00Z">
        <w:r w:rsidRPr="00845634" w:rsidDel="002723B2">
          <w:rPr>
            <w:rFonts w:cs="Arial"/>
          </w:rPr>
          <w:delText>3.1.3</w:delText>
        </w:r>
        <w:r w:rsidRPr="00845634" w:rsidDel="002723B2">
          <w:rPr>
            <w:rFonts w:cs="Arial"/>
          </w:rPr>
          <w:tab/>
          <w:delText>The Applicant must submit the Request for Waiver to the Colorado Department of Revenue, Division of Motor Vehicles or any Colorado Department of Revenue, Division of Motor Vehicles Driver License office and send a copy to the Benefit Agency.</w:delText>
        </w:r>
      </w:del>
    </w:p>
    <w:p w14:paraId="2A1B7306" w14:textId="0D777B4E" w:rsidR="00C36D27" w:rsidRPr="00845634" w:rsidDel="002723B2" w:rsidRDefault="00C36D27" w:rsidP="00C36D27">
      <w:pPr>
        <w:pStyle w:val="par1"/>
        <w:rPr>
          <w:del w:id="54" w:author="Weaver, Meredith" w:date="2026-07-10T09:30:00Z" w16du:dateUtc="2026-07-10T15:30:00Z"/>
          <w:rFonts w:cs="Arial"/>
        </w:rPr>
      </w:pPr>
      <w:del w:id="55" w:author="Weaver, Meredith" w:date="2026-07-10T09:30:00Z" w16du:dateUtc="2026-07-10T15:30:00Z">
        <w:r w:rsidRPr="00845634" w:rsidDel="002723B2">
          <w:rPr>
            <w:rFonts w:cs="Arial"/>
          </w:rPr>
          <w:delText>3.2</w:delText>
        </w:r>
        <w:r w:rsidRPr="00845634" w:rsidDel="002723B2">
          <w:rPr>
            <w:rFonts w:cs="Arial"/>
          </w:rPr>
          <w:tab/>
          <w:delText>Pursuant to section 24-76.5-103(5)(a), C.R.S., the Department may grant an Applicant’s Request for Waiver of the requirement that the Applicant prove lawful presence through the documents referenced in subsection 2.1 of this Rule if the Department determines that the Applicant has proven lawful presence by other means.</w:delText>
        </w:r>
      </w:del>
    </w:p>
    <w:p w14:paraId="7A187E53" w14:textId="3BC21FDA" w:rsidR="00C36D27" w:rsidRPr="00845634" w:rsidDel="002723B2" w:rsidRDefault="00C36D27" w:rsidP="00C36D27">
      <w:pPr>
        <w:pStyle w:val="par1"/>
        <w:rPr>
          <w:del w:id="56" w:author="Weaver, Meredith" w:date="2026-07-10T09:30:00Z" w16du:dateUtc="2026-07-10T15:30:00Z"/>
          <w:rFonts w:cs="Arial"/>
        </w:rPr>
      </w:pPr>
      <w:del w:id="57" w:author="Weaver, Meredith" w:date="2026-07-10T09:30:00Z" w16du:dateUtc="2026-07-10T15:30:00Z">
        <w:r w:rsidRPr="00845634" w:rsidDel="002723B2">
          <w:rPr>
            <w:rFonts w:cs="Arial"/>
          </w:rPr>
          <w:delText>3.3</w:delText>
        </w:r>
        <w:r w:rsidRPr="00845634" w:rsidDel="002723B2">
          <w:rPr>
            <w:rFonts w:cs="Arial"/>
          </w:rPr>
          <w:tab/>
          <w:delText>Subsequent to receipt of a Request for Waiver, the Department will make a determination of the lawful presence of the Applicant and will issue a Waiver or a Notice of Denial of Waiver. The Waiver or a Notice of Denial of Waiver will be mailed to the address of the Applicant as shown on the Request for Waiver or as subsequently furnished in writing by the Applicant to the Department.</w:delText>
        </w:r>
      </w:del>
    </w:p>
    <w:p w14:paraId="18B32B7E" w14:textId="214CB0BC" w:rsidR="00C36D27" w:rsidRPr="00845634" w:rsidDel="002723B2" w:rsidRDefault="00C36D27" w:rsidP="005B653F">
      <w:pPr>
        <w:pStyle w:val="Heading3"/>
        <w:rPr>
          <w:del w:id="58" w:author="Weaver, Meredith" w:date="2026-07-10T09:30:00Z" w16du:dateUtc="2026-07-10T15:30:00Z"/>
        </w:rPr>
      </w:pPr>
      <w:del w:id="59" w:author="Weaver, Meredith" w:date="2026-07-10T09:30:00Z" w16du:dateUtc="2026-07-10T15:30:00Z">
        <w:r w:rsidRPr="00845634" w:rsidDel="002723B2">
          <w:delText>4.</w:delText>
        </w:r>
        <w:r w:rsidRPr="00845634" w:rsidDel="002723B2">
          <w:tab/>
          <w:delText>Denial of Request for Waiver</w:delText>
        </w:r>
      </w:del>
    </w:p>
    <w:p w14:paraId="2C9845A2" w14:textId="1624DB2A" w:rsidR="00C36D27" w:rsidRPr="00845634" w:rsidDel="002723B2" w:rsidRDefault="00C36D27" w:rsidP="00C36D27">
      <w:pPr>
        <w:pStyle w:val="par1"/>
        <w:rPr>
          <w:del w:id="60" w:author="Weaver, Meredith" w:date="2026-07-10T09:30:00Z" w16du:dateUtc="2026-07-10T15:30:00Z"/>
          <w:rFonts w:cs="Arial"/>
        </w:rPr>
      </w:pPr>
      <w:del w:id="61" w:author="Weaver, Meredith" w:date="2026-07-10T09:30:00Z" w16du:dateUtc="2026-07-10T15:30:00Z">
        <w:r w:rsidRPr="00845634" w:rsidDel="002723B2">
          <w:rPr>
            <w:rFonts w:cs="Arial"/>
          </w:rPr>
          <w:delText>4.1</w:delText>
        </w:r>
        <w:r w:rsidRPr="00845634" w:rsidDel="002723B2">
          <w:rPr>
            <w:rFonts w:cs="Arial"/>
          </w:rPr>
          <w:tab/>
          <w:delText>Reasons for denial of a Request for Waiver include, but are not limited to:</w:delText>
        </w:r>
      </w:del>
    </w:p>
    <w:p w14:paraId="68B42EEB" w14:textId="1EF89CF2" w:rsidR="00C36D27" w:rsidRPr="00845634" w:rsidDel="002723B2" w:rsidRDefault="00C36D27" w:rsidP="00C36D27">
      <w:pPr>
        <w:pStyle w:val="par2"/>
        <w:rPr>
          <w:del w:id="62" w:author="Weaver, Meredith" w:date="2026-07-10T09:30:00Z" w16du:dateUtc="2026-07-10T15:30:00Z"/>
          <w:rFonts w:cs="Arial"/>
        </w:rPr>
      </w:pPr>
      <w:del w:id="63" w:author="Weaver, Meredith" w:date="2026-07-10T09:30:00Z" w16du:dateUtc="2026-07-10T15:30:00Z">
        <w:r w:rsidRPr="00845634" w:rsidDel="002723B2">
          <w:rPr>
            <w:rFonts w:cs="Arial"/>
          </w:rPr>
          <w:delText>4.1.1</w:delText>
        </w:r>
        <w:r w:rsidRPr="00845634" w:rsidDel="002723B2">
          <w:rPr>
            <w:rFonts w:cs="Arial"/>
          </w:rPr>
          <w:tab/>
          <w:delText>The SAVE verification fails to clear the Applicant; or</w:delText>
        </w:r>
      </w:del>
    </w:p>
    <w:p w14:paraId="6378C9C1" w14:textId="42A9BCB7" w:rsidR="00C36D27" w:rsidRPr="00845634" w:rsidDel="002723B2" w:rsidRDefault="00C36D27" w:rsidP="00C36D27">
      <w:pPr>
        <w:pStyle w:val="par2"/>
        <w:rPr>
          <w:del w:id="64" w:author="Weaver, Meredith" w:date="2026-07-10T09:30:00Z" w16du:dateUtc="2026-07-10T15:30:00Z"/>
          <w:rFonts w:cs="Arial"/>
        </w:rPr>
      </w:pPr>
      <w:del w:id="65" w:author="Weaver, Meredith" w:date="2026-07-10T09:30:00Z" w16du:dateUtc="2026-07-10T15:30:00Z">
        <w:r w:rsidRPr="00845634" w:rsidDel="002723B2">
          <w:rPr>
            <w:rFonts w:cs="Arial"/>
          </w:rPr>
          <w:delText>4.1.2</w:delText>
        </w:r>
        <w:r w:rsidRPr="00845634" w:rsidDel="002723B2">
          <w:rPr>
            <w:rFonts w:cs="Arial"/>
          </w:rPr>
          <w:tab/>
          <w:delText>The documents presented by the Applicant appear to have been tampered with, altered, or otherwise not genuine; or</w:delText>
        </w:r>
      </w:del>
    </w:p>
    <w:p w14:paraId="2BE0EFE5" w14:textId="04B9994B" w:rsidR="00C36D27" w:rsidRPr="00845634" w:rsidDel="002723B2" w:rsidRDefault="00C36D27" w:rsidP="00C36D27">
      <w:pPr>
        <w:pStyle w:val="par2"/>
        <w:rPr>
          <w:del w:id="66" w:author="Weaver, Meredith" w:date="2026-07-10T09:30:00Z" w16du:dateUtc="2026-07-10T15:30:00Z"/>
          <w:rFonts w:cs="Arial"/>
        </w:rPr>
      </w:pPr>
      <w:del w:id="67" w:author="Weaver, Meredith" w:date="2026-07-10T09:30:00Z" w16du:dateUtc="2026-07-10T15:30:00Z">
        <w:r w:rsidRPr="00845634" w:rsidDel="002723B2">
          <w:rPr>
            <w:rFonts w:cs="Arial"/>
          </w:rPr>
          <w:delText>4.1.3</w:delText>
        </w:r>
        <w:r w:rsidRPr="00845634" w:rsidDel="002723B2">
          <w:rPr>
            <w:rFonts w:cs="Arial"/>
          </w:rPr>
          <w:tab/>
          <w:delText>The statements and/or documents provided are inconsistent and the Applicant is unable to reasonably explain the inconsistencies; or</w:delText>
        </w:r>
      </w:del>
    </w:p>
    <w:p w14:paraId="6F5FE48D" w14:textId="5F3A796F" w:rsidR="00C36D27" w:rsidRPr="00845634" w:rsidDel="002723B2" w:rsidRDefault="00C36D27" w:rsidP="00C36D27">
      <w:pPr>
        <w:pStyle w:val="par2"/>
        <w:rPr>
          <w:del w:id="68" w:author="Weaver, Meredith" w:date="2026-07-10T09:30:00Z" w16du:dateUtc="2026-07-10T15:30:00Z"/>
          <w:rFonts w:cs="Arial"/>
        </w:rPr>
      </w:pPr>
      <w:del w:id="69" w:author="Weaver, Meredith" w:date="2026-07-10T09:30:00Z" w16du:dateUtc="2026-07-10T15:30:00Z">
        <w:r w:rsidRPr="00845634" w:rsidDel="002723B2">
          <w:rPr>
            <w:rFonts w:cs="Arial"/>
          </w:rPr>
          <w:delText>4.1.4</w:delText>
        </w:r>
        <w:r w:rsidRPr="00845634" w:rsidDel="002723B2">
          <w:rPr>
            <w:rFonts w:cs="Arial"/>
          </w:rPr>
          <w:tab/>
          <w:delText>The Applicant fails to respond to a request by the Department within 60 days following the date of mailing of such request.</w:delText>
        </w:r>
      </w:del>
    </w:p>
    <w:p w14:paraId="4CCFF68C" w14:textId="61517116" w:rsidR="00C36D27" w:rsidRPr="00845634" w:rsidDel="002723B2" w:rsidRDefault="00C36D27" w:rsidP="005B653F">
      <w:pPr>
        <w:pStyle w:val="Heading3"/>
        <w:rPr>
          <w:del w:id="70" w:author="Weaver, Meredith" w:date="2026-07-10T09:30:00Z" w16du:dateUtc="2026-07-10T15:30:00Z"/>
        </w:rPr>
      </w:pPr>
      <w:del w:id="71" w:author="Weaver, Meredith" w:date="2026-07-10T09:30:00Z" w16du:dateUtc="2026-07-10T15:30:00Z">
        <w:r w:rsidRPr="00845634" w:rsidDel="002723B2">
          <w:delText>5.</w:delText>
        </w:r>
        <w:r w:rsidRPr="00845634" w:rsidDel="002723B2">
          <w:tab/>
          <w:delText>Hearing and Final Agency Action</w:delText>
        </w:r>
      </w:del>
    </w:p>
    <w:p w14:paraId="6132467A" w14:textId="0C6C4A10" w:rsidR="00C36D27" w:rsidRPr="00845634" w:rsidDel="002723B2" w:rsidRDefault="00C36D27" w:rsidP="00C36D27">
      <w:pPr>
        <w:pStyle w:val="par1"/>
        <w:rPr>
          <w:del w:id="72" w:author="Weaver, Meredith" w:date="2026-07-10T09:30:00Z" w16du:dateUtc="2026-07-10T15:30:00Z"/>
          <w:rFonts w:cs="Arial"/>
        </w:rPr>
      </w:pPr>
      <w:del w:id="73" w:author="Weaver, Meredith" w:date="2026-07-10T09:30:00Z" w16du:dateUtc="2026-07-10T15:30:00Z">
        <w:r w:rsidRPr="00845634" w:rsidDel="002723B2">
          <w:rPr>
            <w:rFonts w:cs="Arial"/>
          </w:rPr>
          <w:lastRenderedPageBreak/>
          <w:delText>5.1</w:delText>
        </w:r>
        <w:r w:rsidRPr="00845634" w:rsidDel="002723B2">
          <w:rPr>
            <w:rFonts w:cs="Arial"/>
          </w:rPr>
          <w:tab/>
          <w:delText>An Applicant, or his or her Designated Representative, may, within 60 days of the date of notice of a denial for a Request for Waiver, or any Benefit Agency may, within 60 days of the date that the Benefit Agency receives notice of a Waiver, request a hearing on the Department’s decision by filing a written request for hearing with the Hearings Division of the Department at 1881 Pierce St. #106, Lakewood, CO 80214.</w:delText>
        </w:r>
      </w:del>
    </w:p>
    <w:p w14:paraId="60C6AC8E" w14:textId="3161FEF6" w:rsidR="00C36D27" w:rsidRPr="00845634" w:rsidDel="002723B2" w:rsidRDefault="00C36D27" w:rsidP="00C36D27">
      <w:pPr>
        <w:pStyle w:val="par1"/>
        <w:rPr>
          <w:del w:id="74" w:author="Weaver, Meredith" w:date="2026-07-10T09:30:00Z" w16du:dateUtc="2026-07-10T15:30:00Z"/>
          <w:rFonts w:cs="Arial"/>
        </w:rPr>
      </w:pPr>
      <w:del w:id="75" w:author="Weaver, Meredith" w:date="2026-07-10T09:30:00Z" w16du:dateUtc="2026-07-10T15:30:00Z">
        <w:r w:rsidRPr="00845634" w:rsidDel="002723B2">
          <w:rPr>
            <w:rFonts w:cs="Arial"/>
          </w:rPr>
          <w:delText>5.2</w:delText>
        </w:r>
        <w:r w:rsidRPr="00845634" w:rsidDel="002723B2">
          <w:rPr>
            <w:rFonts w:cs="Arial"/>
          </w:rPr>
          <w:tab/>
          <w:delText>All proceedings will conform to the provisions of the State Administrative Procedure Act [section 24-4-101, et seq, C.R.S.] and the provisions of title 42 of Colorado Revised Statutes.</w:delText>
        </w:r>
      </w:del>
    </w:p>
    <w:p w14:paraId="40D6B58D" w14:textId="177EF138" w:rsidR="00C36D27" w:rsidRPr="00845634" w:rsidDel="002723B2" w:rsidRDefault="00C36D27" w:rsidP="00C36D27">
      <w:pPr>
        <w:pStyle w:val="par1"/>
        <w:rPr>
          <w:del w:id="76" w:author="Weaver, Meredith" w:date="2026-07-10T09:30:00Z" w16du:dateUtc="2026-07-10T15:30:00Z"/>
          <w:rFonts w:cs="Arial"/>
        </w:rPr>
      </w:pPr>
      <w:del w:id="77" w:author="Weaver, Meredith" w:date="2026-07-10T09:30:00Z" w16du:dateUtc="2026-07-10T15:30:00Z">
        <w:r w:rsidRPr="00845634" w:rsidDel="002723B2">
          <w:rPr>
            <w:rFonts w:cs="Arial"/>
          </w:rPr>
          <w:delText>5.3</w:delText>
        </w:r>
        <w:r w:rsidRPr="00845634" w:rsidDel="002723B2">
          <w:rPr>
            <w:rFonts w:cs="Arial"/>
          </w:rPr>
          <w:tab/>
          <w:delText>The only issues at hearing will be whether and when the Applicant has established lawful presence in the United States by a preponderance of the evidence.</w:delText>
        </w:r>
      </w:del>
    </w:p>
    <w:p w14:paraId="07FFC6A1" w14:textId="1D41E3EF" w:rsidR="00C36D27" w:rsidRPr="00845634" w:rsidDel="002723B2" w:rsidRDefault="00C36D27" w:rsidP="00C36D27">
      <w:pPr>
        <w:pStyle w:val="par2"/>
        <w:rPr>
          <w:del w:id="78" w:author="Weaver, Meredith" w:date="2026-07-10T09:30:00Z" w16du:dateUtc="2026-07-10T15:30:00Z"/>
          <w:rFonts w:cs="Arial"/>
        </w:rPr>
      </w:pPr>
      <w:del w:id="79" w:author="Weaver, Meredith" w:date="2026-07-10T09:30:00Z" w16du:dateUtc="2026-07-10T15:30:00Z">
        <w:r w:rsidRPr="00845634" w:rsidDel="002723B2">
          <w:rPr>
            <w:rFonts w:cs="Arial"/>
          </w:rPr>
          <w:delText>5.3.1</w:delText>
        </w:r>
        <w:r w:rsidRPr="00845634" w:rsidDel="002723B2">
          <w:rPr>
            <w:rFonts w:cs="Arial"/>
          </w:rPr>
          <w:tab/>
          <w:delText xml:space="preserve">The Hearing Officer may consider any credible evidence, whether documents, witnesses, or other evidence offered by any party. For purposes of this rule, </w:delText>
        </w:r>
        <w:r w:rsidR="001D4C84" w:rsidRPr="00845634" w:rsidDel="002723B2">
          <w:rPr>
            <w:rFonts w:cs="Arial"/>
          </w:rPr>
          <w:delText>“</w:delText>
        </w:r>
        <w:r w:rsidRPr="00845634" w:rsidDel="002723B2">
          <w:rPr>
            <w:rFonts w:cs="Arial"/>
          </w:rPr>
          <w:delText>party</w:delText>
        </w:r>
        <w:r w:rsidR="001D4C84" w:rsidRPr="00845634" w:rsidDel="002723B2">
          <w:rPr>
            <w:rFonts w:cs="Arial"/>
          </w:rPr>
          <w:delText>”</w:delText>
        </w:r>
        <w:r w:rsidRPr="00845634" w:rsidDel="002723B2">
          <w:rPr>
            <w:rFonts w:cs="Arial"/>
          </w:rPr>
          <w:delText xml:space="preserve"> means the Applicant, the Department, or any Benefit Agency.</w:delText>
        </w:r>
      </w:del>
    </w:p>
    <w:p w14:paraId="7A73D13F" w14:textId="03D209FD" w:rsidR="00C36D27" w:rsidRPr="00845634" w:rsidDel="002723B2" w:rsidRDefault="00C36D27" w:rsidP="00C36D27">
      <w:pPr>
        <w:pStyle w:val="par2"/>
        <w:rPr>
          <w:del w:id="80" w:author="Weaver, Meredith" w:date="2026-07-10T09:30:00Z" w16du:dateUtc="2026-07-10T15:30:00Z"/>
          <w:rFonts w:cs="Arial"/>
        </w:rPr>
      </w:pPr>
      <w:del w:id="81" w:author="Weaver, Meredith" w:date="2026-07-10T09:30:00Z" w16du:dateUtc="2026-07-10T15:30:00Z">
        <w:r w:rsidRPr="00845634" w:rsidDel="002723B2">
          <w:rPr>
            <w:rFonts w:cs="Arial"/>
          </w:rPr>
          <w:delText>5.3.2</w:delText>
        </w:r>
        <w:r w:rsidRPr="00845634" w:rsidDel="002723B2">
          <w:rPr>
            <w:rFonts w:cs="Arial"/>
          </w:rPr>
          <w:tab/>
          <w:delText>If the Hearing Officer cannot determine the actual date that the Applicant became lawfully present in the United States, the Applicant shall be deemed lawfully present as of the date provided by the statutes, regulations, or agency guidance governing the Benefit Agency, or if none, as of the filing date of the original application denied by the Benefit Agency.</w:delText>
        </w:r>
      </w:del>
    </w:p>
    <w:p w14:paraId="482F5805" w14:textId="4996C7E7" w:rsidR="00C36D27" w:rsidRPr="00845634" w:rsidDel="002723B2" w:rsidRDefault="00C36D27" w:rsidP="00C36D27">
      <w:pPr>
        <w:pStyle w:val="par1"/>
        <w:rPr>
          <w:del w:id="82" w:author="Weaver, Meredith" w:date="2026-07-10T09:30:00Z" w16du:dateUtc="2026-07-10T15:30:00Z"/>
          <w:rFonts w:cs="Arial"/>
        </w:rPr>
      </w:pPr>
      <w:del w:id="83" w:author="Weaver, Meredith" w:date="2026-07-10T09:30:00Z" w16du:dateUtc="2026-07-10T15:30:00Z">
        <w:r w:rsidRPr="00845634" w:rsidDel="002723B2">
          <w:rPr>
            <w:rFonts w:cs="Arial"/>
          </w:rPr>
          <w:delText>5.4</w:delText>
        </w:r>
        <w:r w:rsidRPr="00845634" w:rsidDel="002723B2">
          <w:rPr>
            <w:rFonts w:cs="Arial"/>
          </w:rPr>
          <w:tab/>
          <w:delText>The Hearing Officer shall issue an Initial Decision within 15 business days of the completion of the hearing. If the Hearing Officer finds that the Applicant has not established lawful presence, then if a Denial of Waiver was previously issued, the Denial of Waiver will be sustained, or if a Waiver was previously granted, the Waiver will be rescinded. If the Hearing Officer finds that the Applicant is lawfully present, then, if a Denial of Waiver was previously issued, the Denial of Waiver will be rescinded and the Department will be directed to issue a Waiver, or if a Waiver was previously issued, the Waiver will be sustained.</w:delText>
        </w:r>
      </w:del>
    </w:p>
    <w:p w14:paraId="5B5094A7" w14:textId="387FB3D9" w:rsidR="00C36D27" w:rsidRPr="00845634" w:rsidDel="002723B2" w:rsidRDefault="00C36D27" w:rsidP="00C36D27">
      <w:pPr>
        <w:pStyle w:val="par1"/>
        <w:rPr>
          <w:del w:id="84" w:author="Weaver, Meredith" w:date="2026-07-10T09:30:00Z" w16du:dateUtc="2026-07-10T15:30:00Z"/>
          <w:rFonts w:cs="Arial"/>
        </w:rPr>
      </w:pPr>
      <w:del w:id="85" w:author="Weaver, Meredith" w:date="2026-07-10T09:30:00Z" w16du:dateUtc="2026-07-10T15:30:00Z">
        <w:r w:rsidRPr="00845634" w:rsidDel="002723B2">
          <w:rPr>
            <w:rFonts w:cs="Arial"/>
          </w:rPr>
          <w:delText>5.5</w:delText>
        </w:r>
        <w:r w:rsidRPr="00845634" w:rsidDel="002723B2">
          <w:rPr>
            <w:rFonts w:cs="Arial"/>
          </w:rPr>
          <w:tab/>
          <w:delText>An appeal under this Rule does not toll or otherwise affect any Benefit Agency appeal or other procedure or process unless expressly authorized by the Benefit Agency.</w:delText>
        </w:r>
      </w:del>
    </w:p>
    <w:p w14:paraId="3D63A688" w14:textId="162357E3" w:rsidR="00C36D27" w:rsidRPr="00845634" w:rsidDel="002723B2" w:rsidRDefault="00C36D27" w:rsidP="005B653F">
      <w:pPr>
        <w:pStyle w:val="Heading3"/>
        <w:rPr>
          <w:del w:id="86" w:author="Weaver, Meredith" w:date="2026-07-10T09:30:00Z" w16du:dateUtc="2026-07-10T15:30:00Z"/>
        </w:rPr>
      </w:pPr>
      <w:del w:id="87" w:author="Weaver, Meredith" w:date="2026-07-10T09:30:00Z" w16du:dateUtc="2026-07-10T15:30:00Z">
        <w:r w:rsidRPr="00845634" w:rsidDel="002723B2">
          <w:delText>6.</w:delText>
        </w:r>
        <w:r w:rsidRPr="00845634" w:rsidDel="002723B2">
          <w:tab/>
          <w:delText>General Provisions</w:delText>
        </w:r>
      </w:del>
    </w:p>
    <w:p w14:paraId="32F87D68" w14:textId="64EF60F3" w:rsidR="00C36D27" w:rsidRPr="00845634" w:rsidDel="002723B2" w:rsidRDefault="00C36D27" w:rsidP="00C36D27">
      <w:pPr>
        <w:pStyle w:val="par1"/>
        <w:rPr>
          <w:del w:id="88" w:author="Weaver, Meredith" w:date="2026-07-10T09:30:00Z" w16du:dateUtc="2026-07-10T15:30:00Z"/>
          <w:rFonts w:cs="Arial"/>
        </w:rPr>
      </w:pPr>
      <w:del w:id="89" w:author="Weaver, Meredith" w:date="2026-07-10T09:30:00Z" w16du:dateUtc="2026-07-10T15:30:00Z">
        <w:r w:rsidRPr="00845634" w:rsidDel="002723B2">
          <w:rPr>
            <w:rFonts w:cs="Arial"/>
          </w:rPr>
          <w:delText>6.1</w:delText>
        </w:r>
        <w:r w:rsidRPr="00845634" w:rsidDel="002723B2">
          <w:rPr>
            <w:rFonts w:cs="Arial"/>
          </w:rPr>
          <w:tab/>
          <w:delText>Each Benefit Agency is responsible for verifying that the Applicant is the same individual indicated as the person who received a Waiver.</w:delText>
        </w:r>
      </w:del>
    </w:p>
    <w:p w14:paraId="01EFDBFF" w14:textId="4E67410A" w:rsidR="00C36D27" w:rsidRPr="00845634" w:rsidDel="002723B2" w:rsidRDefault="00C36D27" w:rsidP="00C36D27">
      <w:pPr>
        <w:pStyle w:val="par1"/>
        <w:rPr>
          <w:del w:id="90" w:author="Weaver, Meredith" w:date="2026-07-10T09:30:00Z" w16du:dateUtc="2026-07-10T15:30:00Z"/>
          <w:rFonts w:cs="Arial"/>
        </w:rPr>
      </w:pPr>
      <w:del w:id="91" w:author="Weaver, Meredith" w:date="2026-07-10T09:30:00Z" w16du:dateUtc="2026-07-10T15:30:00Z">
        <w:r w:rsidRPr="00845634" w:rsidDel="002723B2">
          <w:rPr>
            <w:rFonts w:cs="Arial"/>
          </w:rPr>
          <w:lastRenderedPageBreak/>
          <w:delText>6.2</w:delText>
        </w:r>
        <w:r w:rsidRPr="00845634" w:rsidDel="002723B2">
          <w:rPr>
            <w:rFonts w:cs="Arial"/>
          </w:rPr>
          <w:tab/>
          <w:delText>Waivers may be cancelled by the Department, if the Department subsequently determines that the Applicant was not or is not lawfully present. Upon cancelling a Waiver, the Department will notify the Applicant and appropriate Benefit Agencies.</w:delText>
        </w:r>
      </w:del>
    </w:p>
    <w:p w14:paraId="69D7779D" w14:textId="6A36F2A6" w:rsidR="002639BE" w:rsidDel="002723B2" w:rsidRDefault="002639BE" w:rsidP="00C36D27">
      <w:pPr>
        <w:pStyle w:val="par1"/>
        <w:rPr>
          <w:del w:id="92" w:author="Weaver, Meredith" w:date="2026-07-10T09:30:00Z" w16du:dateUtc="2026-07-10T15:30:00Z"/>
          <w:rFonts w:cs="Arial"/>
        </w:rPr>
      </w:pPr>
    </w:p>
    <w:p w14:paraId="0A14A1CD" w14:textId="5907B839" w:rsidR="00C36D27" w:rsidRPr="00845634" w:rsidDel="002723B2" w:rsidRDefault="00C36D27" w:rsidP="00C36D27">
      <w:pPr>
        <w:pStyle w:val="par1"/>
        <w:rPr>
          <w:del w:id="93" w:author="Weaver, Meredith" w:date="2026-07-10T09:30:00Z" w16du:dateUtc="2026-07-10T15:30:00Z"/>
          <w:rFonts w:cs="Arial"/>
        </w:rPr>
      </w:pPr>
      <w:del w:id="94" w:author="Weaver, Meredith" w:date="2026-07-10T09:30:00Z" w16du:dateUtc="2026-07-10T15:30:00Z">
        <w:r w:rsidRPr="00845634" w:rsidDel="002723B2">
          <w:rPr>
            <w:rFonts w:cs="Arial"/>
          </w:rPr>
          <w:delText>6.3</w:delText>
        </w:r>
        <w:r w:rsidRPr="00845634" w:rsidDel="002723B2">
          <w:rPr>
            <w:rFonts w:cs="Arial"/>
          </w:rPr>
          <w:tab/>
          <w:delText>A person whose Waiver has been cancelled by the Department may appeal the Department’s decision by requesting a hearing as provided in subsection 5.1 of this Rule within 60 days following the mailing date of the notice cancelling the Waiver.</w:delText>
        </w:r>
      </w:del>
    </w:p>
    <w:p w14:paraId="548FDED5" w14:textId="18334E75" w:rsidR="00C36D27" w:rsidRPr="00845634" w:rsidDel="002723B2" w:rsidRDefault="00C36D27" w:rsidP="00C36D27">
      <w:pPr>
        <w:pStyle w:val="par1"/>
        <w:rPr>
          <w:del w:id="95" w:author="Weaver, Meredith" w:date="2026-07-10T09:30:00Z" w16du:dateUtc="2026-07-10T15:30:00Z"/>
          <w:rFonts w:cs="Arial"/>
        </w:rPr>
      </w:pPr>
      <w:del w:id="96" w:author="Weaver, Meredith" w:date="2026-07-10T09:30:00Z" w16du:dateUtc="2026-07-10T15:30:00Z">
        <w:r w:rsidRPr="00845634" w:rsidDel="002723B2">
          <w:rPr>
            <w:rFonts w:cs="Arial"/>
          </w:rPr>
          <w:delText>6.4</w:delText>
        </w:r>
        <w:r w:rsidRPr="00845634" w:rsidDel="002723B2">
          <w:rPr>
            <w:rFonts w:cs="Arial"/>
          </w:rPr>
          <w:tab/>
          <w:delText>Waivers issued by the Department since August 1, 2006, but prior to approval of this Rule, will continue in effect unless expired, or cancelled by the Department</w:delText>
        </w:r>
      </w:del>
    </w:p>
    <w:p w14:paraId="2E647569" w14:textId="035599A0" w:rsidR="00C36D27" w:rsidRPr="00845634" w:rsidDel="002723B2" w:rsidRDefault="00C36D27" w:rsidP="005B653F">
      <w:pPr>
        <w:pStyle w:val="Heading3"/>
        <w:rPr>
          <w:del w:id="97" w:author="Weaver, Meredith" w:date="2026-07-10T09:30:00Z" w16du:dateUtc="2026-07-10T15:30:00Z"/>
        </w:rPr>
      </w:pPr>
      <w:del w:id="98" w:author="Weaver, Meredith" w:date="2026-07-10T09:30:00Z" w16du:dateUtc="2026-07-10T15:30:00Z">
        <w:r w:rsidRPr="00845634" w:rsidDel="002723B2">
          <w:delText>7.</w:delText>
        </w:r>
        <w:r w:rsidRPr="00845634" w:rsidDel="002723B2">
          <w:tab/>
          <w:delText>Incorporation by Reference</w:delText>
        </w:r>
      </w:del>
    </w:p>
    <w:p w14:paraId="5EF9036D" w14:textId="621DAACB" w:rsidR="00D4616A" w:rsidRPr="00845634" w:rsidDel="002723B2" w:rsidRDefault="00C36D27" w:rsidP="00C36D27">
      <w:pPr>
        <w:pStyle w:val="par1"/>
        <w:rPr>
          <w:del w:id="99" w:author="Weaver, Meredith" w:date="2026-07-10T09:30:00Z" w16du:dateUtc="2026-07-10T15:30:00Z"/>
          <w:rFonts w:cs="Arial"/>
        </w:rPr>
      </w:pPr>
      <w:del w:id="100" w:author="Weaver, Meredith" w:date="2026-07-10T09:30:00Z" w16du:dateUtc="2026-07-10T15:30:00Z">
        <w:r w:rsidRPr="00845634" w:rsidDel="002723B2">
          <w:rPr>
            <w:rFonts w:cs="Arial"/>
          </w:rPr>
          <w:delText>7.1</w:delText>
        </w:r>
        <w:r w:rsidRPr="00845634" w:rsidDel="002723B2">
          <w:rPr>
            <w:rFonts w:cs="Arial"/>
          </w:rPr>
          <w:tab/>
          <w:delText>The materials in this Rule incorporated by reference do not include later amendments to or editions of the materials. The materials incorporated in this Rule are on file and available for inspection by contacting the Driver License Section of the Department of Revenue in person at, 1881 Pierce Street, Room 128, Lakewood, Colorado, 80214, or by telephone at 303-205-5600, and copies of the materials may be examined at any state publication depository library.</w:delText>
        </w:r>
      </w:del>
    </w:p>
    <w:p w14:paraId="120554FA" w14:textId="2FE24941" w:rsidR="00C36D27" w:rsidRPr="00845634" w:rsidDel="002723B2" w:rsidRDefault="009D43FC" w:rsidP="005B653F">
      <w:pPr>
        <w:pStyle w:val="Heading3"/>
        <w:rPr>
          <w:del w:id="101" w:author="Weaver, Meredith" w:date="2026-07-10T09:30:00Z" w16du:dateUtc="2026-07-10T15:30:00Z"/>
        </w:rPr>
      </w:pPr>
      <w:del w:id="102" w:author="Weaver, Meredith" w:date="2026-07-10T09:30:00Z" w16du:dateUtc="2026-07-10T15:30:00Z">
        <w:r w:rsidRPr="00845634" w:rsidDel="002723B2">
          <w:br w:type="page"/>
        </w:r>
        <w:r w:rsidR="00C36D27" w:rsidRPr="00845634" w:rsidDel="002723B2">
          <w:lastRenderedPageBreak/>
          <w:delText>APPENDIX A</w:delText>
        </w:r>
      </w:del>
    </w:p>
    <w:p w14:paraId="7199AF44" w14:textId="172116D6" w:rsidR="00C36D27" w:rsidRPr="00845634" w:rsidDel="002723B2" w:rsidRDefault="00C36D27" w:rsidP="00C36D27">
      <w:pPr>
        <w:pStyle w:val="upar1"/>
        <w:rPr>
          <w:del w:id="103" w:author="Weaver, Meredith" w:date="2026-07-10T09:30:00Z" w16du:dateUtc="2026-07-10T15:30:00Z"/>
          <w:b/>
          <w:u w:val="single"/>
        </w:rPr>
      </w:pPr>
      <w:del w:id="104" w:author="Weaver, Meredith" w:date="2026-07-10T09:30:00Z" w16du:dateUtc="2026-07-10T15:30:00Z">
        <w:r w:rsidRPr="00845634" w:rsidDel="002723B2">
          <w:rPr>
            <w:b/>
            <w:u w:val="single"/>
          </w:rPr>
          <w:delText>THE FOLLOWING LIST DOES NOT INCLUDE ALL DOCUMENTS THAT MAY BE ACCEPTED TO ESTABLISH LAWFUL PRESENCE - SEE ALSO, SUBSECTIONS 2.1.3 THRU 2.1.6 OF THIS RULE.</w:delText>
        </w:r>
      </w:del>
    </w:p>
    <w:p w14:paraId="2FE5C99A" w14:textId="0957B632" w:rsidR="00C36D27" w:rsidRPr="00845634" w:rsidDel="002723B2" w:rsidRDefault="00C36D27" w:rsidP="00C36D27">
      <w:pPr>
        <w:pStyle w:val="upar1"/>
        <w:rPr>
          <w:del w:id="105" w:author="Weaver, Meredith" w:date="2026-07-10T09:30:00Z" w16du:dateUtc="2026-07-10T15:30:00Z"/>
        </w:rPr>
      </w:pPr>
      <w:del w:id="106" w:author="Weaver, Meredith" w:date="2026-07-10T09:30:00Z" w16du:dateUtc="2026-07-10T15:30:00Z">
        <w:r w:rsidRPr="00845634" w:rsidDel="002723B2">
          <w:delText xml:space="preserve">The following documents are acceptable as proof of lawful presence pursuant to AG Order Number 2129-97, Federal Register, Vol. 62, No. 221, November 17, 1997, incorporated herein by reference (the </w:delText>
        </w:r>
        <w:r w:rsidR="001D4C84" w:rsidRPr="00845634" w:rsidDel="002723B2">
          <w:delText>“</w:delText>
        </w:r>
        <w:r w:rsidRPr="00845634" w:rsidDel="002723B2">
          <w:delText>AG Order</w:delText>
        </w:r>
        <w:r w:rsidR="001D4C84" w:rsidRPr="00845634" w:rsidDel="002723B2">
          <w:delText>”</w:delText>
        </w:r>
        <w:r w:rsidRPr="00845634" w:rsidDel="002723B2">
          <w:delText>).</w:delText>
        </w:r>
      </w:del>
    </w:p>
    <w:p w14:paraId="1D73E334" w14:textId="04F56466" w:rsidR="00C36D27" w:rsidRPr="00845634" w:rsidDel="002723B2" w:rsidRDefault="00C36D27" w:rsidP="00C36D27">
      <w:pPr>
        <w:pStyle w:val="par1"/>
        <w:rPr>
          <w:del w:id="107" w:author="Weaver, Meredith" w:date="2026-07-10T09:30:00Z" w16du:dateUtc="2026-07-10T15:30:00Z"/>
          <w:rFonts w:cs="Arial"/>
        </w:rPr>
      </w:pPr>
      <w:del w:id="108" w:author="Weaver, Meredith" w:date="2026-07-10T09:30:00Z" w16du:dateUtc="2026-07-10T15:30:00Z">
        <w:r w:rsidRPr="00845634" w:rsidDel="002723B2">
          <w:rPr>
            <w:rFonts w:cs="Arial"/>
          </w:rPr>
          <w:delText>A.</w:delText>
        </w:r>
        <w:r w:rsidRPr="00845634" w:rsidDel="002723B2">
          <w:rPr>
            <w:rFonts w:cs="Arial"/>
          </w:rPr>
          <w:tab/>
          <w:delText>Primary Evidence</w:delText>
        </w:r>
      </w:del>
    </w:p>
    <w:p w14:paraId="01DFF598" w14:textId="5519546D" w:rsidR="00C36D27" w:rsidRPr="00845634" w:rsidDel="002723B2" w:rsidRDefault="00C36D27" w:rsidP="00C36D27">
      <w:pPr>
        <w:pStyle w:val="upar2"/>
        <w:rPr>
          <w:del w:id="109" w:author="Weaver, Meredith" w:date="2026-07-10T09:30:00Z" w16du:dateUtc="2026-07-10T15:30:00Z"/>
        </w:rPr>
      </w:pPr>
      <w:del w:id="110" w:author="Weaver, Meredith" w:date="2026-07-10T09:30:00Z" w16du:dateUtc="2026-07-10T15:30:00Z">
        <w:r w:rsidRPr="00845634" w:rsidDel="002723B2">
          <w:delText>One of the following documents - when combined with satisfactory proof of identification – demonstrates that the Applicant is a U.S. citizen or non-citizen national. Identity can be proven by these same documents if they bear a picture of the Applicant:</w:delText>
        </w:r>
      </w:del>
    </w:p>
    <w:p w14:paraId="07DD8870" w14:textId="47C8BC5A" w:rsidR="00C36D27" w:rsidRPr="00845634" w:rsidDel="002723B2" w:rsidRDefault="00C36D27" w:rsidP="00C36D27">
      <w:pPr>
        <w:pStyle w:val="par2"/>
        <w:rPr>
          <w:del w:id="111" w:author="Weaver, Meredith" w:date="2026-07-10T09:30:00Z" w16du:dateUtc="2026-07-10T15:30:00Z"/>
          <w:rFonts w:cs="Arial"/>
        </w:rPr>
      </w:pPr>
      <w:del w:id="112" w:author="Weaver, Meredith" w:date="2026-07-10T09:30:00Z" w16du:dateUtc="2026-07-10T15:30:00Z">
        <w:r w:rsidRPr="00845634" w:rsidDel="002723B2">
          <w:rPr>
            <w:rFonts w:cs="Arial"/>
          </w:rPr>
          <w:delText>1.</w:delText>
        </w:r>
        <w:r w:rsidRPr="00845634" w:rsidDel="002723B2">
          <w:rPr>
            <w:rFonts w:cs="Arial"/>
          </w:rPr>
          <w:tab/>
          <w:delText>Copy of Applicant’s birth certificate from any state, the District of Columbia, or all United States territories;</w:delText>
        </w:r>
      </w:del>
    </w:p>
    <w:p w14:paraId="58C7D75A" w14:textId="43996D8F" w:rsidR="00C36D27" w:rsidRPr="00845634" w:rsidDel="002723B2" w:rsidRDefault="00C36D27" w:rsidP="00C36D27">
      <w:pPr>
        <w:pStyle w:val="par2"/>
        <w:rPr>
          <w:del w:id="113" w:author="Weaver, Meredith" w:date="2026-07-10T09:30:00Z" w16du:dateUtc="2026-07-10T15:30:00Z"/>
          <w:rFonts w:cs="Arial"/>
        </w:rPr>
      </w:pPr>
      <w:del w:id="114" w:author="Weaver, Meredith" w:date="2026-07-10T09:30:00Z" w16du:dateUtc="2026-07-10T15:30:00Z">
        <w:r w:rsidRPr="00845634" w:rsidDel="002723B2">
          <w:rPr>
            <w:rFonts w:cs="Arial"/>
          </w:rPr>
          <w:delText>2.</w:delText>
        </w:r>
        <w:r w:rsidRPr="00845634" w:rsidDel="002723B2">
          <w:rPr>
            <w:rFonts w:cs="Arial"/>
          </w:rPr>
          <w:tab/>
          <w:delText xml:space="preserve">United States Passport, except for </w:delText>
        </w:r>
        <w:r w:rsidR="001D4C84" w:rsidRPr="00845634" w:rsidDel="002723B2">
          <w:rPr>
            <w:rFonts w:cs="Arial"/>
          </w:rPr>
          <w:delText>“</w:delText>
        </w:r>
        <w:r w:rsidRPr="00845634" w:rsidDel="002723B2">
          <w:rPr>
            <w:rFonts w:cs="Arial"/>
          </w:rPr>
          <w:delText>limited</w:delText>
        </w:r>
        <w:r w:rsidR="001D4C84" w:rsidRPr="00845634" w:rsidDel="002723B2">
          <w:rPr>
            <w:rFonts w:cs="Arial"/>
          </w:rPr>
          <w:delText>”</w:delText>
        </w:r>
        <w:r w:rsidRPr="00845634" w:rsidDel="002723B2">
          <w:rPr>
            <w:rFonts w:cs="Arial"/>
          </w:rPr>
          <w:delText xml:space="preserve"> passports, issued for less than five years;</w:delText>
        </w:r>
      </w:del>
    </w:p>
    <w:p w14:paraId="059D7E0B" w14:textId="700CE090" w:rsidR="00C36D27" w:rsidRPr="00845634" w:rsidDel="002723B2" w:rsidRDefault="00C36D27" w:rsidP="00C36D27">
      <w:pPr>
        <w:pStyle w:val="par2"/>
        <w:rPr>
          <w:del w:id="115" w:author="Weaver, Meredith" w:date="2026-07-10T09:30:00Z" w16du:dateUtc="2026-07-10T15:30:00Z"/>
          <w:rFonts w:cs="Arial"/>
        </w:rPr>
      </w:pPr>
      <w:del w:id="116" w:author="Weaver, Meredith" w:date="2026-07-10T09:30:00Z" w16du:dateUtc="2026-07-10T15:30:00Z">
        <w:r w:rsidRPr="00845634" w:rsidDel="002723B2">
          <w:rPr>
            <w:rFonts w:cs="Arial"/>
          </w:rPr>
          <w:delText>3.</w:delText>
        </w:r>
        <w:r w:rsidRPr="00845634" w:rsidDel="002723B2">
          <w:rPr>
            <w:rFonts w:cs="Arial"/>
          </w:rPr>
          <w:tab/>
          <w:delText>Report of Birth Abroad of a United States Citizen, form FS-240;</w:delText>
        </w:r>
      </w:del>
    </w:p>
    <w:p w14:paraId="05F914D6" w14:textId="390FD772" w:rsidR="00C36D27" w:rsidRPr="00845634" w:rsidDel="002723B2" w:rsidRDefault="00C36D27" w:rsidP="00C36D27">
      <w:pPr>
        <w:pStyle w:val="par2"/>
        <w:rPr>
          <w:del w:id="117" w:author="Weaver, Meredith" w:date="2026-07-10T09:30:00Z" w16du:dateUtc="2026-07-10T15:30:00Z"/>
          <w:rFonts w:cs="Arial"/>
        </w:rPr>
      </w:pPr>
      <w:del w:id="118" w:author="Weaver, Meredith" w:date="2026-07-10T09:30:00Z" w16du:dateUtc="2026-07-10T15:30:00Z">
        <w:r w:rsidRPr="00845634" w:rsidDel="002723B2">
          <w:rPr>
            <w:rFonts w:cs="Arial"/>
          </w:rPr>
          <w:delText>4.</w:delText>
        </w:r>
        <w:r w:rsidRPr="00845634" w:rsidDel="002723B2">
          <w:rPr>
            <w:rFonts w:cs="Arial"/>
          </w:rPr>
          <w:tab/>
          <w:delText>Certificate of Birth issued by a foreign service post (FS-545) or Certification of Report of Birth (DS-1350). These are available from the Department of State;</w:delText>
        </w:r>
      </w:del>
    </w:p>
    <w:p w14:paraId="3FA108FE" w14:textId="2FC8EFE1" w:rsidR="00C36D27" w:rsidRPr="00845634" w:rsidDel="002723B2" w:rsidRDefault="00C36D27" w:rsidP="00C36D27">
      <w:pPr>
        <w:pStyle w:val="par2"/>
        <w:rPr>
          <w:del w:id="119" w:author="Weaver, Meredith" w:date="2026-07-10T09:30:00Z" w16du:dateUtc="2026-07-10T15:30:00Z"/>
          <w:rFonts w:cs="Arial"/>
        </w:rPr>
      </w:pPr>
      <w:del w:id="120" w:author="Weaver, Meredith" w:date="2026-07-10T09:30:00Z" w16du:dateUtc="2026-07-10T15:30:00Z">
        <w:r w:rsidRPr="00845634" w:rsidDel="002723B2">
          <w:rPr>
            <w:rFonts w:cs="Arial"/>
          </w:rPr>
          <w:delText>5.</w:delText>
        </w:r>
        <w:r w:rsidRPr="00845634" w:rsidDel="002723B2">
          <w:rPr>
            <w:rFonts w:cs="Arial"/>
          </w:rPr>
          <w:tab/>
          <w:delText>Certification of Naturalization (N-550 or N-570). The N-570 is issued upon loss or damage to the original document or following an individual’s name change;</w:delText>
        </w:r>
      </w:del>
    </w:p>
    <w:p w14:paraId="1FE2DB68" w14:textId="4AA75ECF" w:rsidR="00C36D27" w:rsidRPr="00845634" w:rsidDel="002723B2" w:rsidRDefault="00C36D27" w:rsidP="00C36D27">
      <w:pPr>
        <w:pStyle w:val="par2"/>
        <w:rPr>
          <w:del w:id="121" w:author="Weaver, Meredith" w:date="2026-07-10T09:30:00Z" w16du:dateUtc="2026-07-10T15:30:00Z"/>
          <w:rFonts w:cs="Arial"/>
        </w:rPr>
      </w:pPr>
      <w:del w:id="122" w:author="Weaver, Meredith" w:date="2026-07-10T09:30:00Z" w16du:dateUtc="2026-07-10T15:30:00Z">
        <w:r w:rsidRPr="00845634" w:rsidDel="002723B2">
          <w:rPr>
            <w:rFonts w:cs="Arial"/>
          </w:rPr>
          <w:delText>6.</w:delText>
        </w:r>
        <w:r w:rsidRPr="00845634" w:rsidDel="002723B2">
          <w:rPr>
            <w:rFonts w:cs="Arial"/>
          </w:rPr>
          <w:tab/>
          <w:delText>Certificate of Citizenship (N-560 or N-561). This document is issued to those persons who derive U. S. citizenship through a parent. The N-561 is issued upon loss or damage of the original document or following an individual’s name change;</w:delText>
        </w:r>
      </w:del>
    </w:p>
    <w:p w14:paraId="5D07E42B" w14:textId="11ECFD66" w:rsidR="00C36D27" w:rsidRPr="00845634" w:rsidDel="002723B2" w:rsidRDefault="00C36D27" w:rsidP="00C36D27">
      <w:pPr>
        <w:pStyle w:val="par2"/>
        <w:rPr>
          <w:del w:id="123" w:author="Weaver, Meredith" w:date="2026-07-10T09:30:00Z" w16du:dateUtc="2026-07-10T15:30:00Z"/>
          <w:rFonts w:cs="Arial"/>
        </w:rPr>
      </w:pPr>
      <w:del w:id="124" w:author="Weaver, Meredith" w:date="2026-07-10T09:30:00Z" w16du:dateUtc="2026-07-10T15:30:00Z">
        <w:r w:rsidRPr="00845634" w:rsidDel="002723B2">
          <w:rPr>
            <w:rFonts w:cs="Arial"/>
          </w:rPr>
          <w:delText>7.</w:delText>
        </w:r>
        <w:r w:rsidRPr="00845634" w:rsidDel="002723B2">
          <w:rPr>
            <w:rFonts w:cs="Arial"/>
          </w:rPr>
          <w:tab/>
          <w:delText>U. S. Citizen Identification Card (I-197), last issued in 1983, or Form I-179, last issued in 1974.</w:delText>
        </w:r>
      </w:del>
    </w:p>
    <w:p w14:paraId="12C93917" w14:textId="6A0DB2E0" w:rsidR="00C36D27" w:rsidDel="002723B2" w:rsidRDefault="00C36D27" w:rsidP="00C36D27">
      <w:pPr>
        <w:pStyle w:val="par2"/>
        <w:rPr>
          <w:del w:id="125" w:author="Weaver, Meredith" w:date="2026-07-10T09:30:00Z" w16du:dateUtc="2026-07-10T15:30:00Z"/>
          <w:rFonts w:cs="Arial"/>
        </w:rPr>
      </w:pPr>
      <w:del w:id="126" w:author="Weaver, Meredith" w:date="2026-07-10T09:30:00Z" w16du:dateUtc="2026-07-10T15:30:00Z">
        <w:r w:rsidRPr="00845634" w:rsidDel="002723B2">
          <w:rPr>
            <w:rFonts w:cs="Arial"/>
          </w:rPr>
          <w:delText>8.</w:delText>
        </w:r>
        <w:r w:rsidRPr="00845634" w:rsidDel="002723B2">
          <w:rPr>
            <w:rFonts w:cs="Arial"/>
          </w:rPr>
          <w:tab/>
          <w:delText>Northern Mariana Identification Card. Those born in the Northern Mariana Islands prior to November 3, 1986, were collectively naturalized;</w:delText>
        </w:r>
      </w:del>
    </w:p>
    <w:p w14:paraId="4C9FD74F" w14:textId="2A94301D" w:rsidR="002E1D77" w:rsidRPr="002E1D77" w:rsidDel="002723B2" w:rsidRDefault="002E1D77" w:rsidP="002E1D77">
      <w:pPr>
        <w:rPr>
          <w:del w:id="127" w:author="Weaver, Meredith" w:date="2026-07-10T09:30:00Z" w16du:dateUtc="2026-07-10T15:30:00Z"/>
        </w:rPr>
      </w:pPr>
    </w:p>
    <w:p w14:paraId="2B13D521" w14:textId="1206A23A" w:rsidR="00C36D27" w:rsidRPr="00845634" w:rsidDel="002723B2" w:rsidRDefault="00C36D27" w:rsidP="00C36D27">
      <w:pPr>
        <w:pStyle w:val="par2"/>
        <w:rPr>
          <w:del w:id="128" w:author="Weaver, Meredith" w:date="2026-07-10T09:30:00Z" w16du:dateUtc="2026-07-10T15:30:00Z"/>
          <w:rFonts w:cs="Arial"/>
        </w:rPr>
      </w:pPr>
      <w:del w:id="129" w:author="Weaver, Meredith" w:date="2026-07-10T09:30:00Z" w16du:dateUtc="2026-07-10T15:30:00Z">
        <w:r w:rsidRPr="00845634" w:rsidDel="002723B2">
          <w:rPr>
            <w:rFonts w:cs="Arial"/>
          </w:rPr>
          <w:lastRenderedPageBreak/>
          <w:delText>9.</w:delText>
        </w:r>
        <w:r w:rsidRPr="00845634" w:rsidDel="002723B2">
          <w:rPr>
            <w:rFonts w:cs="Arial"/>
          </w:rPr>
          <w:tab/>
          <w:delText>Statement provided by a U.S. consular officer certifying that the individual is a U.S. citizen. (This document is provided to an individual born outside the U.S. who derived citizenship through a parent but does not have form FS-240, FS-545 or DS-1350);</w:delText>
        </w:r>
      </w:del>
    </w:p>
    <w:p w14:paraId="32E42E41" w14:textId="381D6350" w:rsidR="00D4616A" w:rsidRPr="00845634" w:rsidDel="002723B2" w:rsidRDefault="00C36D27" w:rsidP="00C36D27">
      <w:pPr>
        <w:pStyle w:val="par2"/>
        <w:rPr>
          <w:del w:id="130" w:author="Weaver, Meredith" w:date="2026-07-10T09:30:00Z" w16du:dateUtc="2026-07-10T15:30:00Z"/>
          <w:rFonts w:cs="Arial"/>
        </w:rPr>
      </w:pPr>
      <w:del w:id="131" w:author="Weaver, Meredith" w:date="2026-07-10T09:30:00Z" w16du:dateUtc="2026-07-10T15:30:00Z">
        <w:r w:rsidRPr="00845634" w:rsidDel="002723B2">
          <w:rPr>
            <w:rFonts w:cs="Arial"/>
          </w:rPr>
          <w:delText>10.</w:delText>
        </w:r>
        <w:r w:rsidRPr="00845634" w:rsidDel="002723B2">
          <w:rPr>
            <w:rFonts w:cs="Arial"/>
          </w:rPr>
          <w:tab/>
          <w:delText xml:space="preserve">American Indian Card with classification code </w:delText>
        </w:r>
        <w:r w:rsidR="001D4C84" w:rsidRPr="00845634" w:rsidDel="002723B2">
          <w:rPr>
            <w:rFonts w:cs="Arial"/>
          </w:rPr>
          <w:delText>“</w:delText>
        </w:r>
        <w:r w:rsidRPr="00845634" w:rsidDel="002723B2">
          <w:rPr>
            <w:rFonts w:cs="Arial"/>
          </w:rPr>
          <w:delText>KIC</w:delText>
        </w:r>
        <w:r w:rsidR="001D4C84" w:rsidRPr="00845634" w:rsidDel="002723B2">
          <w:rPr>
            <w:rFonts w:cs="Arial"/>
          </w:rPr>
          <w:delText>”</w:delText>
        </w:r>
        <w:r w:rsidRPr="00845634" w:rsidDel="002723B2">
          <w:rPr>
            <w:rFonts w:cs="Arial"/>
          </w:rPr>
          <w:delText xml:space="preserve"> and a statement on the back (identifying U.S. citizen members of the Texas Band of Kickapoos living near the U.S./Mexican border).</w:delText>
        </w:r>
      </w:del>
    </w:p>
    <w:p w14:paraId="76CF303A" w14:textId="5A77C56F" w:rsidR="00C36D27" w:rsidRPr="00845634" w:rsidDel="002723B2" w:rsidRDefault="00C36D27" w:rsidP="00C36D27">
      <w:pPr>
        <w:pStyle w:val="par1"/>
        <w:rPr>
          <w:del w:id="132" w:author="Weaver, Meredith" w:date="2026-07-10T09:30:00Z" w16du:dateUtc="2026-07-10T15:30:00Z"/>
          <w:rFonts w:cs="Arial"/>
        </w:rPr>
      </w:pPr>
      <w:del w:id="133" w:author="Weaver, Meredith" w:date="2026-07-10T09:30:00Z" w16du:dateUtc="2026-07-10T15:30:00Z">
        <w:r w:rsidRPr="00845634" w:rsidDel="002723B2">
          <w:rPr>
            <w:rFonts w:cs="Arial"/>
          </w:rPr>
          <w:delText>B.</w:delText>
        </w:r>
        <w:r w:rsidRPr="00845634" w:rsidDel="002723B2">
          <w:rPr>
            <w:rFonts w:cs="Arial"/>
          </w:rPr>
          <w:tab/>
          <w:delText>Secondary Evidence</w:delText>
        </w:r>
      </w:del>
    </w:p>
    <w:p w14:paraId="057A1F41" w14:textId="462D049A" w:rsidR="00F1448E" w:rsidRPr="00845634" w:rsidDel="002723B2" w:rsidRDefault="00C36D27" w:rsidP="00C36D27">
      <w:pPr>
        <w:pStyle w:val="upar2"/>
        <w:rPr>
          <w:del w:id="134" w:author="Weaver, Meredith" w:date="2026-07-10T09:30:00Z" w16du:dateUtc="2026-07-10T15:30:00Z"/>
        </w:rPr>
      </w:pPr>
      <w:del w:id="135" w:author="Weaver, Meredith" w:date="2026-07-10T09:30:00Z" w16du:dateUtc="2026-07-10T15:30:00Z">
        <w:r w:rsidRPr="00845634" w:rsidDel="002723B2">
          <w:delText>If the Applicant cannot present one of the documents listed above, the following may be relied upon to establish U.S. citizenship or nationality:</w:delText>
        </w:r>
      </w:del>
    </w:p>
    <w:p w14:paraId="390DAF98" w14:textId="48165233" w:rsidR="00C36D27" w:rsidRPr="00845634" w:rsidDel="002723B2" w:rsidRDefault="00C36D27" w:rsidP="00C36D27">
      <w:pPr>
        <w:pStyle w:val="par2"/>
        <w:rPr>
          <w:del w:id="136" w:author="Weaver, Meredith" w:date="2026-07-10T09:30:00Z" w16du:dateUtc="2026-07-10T15:30:00Z"/>
          <w:rFonts w:cs="Arial"/>
        </w:rPr>
      </w:pPr>
      <w:del w:id="137" w:author="Weaver, Meredith" w:date="2026-07-10T09:30:00Z" w16du:dateUtc="2026-07-10T15:30:00Z">
        <w:r w:rsidRPr="00845634" w:rsidDel="002723B2">
          <w:rPr>
            <w:rFonts w:cs="Arial"/>
          </w:rPr>
          <w:delText>1.</w:delText>
        </w:r>
        <w:r w:rsidRPr="00845634" w:rsidDel="002723B2">
          <w:rPr>
            <w:rFonts w:cs="Arial"/>
          </w:rPr>
          <w:tab/>
          <w:delText>Religious record recorded in one of the 50 states, the District of Columbia and U.S. territories, within three months after birth, showing that the birth occurred in such jurisdiction, and the date of the birth or the individual’s age at the time the record was made;</w:delText>
        </w:r>
      </w:del>
    </w:p>
    <w:p w14:paraId="5D162FC9" w14:textId="1B5C4898" w:rsidR="00C36D27" w:rsidRPr="00845634" w:rsidDel="002723B2" w:rsidRDefault="00C36D27" w:rsidP="00C36D27">
      <w:pPr>
        <w:pStyle w:val="par2"/>
        <w:rPr>
          <w:del w:id="138" w:author="Weaver, Meredith" w:date="2026-07-10T09:30:00Z" w16du:dateUtc="2026-07-10T15:30:00Z"/>
          <w:rFonts w:cs="Arial"/>
        </w:rPr>
      </w:pPr>
      <w:del w:id="139" w:author="Weaver, Meredith" w:date="2026-07-10T09:30:00Z" w16du:dateUtc="2026-07-10T15:30:00Z">
        <w:r w:rsidRPr="00845634" w:rsidDel="002723B2">
          <w:rPr>
            <w:rFonts w:cs="Arial"/>
          </w:rPr>
          <w:delText>2.</w:delText>
        </w:r>
        <w:r w:rsidRPr="00845634" w:rsidDel="002723B2">
          <w:rPr>
            <w:rFonts w:cs="Arial"/>
          </w:rPr>
          <w:tab/>
          <w:delText>Evidence of civil service employment by the U.S. Government before June 1, 1976;</w:delText>
        </w:r>
      </w:del>
    </w:p>
    <w:p w14:paraId="37341C7E" w14:textId="3E59AF6F" w:rsidR="00C36D27" w:rsidRPr="00845634" w:rsidDel="002723B2" w:rsidRDefault="00C36D27" w:rsidP="00C36D27">
      <w:pPr>
        <w:pStyle w:val="par2"/>
        <w:rPr>
          <w:del w:id="140" w:author="Weaver, Meredith" w:date="2026-07-10T09:30:00Z" w16du:dateUtc="2026-07-10T15:30:00Z"/>
          <w:rFonts w:cs="Arial"/>
        </w:rPr>
      </w:pPr>
      <w:del w:id="141" w:author="Weaver, Meredith" w:date="2026-07-10T09:30:00Z" w16du:dateUtc="2026-07-10T15:30:00Z">
        <w:r w:rsidRPr="00845634" w:rsidDel="002723B2">
          <w:rPr>
            <w:rFonts w:cs="Arial"/>
          </w:rPr>
          <w:delText>3.</w:delText>
        </w:r>
        <w:r w:rsidRPr="00845634" w:rsidDel="002723B2">
          <w:rPr>
            <w:rFonts w:cs="Arial"/>
          </w:rPr>
          <w:tab/>
          <w:delText>Early school records (preferably from the first school) showing the date of admission to the school, the child’s date and place of birth and the names and places of birth of the parents;</w:delText>
        </w:r>
      </w:del>
    </w:p>
    <w:p w14:paraId="6535EBE2" w14:textId="11AC025B" w:rsidR="00C36D27" w:rsidRPr="00845634" w:rsidDel="002723B2" w:rsidRDefault="00C36D27" w:rsidP="00C36D27">
      <w:pPr>
        <w:pStyle w:val="par2"/>
        <w:rPr>
          <w:del w:id="142" w:author="Weaver, Meredith" w:date="2026-07-10T09:30:00Z" w16du:dateUtc="2026-07-10T15:30:00Z"/>
          <w:rFonts w:cs="Arial"/>
        </w:rPr>
      </w:pPr>
      <w:del w:id="143" w:author="Weaver, Meredith" w:date="2026-07-10T09:30:00Z" w16du:dateUtc="2026-07-10T15:30:00Z">
        <w:r w:rsidRPr="00845634" w:rsidDel="002723B2">
          <w:rPr>
            <w:rFonts w:cs="Arial"/>
          </w:rPr>
          <w:delText>4.</w:delText>
        </w:r>
        <w:r w:rsidRPr="00845634" w:rsidDel="002723B2">
          <w:rPr>
            <w:rFonts w:cs="Arial"/>
          </w:rPr>
          <w:tab/>
          <w:delText>Census record showing name, U.S. citizenship or a U.S. place of birth or age of Applicant;</w:delText>
        </w:r>
      </w:del>
    </w:p>
    <w:p w14:paraId="60A71C55" w14:textId="366BBB8C" w:rsidR="00C36D27" w:rsidRPr="00845634" w:rsidDel="002723B2" w:rsidRDefault="00C36D27" w:rsidP="00C36D27">
      <w:pPr>
        <w:pStyle w:val="par2"/>
        <w:rPr>
          <w:del w:id="144" w:author="Weaver, Meredith" w:date="2026-07-10T09:30:00Z" w16du:dateUtc="2026-07-10T15:30:00Z"/>
          <w:rFonts w:cs="Arial"/>
        </w:rPr>
      </w:pPr>
      <w:del w:id="145" w:author="Weaver, Meredith" w:date="2026-07-10T09:30:00Z" w16du:dateUtc="2026-07-10T15:30:00Z">
        <w:r w:rsidRPr="00845634" w:rsidDel="002723B2">
          <w:rPr>
            <w:rFonts w:cs="Arial"/>
          </w:rPr>
          <w:delText>5.</w:delText>
        </w:r>
        <w:r w:rsidRPr="00845634" w:rsidDel="002723B2">
          <w:rPr>
            <w:rFonts w:cs="Arial"/>
          </w:rPr>
          <w:tab/>
          <w:delText>Adoption Finalization Papers showing the child’s name and place of birth in one of the 50 states, Washington D.C., or U.S. territories or, where the adoption is not finalized and the State or other jurisdiction listed above in which the child was born will not release a birth certificate prior to final adoption, a statement from a state-approved adoption agency showing the child’s name and place of birth in one of such jurisdictions (NOTE: the source of the information must be an original birth certificate and must be indicated in the statement); or</w:delText>
        </w:r>
      </w:del>
    </w:p>
    <w:p w14:paraId="05F6E3EA" w14:textId="5E06C4BF" w:rsidR="00C36D27" w:rsidRPr="00845634" w:rsidDel="002723B2" w:rsidRDefault="00C36D27" w:rsidP="00C36D27">
      <w:pPr>
        <w:pStyle w:val="par2"/>
        <w:rPr>
          <w:del w:id="146" w:author="Weaver, Meredith" w:date="2026-07-10T09:30:00Z" w16du:dateUtc="2026-07-10T15:30:00Z"/>
          <w:rFonts w:cs="Arial"/>
        </w:rPr>
      </w:pPr>
      <w:del w:id="147" w:author="Weaver, Meredith" w:date="2026-07-10T09:30:00Z" w16du:dateUtc="2026-07-10T15:30:00Z">
        <w:r w:rsidRPr="00845634" w:rsidDel="002723B2">
          <w:rPr>
            <w:rFonts w:cs="Arial"/>
          </w:rPr>
          <w:delText>6.</w:delText>
        </w:r>
        <w:r w:rsidRPr="00845634" w:rsidDel="002723B2">
          <w:rPr>
            <w:rFonts w:cs="Arial"/>
          </w:rPr>
          <w:tab/>
          <w:delText>Any other documents that establish a U.S. place of birth or in some way indicates U.S. citizenship.</w:delText>
        </w:r>
      </w:del>
    </w:p>
    <w:p w14:paraId="6B924539" w14:textId="310625E3" w:rsidR="00C36D27" w:rsidDel="002723B2" w:rsidRDefault="00C36D27" w:rsidP="00C36D27">
      <w:pPr>
        <w:pStyle w:val="par1"/>
        <w:rPr>
          <w:del w:id="148" w:author="Weaver, Meredith" w:date="2026-07-10T09:30:00Z" w16du:dateUtc="2026-07-10T15:30:00Z"/>
          <w:rFonts w:cs="Arial"/>
        </w:rPr>
      </w:pPr>
      <w:del w:id="149" w:author="Weaver, Meredith" w:date="2026-07-10T09:30:00Z" w16du:dateUtc="2026-07-10T15:30:00Z">
        <w:r w:rsidRPr="00845634" w:rsidDel="002723B2">
          <w:rPr>
            <w:rFonts w:cs="Arial"/>
          </w:rPr>
          <w:delText>C.</w:delText>
        </w:r>
        <w:r w:rsidRPr="00845634" w:rsidDel="002723B2">
          <w:rPr>
            <w:rFonts w:cs="Arial"/>
          </w:rPr>
          <w:tab/>
          <w:delText>If an Applicant is unable to present any of the above documents, the following options are available:</w:delText>
        </w:r>
      </w:del>
    </w:p>
    <w:p w14:paraId="657684E8" w14:textId="53E848EF" w:rsidR="002E1D77" w:rsidRPr="002E1D77" w:rsidDel="002723B2" w:rsidRDefault="002E1D77" w:rsidP="002E1D77">
      <w:pPr>
        <w:rPr>
          <w:del w:id="150" w:author="Weaver, Meredith" w:date="2026-07-10T09:30:00Z" w16du:dateUtc="2026-07-10T15:30:00Z"/>
        </w:rPr>
      </w:pPr>
    </w:p>
    <w:p w14:paraId="0ED59306" w14:textId="1142E001" w:rsidR="00C36D27" w:rsidRPr="00845634" w:rsidDel="002723B2" w:rsidRDefault="00C36D27" w:rsidP="00C36D27">
      <w:pPr>
        <w:pStyle w:val="par2"/>
        <w:rPr>
          <w:del w:id="151" w:author="Weaver, Meredith" w:date="2026-07-10T09:30:00Z" w16du:dateUtc="2026-07-10T15:30:00Z"/>
          <w:rFonts w:cs="Arial"/>
        </w:rPr>
      </w:pPr>
      <w:del w:id="152" w:author="Weaver, Meredith" w:date="2026-07-10T09:30:00Z" w16du:dateUtc="2026-07-10T15:30:00Z">
        <w:r w:rsidRPr="00845634" w:rsidDel="002723B2">
          <w:rPr>
            <w:rFonts w:cs="Arial"/>
          </w:rPr>
          <w:lastRenderedPageBreak/>
          <w:delText>1.</w:delText>
        </w:r>
        <w:r w:rsidRPr="00845634" w:rsidDel="002723B2">
          <w:rPr>
            <w:rFonts w:cs="Arial"/>
          </w:rPr>
          <w:tab/>
          <w:delText>Accept a written declaration, made under penalty of perjury, and possibly subject to later verification of status, from one or more third parties, indicating a reasonable basis for personal knowledge that the Applicant is a U.S. citizen or non-citizen national.</w:delText>
        </w:r>
      </w:del>
    </w:p>
    <w:p w14:paraId="3275FF62" w14:textId="4D983E69" w:rsidR="00C36D27" w:rsidRPr="00845634" w:rsidDel="002723B2" w:rsidRDefault="00C36D27" w:rsidP="00C36D27">
      <w:pPr>
        <w:pStyle w:val="par2"/>
        <w:rPr>
          <w:del w:id="153" w:author="Weaver, Meredith" w:date="2026-07-10T09:30:00Z" w16du:dateUtc="2026-07-10T15:30:00Z"/>
          <w:rFonts w:cs="Arial"/>
        </w:rPr>
      </w:pPr>
      <w:del w:id="154" w:author="Weaver, Meredith" w:date="2026-07-10T09:30:00Z" w16du:dateUtc="2026-07-10T15:30:00Z">
        <w:r w:rsidRPr="00845634" w:rsidDel="002723B2">
          <w:rPr>
            <w:rFonts w:cs="Arial"/>
          </w:rPr>
          <w:delText>2.</w:delText>
        </w:r>
        <w:r w:rsidRPr="00845634" w:rsidDel="002723B2">
          <w:rPr>
            <w:rFonts w:cs="Arial"/>
          </w:rPr>
          <w:tab/>
          <w:delText>Accept the Applicant’s written declaration, made under penalty of perjury and possibly subject to later verification of status, that he or she is a U.S. citizen or non-citizen national.</w:delText>
        </w:r>
      </w:del>
    </w:p>
    <w:p w14:paraId="73D320E6" w14:textId="463DED03" w:rsidR="00D4616A" w:rsidRPr="00845634" w:rsidDel="002723B2" w:rsidRDefault="00C36D27" w:rsidP="00C36D27">
      <w:pPr>
        <w:pStyle w:val="upar3"/>
        <w:rPr>
          <w:del w:id="155" w:author="Weaver, Meredith" w:date="2026-07-10T09:30:00Z" w16du:dateUtc="2026-07-10T15:30:00Z"/>
        </w:rPr>
      </w:pPr>
      <w:del w:id="156" w:author="Weaver, Meredith" w:date="2026-07-10T09:30:00Z" w16du:dateUtc="2026-07-10T15:30:00Z">
        <w:r w:rsidRPr="00845634" w:rsidDel="002723B2">
          <w:delText>Note: These options (C 1 and C 2) should be used with caution in appropriate circumstances. For example, before using these options, a provider might require the Applicant to demonstrate why a document evidencing that he or she is a U.S. citizen or non-citizen national does not exist or cannot be readily obtained.</w:delText>
        </w:r>
      </w:del>
    </w:p>
    <w:p w14:paraId="05A210A5" w14:textId="50BA712B" w:rsidR="00C36D27" w:rsidRPr="00845634" w:rsidDel="002723B2" w:rsidRDefault="00C36D27" w:rsidP="00C36D27">
      <w:pPr>
        <w:pStyle w:val="par1"/>
        <w:rPr>
          <w:del w:id="157" w:author="Weaver, Meredith" w:date="2026-07-10T09:30:00Z" w16du:dateUtc="2026-07-10T15:30:00Z"/>
          <w:rFonts w:cs="Arial"/>
        </w:rPr>
      </w:pPr>
      <w:del w:id="158" w:author="Weaver, Meredith" w:date="2026-07-10T09:30:00Z" w16du:dateUtc="2026-07-10T15:30:00Z">
        <w:r w:rsidRPr="00845634" w:rsidDel="002723B2">
          <w:rPr>
            <w:rFonts w:cs="Arial"/>
          </w:rPr>
          <w:delText>D.</w:delText>
        </w:r>
        <w:r w:rsidRPr="00845634" w:rsidDel="002723B2">
          <w:rPr>
            <w:rFonts w:cs="Arial"/>
          </w:rPr>
          <w:tab/>
          <w:delText>Collective Naturalization</w:delText>
        </w:r>
      </w:del>
    </w:p>
    <w:p w14:paraId="35652B6F" w14:textId="1B9459BD" w:rsidR="00C36D27" w:rsidRPr="00845634" w:rsidDel="002723B2" w:rsidRDefault="00C36D27" w:rsidP="00C36D27">
      <w:pPr>
        <w:pStyle w:val="upar1"/>
        <w:rPr>
          <w:del w:id="159" w:author="Weaver, Meredith" w:date="2026-07-10T09:30:00Z" w16du:dateUtc="2026-07-10T15:30:00Z"/>
        </w:rPr>
      </w:pPr>
      <w:del w:id="160" w:author="Weaver, Meredith" w:date="2026-07-10T09:30:00Z" w16du:dateUtc="2026-07-10T15:30:00Z">
        <w:r w:rsidRPr="00845634" w:rsidDel="002723B2">
          <w:delText>If the Applicant cannot present one of the documents listed in A or B above, the following will establish U.S. citizenship for collectively naturalized individuals:</w:delText>
        </w:r>
      </w:del>
    </w:p>
    <w:p w14:paraId="05402296" w14:textId="25435658" w:rsidR="00C36D27" w:rsidRPr="00845634" w:rsidDel="002723B2" w:rsidRDefault="00C36D27" w:rsidP="00C36D27">
      <w:pPr>
        <w:pStyle w:val="par2"/>
        <w:rPr>
          <w:del w:id="161" w:author="Weaver, Meredith" w:date="2026-07-10T09:30:00Z" w16du:dateUtc="2026-07-10T15:30:00Z"/>
          <w:rFonts w:cs="Arial"/>
        </w:rPr>
      </w:pPr>
      <w:del w:id="162" w:author="Weaver, Meredith" w:date="2026-07-10T09:30:00Z" w16du:dateUtc="2026-07-10T15:30:00Z">
        <w:r w:rsidRPr="00845634" w:rsidDel="002723B2">
          <w:rPr>
            <w:rFonts w:cs="Arial"/>
          </w:rPr>
          <w:delText>1.</w:delText>
        </w:r>
        <w:r w:rsidRPr="00845634" w:rsidDel="002723B2">
          <w:rPr>
            <w:rFonts w:cs="Arial"/>
          </w:rPr>
          <w:tab/>
          <w:delText>Puerto Rico (PR):</w:delText>
        </w:r>
      </w:del>
    </w:p>
    <w:p w14:paraId="087B7F21" w14:textId="235427AA" w:rsidR="00C36D27" w:rsidRPr="00845634" w:rsidDel="002723B2" w:rsidRDefault="00C36D27" w:rsidP="00C36D27">
      <w:pPr>
        <w:pStyle w:val="upar3"/>
        <w:rPr>
          <w:del w:id="163" w:author="Weaver, Meredith" w:date="2026-07-10T09:30:00Z" w16du:dateUtc="2026-07-10T15:30:00Z"/>
        </w:rPr>
      </w:pPr>
      <w:del w:id="164" w:author="Weaver, Meredith" w:date="2026-07-10T09:30:00Z" w16du:dateUtc="2026-07-10T15:30:00Z">
        <w:r w:rsidRPr="00845634" w:rsidDel="002723B2">
          <w:delText>Evidence of birth in PR on or after April 11, 1899, and the Applicant’s statement that he or she was residing in the U.S., a U.S. possession, or PR on January 13, 1941; or</w:delText>
        </w:r>
      </w:del>
    </w:p>
    <w:p w14:paraId="04C8D608" w14:textId="6E827959" w:rsidR="00C36D27" w:rsidRPr="00845634" w:rsidDel="002723B2" w:rsidRDefault="00C36D27" w:rsidP="00C36D27">
      <w:pPr>
        <w:pStyle w:val="upar3"/>
        <w:rPr>
          <w:del w:id="165" w:author="Weaver, Meredith" w:date="2026-07-10T09:30:00Z" w16du:dateUtc="2026-07-10T15:30:00Z"/>
        </w:rPr>
      </w:pPr>
      <w:del w:id="166" w:author="Weaver, Meredith" w:date="2026-07-10T09:30:00Z" w16du:dateUtc="2026-07-10T15:30:00Z">
        <w:r w:rsidRPr="00845634" w:rsidDel="002723B2">
          <w:delText>Evidence that the Applicant was a PR citizen and the Applicant’s statement that he or she was residing in PR on March 1, 1917; and that he or she did not take an oath of allegiance to Spain.</w:delText>
        </w:r>
      </w:del>
    </w:p>
    <w:p w14:paraId="27C7977F" w14:textId="1E764E4F" w:rsidR="00C36D27" w:rsidRPr="00845634" w:rsidDel="002723B2" w:rsidRDefault="00C36D27" w:rsidP="00C36D27">
      <w:pPr>
        <w:pStyle w:val="par2"/>
        <w:rPr>
          <w:del w:id="167" w:author="Weaver, Meredith" w:date="2026-07-10T09:30:00Z" w16du:dateUtc="2026-07-10T15:30:00Z"/>
          <w:rFonts w:cs="Arial"/>
        </w:rPr>
      </w:pPr>
      <w:del w:id="168" w:author="Weaver, Meredith" w:date="2026-07-10T09:30:00Z" w16du:dateUtc="2026-07-10T15:30:00Z">
        <w:r w:rsidRPr="00845634" w:rsidDel="002723B2">
          <w:rPr>
            <w:rFonts w:cs="Arial"/>
          </w:rPr>
          <w:delText>2.</w:delText>
        </w:r>
        <w:r w:rsidRPr="00845634" w:rsidDel="002723B2">
          <w:rPr>
            <w:rFonts w:cs="Arial"/>
          </w:rPr>
          <w:tab/>
          <w:delText>U.S. Virgin Islands:</w:delText>
        </w:r>
      </w:del>
    </w:p>
    <w:p w14:paraId="2F0BAB85" w14:textId="3BA6F3A8" w:rsidR="00C36D27" w:rsidRPr="00845634" w:rsidDel="002723B2" w:rsidRDefault="00C36D27" w:rsidP="00C36D27">
      <w:pPr>
        <w:pStyle w:val="upar3"/>
        <w:rPr>
          <w:del w:id="169" w:author="Weaver, Meredith" w:date="2026-07-10T09:30:00Z" w16du:dateUtc="2026-07-10T15:30:00Z"/>
        </w:rPr>
      </w:pPr>
      <w:del w:id="170" w:author="Weaver, Meredith" w:date="2026-07-10T09:30:00Z" w16du:dateUtc="2026-07-10T15:30:00Z">
        <w:r w:rsidRPr="00845634" w:rsidDel="002723B2">
          <w:delText>Evidence of birth in the U.S. Virgin Islands (USVI) and the Applicant’s statement of residence in the U.S., a U.S. possession, or the USVI on February 25, 1927;</w:delText>
        </w:r>
      </w:del>
    </w:p>
    <w:p w14:paraId="6DBFD29F" w14:textId="0EDE4E66" w:rsidR="00C36D27" w:rsidRPr="00845634" w:rsidDel="002723B2" w:rsidRDefault="00C36D27" w:rsidP="00C36D27">
      <w:pPr>
        <w:pStyle w:val="upar3"/>
        <w:rPr>
          <w:del w:id="171" w:author="Weaver, Meredith" w:date="2026-07-10T09:30:00Z" w16du:dateUtc="2026-07-10T15:30:00Z"/>
        </w:rPr>
      </w:pPr>
      <w:del w:id="172" w:author="Weaver, Meredith" w:date="2026-07-10T09:30:00Z" w16du:dateUtc="2026-07-10T15:30:00Z">
        <w:r w:rsidRPr="00845634" w:rsidDel="002723B2">
          <w:delText>The Applicant’s statement indicating residence in the USVI as a Danish citizen on January 17, 1917, and that he or she did not make a declaration to maintain Danish citizenship; or</w:delText>
        </w:r>
      </w:del>
    </w:p>
    <w:p w14:paraId="73001EA3" w14:textId="017254C8" w:rsidR="00C36D27" w:rsidRPr="00845634" w:rsidDel="002723B2" w:rsidRDefault="00C36D27" w:rsidP="00C36D27">
      <w:pPr>
        <w:pStyle w:val="upar3"/>
        <w:rPr>
          <w:del w:id="173" w:author="Weaver, Meredith" w:date="2026-07-10T09:30:00Z" w16du:dateUtc="2026-07-10T15:30:00Z"/>
        </w:rPr>
      </w:pPr>
      <w:del w:id="174" w:author="Weaver, Meredith" w:date="2026-07-10T09:30:00Z" w16du:dateUtc="2026-07-10T15:30:00Z">
        <w:r w:rsidRPr="00845634" w:rsidDel="002723B2">
          <w:delText>Evidence of birth in the USVI and the Applicant’s statement indicating residence in the U.S., U.S. Possession or Territory or the Canal Zone on June 28, 1932.</w:delText>
        </w:r>
      </w:del>
    </w:p>
    <w:p w14:paraId="66A43D3D" w14:textId="1A2B3933" w:rsidR="00C36D27" w:rsidRPr="00845634" w:rsidDel="002723B2" w:rsidRDefault="00C36D27" w:rsidP="00C36D27">
      <w:pPr>
        <w:pStyle w:val="par2"/>
        <w:rPr>
          <w:del w:id="175" w:author="Weaver, Meredith" w:date="2026-07-10T09:30:00Z" w16du:dateUtc="2026-07-10T15:30:00Z"/>
          <w:rFonts w:cs="Arial"/>
        </w:rPr>
      </w:pPr>
      <w:del w:id="176" w:author="Weaver, Meredith" w:date="2026-07-10T09:30:00Z" w16du:dateUtc="2026-07-10T15:30:00Z">
        <w:r w:rsidRPr="00845634" w:rsidDel="002723B2">
          <w:rPr>
            <w:rFonts w:cs="Arial"/>
          </w:rPr>
          <w:delText>3.</w:delText>
        </w:r>
        <w:r w:rsidRPr="00845634" w:rsidDel="002723B2">
          <w:rPr>
            <w:rFonts w:cs="Arial"/>
          </w:rPr>
          <w:tab/>
          <w:delText>Northern Mariana Islands (NMI) (formerly part of the Trust Territory of the Pacific Islands (TTPI)):</w:delText>
        </w:r>
      </w:del>
    </w:p>
    <w:p w14:paraId="45CE27E6" w14:textId="073E2A61" w:rsidR="00C36D27" w:rsidRPr="00845634" w:rsidDel="002723B2" w:rsidRDefault="00C36D27" w:rsidP="00C36D27">
      <w:pPr>
        <w:pStyle w:val="upar3"/>
        <w:rPr>
          <w:del w:id="177" w:author="Weaver, Meredith" w:date="2026-07-10T09:30:00Z" w16du:dateUtc="2026-07-10T15:30:00Z"/>
        </w:rPr>
      </w:pPr>
      <w:del w:id="178" w:author="Weaver, Meredith" w:date="2026-07-10T09:30:00Z" w16du:dateUtc="2026-07-10T15:30:00Z">
        <w:r w:rsidRPr="00845634" w:rsidDel="002723B2">
          <w:lastRenderedPageBreak/>
          <w:delText>Evidence of birth in the NMI, TTPI citizenship and residence in the NMI, the U.S., or a U.S. territory or possession on November 3, 1986 (NMI local time) and the Applicant’s statement that he or she did not owe allegiance to a foreign state on November 4, 1986 (NMI local time);</w:delText>
        </w:r>
      </w:del>
    </w:p>
    <w:p w14:paraId="10DD7B20" w14:textId="76EC89D6" w:rsidR="00C36D27" w:rsidRPr="00845634" w:rsidDel="002723B2" w:rsidRDefault="00C36D27" w:rsidP="00C36D27">
      <w:pPr>
        <w:pStyle w:val="upar3"/>
        <w:rPr>
          <w:del w:id="179" w:author="Weaver, Meredith" w:date="2026-07-10T09:30:00Z" w16du:dateUtc="2026-07-10T15:30:00Z"/>
        </w:rPr>
      </w:pPr>
      <w:del w:id="180" w:author="Weaver, Meredith" w:date="2026-07-10T09:30:00Z" w16du:dateUtc="2026-07-10T15:30:00Z">
        <w:r w:rsidRPr="00845634" w:rsidDel="002723B2">
          <w:delText>Evidence of TTPI citizenship, continuous residence in the NMI since before November 3, 1981 (NMI local time), voter registration prior to January 1, 1975, and the Applicant’s statement that he or she did owe allegiance to a foreign state on November 4, 1986 (NMI local time); or</w:delText>
        </w:r>
      </w:del>
    </w:p>
    <w:p w14:paraId="1BC92290" w14:textId="6B70E0F2" w:rsidR="00C36D27" w:rsidRPr="00845634" w:rsidDel="002723B2" w:rsidRDefault="00C36D27" w:rsidP="00C36D27">
      <w:pPr>
        <w:pStyle w:val="upar3"/>
        <w:rPr>
          <w:del w:id="181" w:author="Weaver, Meredith" w:date="2026-07-10T09:30:00Z" w16du:dateUtc="2026-07-10T15:30:00Z"/>
        </w:rPr>
      </w:pPr>
      <w:del w:id="182" w:author="Weaver, Meredith" w:date="2026-07-10T09:30:00Z" w16du:dateUtc="2026-07-10T15:30:00Z">
        <w:r w:rsidRPr="00845634" w:rsidDel="002723B2">
          <w:delText>Evidence of continuous domicile in the NMI since before January 1, 1974, and the Applicant’s statement that he or she did not owe allegiance to a foreign state on November 4, 1986 (NMI local time).</w:delText>
        </w:r>
      </w:del>
    </w:p>
    <w:p w14:paraId="0E3FC109" w14:textId="6472926E" w:rsidR="00C36D27" w:rsidRPr="00845634" w:rsidDel="002723B2" w:rsidRDefault="00C36D27" w:rsidP="00C36D27">
      <w:pPr>
        <w:pStyle w:val="upar3"/>
        <w:rPr>
          <w:del w:id="183" w:author="Weaver, Meredith" w:date="2026-07-10T09:30:00Z" w16du:dateUtc="2026-07-10T15:30:00Z"/>
        </w:rPr>
      </w:pPr>
      <w:del w:id="184" w:author="Weaver, Meredith" w:date="2026-07-10T09:30:00Z" w16du:dateUtc="2026-07-10T15:30:00Z">
        <w:r w:rsidRPr="00845634" w:rsidDel="002723B2">
          <w:delText>Note: If a person entered the NMI as a nonimmigrant and lived in the NMI since January 1, 1974, this does not constitute continuous domicile, and the individual is not a U.S. citizen.</w:delText>
        </w:r>
      </w:del>
    </w:p>
    <w:p w14:paraId="3EDD3E20" w14:textId="1A68832B" w:rsidR="00C36D27" w:rsidRPr="00845634" w:rsidDel="002723B2" w:rsidRDefault="00C36D27" w:rsidP="00C36D27">
      <w:pPr>
        <w:rPr>
          <w:del w:id="185" w:author="Weaver, Meredith" w:date="2026-07-10T09:30:00Z" w16du:dateUtc="2026-07-10T15:30:00Z"/>
          <w:rFonts w:cs="Arial"/>
        </w:rPr>
      </w:pPr>
      <w:del w:id="186" w:author="Weaver, Meredith" w:date="2026-07-10T09:30:00Z" w16du:dateUtc="2026-07-10T15:30:00Z">
        <w:r w:rsidRPr="00845634" w:rsidDel="002723B2">
          <w:rPr>
            <w:rFonts w:cs="Arial"/>
          </w:rPr>
          <w:delText>E.</w:delText>
        </w:r>
        <w:r w:rsidRPr="00845634" w:rsidDel="002723B2">
          <w:rPr>
            <w:rFonts w:cs="Arial"/>
          </w:rPr>
          <w:tab/>
          <w:delText>Derivative Citizenship</w:delText>
        </w:r>
      </w:del>
    </w:p>
    <w:p w14:paraId="48A532E2" w14:textId="6D485A39" w:rsidR="00D4616A" w:rsidRPr="00845634" w:rsidDel="002723B2" w:rsidRDefault="00C36D27" w:rsidP="00C36D27">
      <w:pPr>
        <w:pStyle w:val="upar2"/>
        <w:rPr>
          <w:del w:id="187" w:author="Weaver, Meredith" w:date="2026-07-10T09:30:00Z" w16du:dateUtc="2026-07-10T15:30:00Z"/>
        </w:rPr>
      </w:pPr>
      <w:del w:id="188" w:author="Weaver, Meredith" w:date="2026-07-10T09:30:00Z" w16du:dateUtc="2026-07-10T15:30:00Z">
        <w:r w:rsidRPr="00845634" w:rsidDel="002723B2">
          <w:delText>If the Applicant cannot present one of the above documents, you should make a determination of derivative U.S. citizenship in the following situations:</w:delText>
        </w:r>
      </w:del>
    </w:p>
    <w:p w14:paraId="049DD91A" w14:textId="0BBA2250" w:rsidR="00C36D27" w:rsidRPr="00845634" w:rsidDel="002723B2" w:rsidRDefault="00C36D27" w:rsidP="00C36D27">
      <w:pPr>
        <w:pStyle w:val="upar2"/>
        <w:rPr>
          <w:del w:id="189" w:author="Weaver, Meredith" w:date="2026-07-10T09:30:00Z" w16du:dateUtc="2026-07-10T15:30:00Z"/>
        </w:rPr>
      </w:pPr>
      <w:del w:id="190" w:author="Weaver, Meredith" w:date="2026-07-10T09:30:00Z" w16du:dateUtc="2026-07-10T15:30:00Z">
        <w:r w:rsidRPr="00845634" w:rsidDel="002723B2">
          <w:delText>Applicant born abroad to two U.S. citizen parents:</w:delText>
        </w:r>
      </w:del>
    </w:p>
    <w:p w14:paraId="369E7B7C" w14:textId="7EC31639" w:rsidR="00C36D27" w:rsidRPr="00845634" w:rsidDel="002723B2" w:rsidRDefault="00C36D27" w:rsidP="00C36D27">
      <w:pPr>
        <w:pStyle w:val="upar3"/>
        <w:rPr>
          <w:del w:id="191" w:author="Weaver, Meredith" w:date="2026-07-10T09:30:00Z" w16du:dateUtc="2026-07-10T15:30:00Z"/>
        </w:rPr>
      </w:pPr>
      <w:del w:id="192" w:author="Weaver, Meredith" w:date="2026-07-10T09:30:00Z" w16du:dateUtc="2026-07-10T15:30:00Z">
        <w:r w:rsidRPr="00845634" w:rsidDel="002723B2">
          <w:delText>Evidence of U.S. citizenship of the parents and the relationship of the Applicant to the parents, and evidence that at least one parent resided in the U.S. or an outlying possession prior to the Applicant’s birth.</w:delText>
        </w:r>
      </w:del>
    </w:p>
    <w:p w14:paraId="78F410FF" w14:textId="1D388DA2" w:rsidR="00C36D27" w:rsidRPr="00845634" w:rsidDel="002723B2" w:rsidRDefault="00C36D27" w:rsidP="00C36D27">
      <w:pPr>
        <w:pStyle w:val="upar2"/>
        <w:rPr>
          <w:del w:id="193" w:author="Weaver, Meredith" w:date="2026-07-10T09:30:00Z" w16du:dateUtc="2026-07-10T15:30:00Z"/>
        </w:rPr>
      </w:pPr>
      <w:del w:id="194" w:author="Weaver, Meredith" w:date="2026-07-10T09:30:00Z" w16du:dateUtc="2026-07-10T15:30:00Z">
        <w:r w:rsidRPr="00845634" w:rsidDel="002723B2">
          <w:delText>Applicant born abroad to a U.S. citizen parent and a U.S. non-citizen national parent:</w:delText>
        </w:r>
      </w:del>
    </w:p>
    <w:p w14:paraId="463CF561" w14:textId="5A7CDFAB" w:rsidR="00F1448E" w:rsidRPr="00845634" w:rsidDel="002723B2" w:rsidRDefault="00C36D27" w:rsidP="00C36D27">
      <w:pPr>
        <w:pStyle w:val="upar3"/>
        <w:rPr>
          <w:del w:id="195" w:author="Weaver, Meredith" w:date="2026-07-10T09:30:00Z" w16du:dateUtc="2026-07-10T15:30:00Z"/>
        </w:rPr>
      </w:pPr>
      <w:del w:id="196" w:author="Weaver, Meredith" w:date="2026-07-10T09:30:00Z" w16du:dateUtc="2026-07-10T15:30:00Z">
        <w:r w:rsidRPr="00845634" w:rsidDel="002723B2">
          <w:delText>Evidence that one parent is a U.S. citizen and the other is a U.S. non-citizen national, evidence of the relationship of the Applicant to the U.S. citizen parent, and the evidence that the U.S. citizen parent resided in the U.S., a U.S. possession, American Samoa or Swain’s Island for a period of at least one year prior to the Applicant’s birth.</w:delText>
        </w:r>
      </w:del>
    </w:p>
    <w:p w14:paraId="2B9E7610" w14:textId="039D80B6" w:rsidR="00C36D27" w:rsidRPr="00845634" w:rsidDel="002723B2" w:rsidRDefault="00C36D27" w:rsidP="00C36D27">
      <w:pPr>
        <w:pStyle w:val="upar2"/>
        <w:rPr>
          <w:del w:id="197" w:author="Weaver, Meredith" w:date="2026-07-10T09:30:00Z" w16du:dateUtc="2026-07-10T15:30:00Z"/>
        </w:rPr>
      </w:pPr>
      <w:del w:id="198" w:author="Weaver, Meredith" w:date="2026-07-10T09:30:00Z" w16du:dateUtc="2026-07-10T15:30:00Z">
        <w:r w:rsidRPr="00845634" w:rsidDel="002723B2">
          <w:delText>Applicant born out of wedlock abroad to a U.S. citizen mother:</w:delText>
        </w:r>
      </w:del>
    </w:p>
    <w:p w14:paraId="792405E5" w14:textId="4C5F7493" w:rsidR="00C36D27" w:rsidRPr="00845634" w:rsidDel="002723B2" w:rsidRDefault="00C36D27" w:rsidP="00C36D27">
      <w:pPr>
        <w:pStyle w:val="upar3"/>
        <w:rPr>
          <w:del w:id="199" w:author="Weaver, Meredith" w:date="2026-07-10T09:30:00Z" w16du:dateUtc="2026-07-10T15:30:00Z"/>
        </w:rPr>
      </w:pPr>
      <w:del w:id="200" w:author="Weaver, Meredith" w:date="2026-07-10T09:30:00Z" w16du:dateUtc="2026-07-10T15:30:00Z">
        <w:r w:rsidRPr="00845634" w:rsidDel="002723B2">
          <w:delText>Evidence of U.S. citizenship of the mother, evidence of the relationship to the Applicant and, for births on or before December 24, 1952, evidence that the mother resided in the U.S. prior to the Applicant’s birth or, for births after December 24, 1952, evidence that the mother had resided, prior to the child’s birth, in the U.S. or a U.S. possession for a period of one year.</w:delText>
        </w:r>
      </w:del>
    </w:p>
    <w:p w14:paraId="76032A55" w14:textId="0507F68F" w:rsidR="00C36D27" w:rsidRPr="00845634" w:rsidDel="002723B2" w:rsidRDefault="00C36D27" w:rsidP="00C36D27">
      <w:pPr>
        <w:pStyle w:val="upar2"/>
        <w:rPr>
          <w:del w:id="201" w:author="Weaver, Meredith" w:date="2026-07-10T09:30:00Z" w16du:dateUtc="2026-07-10T15:30:00Z"/>
        </w:rPr>
      </w:pPr>
      <w:del w:id="202" w:author="Weaver, Meredith" w:date="2026-07-10T09:30:00Z" w16du:dateUtc="2026-07-10T15:30:00Z">
        <w:r w:rsidRPr="00845634" w:rsidDel="002723B2">
          <w:lastRenderedPageBreak/>
          <w:delText>Applicant born in the Canal Zone or the Republic of Panama:</w:delText>
        </w:r>
      </w:del>
    </w:p>
    <w:p w14:paraId="727C00BA" w14:textId="1D8A868C" w:rsidR="00C36D27" w:rsidRPr="00845634" w:rsidDel="002723B2" w:rsidRDefault="00C36D27" w:rsidP="00C36D27">
      <w:pPr>
        <w:pStyle w:val="upar3"/>
        <w:rPr>
          <w:del w:id="203" w:author="Weaver, Meredith" w:date="2026-07-10T09:30:00Z" w16du:dateUtc="2026-07-10T15:30:00Z"/>
        </w:rPr>
      </w:pPr>
      <w:del w:id="204" w:author="Weaver, Meredith" w:date="2026-07-10T09:30:00Z" w16du:dateUtc="2026-07-10T15:30:00Z">
        <w:r w:rsidRPr="00845634" w:rsidDel="002723B2">
          <w:delText>A birth certificate showing birth in the Canal Zone on or after February 26, 1904, and before October 1, 1979, and evidence that one parent was a U.S. citizen at the time of the Applicant’s birth; or</w:delText>
        </w:r>
      </w:del>
    </w:p>
    <w:p w14:paraId="1A34D788" w14:textId="66585DFB" w:rsidR="00C36D27" w:rsidRPr="00845634" w:rsidDel="002723B2" w:rsidRDefault="00C36D27" w:rsidP="00C36D27">
      <w:pPr>
        <w:pStyle w:val="upar3"/>
        <w:rPr>
          <w:del w:id="205" w:author="Weaver, Meredith" w:date="2026-07-10T09:30:00Z" w16du:dateUtc="2026-07-10T15:30:00Z"/>
        </w:rPr>
      </w:pPr>
      <w:del w:id="206" w:author="Weaver, Meredith" w:date="2026-07-10T09:30:00Z" w16du:dateUtc="2026-07-10T15:30:00Z">
        <w:r w:rsidRPr="00845634" w:rsidDel="002723B2">
          <w:delText>A birth certificate showing birth in the Republic of Panama on or after February 26, 1904, and before October 1, 1979, and evidence that at least one parent was a U.S, citizen and employed by the U,S, government or the Panama Railroad Company or its successor in title.</w:delText>
        </w:r>
      </w:del>
    </w:p>
    <w:p w14:paraId="783D4EE6" w14:textId="671A5E11" w:rsidR="00C36D27" w:rsidRPr="00845634" w:rsidDel="002723B2" w:rsidRDefault="00C36D27" w:rsidP="00C36D27">
      <w:pPr>
        <w:pStyle w:val="upar2"/>
        <w:rPr>
          <w:del w:id="207" w:author="Weaver, Meredith" w:date="2026-07-10T09:30:00Z" w16du:dateUtc="2026-07-10T15:30:00Z"/>
        </w:rPr>
      </w:pPr>
      <w:del w:id="208" w:author="Weaver, Meredith" w:date="2026-07-10T09:30:00Z" w16du:dateUtc="2026-07-10T15:30:00Z">
        <w:r w:rsidRPr="00845634" w:rsidDel="002723B2">
          <w:delText>All other situations where an Applicant claims to have a U.S. citizen parent and an alien parent, or claims to fall within one of the above categories but is unable to present the listed documentation:</w:delText>
        </w:r>
      </w:del>
    </w:p>
    <w:p w14:paraId="6308CD3B" w14:textId="7997A3FD" w:rsidR="00C36D27" w:rsidRPr="00845634" w:rsidDel="002723B2" w:rsidRDefault="00C36D27" w:rsidP="00C36D27">
      <w:pPr>
        <w:pStyle w:val="upar3"/>
        <w:rPr>
          <w:del w:id="209" w:author="Weaver, Meredith" w:date="2026-07-10T09:30:00Z" w16du:dateUtc="2026-07-10T15:30:00Z"/>
        </w:rPr>
      </w:pPr>
      <w:del w:id="210" w:author="Weaver, Meredith" w:date="2026-07-10T09:30:00Z" w16du:dateUtc="2026-07-10T15:30:00Z">
        <w:r w:rsidRPr="00845634" w:rsidDel="002723B2">
          <w:delText>If the Applicant is in the U.S., refer him or her to the local U.S. Citizenship and Immigration Services (USCIS) office for determination of U.S. citizenship;</w:delText>
        </w:r>
      </w:del>
    </w:p>
    <w:p w14:paraId="63B63E0D" w14:textId="497B1DBE" w:rsidR="00C36D27" w:rsidRPr="00845634" w:rsidDel="002723B2" w:rsidRDefault="00C36D27" w:rsidP="00C36D27">
      <w:pPr>
        <w:pStyle w:val="upar3"/>
        <w:rPr>
          <w:del w:id="211" w:author="Weaver, Meredith" w:date="2026-07-10T09:30:00Z" w16du:dateUtc="2026-07-10T15:30:00Z"/>
        </w:rPr>
      </w:pPr>
      <w:del w:id="212" w:author="Weaver, Meredith" w:date="2026-07-10T09:30:00Z" w16du:dateUtc="2026-07-10T15:30:00Z">
        <w:r w:rsidRPr="00845634" w:rsidDel="002723B2">
          <w:delText>If the Applicant is outside the U.S., refer him or her to the State Department for a U.S. citizenship determination.</w:delText>
        </w:r>
      </w:del>
    </w:p>
    <w:p w14:paraId="61776EF5" w14:textId="1330CD2E" w:rsidR="00C36D27" w:rsidRPr="00845634" w:rsidDel="002723B2" w:rsidRDefault="00C36D27" w:rsidP="00C36D27">
      <w:pPr>
        <w:pStyle w:val="par1"/>
        <w:rPr>
          <w:del w:id="213" w:author="Weaver, Meredith" w:date="2026-07-10T09:30:00Z" w16du:dateUtc="2026-07-10T15:30:00Z"/>
          <w:rFonts w:cs="Arial"/>
        </w:rPr>
      </w:pPr>
      <w:del w:id="214" w:author="Weaver, Meredith" w:date="2026-07-10T09:30:00Z" w16du:dateUtc="2026-07-10T15:30:00Z">
        <w:r w:rsidRPr="00845634" w:rsidDel="002723B2">
          <w:rPr>
            <w:rFonts w:cs="Arial"/>
          </w:rPr>
          <w:delText>F.</w:delText>
        </w:r>
        <w:r w:rsidRPr="00845634" w:rsidDel="002723B2">
          <w:rPr>
            <w:rFonts w:cs="Arial"/>
          </w:rPr>
          <w:tab/>
          <w:delText>Adoption of Foreign-Born Child by U.S. Citizen:</w:delText>
        </w:r>
      </w:del>
    </w:p>
    <w:p w14:paraId="3DE89EF8" w14:textId="523C184E" w:rsidR="00C36D27" w:rsidRPr="00845634" w:rsidDel="002723B2" w:rsidRDefault="00C36D27" w:rsidP="00C36D27">
      <w:pPr>
        <w:pStyle w:val="upar2"/>
        <w:rPr>
          <w:del w:id="215" w:author="Weaver, Meredith" w:date="2026-07-10T09:30:00Z" w16du:dateUtc="2026-07-10T15:30:00Z"/>
        </w:rPr>
      </w:pPr>
      <w:del w:id="216" w:author="Weaver, Meredith" w:date="2026-07-10T09:30:00Z" w16du:dateUtc="2026-07-10T15:30:00Z">
        <w:r w:rsidRPr="00845634" w:rsidDel="002723B2">
          <w:delText>If the birth certificate shows a foreign place of birth and the Applicant cannot be determined to be a naturalized citizen under any of the above criteria, obtain other evidence of U.S. citizenship;</w:delText>
        </w:r>
      </w:del>
    </w:p>
    <w:p w14:paraId="20277480" w14:textId="667D43D2" w:rsidR="00C36D27" w:rsidRPr="00845634" w:rsidDel="002723B2" w:rsidRDefault="00C36D27" w:rsidP="00C36D27">
      <w:pPr>
        <w:pStyle w:val="upar2"/>
        <w:rPr>
          <w:del w:id="217" w:author="Weaver, Meredith" w:date="2026-07-10T09:30:00Z" w16du:dateUtc="2026-07-10T15:30:00Z"/>
        </w:rPr>
      </w:pPr>
      <w:del w:id="218" w:author="Weaver, Meredith" w:date="2026-07-10T09:30:00Z" w16du:dateUtc="2026-07-10T15:30:00Z">
        <w:r w:rsidRPr="00845634" w:rsidDel="002723B2">
          <w:delText>Since foreign-born adopted children do not automatically acquire U.S. citizenship by virtue of adoption by U.S. citizens, refer the Applicant to the local USCIS district office for a determination of U.S. citizenship if the Applicant provides no evidence of U.S. citizenship [the law changed several years ago to allow such children to obtain automatic citizenship].</w:delText>
        </w:r>
      </w:del>
    </w:p>
    <w:p w14:paraId="24AD1543" w14:textId="6E9FC72C" w:rsidR="00C36D27" w:rsidRPr="00845634" w:rsidDel="002723B2" w:rsidRDefault="00C36D27" w:rsidP="00C36D27">
      <w:pPr>
        <w:pStyle w:val="par1"/>
        <w:rPr>
          <w:del w:id="219" w:author="Weaver, Meredith" w:date="2026-07-10T09:30:00Z" w16du:dateUtc="2026-07-10T15:30:00Z"/>
          <w:rFonts w:cs="Arial"/>
        </w:rPr>
      </w:pPr>
      <w:del w:id="220" w:author="Weaver, Meredith" w:date="2026-07-10T09:30:00Z" w16du:dateUtc="2026-07-10T15:30:00Z">
        <w:r w:rsidRPr="00845634" w:rsidDel="002723B2">
          <w:rPr>
            <w:rFonts w:cs="Arial"/>
          </w:rPr>
          <w:delText>G.</w:delText>
        </w:r>
        <w:r w:rsidRPr="00845634" w:rsidDel="002723B2">
          <w:rPr>
            <w:rFonts w:cs="Arial"/>
          </w:rPr>
          <w:tab/>
          <w:delText>U.S. Citizenship by Marriage</w:delText>
        </w:r>
      </w:del>
    </w:p>
    <w:p w14:paraId="1F157F1D" w14:textId="02A8D4CE" w:rsidR="00C36D27" w:rsidRPr="00845634" w:rsidDel="002723B2" w:rsidRDefault="00C36D27" w:rsidP="00C36D27">
      <w:pPr>
        <w:pStyle w:val="upar2"/>
        <w:rPr>
          <w:del w:id="221" w:author="Weaver, Meredith" w:date="2026-07-10T09:30:00Z" w16du:dateUtc="2026-07-10T15:30:00Z"/>
        </w:rPr>
      </w:pPr>
      <w:del w:id="222" w:author="Weaver, Meredith" w:date="2026-07-10T09:30:00Z" w16du:dateUtc="2026-07-10T15:30:00Z">
        <w:r w:rsidRPr="00845634" w:rsidDel="002723B2">
          <w:delText>A woman acquired U.S. citizenship through marriage to a U.S. citizen before September 22, 1922.</w:delText>
        </w:r>
      </w:del>
    </w:p>
    <w:p w14:paraId="16BA31DC" w14:textId="582CD26D" w:rsidR="00F1448E" w:rsidRPr="00845634" w:rsidDel="002723B2" w:rsidRDefault="00C36D27" w:rsidP="00C36D27">
      <w:pPr>
        <w:pStyle w:val="upar2"/>
        <w:rPr>
          <w:del w:id="223" w:author="Weaver, Meredith" w:date="2026-07-10T09:30:00Z" w16du:dateUtc="2026-07-10T15:30:00Z"/>
        </w:rPr>
      </w:pPr>
      <w:del w:id="224" w:author="Weaver, Meredith" w:date="2026-07-10T09:30:00Z" w16du:dateUtc="2026-07-10T15:30:00Z">
        <w:r w:rsidRPr="00845634" w:rsidDel="002723B2">
          <w:delText>Note: If the husband was an alien at the time of the marriage and became naturalized before September 22, 1922, the wife also acquired naturalized citizenship. If the marriage terminated, the wife maintained her U.S. citizenship if she was residing in the U.S. at that time and continued to reside in the U.S.</w:delText>
        </w:r>
      </w:del>
    </w:p>
    <w:p w14:paraId="001792DA" w14:textId="4BBB5A8A" w:rsidR="00C36D27" w:rsidRPr="00845634" w:rsidDel="002723B2" w:rsidRDefault="00971C93" w:rsidP="005B653F">
      <w:pPr>
        <w:pStyle w:val="Heading3"/>
        <w:rPr>
          <w:del w:id="225" w:author="Weaver, Meredith" w:date="2026-07-10T09:30:00Z" w16du:dateUtc="2026-07-10T15:30:00Z"/>
        </w:rPr>
      </w:pPr>
      <w:del w:id="226" w:author="Weaver, Meredith" w:date="2026-07-10T09:30:00Z" w16du:dateUtc="2026-07-10T15:30:00Z">
        <w:r w:rsidRPr="00845634" w:rsidDel="002723B2">
          <w:br w:type="page"/>
        </w:r>
        <w:r w:rsidR="00C36D27" w:rsidRPr="00845634" w:rsidDel="002723B2">
          <w:lastRenderedPageBreak/>
          <w:delText>APPENDIX B</w:delText>
        </w:r>
      </w:del>
    </w:p>
    <w:p w14:paraId="23696514" w14:textId="6D8D2E35" w:rsidR="00C36D27" w:rsidRPr="00845634" w:rsidDel="002723B2" w:rsidRDefault="00C36D27" w:rsidP="00C36D27">
      <w:pPr>
        <w:pStyle w:val="upar1"/>
        <w:rPr>
          <w:del w:id="227" w:author="Weaver, Meredith" w:date="2026-07-10T09:30:00Z" w16du:dateUtc="2026-07-10T15:30:00Z"/>
          <w:b/>
          <w:bCs/>
          <w:u w:val="single"/>
        </w:rPr>
      </w:pPr>
      <w:del w:id="228" w:author="Weaver, Meredith" w:date="2026-07-10T09:30:00Z" w16du:dateUtc="2026-07-10T15:30:00Z">
        <w:r w:rsidRPr="00845634" w:rsidDel="002723B2">
          <w:rPr>
            <w:b/>
            <w:bCs/>
            <w:u w:val="single"/>
          </w:rPr>
          <w:delText>THE FOLLOWING LIST DOES NOT INCLUDE ALL DOCUMENTS THAT MAY BE ACCEPTED TO ESTABLISH LAWFUL PRESENCE - SEE ALSO, SUBSECTIONS 2.1.3 THRU 2.1.6. OF THIS RULE.</w:delText>
        </w:r>
      </w:del>
    </w:p>
    <w:p w14:paraId="1D57665E" w14:textId="5C328B6F" w:rsidR="00C36D27" w:rsidRPr="00845634" w:rsidDel="002723B2" w:rsidRDefault="00C36D27" w:rsidP="00C36D27">
      <w:pPr>
        <w:pStyle w:val="upar1"/>
        <w:rPr>
          <w:del w:id="229" w:author="Weaver, Meredith" w:date="2026-07-10T09:30:00Z" w16du:dateUtc="2026-07-10T15:30:00Z"/>
        </w:rPr>
      </w:pPr>
      <w:del w:id="230" w:author="Weaver, Meredith" w:date="2026-07-10T09:30:00Z" w16du:dateUtc="2026-07-10T15:30:00Z">
        <w:r w:rsidRPr="00845634" w:rsidDel="002723B2">
          <w:delText>The documents listed below, if not expired, when combined with satisfactory proof of identity (which will come from the document itself if it bears a photograph of the person to whom it relates), establish that the Applicant is lawfully present for purposes of this Rule. For specific detailed descriptions of the Immigration Documents referred to below see Exhibit A to Attachment 5 of the AG Order.</w:delText>
        </w:r>
      </w:del>
    </w:p>
    <w:p w14:paraId="3CFEEACE" w14:textId="1A1BF59F" w:rsidR="00C36D27" w:rsidRPr="00845634" w:rsidDel="002723B2" w:rsidRDefault="00C36D27" w:rsidP="00C36D27">
      <w:pPr>
        <w:pStyle w:val="upar1"/>
        <w:rPr>
          <w:del w:id="231" w:author="Weaver, Meredith" w:date="2026-07-10T09:30:00Z" w16du:dateUtc="2026-07-10T15:30:00Z"/>
        </w:rPr>
      </w:pPr>
      <w:del w:id="232" w:author="Weaver, Meredith" w:date="2026-07-10T09:30:00Z" w16du:dateUtc="2026-07-10T15:30:00Z">
        <w:r w:rsidRPr="00845634" w:rsidDel="002723B2">
          <w:delText>Alien Lawfully Admitted for Permanent Residence</w:delText>
        </w:r>
      </w:del>
    </w:p>
    <w:p w14:paraId="1A82C5B1" w14:textId="08B2FBD1" w:rsidR="00C36D27" w:rsidRPr="00845634" w:rsidDel="002723B2" w:rsidRDefault="00C36D27" w:rsidP="00C36D27">
      <w:pPr>
        <w:pStyle w:val="par2"/>
        <w:rPr>
          <w:del w:id="233" w:author="Weaver, Meredith" w:date="2026-07-10T09:30:00Z" w16du:dateUtc="2026-07-10T15:30:00Z"/>
          <w:rFonts w:cs="Arial"/>
        </w:rPr>
      </w:pPr>
      <w:del w:id="234" w:author="Weaver, Meredith" w:date="2026-07-10T09:30:00Z" w16du:dateUtc="2026-07-10T15:30:00Z">
        <w:r w:rsidRPr="00845634" w:rsidDel="002723B2">
          <w:rPr>
            <w:rFonts w:cs="Arial"/>
          </w:rPr>
          <w:delText>1.</w:delText>
        </w:r>
        <w:r w:rsidRPr="00845634" w:rsidDel="002723B2">
          <w:rPr>
            <w:rFonts w:cs="Arial"/>
          </w:rPr>
          <w:tab/>
          <w:delText xml:space="preserve">Form I-551 (Alien Registration Receipt Card, commonly called or known as a </w:delText>
        </w:r>
        <w:r w:rsidR="001D4C84" w:rsidRPr="00845634" w:rsidDel="002723B2">
          <w:rPr>
            <w:rFonts w:cs="Arial"/>
          </w:rPr>
          <w:delText>“</w:delText>
        </w:r>
        <w:r w:rsidRPr="00845634" w:rsidDel="002723B2">
          <w:rPr>
            <w:rFonts w:cs="Arial"/>
          </w:rPr>
          <w:delText>green card</w:delText>
        </w:r>
        <w:r w:rsidR="001D4C84" w:rsidRPr="00845634" w:rsidDel="002723B2">
          <w:rPr>
            <w:rFonts w:cs="Arial"/>
          </w:rPr>
          <w:delText>”</w:delText>
        </w:r>
        <w:r w:rsidRPr="00845634" w:rsidDel="002723B2">
          <w:rPr>
            <w:rFonts w:cs="Arial"/>
          </w:rPr>
          <w:delText>); or</w:delText>
        </w:r>
      </w:del>
    </w:p>
    <w:p w14:paraId="25E6DD83" w14:textId="557323EB" w:rsidR="00C36D27" w:rsidRPr="00845634" w:rsidDel="002723B2" w:rsidRDefault="00C36D27" w:rsidP="00C36D27">
      <w:pPr>
        <w:pStyle w:val="par2"/>
        <w:rPr>
          <w:del w:id="235" w:author="Weaver, Meredith" w:date="2026-07-10T09:30:00Z" w16du:dateUtc="2026-07-10T15:30:00Z"/>
          <w:rFonts w:cs="Arial"/>
        </w:rPr>
      </w:pPr>
      <w:del w:id="236" w:author="Weaver, Meredith" w:date="2026-07-10T09:30:00Z" w16du:dateUtc="2026-07-10T15:30:00Z">
        <w:r w:rsidRPr="00845634" w:rsidDel="002723B2">
          <w:rPr>
            <w:rFonts w:cs="Arial"/>
          </w:rPr>
          <w:delText>2.</w:delText>
        </w:r>
        <w:r w:rsidRPr="00845634" w:rsidDel="002723B2">
          <w:rPr>
            <w:rFonts w:cs="Arial"/>
          </w:rPr>
          <w:tab/>
          <w:delText>Unexpired Temporary I-551 stamp in foreign passport or on Form I-94.</w:delText>
        </w:r>
      </w:del>
    </w:p>
    <w:p w14:paraId="24CCA5A3" w14:textId="3D35C18B" w:rsidR="00C36D27" w:rsidRPr="00845634" w:rsidDel="002723B2" w:rsidRDefault="00C36D27" w:rsidP="00C36D27">
      <w:pPr>
        <w:pStyle w:val="upar1"/>
        <w:rPr>
          <w:del w:id="237" w:author="Weaver, Meredith" w:date="2026-07-10T09:30:00Z" w16du:dateUtc="2026-07-10T15:30:00Z"/>
        </w:rPr>
      </w:pPr>
      <w:del w:id="238" w:author="Weaver, Meredith" w:date="2026-07-10T09:30:00Z" w16du:dateUtc="2026-07-10T15:30:00Z">
        <w:r w:rsidRPr="00845634" w:rsidDel="002723B2">
          <w:delText>Asylee</w:delText>
        </w:r>
      </w:del>
    </w:p>
    <w:p w14:paraId="59FB16C9" w14:textId="524EBCCC" w:rsidR="00C36D27" w:rsidRPr="00845634" w:rsidDel="002723B2" w:rsidRDefault="00C36D27" w:rsidP="00C36D27">
      <w:pPr>
        <w:pStyle w:val="par2"/>
        <w:rPr>
          <w:del w:id="239" w:author="Weaver, Meredith" w:date="2026-07-10T09:30:00Z" w16du:dateUtc="2026-07-10T15:30:00Z"/>
          <w:rFonts w:cs="Arial"/>
        </w:rPr>
      </w:pPr>
      <w:del w:id="240" w:author="Weaver, Meredith" w:date="2026-07-10T09:30:00Z" w16du:dateUtc="2026-07-10T15:30:00Z">
        <w:r w:rsidRPr="00845634" w:rsidDel="002723B2">
          <w:rPr>
            <w:rFonts w:cs="Arial"/>
          </w:rPr>
          <w:delText>3.</w:delText>
        </w:r>
        <w:r w:rsidRPr="00845634" w:rsidDel="002723B2">
          <w:rPr>
            <w:rFonts w:cs="Arial"/>
          </w:rPr>
          <w:tab/>
          <w:delText>Form I-94 annotated with stamp showing grant of asylum under section 208 of the Immigration and Nationality Act (INA);</w:delText>
        </w:r>
      </w:del>
    </w:p>
    <w:p w14:paraId="10A5FC2F" w14:textId="1A9C6784" w:rsidR="00C36D27" w:rsidRPr="00845634" w:rsidDel="002723B2" w:rsidRDefault="00C36D27" w:rsidP="00C36D27">
      <w:pPr>
        <w:pStyle w:val="par2"/>
        <w:rPr>
          <w:del w:id="241" w:author="Weaver, Meredith" w:date="2026-07-10T09:30:00Z" w16du:dateUtc="2026-07-10T15:30:00Z"/>
          <w:rFonts w:cs="Arial"/>
        </w:rPr>
      </w:pPr>
      <w:del w:id="242" w:author="Weaver, Meredith" w:date="2026-07-10T09:30:00Z" w16du:dateUtc="2026-07-10T15:30:00Z">
        <w:r w:rsidRPr="00845634" w:rsidDel="002723B2">
          <w:rPr>
            <w:rFonts w:cs="Arial"/>
          </w:rPr>
          <w:delText>4.</w:delText>
        </w:r>
        <w:r w:rsidRPr="00845634" w:rsidDel="002723B2">
          <w:rPr>
            <w:rFonts w:cs="Arial"/>
          </w:rPr>
          <w:tab/>
          <w:delText xml:space="preserve">Form I-688B (Employment Authorization Card) annotated </w:delText>
        </w:r>
        <w:r w:rsidR="001D4C84" w:rsidRPr="00845634" w:rsidDel="002723B2">
          <w:rPr>
            <w:rFonts w:cs="Arial"/>
          </w:rPr>
          <w:delText>“</w:delText>
        </w:r>
        <w:r w:rsidRPr="00845634" w:rsidDel="002723B2">
          <w:rPr>
            <w:rFonts w:cs="Arial"/>
          </w:rPr>
          <w:delText>274a.12(a)(5)</w:delText>
        </w:r>
        <w:r w:rsidR="001D4C84" w:rsidRPr="00845634" w:rsidDel="002723B2">
          <w:rPr>
            <w:rFonts w:cs="Arial"/>
          </w:rPr>
          <w:delText>”</w:delText>
        </w:r>
        <w:r w:rsidRPr="00845634" w:rsidDel="002723B2">
          <w:rPr>
            <w:rFonts w:cs="Arial"/>
          </w:rPr>
          <w:delText>;</w:delText>
        </w:r>
      </w:del>
    </w:p>
    <w:p w14:paraId="4AC83E69" w14:textId="60476BB1" w:rsidR="00C36D27" w:rsidRPr="00845634" w:rsidDel="002723B2" w:rsidRDefault="00C36D27" w:rsidP="00C36D27">
      <w:pPr>
        <w:pStyle w:val="par2"/>
        <w:rPr>
          <w:del w:id="243" w:author="Weaver, Meredith" w:date="2026-07-10T09:30:00Z" w16du:dateUtc="2026-07-10T15:30:00Z"/>
          <w:rFonts w:cs="Arial"/>
        </w:rPr>
      </w:pPr>
      <w:del w:id="244" w:author="Weaver, Meredith" w:date="2026-07-10T09:30:00Z" w16du:dateUtc="2026-07-10T15:30:00Z">
        <w:r w:rsidRPr="00845634" w:rsidDel="002723B2">
          <w:rPr>
            <w:rFonts w:cs="Arial"/>
          </w:rPr>
          <w:delText>5.</w:delText>
        </w:r>
        <w:r w:rsidRPr="00845634" w:rsidDel="002723B2">
          <w:rPr>
            <w:rFonts w:cs="Arial"/>
          </w:rPr>
          <w:tab/>
          <w:delText xml:space="preserve">Form I-776 (Employment Authorization Document) annotated </w:delText>
        </w:r>
        <w:r w:rsidR="001D4C84" w:rsidRPr="00845634" w:rsidDel="002723B2">
          <w:rPr>
            <w:rFonts w:cs="Arial"/>
          </w:rPr>
          <w:delText>“</w:delText>
        </w:r>
        <w:r w:rsidRPr="00845634" w:rsidDel="002723B2">
          <w:rPr>
            <w:rFonts w:cs="Arial"/>
          </w:rPr>
          <w:delText>A5</w:delText>
        </w:r>
        <w:r w:rsidR="001D4C84" w:rsidRPr="00845634" w:rsidDel="002723B2">
          <w:rPr>
            <w:rFonts w:cs="Arial"/>
          </w:rPr>
          <w:delText>”</w:delText>
        </w:r>
        <w:r w:rsidRPr="00845634" w:rsidDel="002723B2">
          <w:rPr>
            <w:rFonts w:cs="Arial"/>
          </w:rPr>
          <w:delText>;</w:delText>
        </w:r>
      </w:del>
    </w:p>
    <w:p w14:paraId="7F0F29D7" w14:textId="2EFB3F71" w:rsidR="00C36D27" w:rsidRPr="00845634" w:rsidDel="002723B2" w:rsidRDefault="00C36D27" w:rsidP="00C36D27">
      <w:pPr>
        <w:pStyle w:val="par2"/>
        <w:rPr>
          <w:del w:id="245" w:author="Weaver, Meredith" w:date="2026-07-10T09:30:00Z" w16du:dateUtc="2026-07-10T15:30:00Z"/>
          <w:rFonts w:cs="Arial"/>
        </w:rPr>
      </w:pPr>
      <w:del w:id="246" w:author="Weaver, Meredith" w:date="2026-07-10T09:30:00Z" w16du:dateUtc="2026-07-10T15:30:00Z">
        <w:r w:rsidRPr="00845634" w:rsidDel="002723B2">
          <w:rPr>
            <w:rFonts w:cs="Arial"/>
          </w:rPr>
          <w:delText>6.</w:delText>
        </w:r>
        <w:r w:rsidRPr="00845634" w:rsidDel="002723B2">
          <w:rPr>
            <w:rFonts w:cs="Arial"/>
          </w:rPr>
          <w:tab/>
          <w:delText>Grant Letter from the Asylum Office or USCIS; or</w:delText>
        </w:r>
      </w:del>
    </w:p>
    <w:p w14:paraId="03C52C4C" w14:textId="77BD993B" w:rsidR="00C36D27" w:rsidRPr="00845634" w:rsidDel="002723B2" w:rsidRDefault="00C36D27" w:rsidP="00C36D27">
      <w:pPr>
        <w:pStyle w:val="par2"/>
        <w:rPr>
          <w:del w:id="247" w:author="Weaver, Meredith" w:date="2026-07-10T09:30:00Z" w16du:dateUtc="2026-07-10T15:30:00Z"/>
          <w:rFonts w:cs="Arial"/>
        </w:rPr>
      </w:pPr>
      <w:del w:id="248" w:author="Weaver, Meredith" w:date="2026-07-10T09:30:00Z" w16du:dateUtc="2026-07-10T15:30:00Z">
        <w:r w:rsidRPr="00845634" w:rsidDel="002723B2">
          <w:rPr>
            <w:rFonts w:cs="Arial"/>
          </w:rPr>
          <w:delText>7.</w:delText>
        </w:r>
        <w:r w:rsidRPr="00845634" w:rsidDel="002723B2">
          <w:rPr>
            <w:rFonts w:cs="Arial"/>
          </w:rPr>
          <w:tab/>
          <w:delText>Order of an immigration judge granting asylum.</w:delText>
        </w:r>
      </w:del>
    </w:p>
    <w:p w14:paraId="3E411795" w14:textId="3FAC5BB4" w:rsidR="00C36D27" w:rsidRPr="00845634" w:rsidDel="002723B2" w:rsidRDefault="00C36D27" w:rsidP="00C36D27">
      <w:pPr>
        <w:pStyle w:val="upar1"/>
        <w:rPr>
          <w:del w:id="249" w:author="Weaver, Meredith" w:date="2026-07-10T09:30:00Z" w16du:dateUtc="2026-07-10T15:30:00Z"/>
        </w:rPr>
      </w:pPr>
      <w:del w:id="250" w:author="Weaver, Meredith" w:date="2026-07-10T09:30:00Z" w16du:dateUtc="2026-07-10T15:30:00Z">
        <w:r w:rsidRPr="00845634" w:rsidDel="002723B2">
          <w:delText>Refugee</w:delText>
        </w:r>
      </w:del>
    </w:p>
    <w:p w14:paraId="62327CE7" w14:textId="5246D830" w:rsidR="00C36D27" w:rsidRPr="00845634" w:rsidDel="002723B2" w:rsidRDefault="00C36D27" w:rsidP="00C36D27">
      <w:pPr>
        <w:pStyle w:val="par2"/>
        <w:rPr>
          <w:del w:id="251" w:author="Weaver, Meredith" w:date="2026-07-10T09:30:00Z" w16du:dateUtc="2026-07-10T15:30:00Z"/>
          <w:rFonts w:cs="Arial"/>
        </w:rPr>
      </w:pPr>
      <w:del w:id="252" w:author="Weaver, Meredith" w:date="2026-07-10T09:30:00Z" w16du:dateUtc="2026-07-10T15:30:00Z">
        <w:r w:rsidRPr="00845634" w:rsidDel="002723B2">
          <w:rPr>
            <w:rFonts w:cs="Arial"/>
          </w:rPr>
          <w:delText>8.</w:delText>
        </w:r>
        <w:r w:rsidRPr="00845634" w:rsidDel="002723B2">
          <w:rPr>
            <w:rFonts w:cs="Arial"/>
          </w:rPr>
          <w:tab/>
          <w:delText>Form I-94 annotated with stamp showing admission under Section 207 of the INA;</w:delText>
        </w:r>
      </w:del>
    </w:p>
    <w:p w14:paraId="45EE9896" w14:textId="74270C54" w:rsidR="00C36D27" w:rsidRPr="00845634" w:rsidDel="002723B2" w:rsidRDefault="00C36D27" w:rsidP="00C36D27">
      <w:pPr>
        <w:pStyle w:val="par2"/>
        <w:rPr>
          <w:del w:id="253" w:author="Weaver, Meredith" w:date="2026-07-10T09:30:00Z" w16du:dateUtc="2026-07-10T15:30:00Z"/>
          <w:rFonts w:cs="Arial"/>
        </w:rPr>
      </w:pPr>
      <w:del w:id="254" w:author="Weaver, Meredith" w:date="2026-07-10T09:30:00Z" w16du:dateUtc="2026-07-10T15:30:00Z">
        <w:r w:rsidRPr="00845634" w:rsidDel="002723B2">
          <w:rPr>
            <w:rFonts w:cs="Arial"/>
          </w:rPr>
          <w:delText>9.</w:delText>
        </w:r>
        <w:r w:rsidRPr="00845634" w:rsidDel="002723B2">
          <w:rPr>
            <w:rFonts w:cs="Arial"/>
          </w:rPr>
          <w:tab/>
          <w:delText xml:space="preserve">Form I-688B (Employment Authorization Card) annotated </w:delText>
        </w:r>
        <w:r w:rsidR="001D4C84" w:rsidRPr="00845634" w:rsidDel="002723B2">
          <w:rPr>
            <w:rFonts w:cs="Arial"/>
          </w:rPr>
          <w:delText>“</w:delText>
        </w:r>
        <w:r w:rsidRPr="00845634" w:rsidDel="002723B2">
          <w:rPr>
            <w:rFonts w:cs="Arial"/>
          </w:rPr>
          <w:delText>274a.12(a)(3)</w:delText>
        </w:r>
        <w:r w:rsidR="001D4C84" w:rsidRPr="00845634" w:rsidDel="002723B2">
          <w:rPr>
            <w:rFonts w:cs="Arial"/>
          </w:rPr>
          <w:delText>”</w:delText>
        </w:r>
        <w:r w:rsidRPr="00845634" w:rsidDel="002723B2">
          <w:rPr>
            <w:rFonts w:cs="Arial"/>
          </w:rPr>
          <w:delText>; or</w:delText>
        </w:r>
      </w:del>
    </w:p>
    <w:p w14:paraId="6D609732" w14:textId="77DEFF0F" w:rsidR="00C36D27" w:rsidRPr="00845634" w:rsidDel="002723B2" w:rsidRDefault="00C36D27" w:rsidP="00C36D27">
      <w:pPr>
        <w:pStyle w:val="par2"/>
        <w:rPr>
          <w:del w:id="255" w:author="Weaver, Meredith" w:date="2026-07-10T09:30:00Z" w16du:dateUtc="2026-07-10T15:30:00Z"/>
          <w:rFonts w:cs="Arial"/>
        </w:rPr>
      </w:pPr>
      <w:del w:id="256" w:author="Weaver, Meredith" w:date="2026-07-10T09:30:00Z" w16du:dateUtc="2026-07-10T15:30:00Z">
        <w:r w:rsidRPr="00845634" w:rsidDel="002723B2">
          <w:rPr>
            <w:rFonts w:cs="Arial"/>
          </w:rPr>
          <w:delText>10.</w:delText>
        </w:r>
        <w:r w:rsidRPr="00845634" w:rsidDel="002723B2">
          <w:rPr>
            <w:rFonts w:cs="Arial"/>
          </w:rPr>
          <w:tab/>
          <w:delText xml:space="preserve">Form I-766 (Employment Authorization Document) annotated </w:delText>
        </w:r>
        <w:r w:rsidR="001D4C84" w:rsidRPr="00845634" w:rsidDel="002723B2">
          <w:rPr>
            <w:rFonts w:cs="Arial"/>
          </w:rPr>
          <w:delText>“</w:delText>
        </w:r>
        <w:r w:rsidRPr="00845634" w:rsidDel="002723B2">
          <w:rPr>
            <w:rFonts w:cs="Arial"/>
          </w:rPr>
          <w:delText>A3</w:delText>
        </w:r>
        <w:r w:rsidR="001D4C84" w:rsidRPr="00845634" w:rsidDel="002723B2">
          <w:rPr>
            <w:rFonts w:cs="Arial"/>
          </w:rPr>
          <w:delText>”</w:delText>
        </w:r>
        <w:r w:rsidRPr="00845634" w:rsidDel="002723B2">
          <w:rPr>
            <w:rFonts w:cs="Arial"/>
          </w:rPr>
          <w:delText>; or</w:delText>
        </w:r>
      </w:del>
    </w:p>
    <w:p w14:paraId="2D9537CD" w14:textId="40EBE9EB" w:rsidR="00C36D27" w:rsidRPr="00845634" w:rsidDel="002723B2" w:rsidRDefault="00C36D27" w:rsidP="00C36D27">
      <w:pPr>
        <w:pStyle w:val="par2"/>
        <w:rPr>
          <w:del w:id="257" w:author="Weaver, Meredith" w:date="2026-07-10T09:30:00Z" w16du:dateUtc="2026-07-10T15:30:00Z"/>
          <w:rFonts w:cs="Arial"/>
        </w:rPr>
      </w:pPr>
      <w:del w:id="258" w:author="Weaver, Meredith" w:date="2026-07-10T09:30:00Z" w16du:dateUtc="2026-07-10T15:30:00Z">
        <w:r w:rsidRPr="00845634" w:rsidDel="002723B2">
          <w:rPr>
            <w:rFonts w:cs="Arial"/>
          </w:rPr>
          <w:delText>11.</w:delText>
        </w:r>
        <w:r w:rsidRPr="00845634" w:rsidDel="002723B2">
          <w:rPr>
            <w:rFonts w:cs="Arial"/>
          </w:rPr>
          <w:tab/>
          <w:delText>Form I-571 (Refugee Travel Document).</w:delText>
        </w:r>
      </w:del>
    </w:p>
    <w:p w14:paraId="508A76D5" w14:textId="3579C5CC" w:rsidR="00C36D27" w:rsidRPr="00845634" w:rsidDel="002723B2" w:rsidRDefault="00C36D27" w:rsidP="00C36D27">
      <w:pPr>
        <w:pStyle w:val="upar1"/>
        <w:rPr>
          <w:del w:id="259" w:author="Weaver, Meredith" w:date="2026-07-10T09:30:00Z" w16du:dateUtc="2026-07-10T15:30:00Z"/>
        </w:rPr>
      </w:pPr>
      <w:del w:id="260" w:author="Weaver, Meredith" w:date="2026-07-10T09:30:00Z" w16du:dateUtc="2026-07-10T15:30:00Z">
        <w:r w:rsidRPr="00845634" w:rsidDel="002723B2">
          <w:delText>Alien Paroled into the U.S. for a Least One Year</w:delText>
        </w:r>
      </w:del>
    </w:p>
    <w:p w14:paraId="6AFDAE88" w14:textId="1BA5EC64" w:rsidR="00C36D27" w:rsidRPr="00845634" w:rsidDel="002723B2" w:rsidRDefault="00C36D27" w:rsidP="00C36D27">
      <w:pPr>
        <w:pStyle w:val="par2"/>
        <w:rPr>
          <w:del w:id="261" w:author="Weaver, Meredith" w:date="2026-07-10T09:30:00Z" w16du:dateUtc="2026-07-10T15:30:00Z"/>
          <w:rFonts w:cs="Arial"/>
        </w:rPr>
      </w:pPr>
      <w:del w:id="262" w:author="Weaver, Meredith" w:date="2026-07-10T09:30:00Z" w16du:dateUtc="2026-07-10T15:30:00Z">
        <w:r w:rsidRPr="00845634" w:rsidDel="002723B2">
          <w:rPr>
            <w:rFonts w:cs="Arial"/>
          </w:rPr>
          <w:delText>12.</w:delText>
        </w:r>
        <w:r w:rsidRPr="00845634" w:rsidDel="002723B2">
          <w:rPr>
            <w:rFonts w:cs="Arial"/>
          </w:rPr>
          <w:tab/>
          <w:delText>Form I-94 with stamp showing admission for at least one year under Section 212(d)(5) of the INA. (Applicant cannot aggregate periods of admission for less than one year to meet the one-year requirement).</w:delText>
        </w:r>
      </w:del>
    </w:p>
    <w:p w14:paraId="211D797D" w14:textId="476A8488" w:rsidR="00C36D27" w:rsidRPr="00845634" w:rsidDel="002723B2" w:rsidRDefault="00C36D27" w:rsidP="00C36D27">
      <w:pPr>
        <w:pStyle w:val="upar1"/>
        <w:rPr>
          <w:del w:id="263" w:author="Weaver, Meredith" w:date="2026-07-10T09:30:00Z" w16du:dateUtc="2026-07-10T15:30:00Z"/>
        </w:rPr>
      </w:pPr>
      <w:del w:id="264" w:author="Weaver, Meredith" w:date="2026-07-10T09:30:00Z" w16du:dateUtc="2026-07-10T15:30:00Z">
        <w:r w:rsidRPr="00845634" w:rsidDel="002723B2">
          <w:lastRenderedPageBreak/>
          <w:delText>Alien Whose Deportation or Removal Was Withheld</w:delText>
        </w:r>
      </w:del>
    </w:p>
    <w:p w14:paraId="02CA8169" w14:textId="5C6B24D4" w:rsidR="00C36D27" w:rsidRPr="00845634" w:rsidDel="002723B2" w:rsidRDefault="00C36D27" w:rsidP="00C36D27">
      <w:pPr>
        <w:pStyle w:val="par2"/>
        <w:rPr>
          <w:del w:id="265" w:author="Weaver, Meredith" w:date="2026-07-10T09:30:00Z" w16du:dateUtc="2026-07-10T15:30:00Z"/>
          <w:rFonts w:cs="Arial"/>
        </w:rPr>
      </w:pPr>
      <w:del w:id="266" w:author="Weaver, Meredith" w:date="2026-07-10T09:30:00Z" w16du:dateUtc="2026-07-10T15:30:00Z">
        <w:r w:rsidRPr="00845634" w:rsidDel="002723B2">
          <w:rPr>
            <w:rFonts w:cs="Arial"/>
          </w:rPr>
          <w:delText>13.</w:delText>
        </w:r>
        <w:r w:rsidRPr="00845634" w:rsidDel="002723B2">
          <w:rPr>
            <w:rFonts w:cs="Arial"/>
          </w:rPr>
          <w:tab/>
          <w:delText>Form I-688B (Employment Authorization Card) annotated 274a.12(a)(10);</w:delText>
        </w:r>
      </w:del>
    </w:p>
    <w:p w14:paraId="2DD35A2F" w14:textId="6F94A255" w:rsidR="00C36D27" w:rsidRPr="00845634" w:rsidDel="002723B2" w:rsidRDefault="00C36D27" w:rsidP="00C36D27">
      <w:pPr>
        <w:pStyle w:val="par2"/>
        <w:rPr>
          <w:del w:id="267" w:author="Weaver, Meredith" w:date="2026-07-10T09:30:00Z" w16du:dateUtc="2026-07-10T15:30:00Z"/>
          <w:rFonts w:cs="Arial"/>
        </w:rPr>
      </w:pPr>
      <w:del w:id="268" w:author="Weaver, Meredith" w:date="2026-07-10T09:30:00Z" w16du:dateUtc="2026-07-10T15:30:00Z">
        <w:r w:rsidRPr="00845634" w:rsidDel="002723B2">
          <w:rPr>
            <w:rFonts w:cs="Arial"/>
          </w:rPr>
          <w:delText>14.</w:delText>
        </w:r>
        <w:r w:rsidRPr="00845634" w:rsidDel="002723B2">
          <w:rPr>
            <w:rFonts w:cs="Arial"/>
          </w:rPr>
          <w:tab/>
          <w:delText xml:space="preserve">Form I-766 (Employment Authorization Document) annotated </w:delText>
        </w:r>
        <w:r w:rsidR="001D4C84" w:rsidRPr="00845634" w:rsidDel="002723B2">
          <w:rPr>
            <w:rFonts w:cs="Arial"/>
          </w:rPr>
          <w:delText>“</w:delText>
        </w:r>
        <w:r w:rsidRPr="00845634" w:rsidDel="002723B2">
          <w:rPr>
            <w:rFonts w:cs="Arial"/>
          </w:rPr>
          <w:delText>A10</w:delText>
        </w:r>
        <w:r w:rsidR="001D4C84" w:rsidRPr="00845634" w:rsidDel="002723B2">
          <w:rPr>
            <w:rFonts w:cs="Arial"/>
          </w:rPr>
          <w:delText>”</w:delText>
        </w:r>
        <w:r w:rsidRPr="00845634" w:rsidDel="002723B2">
          <w:rPr>
            <w:rFonts w:cs="Arial"/>
          </w:rPr>
          <w:delText>; or</w:delText>
        </w:r>
      </w:del>
    </w:p>
    <w:p w14:paraId="20378A08" w14:textId="34247FEE" w:rsidR="00C36D27" w:rsidRPr="00845634" w:rsidDel="002723B2" w:rsidRDefault="00C36D27" w:rsidP="00C36D27">
      <w:pPr>
        <w:pStyle w:val="par2"/>
        <w:rPr>
          <w:del w:id="269" w:author="Weaver, Meredith" w:date="2026-07-10T09:30:00Z" w16du:dateUtc="2026-07-10T15:30:00Z"/>
          <w:rFonts w:cs="Arial"/>
        </w:rPr>
      </w:pPr>
      <w:del w:id="270" w:author="Weaver, Meredith" w:date="2026-07-10T09:30:00Z" w16du:dateUtc="2026-07-10T15:30:00Z">
        <w:r w:rsidRPr="00845634" w:rsidDel="002723B2">
          <w:rPr>
            <w:rFonts w:cs="Arial"/>
          </w:rPr>
          <w:delText>15.</w:delText>
        </w:r>
        <w:r w:rsidRPr="00845634" w:rsidDel="002723B2">
          <w:rPr>
            <w:rFonts w:cs="Arial"/>
          </w:rPr>
          <w:tab/>
          <w:delText>Order from an immigration judge showing deportation withheld under Section 243(h) of the INA as in effect prior to April 1, 1997, or removal withheld under Section 241(b)(3) of the INA.</w:delText>
        </w:r>
      </w:del>
    </w:p>
    <w:p w14:paraId="0DB70DEE" w14:textId="774C9A69" w:rsidR="00C36D27" w:rsidRPr="00845634" w:rsidDel="002723B2" w:rsidRDefault="00C36D27" w:rsidP="00C36D27">
      <w:pPr>
        <w:pStyle w:val="upar1"/>
        <w:rPr>
          <w:del w:id="271" w:author="Weaver, Meredith" w:date="2026-07-10T09:30:00Z" w16du:dateUtc="2026-07-10T15:30:00Z"/>
        </w:rPr>
      </w:pPr>
      <w:del w:id="272" w:author="Weaver, Meredith" w:date="2026-07-10T09:30:00Z" w16du:dateUtc="2026-07-10T15:30:00Z">
        <w:r w:rsidRPr="00845634" w:rsidDel="002723B2">
          <w:delText>Alien Granted Conditional Entry</w:delText>
        </w:r>
      </w:del>
    </w:p>
    <w:p w14:paraId="429E1FB4" w14:textId="50CC9CE3" w:rsidR="00C36D27" w:rsidRPr="00845634" w:rsidDel="002723B2" w:rsidRDefault="00C36D27" w:rsidP="00C36D27">
      <w:pPr>
        <w:pStyle w:val="par2"/>
        <w:rPr>
          <w:del w:id="273" w:author="Weaver, Meredith" w:date="2026-07-10T09:30:00Z" w16du:dateUtc="2026-07-10T15:30:00Z"/>
          <w:rFonts w:cs="Arial"/>
        </w:rPr>
      </w:pPr>
      <w:del w:id="274" w:author="Weaver, Meredith" w:date="2026-07-10T09:30:00Z" w16du:dateUtc="2026-07-10T15:30:00Z">
        <w:r w:rsidRPr="00845634" w:rsidDel="002723B2">
          <w:rPr>
            <w:rFonts w:cs="Arial"/>
          </w:rPr>
          <w:delText>16.</w:delText>
        </w:r>
        <w:r w:rsidRPr="00845634" w:rsidDel="002723B2">
          <w:rPr>
            <w:rFonts w:cs="Arial"/>
          </w:rPr>
          <w:tab/>
          <w:delText>Form I-94 with stamp showing admission under Section 203(a)(7) of the INA;</w:delText>
        </w:r>
      </w:del>
    </w:p>
    <w:p w14:paraId="473317BA" w14:textId="3C8F82F0" w:rsidR="00C36D27" w:rsidRPr="00845634" w:rsidDel="002723B2" w:rsidRDefault="00C36D27" w:rsidP="00C36D27">
      <w:pPr>
        <w:pStyle w:val="par2"/>
        <w:rPr>
          <w:del w:id="275" w:author="Weaver, Meredith" w:date="2026-07-10T09:30:00Z" w16du:dateUtc="2026-07-10T15:30:00Z"/>
          <w:rFonts w:cs="Arial"/>
        </w:rPr>
      </w:pPr>
      <w:del w:id="276" w:author="Weaver, Meredith" w:date="2026-07-10T09:30:00Z" w16du:dateUtc="2026-07-10T15:30:00Z">
        <w:r w:rsidRPr="00845634" w:rsidDel="002723B2">
          <w:rPr>
            <w:rFonts w:cs="Arial"/>
          </w:rPr>
          <w:delText>17.</w:delText>
        </w:r>
        <w:r w:rsidRPr="00845634" w:rsidDel="002723B2">
          <w:rPr>
            <w:rFonts w:cs="Arial"/>
          </w:rPr>
          <w:tab/>
          <w:delText xml:space="preserve">Form I-688B (Employment Authorization Card) annotated </w:delText>
        </w:r>
        <w:r w:rsidR="001D4C84" w:rsidRPr="00845634" w:rsidDel="002723B2">
          <w:rPr>
            <w:rFonts w:cs="Arial"/>
          </w:rPr>
          <w:delText>“</w:delText>
        </w:r>
        <w:r w:rsidRPr="00845634" w:rsidDel="002723B2">
          <w:rPr>
            <w:rFonts w:cs="Arial"/>
          </w:rPr>
          <w:delText>274a.12(a)(3)</w:delText>
        </w:r>
        <w:r w:rsidR="001D4C84" w:rsidRPr="00845634" w:rsidDel="002723B2">
          <w:rPr>
            <w:rFonts w:cs="Arial"/>
          </w:rPr>
          <w:delText>”</w:delText>
        </w:r>
        <w:r w:rsidRPr="00845634" w:rsidDel="002723B2">
          <w:rPr>
            <w:rFonts w:cs="Arial"/>
          </w:rPr>
          <w:delText>; or</w:delText>
        </w:r>
      </w:del>
    </w:p>
    <w:p w14:paraId="0E222486" w14:textId="07E8DEDD" w:rsidR="00C36D27" w:rsidRPr="00845634" w:rsidDel="002723B2" w:rsidRDefault="00C36D27" w:rsidP="00C36D27">
      <w:pPr>
        <w:pStyle w:val="par2"/>
        <w:rPr>
          <w:del w:id="277" w:author="Weaver, Meredith" w:date="2026-07-10T09:30:00Z" w16du:dateUtc="2026-07-10T15:30:00Z"/>
          <w:rFonts w:cs="Arial"/>
        </w:rPr>
      </w:pPr>
      <w:del w:id="278" w:author="Weaver, Meredith" w:date="2026-07-10T09:30:00Z" w16du:dateUtc="2026-07-10T15:30:00Z">
        <w:r w:rsidRPr="00845634" w:rsidDel="002723B2">
          <w:rPr>
            <w:rFonts w:cs="Arial"/>
          </w:rPr>
          <w:delText>18.</w:delText>
        </w:r>
        <w:r w:rsidRPr="00845634" w:rsidDel="002723B2">
          <w:rPr>
            <w:rFonts w:cs="Arial"/>
          </w:rPr>
          <w:tab/>
          <w:delText xml:space="preserve">Form I-766 (Employment Authorization Document) annotated </w:delText>
        </w:r>
        <w:r w:rsidR="001D4C84" w:rsidRPr="00845634" w:rsidDel="002723B2">
          <w:rPr>
            <w:rFonts w:cs="Arial"/>
          </w:rPr>
          <w:delText>“</w:delText>
        </w:r>
        <w:r w:rsidRPr="00845634" w:rsidDel="002723B2">
          <w:rPr>
            <w:rFonts w:cs="Arial"/>
          </w:rPr>
          <w:delText>A3</w:delText>
        </w:r>
        <w:r w:rsidR="001D4C84" w:rsidRPr="00845634" w:rsidDel="002723B2">
          <w:rPr>
            <w:rFonts w:cs="Arial"/>
          </w:rPr>
          <w:delText>”</w:delText>
        </w:r>
        <w:r w:rsidRPr="00845634" w:rsidDel="002723B2">
          <w:rPr>
            <w:rFonts w:cs="Arial"/>
          </w:rPr>
          <w:delText>.</w:delText>
        </w:r>
      </w:del>
    </w:p>
    <w:p w14:paraId="4EDFD603" w14:textId="0BBA804E" w:rsidR="00C36D27" w:rsidRPr="00845634" w:rsidDel="002723B2" w:rsidRDefault="00C36D27" w:rsidP="00C36D27">
      <w:pPr>
        <w:pStyle w:val="upar1"/>
        <w:rPr>
          <w:del w:id="279" w:author="Weaver, Meredith" w:date="2026-07-10T09:30:00Z" w16du:dateUtc="2026-07-10T15:30:00Z"/>
        </w:rPr>
      </w:pPr>
      <w:del w:id="280" w:author="Weaver, Meredith" w:date="2026-07-10T09:30:00Z" w16du:dateUtc="2026-07-10T15:30:00Z">
        <w:r w:rsidRPr="00845634" w:rsidDel="002723B2">
          <w:delText>Cuban/Haitian Entrant</w:delText>
        </w:r>
      </w:del>
    </w:p>
    <w:p w14:paraId="7C2206CE" w14:textId="5009939B" w:rsidR="00C36D27" w:rsidRPr="00845634" w:rsidDel="002723B2" w:rsidRDefault="00C36D27" w:rsidP="00C36D27">
      <w:pPr>
        <w:pStyle w:val="par2"/>
        <w:rPr>
          <w:del w:id="281" w:author="Weaver, Meredith" w:date="2026-07-10T09:30:00Z" w16du:dateUtc="2026-07-10T15:30:00Z"/>
          <w:rFonts w:cs="Arial"/>
        </w:rPr>
      </w:pPr>
      <w:del w:id="282" w:author="Weaver, Meredith" w:date="2026-07-10T09:30:00Z" w16du:dateUtc="2026-07-10T15:30:00Z">
        <w:r w:rsidRPr="00845634" w:rsidDel="002723B2">
          <w:rPr>
            <w:rFonts w:cs="Arial"/>
          </w:rPr>
          <w:delText>19.</w:delText>
        </w:r>
        <w:r w:rsidRPr="00845634" w:rsidDel="002723B2">
          <w:rPr>
            <w:rFonts w:cs="Arial"/>
          </w:rPr>
          <w:tab/>
          <w:delText xml:space="preserve">Form I-551 (Alien Registration Receipt Card, commonly known as a </w:delText>
        </w:r>
        <w:r w:rsidR="001D4C84" w:rsidRPr="00845634" w:rsidDel="002723B2">
          <w:rPr>
            <w:rFonts w:cs="Arial"/>
          </w:rPr>
          <w:delText>“</w:delText>
        </w:r>
        <w:r w:rsidRPr="00845634" w:rsidDel="002723B2">
          <w:rPr>
            <w:rFonts w:cs="Arial"/>
          </w:rPr>
          <w:delText>green card,</w:delText>
        </w:r>
        <w:r w:rsidR="001D4C84" w:rsidRPr="00845634" w:rsidDel="002723B2">
          <w:rPr>
            <w:rFonts w:cs="Arial"/>
          </w:rPr>
          <w:delText>”</w:delText>
        </w:r>
        <w:r w:rsidRPr="00845634" w:rsidDel="002723B2">
          <w:rPr>
            <w:rFonts w:cs="Arial"/>
          </w:rPr>
          <w:delText>) with the code CU6, CU7, or CH6;</w:delText>
        </w:r>
      </w:del>
    </w:p>
    <w:p w14:paraId="406C053F" w14:textId="1A708FAE" w:rsidR="00C36D27" w:rsidRPr="00845634" w:rsidDel="002723B2" w:rsidRDefault="00C36D27" w:rsidP="00C36D27">
      <w:pPr>
        <w:pStyle w:val="par2"/>
        <w:rPr>
          <w:del w:id="283" w:author="Weaver, Meredith" w:date="2026-07-10T09:30:00Z" w16du:dateUtc="2026-07-10T15:30:00Z"/>
          <w:rFonts w:cs="Arial"/>
        </w:rPr>
      </w:pPr>
      <w:del w:id="284" w:author="Weaver, Meredith" w:date="2026-07-10T09:30:00Z" w16du:dateUtc="2026-07-10T15:30:00Z">
        <w:r w:rsidRPr="00845634" w:rsidDel="002723B2">
          <w:rPr>
            <w:rFonts w:cs="Arial"/>
          </w:rPr>
          <w:delText>20.</w:delText>
        </w:r>
        <w:r w:rsidRPr="00845634" w:rsidDel="002723B2">
          <w:rPr>
            <w:rFonts w:cs="Arial"/>
          </w:rPr>
          <w:tab/>
          <w:delText>Unexpired temporary I-551 stamp in foreign passport or on Form I-94 with the code CU6 or CU7;</w:delText>
        </w:r>
      </w:del>
    </w:p>
    <w:p w14:paraId="0B1217D5" w14:textId="377BE571" w:rsidR="00C36D27" w:rsidRPr="00845634" w:rsidDel="002723B2" w:rsidRDefault="00C36D27" w:rsidP="00C36D27">
      <w:pPr>
        <w:pStyle w:val="par2"/>
        <w:rPr>
          <w:del w:id="285" w:author="Weaver, Meredith" w:date="2026-07-10T09:30:00Z" w16du:dateUtc="2026-07-10T15:30:00Z"/>
          <w:rFonts w:cs="Arial"/>
        </w:rPr>
      </w:pPr>
      <w:del w:id="286" w:author="Weaver, Meredith" w:date="2026-07-10T09:30:00Z" w16du:dateUtc="2026-07-10T15:30:00Z">
        <w:r w:rsidRPr="00845634" w:rsidDel="002723B2">
          <w:rPr>
            <w:rFonts w:cs="Arial"/>
          </w:rPr>
          <w:delText>21.</w:delText>
        </w:r>
        <w:r w:rsidRPr="00845634" w:rsidDel="002723B2">
          <w:rPr>
            <w:rFonts w:cs="Arial"/>
          </w:rPr>
          <w:tab/>
          <w:delText xml:space="preserve">Form I-94 with stamp showing parole as </w:delText>
        </w:r>
        <w:r w:rsidR="001D4C84" w:rsidRPr="00845634" w:rsidDel="002723B2">
          <w:rPr>
            <w:rFonts w:cs="Arial"/>
          </w:rPr>
          <w:delText>“</w:delText>
        </w:r>
        <w:r w:rsidRPr="00845634" w:rsidDel="002723B2">
          <w:rPr>
            <w:rFonts w:cs="Arial"/>
          </w:rPr>
          <w:delText>Cuba/Haitian Entrant</w:delText>
        </w:r>
        <w:r w:rsidR="001D4C84" w:rsidRPr="00845634" w:rsidDel="002723B2">
          <w:rPr>
            <w:rFonts w:cs="Arial"/>
          </w:rPr>
          <w:delText>”</w:delText>
        </w:r>
        <w:r w:rsidRPr="00845634" w:rsidDel="002723B2">
          <w:rPr>
            <w:rFonts w:cs="Arial"/>
          </w:rPr>
          <w:delText xml:space="preserve"> under Section 212(d)5) of the INA.</w:delText>
        </w:r>
      </w:del>
    </w:p>
    <w:p w14:paraId="502906F7" w14:textId="271DE97B" w:rsidR="00C36D27" w:rsidRPr="00845634" w:rsidDel="002723B2" w:rsidRDefault="00C36D27" w:rsidP="00C36D27">
      <w:pPr>
        <w:pStyle w:val="upar1"/>
        <w:rPr>
          <w:del w:id="287" w:author="Weaver, Meredith" w:date="2026-07-10T09:30:00Z" w16du:dateUtc="2026-07-10T15:30:00Z"/>
        </w:rPr>
      </w:pPr>
      <w:del w:id="288" w:author="Weaver, Meredith" w:date="2026-07-10T09:30:00Z" w16du:dateUtc="2026-07-10T15:30:00Z">
        <w:r w:rsidRPr="00845634" w:rsidDel="002723B2">
          <w:delText>Alien Who Has Been Battered or Subjected to Extreme Cruelty</w:delText>
        </w:r>
      </w:del>
    </w:p>
    <w:p w14:paraId="50FD2199" w14:textId="3CBA7ED6" w:rsidR="00C36D27" w:rsidRPr="00845634" w:rsidDel="002723B2" w:rsidRDefault="00C36D27" w:rsidP="00C36D27">
      <w:pPr>
        <w:pStyle w:val="upar2"/>
        <w:rPr>
          <w:del w:id="289" w:author="Weaver, Meredith" w:date="2026-07-10T09:30:00Z" w16du:dateUtc="2026-07-10T15:30:00Z"/>
        </w:rPr>
      </w:pPr>
      <w:del w:id="290" w:author="Weaver, Meredith" w:date="2026-07-10T09:30:00Z" w16du:dateUtc="2026-07-10T15:30:00Z">
        <w:r w:rsidRPr="00845634" w:rsidDel="002723B2">
          <w:delText>See Attachment 5, Exhibit B, Section II, of the AG Order.</w:delText>
        </w:r>
      </w:del>
    </w:p>
    <w:p w14:paraId="57992E67" w14:textId="1AA252D9" w:rsidR="001F69A3" w:rsidRDefault="00C36D27" w:rsidP="002723B2">
      <w:pPr>
        <w:pStyle w:val="upar2"/>
        <w:rPr>
          <w:ins w:id="291" w:author="Weaver, Meredith" w:date="2026-07-10T09:31:00Z" w16du:dateUtc="2026-07-10T15:31:00Z"/>
        </w:rPr>
      </w:pPr>
      <w:del w:id="292" w:author="Weaver, Meredith" w:date="2026-07-10T09:30:00Z" w16du:dateUtc="2026-07-10T15:30:00Z">
        <w:r w:rsidRPr="00845634" w:rsidDel="002723B2">
          <w:delText xml:space="preserve">The documentation for Violence Against Women Act self-petitioners is the USCIS issued </w:delText>
        </w:r>
        <w:r w:rsidR="001D4C84" w:rsidRPr="00845634" w:rsidDel="002723B2">
          <w:delText>“</w:delText>
        </w:r>
        <w:r w:rsidRPr="00845634" w:rsidDel="002723B2">
          <w:delText>Notice of Prima Facie Determination</w:delText>
        </w:r>
        <w:r w:rsidR="001D4C84" w:rsidRPr="00845634" w:rsidDel="002723B2">
          <w:delText>”</w:delText>
        </w:r>
        <w:r w:rsidRPr="00845634" w:rsidDel="002723B2">
          <w:delText xml:space="preserve"> or </w:delText>
        </w:r>
        <w:r w:rsidR="001D4C84" w:rsidRPr="00845634" w:rsidDel="002723B2">
          <w:delText>“</w:delText>
        </w:r>
        <w:r w:rsidRPr="00845634" w:rsidDel="002723B2">
          <w:delText>Notice of Approval</w:delText>
        </w:r>
        <w:r w:rsidR="001D4C84" w:rsidRPr="00845634" w:rsidDel="002723B2">
          <w:delText>”</w:delText>
        </w:r>
        <w:r w:rsidRPr="00845634" w:rsidDel="002723B2">
          <w:delText>.</w:delText>
        </w:r>
      </w:del>
    </w:p>
    <w:p w14:paraId="699C20C1" w14:textId="03B04C1E" w:rsidR="002723B2" w:rsidRPr="00845634" w:rsidRDefault="002723B2" w:rsidP="002723B2">
      <w:pPr>
        <w:pStyle w:val="upar2"/>
      </w:pPr>
      <w:ins w:id="293" w:author="Weaver, Meredith" w:date="2026-07-10T09:31:00Z">
        <w:r w:rsidRPr="002723B2">
          <w:t xml:space="preserve">Withdrawal effective </w:t>
        </w:r>
      </w:ins>
      <w:ins w:id="294" w:author="Weaver, Meredith" w:date="2026-07-10T09:31:00Z" w16du:dateUtc="2026-07-10T15:31:00Z">
        <w:r>
          <w:t>Dece</w:t>
        </w:r>
      </w:ins>
      <w:ins w:id="295" w:author="Weaver, Meredith" w:date="2026-07-10T09:32:00Z" w16du:dateUtc="2026-07-10T15:32:00Z">
        <w:r>
          <w:t>mber 31</w:t>
        </w:r>
      </w:ins>
      <w:ins w:id="296" w:author="Weaver, Meredith" w:date="2026-07-10T09:31:00Z">
        <w:r w:rsidRPr="002723B2">
          <w:t>, 2026.</w:t>
        </w:r>
      </w:ins>
    </w:p>
    <w:sectPr w:rsidR="002723B2" w:rsidRPr="00845634" w:rsidSect="00164B59">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226D" w14:textId="77777777" w:rsidR="00EC46E2" w:rsidRDefault="00EC46E2" w:rsidP="00112A8C">
      <w:r>
        <w:separator/>
      </w:r>
    </w:p>
  </w:endnote>
  <w:endnote w:type="continuationSeparator" w:id="0">
    <w:p w14:paraId="2457F6D4" w14:textId="77777777" w:rsidR="00EC46E2" w:rsidRDefault="00EC46E2"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3685" w14:textId="77777777" w:rsidR="004062DD" w:rsidRPr="000A5A5A" w:rsidRDefault="004062D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84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F2F4" w14:textId="77777777" w:rsidR="004062DD" w:rsidRPr="00A36541" w:rsidRDefault="004062D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7772" w14:textId="77777777" w:rsidR="00EC46E2" w:rsidRDefault="00EC46E2" w:rsidP="00112A8C">
      <w:r>
        <w:separator/>
      </w:r>
    </w:p>
  </w:footnote>
  <w:footnote w:type="continuationSeparator" w:id="0">
    <w:p w14:paraId="4D26D542" w14:textId="77777777" w:rsidR="00EC46E2" w:rsidRDefault="00EC46E2"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2D63" w14:textId="77777777" w:rsidR="004062DD" w:rsidRPr="00694D98" w:rsidRDefault="004062DD" w:rsidP="003C6CFF">
    <w:pPr>
      <w:pStyle w:val="Header"/>
      <w:pBdr>
        <w:bottom w:val="single" w:sz="12" w:space="1" w:color="auto"/>
      </w:pBdr>
      <w:tabs>
        <w:tab w:val="clear" w:pos="4680"/>
      </w:tabs>
      <w:spacing w:after="0"/>
      <w:rPr>
        <w:rFonts w:cs="Arial"/>
        <w:b/>
        <w:i/>
        <w:color w:val="000000"/>
      </w:rPr>
    </w:pPr>
    <w:r w:rsidRPr="00694D98">
      <w:rPr>
        <w:rFonts w:cs="Arial"/>
        <w:b/>
        <w:i/>
        <w:caps/>
      </w:rPr>
      <w:t>Code of Colorado Regulations</w:t>
    </w:r>
    <w:r w:rsidRPr="00694D98">
      <w:rPr>
        <w:rFonts w:cs="Arial"/>
        <w:b/>
        <w:i/>
        <w:caps/>
      </w:rPr>
      <w:tab/>
      <w:t>1</w:t>
    </w:r>
    <w:r w:rsidRPr="00694D98">
      <w:rPr>
        <w:rFonts w:cs="Arial"/>
        <w:b/>
        <w:i/>
        <w:color w:val="000000"/>
      </w:rPr>
      <w:t xml:space="preserve"> CCR 204-30</w:t>
    </w:r>
  </w:p>
  <w:p w14:paraId="1B2904C3" w14:textId="77777777" w:rsidR="004062DD" w:rsidRPr="00694D98" w:rsidRDefault="004062DD" w:rsidP="000A5A5A">
    <w:pPr>
      <w:pStyle w:val="Header"/>
      <w:pBdr>
        <w:bottom w:val="single" w:sz="12" w:space="1" w:color="auto"/>
      </w:pBdr>
      <w:tabs>
        <w:tab w:val="clear" w:pos="4680"/>
      </w:tabs>
      <w:rPr>
        <w:rFonts w:cs="Arial"/>
        <w:b/>
        <w:i/>
      </w:rPr>
    </w:pPr>
    <w:r w:rsidRPr="00694D98">
      <w:rPr>
        <w:rFonts w:cs="Arial"/>
        <w:b/>
        <w:i/>
      </w:rPr>
      <w:t>Division of Motor Vehicles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B20BE"/>
    <w:multiLevelType w:val="multilevel"/>
    <w:tmpl w:val="091003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B0014E"/>
    <w:multiLevelType w:val="multilevel"/>
    <w:tmpl w:val="D388A03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1044017039">
    <w:abstractNumId w:val="9"/>
  </w:num>
  <w:num w:numId="2" w16cid:durableId="266425909">
    <w:abstractNumId w:val="7"/>
  </w:num>
  <w:num w:numId="3" w16cid:durableId="1764908897">
    <w:abstractNumId w:val="6"/>
  </w:num>
  <w:num w:numId="4" w16cid:durableId="1672559769">
    <w:abstractNumId w:val="5"/>
  </w:num>
  <w:num w:numId="5" w16cid:durableId="103575388">
    <w:abstractNumId w:val="4"/>
  </w:num>
  <w:num w:numId="6" w16cid:durableId="1587567819">
    <w:abstractNumId w:val="8"/>
  </w:num>
  <w:num w:numId="7" w16cid:durableId="630743823">
    <w:abstractNumId w:val="3"/>
  </w:num>
  <w:num w:numId="8" w16cid:durableId="303781521">
    <w:abstractNumId w:val="2"/>
  </w:num>
  <w:num w:numId="9" w16cid:durableId="1009721971">
    <w:abstractNumId w:val="1"/>
  </w:num>
  <w:num w:numId="10" w16cid:durableId="1096052350">
    <w:abstractNumId w:val="0"/>
  </w:num>
  <w:num w:numId="11" w16cid:durableId="710301082">
    <w:abstractNumId w:val="11"/>
  </w:num>
  <w:num w:numId="12" w16cid:durableId="101503500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aver, Meredith">
    <w15:presenceInfo w15:providerId="AD" w15:userId="S::weavema@dor.revenue.colorado.gov::a579e2bf-cab2-4fac-95b3-fc6f3dd14e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27"/>
    <w:rsid w:val="0000393D"/>
    <w:rsid w:val="00004110"/>
    <w:rsid w:val="000101F9"/>
    <w:rsid w:val="000102BA"/>
    <w:rsid w:val="000104EB"/>
    <w:rsid w:val="00010DE9"/>
    <w:rsid w:val="00011759"/>
    <w:rsid w:val="000149C6"/>
    <w:rsid w:val="00017962"/>
    <w:rsid w:val="00021B08"/>
    <w:rsid w:val="000233CD"/>
    <w:rsid w:val="00031ED1"/>
    <w:rsid w:val="00033A7F"/>
    <w:rsid w:val="00034C46"/>
    <w:rsid w:val="0003726B"/>
    <w:rsid w:val="00042DEF"/>
    <w:rsid w:val="00043436"/>
    <w:rsid w:val="0004549A"/>
    <w:rsid w:val="0004769A"/>
    <w:rsid w:val="00047C7B"/>
    <w:rsid w:val="00052088"/>
    <w:rsid w:val="0005247F"/>
    <w:rsid w:val="00052BCD"/>
    <w:rsid w:val="0005344E"/>
    <w:rsid w:val="0005527F"/>
    <w:rsid w:val="00056042"/>
    <w:rsid w:val="000602A9"/>
    <w:rsid w:val="00062C16"/>
    <w:rsid w:val="00062DA0"/>
    <w:rsid w:val="00064604"/>
    <w:rsid w:val="000704CA"/>
    <w:rsid w:val="0007164D"/>
    <w:rsid w:val="00074A8B"/>
    <w:rsid w:val="00075BBA"/>
    <w:rsid w:val="00075D2A"/>
    <w:rsid w:val="00076288"/>
    <w:rsid w:val="000763BF"/>
    <w:rsid w:val="00084BCD"/>
    <w:rsid w:val="00086235"/>
    <w:rsid w:val="00091CD4"/>
    <w:rsid w:val="0009265B"/>
    <w:rsid w:val="000A2C7C"/>
    <w:rsid w:val="000A4E6A"/>
    <w:rsid w:val="000A5A5A"/>
    <w:rsid w:val="000A6630"/>
    <w:rsid w:val="000A6B8D"/>
    <w:rsid w:val="000B0344"/>
    <w:rsid w:val="000B18EF"/>
    <w:rsid w:val="000B3957"/>
    <w:rsid w:val="000B3C7C"/>
    <w:rsid w:val="000B5252"/>
    <w:rsid w:val="000C0ABC"/>
    <w:rsid w:val="000C1F08"/>
    <w:rsid w:val="000C3D5F"/>
    <w:rsid w:val="000C3F44"/>
    <w:rsid w:val="000D0729"/>
    <w:rsid w:val="000D38A8"/>
    <w:rsid w:val="000D446C"/>
    <w:rsid w:val="000F161D"/>
    <w:rsid w:val="000F7890"/>
    <w:rsid w:val="001039FB"/>
    <w:rsid w:val="00103A90"/>
    <w:rsid w:val="00105037"/>
    <w:rsid w:val="00110B53"/>
    <w:rsid w:val="00112A8C"/>
    <w:rsid w:val="0011398D"/>
    <w:rsid w:val="00116531"/>
    <w:rsid w:val="00116FBD"/>
    <w:rsid w:val="00120B4F"/>
    <w:rsid w:val="0012387C"/>
    <w:rsid w:val="0012658F"/>
    <w:rsid w:val="001331EB"/>
    <w:rsid w:val="00135255"/>
    <w:rsid w:val="00136129"/>
    <w:rsid w:val="001444CC"/>
    <w:rsid w:val="00145184"/>
    <w:rsid w:val="00146E6D"/>
    <w:rsid w:val="0014721B"/>
    <w:rsid w:val="00147AAA"/>
    <w:rsid w:val="00154B6A"/>
    <w:rsid w:val="001552DF"/>
    <w:rsid w:val="00157321"/>
    <w:rsid w:val="0015742C"/>
    <w:rsid w:val="001578EB"/>
    <w:rsid w:val="00160B33"/>
    <w:rsid w:val="00161583"/>
    <w:rsid w:val="00162C8B"/>
    <w:rsid w:val="00164B59"/>
    <w:rsid w:val="001657FE"/>
    <w:rsid w:val="00165F15"/>
    <w:rsid w:val="00171639"/>
    <w:rsid w:val="00176066"/>
    <w:rsid w:val="001760B8"/>
    <w:rsid w:val="00177EA8"/>
    <w:rsid w:val="0018020C"/>
    <w:rsid w:val="00183C52"/>
    <w:rsid w:val="001841EC"/>
    <w:rsid w:val="00184BE8"/>
    <w:rsid w:val="00187865"/>
    <w:rsid w:val="00187CCD"/>
    <w:rsid w:val="001926B6"/>
    <w:rsid w:val="00192EA8"/>
    <w:rsid w:val="00193125"/>
    <w:rsid w:val="00193F0E"/>
    <w:rsid w:val="001A1EBA"/>
    <w:rsid w:val="001A4DB2"/>
    <w:rsid w:val="001A5669"/>
    <w:rsid w:val="001B1269"/>
    <w:rsid w:val="001B2939"/>
    <w:rsid w:val="001C2929"/>
    <w:rsid w:val="001C603E"/>
    <w:rsid w:val="001C639A"/>
    <w:rsid w:val="001C63BB"/>
    <w:rsid w:val="001C7D9A"/>
    <w:rsid w:val="001D3A5E"/>
    <w:rsid w:val="001D4C84"/>
    <w:rsid w:val="001D5EF9"/>
    <w:rsid w:val="001D5FCC"/>
    <w:rsid w:val="001D7967"/>
    <w:rsid w:val="001E1885"/>
    <w:rsid w:val="001E381D"/>
    <w:rsid w:val="001E3BA2"/>
    <w:rsid w:val="001E7494"/>
    <w:rsid w:val="001E7A34"/>
    <w:rsid w:val="001F27B1"/>
    <w:rsid w:val="001F69A3"/>
    <w:rsid w:val="001F7809"/>
    <w:rsid w:val="001F7C88"/>
    <w:rsid w:val="002022CB"/>
    <w:rsid w:val="00203863"/>
    <w:rsid w:val="00204781"/>
    <w:rsid w:val="002052CC"/>
    <w:rsid w:val="00205C3B"/>
    <w:rsid w:val="00206822"/>
    <w:rsid w:val="00213147"/>
    <w:rsid w:val="0021327A"/>
    <w:rsid w:val="00214217"/>
    <w:rsid w:val="00214489"/>
    <w:rsid w:val="00214591"/>
    <w:rsid w:val="00214908"/>
    <w:rsid w:val="00221A0D"/>
    <w:rsid w:val="00231869"/>
    <w:rsid w:val="00231CFC"/>
    <w:rsid w:val="0023592E"/>
    <w:rsid w:val="00236F41"/>
    <w:rsid w:val="0023761D"/>
    <w:rsid w:val="00244377"/>
    <w:rsid w:val="00244675"/>
    <w:rsid w:val="002451A9"/>
    <w:rsid w:val="00251563"/>
    <w:rsid w:val="00253F59"/>
    <w:rsid w:val="00256733"/>
    <w:rsid w:val="002633D6"/>
    <w:rsid w:val="002639BE"/>
    <w:rsid w:val="00265096"/>
    <w:rsid w:val="00265E56"/>
    <w:rsid w:val="00266B06"/>
    <w:rsid w:val="002702AC"/>
    <w:rsid w:val="00270616"/>
    <w:rsid w:val="002723B2"/>
    <w:rsid w:val="00277389"/>
    <w:rsid w:val="00281AF7"/>
    <w:rsid w:val="00286FB7"/>
    <w:rsid w:val="002915BB"/>
    <w:rsid w:val="00292414"/>
    <w:rsid w:val="00293A61"/>
    <w:rsid w:val="002941FE"/>
    <w:rsid w:val="0029650D"/>
    <w:rsid w:val="002A0F3A"/>
    <w:rsid w:val="002A4B90"/>
    <w:rsid w:val="002A648D"/>
    <w:rsid w:val="002B47FB"/>
    <w:rsid w:val="002B4CBE"/>
    <w:rsid w:val="002B63FC"/>
    <w:rsid w:val="002C0025"/>
    <w:rsid w:val="002C0751"/>
    <w:rsid w:val="002C145F"/>
    <w:rsid w:val="002D17A3"/>
    <w:rsid w:val="002D21F6"/>
    <w:rsid w:val="002D3139"/>
    <w:rsid w:val="002D6D93"/>
    <w:rsid w:val="002D78BE"/>
    <w:rsid w:val="002E0DBC"/>
    <w:rsid w:val="002E1D77"/>
    <w:rsid w:val="002F045A"/>
    <w:rsid w:val="002F0704"/>
    <w:rsid w:val="00301B33"/>
    <w:rsid w:val="00304CF4"/>
    <w:rsid w:val="00307827"/>
    <w:rsid w:val="00311FB5"/>
    <w:rsid w:val="00314659"/>
    <w:rsid w:val="0031506E"/>
    <w:rsid w:val="00317C90"/>
    <w:rsid w:val="00320BC7"/>
    <w:rsid w:val="003250B2"/>
    <w:rsid w:val="003257FD"/>
    <w:rsid w:val="00326479"/>
    <w:rsid w:val="00331717"/>
    <w:rsid w:val="00331CCA"/>
    <w:rsid w:val="003362B4"/>
    <w:rsid w:val="00341B02"/>
    <w:rsid w:val="00341B93"/>
    <w:rsid w:val="00347FA2"/>
    <w:rsid w:val="003503E0"/>
    <w:rsid w:val="0035096D"/>
    <w:rsid w:val="00351DDE"/>
    <w:rsid w:val="0035261B"/>
    <w:rsid w:val="00355F2C"/>
    <w:rsid w:val="003560CA"/>
    <w:rsid w:val="00356142"/>
    <w:rsid w:val="00356784"/>
    <w:rsid w:val="00356D43"/>
    <w:rsid w:val="00357B1F"/>
    <w:rsid w:val="00360AE7"/>
    <w:rsid w:val="00360D36"/>
    <w:rsid w:val="00362065"/>
    <w:rsid w:val="00362D18"/>
    <w:rsid w:val="003635C9"/>
    <w:rsid w:val="003645A1"/>
    <w:rsid w:val="003660E8"/>
    <w:rsid w:val="003727E7"/>
    <w:rsid w:val="00372E9E"/>
    <w:rsid w:val="00373CC2"/>
    <w:rsid w:val="0037563B"/>
    <w:rsid w:val="003800C9"/>
    <w:rsid w:val="00381A26"/>
    <w:rsid w:val="00383211"/>
    <w:rsid w:val="003848CD"/>
    <w:rsid w:val="003861C6"/>
    <w:rsid w:val="003876F8"/>
    <w:rsid w:val="003952B8"/>
    <w:rsid w:val="00396731"/>
    <w:rsid w:val="00396AEE"/>
    <w:rsid w:val="003A0C0B"/>
    <w:rsid w:val="003A1442"/>
    <w:rsid w:val="003A2955"/>
    <w:rsid w:val="003A2B6B"/>
    <w:rsid w:val="003A5139"/>
    <w:rsid w:val="003B1BA1"/>
    <w:rsid w:val="003B4088"/>
    <w:rsid w:val="003B40F6"/>
    <w:rsid w:val="003B4DCC"/>
    <w:rsid w:val="003B5626"/>
    <w:rsid w:val="003B6B47"/>
    <w:rsid w:val="003C0785"/>
    <w:rsid w:val="003C140B"/>
    <w:rsid w:val="003C6CFF"/>
    <w:rsid w:val="003D1ACF"/>
    <w:rsid w:val="003D2E68"/>
    <w:rsid w:val="003D78E1"/>
    <w:rsid w:val="003D7DBE"/>
    <w:rsid w:val="003E072B"/>
    <w:rsid w:val="003E0C8E"/>
    <w:rsid w:val="003E1876"/>
    <w:rsid w:val="003E29B3"/>
    <w:rsid w:val="003E497A"/>
    <w:rsid w:val="003E4BAD"/>
    <w:rsid w:val="003E51C0"/>
    <w:rsid w:val="003F4955"/>
    <w:rsid w:val="003F5940"/>
    <w:rsid w:val="003F71E2"/>
    <w:rsid w:val="004031EC"/>
    <w:rsid w:val="00403871"/>
    <w:rsid w:val="00405064"/>
    <w:rsid w:val="00405606"/>
    <w:rsid w:val="00405D49"/>
    <w:rsid w:val="004062DD"/>
    <w:rsid w:val="00407022"/>
    <w:rsid w:val="00412CF8"/>
    <w:rsid w:val="00413076"/>
    <w:rsid w:val="00416F05"/>
    <w:rsid w:val="00420791"/>
    <w:rsid w:val="004221CE"/>
    <w:rsid w:val="00423284"/>
    <w:rsid w:val="004242B0"/>
    <w:rsid w:val="00433015"/>
    <w:rsid w:val="004340E2"/>
    <w:rsid w:val="0043467C"/>
    <w:rsid w:val="00435C9E"/>
    <w:rsid w:val="00436D38"/>
    <w:rsid w:val="00440605"/>
    <w:rsid w:val="00443BA6"/>
    <w:rsid w:val="00450C81"/>
    <w:rsid w:val="00451FCF"/>
    <w:rsid w:val="004526AC"/>
    <w:rsid w:val="00453BF1"/>
    <w:rsid w:val="00453CED"/>
    <w:rsid w:val="00455424"/>
    <w:rsid w:val="00460D32"/>
    <w:rsid w:val="00460F7E"/>
    <w:rsid w:val="00462EBC"/>
    <w:rsid w:val="00463EF0"/>
    <w:rsid w:val="00463F19"/>
    <w:rsid w:val="00464316"/>
    <w:rsid w:val="00466699"/>
    <w:rsid w:val="00472DDE"/>
    <w:rsid w:val="004732C6"/>
    <w:rsid w:val="0047570E"/>
    <w:rsid w:val="00475A8A"/>
    <w:rsid w:val="00476028"/>
    <w:rsid w:val="00476257"/>
    <w:rsid w:val="00476EF7"/>
    <w:rsid w:val="00477136"/>
    <w:rsid w:val="004829C4"/>
    <w:rsid w:val="004846D5"/>
    <w:rsid w:val="00487B3E"/>
    <w:rsid w:val="0049146F"/>
    <w:rsid w:val="0049255B"/>
    <w:rsid w:val="00494E0F"/>
    <w:rsid w:val="00494F59"/>
    <w:rsid w:val="004A0F6E"/>
    <w:rsid w:val="004A2068"/>
    <w:rsid w:val="004A20E3"/>
    <w:rsid w:val="004A70B0"/>
    <w:rsid w:val="004C0103"/>
    <w:rsid w:val="004C0C00"/>
    <w:rsid w:val="004C175C"/>
    <w:rsid w:val="004C1E96"/>
    <w:rsid w:val="004C513B"/>
    <w:rsid w:val="004C557D"/>
    <w:rsid w:val="004D0726"/>
    <w:rsid w:val="004D4711"/>
    <w:rsid w:val="004D5E8F"/>
    <w:rsid w:val="004D6F94"/>
    <w:rsid w:val="004E20DC"/>
    <w:rsid w:val="004E2C7A"/>
    <w:rsid w:val="004E3EAF"/>
    <w:rsid w:val="004E59A8"/>
    <w:rsid w:val="004F181C"/>
    <w:rsid w:val="004F187C"/>
    <w:rsid w:val="004F2897"/>
    <w:rsid w:val="004F2B3B"/>
    <w:rsid w:val="004F30C6"/>
    <w:rsid w:val="004F3122"/>
    <w:rsid w:val="004F3903"/>
    <w:rsid w:val="004F553F"/>
    <w:rsid w:val="004F60A3"/>
    <w:rsid w:val="004F7EBD"/>
    <w:rsid w:val="00505D89"/>
    <w:rsid w:val="00510536"/>
    <w:rsid w:val="005112E0"/>
    <w:rsid w:val="005114D3"/>
    <w:rsid w:val="00512F40"/>
    <w:rsid w:val="00513B17"/>
    <w:rsid w:val="00515112"/>
    <w:rsid w:val="0051607A"/>
    <w:rsid w:val="005202A0"/>
    <w:rsid w:val="00523286"/>
    <w:rsid w:val="00523909"/>
    <w:rsid w:val="005249C2"/>
    <w:rsid w:val="00524E8D"/>
    <w:rsid w:val="00525A24"/>
    <w:rsid w:val="00527774"/>
    <w:rsid w:val="00531DA1"/>
    <w:rsid w:val="00532F31"/>
    <w:rsid w:val="00533408"/>
    <w:rsid w:val="00537B23"/>
    <w:rsid w:val="005440D5"/>
    <w:rsid w:val="005445F4"/>
    <w:rsid w:val="00545AB5"/>
    <w:rsid w:val="00546155"/>
    <w:rsid w:val="00553BB7"/>
    <w:rsid w:val="00555254"/>
    <w:rsid w:val="005609DD"/>
    <w:rsid w:val="005621E2"/>
    <w:rsid w:val="00564682"/>
    <w:rsid w:val="00565958"/>
    <w:rsid w:val="005671DA"/>
    <w:rsid w:val="0056760F"/>
    <w:rsid w:val="0056761D"/>
    <w:rsid w:val="00567800"/>
    <w:rsid w:val="00567FDE"/>
    <w:rsid w:val="00570EDE"/>
    <w:rsid w:val="00571E15"/>
    <w:rsid w:val="00573E74"/>
    <w:rsid w:val="005752A5"/>
    <w:rsid w:val="005753C7"/>
    <w:rsid w:val="00582853"/>
    <w:rsid w:val="005829BE"/>
    <w:rsid w:val="005855C0"/>
    <w:rsid w:val="005871DA"/>
    <w:rsid w:val="00587A2E"/>
    <w:rsid w:val="00590300"/>
    <w:rsid w:val="00590DC9"/>
    <w:rsid w:val="005920F6"/>
    <w:rsid w:val="005A0714"/>
    <w:rsid w:val="005A2381"/>
    <w:rsid w:val="005A36F9"/>
    <w:rsid w:val="005A3B12"/>
    <w:rsid w:val="005B362F"/>
    <w:rsid w:val="005B44F6"/>
    <w:rsid w:val="005B653F"/>
    <w:rsid w:val="005B7009"/>
    <w:rsid w:val="005C47C6"/>
    <w:rsid w:val="005C4E0E"/>
    <w:rsid w:val="005D7818"/>
    <w:rsid w:val="005E0196"/>
    <w:rsid w:val="005E21A9"/>
    <w:rsid w:val="005E5E6B"/>
    <w:rsid w:val="005F22C8"/>
    <w:rsid w:val="005F2938"/>
    <w:rsid w:val="005F4C02"/>
    <w:rsid w:val="006008F8"/>
    <w:rsid w:val="00602CFD"/>
    <w:rsid w:val="006060B2"/>
    <w:rsid w:val="006129E6"/>
    <w:rsid w:val="0061487B"/>
    <w:rsid w:val="00614C5A"/>
    <w:rsid w:val="00614FC9"/>
    <w:rsid w:val="00623E30"/>
    <w:rsid w:val="00624225"/>
    <w:rsid w:val="00625C5B"/>
    <w:rsid w:val="00625CB6"/>
    <w:rsid w:val="00631FBA"/>
    <w:rsid w:val="0063604E"/>
    <w:rsid w:val="00640673"/>
    <w:rsid w:val="00641C17"/>
    <w:rsid w:val="006424A4"/>
    <w:rsid w:val="00642502"/>
    <w:rsid w:val="00643506"/>
    <w:rsid w:val="0064364F"/>
    <w:rsid w:val="006444B0"/>
    <w:rsid w:val="006473CF"/>
    <w:rsid w:val="006548BA"/>
    <w:rsid w:val="006625A0"/>
    <w:rsid w:val="006635CB"/>
    <w:rsid w:val="00667503"/>
    <w:rsid w:val="00673C90"/>
    <w:rsid w:val="00675BAD"/>
    <w:rsid w:val="00677926"/>
    <w:rsid w:val="00680ABA"/>
    <w:rsid w:val="00684A03"/>
    <w:rsid w:val="00690A10"/>
    <w:rsid w:val="00691017"/>
    <w:rsid w:val="00694D98"/>
    <w:rsid w:val="0069669F"/>
    <w:rsid w:val="00696F72"/>
    <w:rsid w:val="00697F71"/>
    <w:rsid w:val="006A215F"/>
    <w:rsid w:val="006A4827"/>
    <w:rsid w:val="006A4EB2"/>
    <w:rsid w:val="006A75CB"/>
    <w:rsid w:val="006A7EAE"/>
    <w:rsid w:val="006B134A"/>
    <w:rsid w:val="006B2354"/>
    <w:rsid w:val="006B2603"/>
    <w:rsid w:val="006B4E37"/>
    <w:rsid w:val="006C19F5"/>
    <w:rsid w:val="006C2C6B"/>
    <w:rsid w:val="006C65E3"/>
    <w:rsid w:val="006C6ED4"/>
    <w:rsid w:val="006D15F0"/>
    <w:rsid w:val="006D4F75"/>
    <w:rsid w:val="006D61F5"/>
    <w:rsid w:val="006E0061"/>
    <w:rsid w:val="006E3111"/>
    <w:rsid w:val="006E3FC9"/>
    <w:rsid w:val="006E7659"/>
    <w:rsid w:val="006F1662"/>
    <w:rsid w:val="006F5D42"/>
    <w:rsid w:val="007014A7"/>
    <w:rsid w:val="00701EFE"/>
    <w:rsid w:val="00702832"/>
    <w:rsid w:val="0071072E"/>
    <w:rsid w:val="00710F68"/>
    <w:rsid w:val="00716717"/>
    <w:rsid w:val="007217BE"/>
    <w:rsid w:val="00721DDF"/>
    <w:rsid w:val="0072424A"/>
    <w:rsid w:val="00726C5A"/>
    <w:rsid w:val="007272C6"/>
    <w:rsid w:val="00727B62"/>
    <w:rsid w:val="00732433"/>
    <w:rsid w:val="007341E9"/>
    <w:rsid w:val="007377E7"/>
    <w:rsid w:val="00740D10"/>
    <w:rsid w:val="00751B2C"/>
    <w:rsid w:val="007537D6"/>
    <w:rsid w:val="007553E0"/>
    <w:rsid w:val="00755684"/>
    <w:rsid w:val="00757589"/>
    <w:rsid w:val="00761BFA"/>
    <w:rsid w:val="00761DC0"/>
    <w:rsid w:val="00762642"/>
    <w:rsid w:val="00763781"/>
    <w:rsid w:val="00763AD4"/>
    <w:rsid w:val="0076783B"/>
    <w:rsid w:val="00770439"/>
    <w:rsid w:val="007709E7"/>
    <w:rsid w:val="00774A97"/>
    <w:rsid w:val="007767A4"/>
    <w:rsid w:val="007804DA"/>
    <w:rsid w:val="00782FC3"/>
    <w:rsid w:val="00786B35"/>
    <w:rsid w:val="00787959"/>
    <w:rsid w:val="00791189"/>
    <w:rsid w:val="00791E06"/>
    <w:rsid w:val="0079389A"/>
    <w:rsid w:val="00793DBC"/>
    <w:rsid w:val="00794191"/>
    <w:rsid w:val="007A2E7A"/>
    <w:rsid w:val="007A3A75"/>
    <w:rsid w:val="007A7CE0"/>
    <w:rsid w:val="007B3F2A"/>
    <w:rsid w:val="007B576D"/>
    <w:rsid w:val="007B7EAE"/>
    <w:rsid w:val="007C14A9"/>
    <w:rsid w:val="007C37B6"/>
    <w:rsid w:val="007D1488"/>
    <w:rsid w:val="007E4025"/>
    <w:rsid w:val="007E6E1D"/>
    <w:rsid w:val="007F155E"/>
    <w:rsid w:val="007F3504"/>
    <w:rsid w:val="007F4808"/>
    <w:rsid w:val="007F69E5"/>
    <w:rsid w:val="007F71BF"/>
    <w:rsid w:val="0080329E"/>
    <w:rsid w:val="0080471E"/>
    <w:rsid w:val="00810C77"/>
    <w:rsid w:val="008121E3"/>
    <w:rsid w:val="00812813"/>
    <w:rsid w:val="00812B62"/>
    <w:rsid w:val="00813186"/>
    <w:rsid w:val="008217B7"/>
    <w:rsid w:val="00822DE3"/>
    <w:rsid w:val="008245CB"/>
    <w:rsid w:val="00827E25"/>
    <w:rsid w:val="00827EBC"/>
    <w:rsid w:val="00827FBC"/>
    <w:rsid w:val="00835AEB"/>
    <w:rsid w:val="00835BCB"/>
    <w:rsid w:val="00841C32"/>
    <w:rsid w:val="00844400"/>
    <w:rsid w:val="00845634"/>
    <w:rsid w:val="008504C7"/>
    <w:rsid w:val="008572F2"/>
    <w:rsid w:val="0085781A"/>
    <w:rsid w:val="00860DF7"/>
    <w:rsid w:val="00862191"/>
    <w:rsid w:val="00862E8A"/>
    <w:rsid w:val="008636D9"/>
    <w:rsid w:val="00863C98"/>
    <w:rsid w:val="00863EAB"/>
    <w:rsid w:val="00864769"/>
    <w:rsid w:val="00871B9B"/>
    <w:rsid w:val="00877147"/>
    <w:rsid w:val="0088113F"/>
    <w:rsid w:val="00882C9D"/>
    <w:rsid w:val="00885376"/>
    <w:rsid w:val="00896593"/>
    <w:rsid w:val="0089773B"/>
    <w:rsid w:val="008A5381"/>
    <w:rsid w:val="008A7202"/>
    <w:rsid w:val="008A7FC9"/>
    <w:rsid w:val="008B4ABD"/>
    <w:rsid w:val="008B529E"/>
    <w:rsid w:val="008D0FD2"/>
    <w:rsid w:val="008D1D00"/>
    <w:rsid w:val="008D3194"/>
    <w:rsid w:val="008D597D"/>
    <w:rsid w:val="008E3F14"/>
    <w:rsid w:val="008E77F9"/>
    <w:rsid w:val="008F3D4A"/>
    <w:rsid w:val="008F44EF"/>
    <w:rsid w:val="00902F0A"/>
    <w:rsid w:val="00903968"/>
    <w:rsid w:val="00903FC6"/>
    <w:rsid w:val="00905783"/>
    <w:rsid w:val="00905CB4"/>
    <w:rsid w:val="009067C3"/>
    <w:rsid w:val="00906876"/>
    <w:rsid w:val="009068FD"/>
    <w:rsid w:val="009074CF"/>
    <w:rsid w:val="00912155"/>
    <w:rsid w:val="009124DF"/>
    <w:rsid w:val="00914706"/>
    <w:rsid w:val="009178D1"/>
    <w:rsid w:val="00924967"/>
    <w:rsid w:val="00927942"/>
    <w:rsid w:val="00932D87"/>
    <w:rsid w:val="00934A13"/>
    <w:rsid w:val="00940AA0"/>
    <w:rsid w:val="009435BC"/>
    <w:rsid w:val="00943E61"/>
    <w:rsid w:val="00944001"/>
    <w:rsid w:val="009448FA"/>
    <w:rsid w:val="0094551A"/>
    <w:rsid w:val="0095517A"/>
    <w:rsid w:val="00957CB8"/>
    <w:rsid w:val="009614A2"/>
    <w:rsid w:val="00961508"/>
    <w:rsid w:val="0096173C"/>
    <w:rsid w:val="009620BA"/>
    <w:rsid w:val="00962517"/>
    <w:rsid w:val="00963AFA"/>
    <w:rsid w:val="009640DD"/>
    <w:rsid w:val="009641A2"/>
    <w:rsid w:val="009649D7"/>
    <w:rsid w:val="0096527C"/>
    <w:rsid w:val="009655F1"/>
    <w:rsid w:val="00971C93"/>
    <w:rsid w:val="00971EA5"/>
    <w:rsid w:val="009739E7"/>
    <w:rsid w:val="00974112"/>
    <w:rsid w:val="00975C4D"/>
    <w:rsid w:val="00975E2E"/>
    <w:rsid w:val="0098325B"/>
    <w:rsid w:val="009833CD"/>
    <w:rsid w:val="00983472"/>
    <w:rsid w:val="00985BE4"/>
    <w:rsid w:val="00985EA5"/>
    <w:rsid w:val="00991DD4"/>
    <w:rsid w:val="00992771"/>
    <w:rsid w:val="009A2FEF"/>
    <w:rsid w:val="009A3DF6"/>
    <w:rsid w:val="009A4B88"/>
    <w:rsid w:val="009A6666"/>
    <w:rsid w:val="009B07D5"/>
    <w:rsid w:val="009B106A"/>
    <w:rsid w:val="009B1D25"/>
    <w:rsid w:val="009B489E"/>
    <w:rsid w:val="009B55DA"/>
    <w:rsid w:val="009B5D77"/>
    <w:rsid w:val="009B7CFE"/>
    <w:rsid w:val="009C0916"/>
    <w:rsid w:val="009C21FD"/>
    <w:rsid w:val="009C40A7"/>
    <w:rsid w:val="009C7528"/>
    <w:rsid w:val="009C778B"/>
    <w:rsid w:val="009D1667"/>
    <w:rsid w:val="009D3F97"/>
    <w:rsid w:val="009D43FC"/>
    <w:rsid w:val="009D6829"/>
    <w:rsid w:val="009D6E0B"/>
    <w:rsid w:val="009D7C8C"/>
    <w:rsid w:val="009E1E0E"/>
    <w:rsid w:val="009E6204"/>
    <w:rsid w:val="009E7BC2"/>
    <w:rsid w:val="009F1552"/>
    <w:rsid w:val="009F2456"/>
    <w:rsid w:val="009F38A3"/>
    <w:rsid w:val="009F50E1"/>
    <w:rsid w:val="00A016E8"/>
    <w:rsid w:val="00A01981"/>
    <w:rsid w:val="00A01B13"/>
    <w:rsid w:val="00A01C4D"/>
    <w:rsid w:val="00A030EF"/>
    <w:rsid w:val="00A03F53"/>
    <w:rsid w:val="00A11993"/>
    <w:rsid w:val="00A13018"/>
    <w:rsid w:val="00A15572"/>
    <w:rsid w:val="00A15AB8"/>
    <w:rsid w:val="00A20B5A"/>
    <w:rsid w:val="00A22A7C"/>
    <w:rsid w:val="00A31AEB"/>
    <w:rsid w:val="00A32185"/>
    <w:rsid w:val="00A325F3"/>
    <w:rsid w:val="00A36541"/>
    <w:rsid w:val="00A37E63"/>
    <w:rsid w:val="00A41BD4"/>
    <w:rsid w:val="00A426E0"/>
    <w:rsid w:val="00A4473B"/>
    <w:rsid w:val="00A447D1"/>
    <w:rsid w:val="00A47B34"/>
    <w:rsid w:val="00A5283E"/>
    <w:rsid w:val="00A57905"/>
    <w:rsid w:val="00A61926"/>
    <w:rsid w:val="00A63DB0"/>
    <w:rsid w:val="00A72E87"/>
    <w:rsid w:val="00A770B4"/>
    <w:rsid w:val="00A80074"/>
    <w:rsid w:val="00A82182"/>
    <w:rsid w:val="00A82985"/>
    <w:rsid w:val="00A83624"/>
    <w:rsid w:val="00A84D8D"/>
    <w:rsid w:val="00A86566"/>
    <w:rsid w:val="00A91B2E"/>
    <w:rsid w:val="00A95315"/>
    <w:rsid w:val="00AA2FA8"/>
    <w:rsid w:val="00AB4B10"/>
    <w:rsid w:val="00AB58A8"/>
    <w:rsid w:val="00AC03C6"/>
    <w:rsid w:val="00AC0B44"/>
    <w:rsid w:val="00AC1E5A"/>
    <w:rsid w:val="00AC3D1C"/>
    <w:rsid w:val="00AC48CE"/>
    <w:rsid w:val="00AC62C7"/>
    <w:rsid w:val="00AD223D"/>
    <w:rsid w:val="00AD2C1D"/>
    <w:rsid w:val="00AD357E"/>
    <w:rsid w:val="00AD4676"/>
    <w:rsid w:val="00AD5EE6"/>
    <w:rsid w:val="00AD6628"/>
    <w:rsid w:val="00AE302F"/>
    <w:rsid w:val="00AF155B"/>
    <w:rsid w:val="00AF202C"/>
    <w:rsid w:val="00AF2A7D"/>
    <w:rsid w:val="00AF68EC"/>
    <w:rsid w:val="00B00FF6"/>
    <w:rsid w:val="00B0108F"/>
    <w:rsid w:val="00B0153D"/>
    <w:rsid w:val="00B04048"/>
    <w:rsid w:val="00B10322"/>
    <w:rsid w:val="00B121D4"/>
    <w:rsid w:val="00B128EF"/>
    <w:rsid w:val="00B17C68"/>
    <w:rsid w:val="00B22A0A"/>
    <w:rsid w:val="00B22E2B"/>
    <w:rsid w:val="00B2386B"/>
    <w:rsid w:val="00B23ECF"/>
    <w:rsid w:val="00B244C0"/>
    <w:rsid w:val="00B24D8C"/>
    <w:rsid w:val="00B25468"/>
    <w:rsid w:val="00B30D92"/>
    <w:rsid w:val="00B31F61"/>
    <w:rsid w:val="00B32899"/>
    <w:rsid w:val="00B33C38"/>
    <w:rsid w:val="00B33F0D"/>
    <w:rsid w:val="00B3591E"/>
    <w:rsid w:val="00B37AB2"/>
    <w:rsid w:val="00B37D20"/>
    <w:rsid w:val="00B37F31"/>
    <w:rsid w:val="00B40661"/>
    <w:rsid w:val="00B4184E"/>
    <w:rsid w:val="00B432B7"/>
    <w:rsid w:val="00B44C44"/>
    <w:rsid w:val="00B567E0"/>
    <w:rsid w:val="00B6109F"/>
    <w:rsid w:val="00B617A6"/>
    <w:rsid w:val="00B62BBE"/>
    <w:rsid w:val="00B66BBF"/>
    <w:rsid w:val="00B73434"/>
    <w:rsid w:val="00B85453"/>
    <w:rsid w:val="00B86422"/>
    <w:rsid w:val="00B8727E"/>
    <w:rsid w:val="00B873B5"/>
    <w:rsid w:val="00B875AD"/>
    <w:rsid w:val="00B87924"/>
    <w:rsid w:val="00B90B42"/>
    <w:rsid w:val="00B93047"/>
    <w:rsid w:val="00B94F68"/>
    <w:rsid w:val="00B96C01"/>
    <w:rsid w:val="00BA201E"/>
    <w:rsid w:val="00BA3BD6"/>
    <w:rsid w:val="00BA5C8C"/>
    <w:rsid w:val="00BA7499"/>
    <w:rsid w:val="00BA7500"/>
    <w:rsid w:val="00BB3448"/>
    <w:rsid w:val="00BB7332"/>
    <w:rsid w:val="00BC0344"/>
    <w:rsid w:val="00BC0AAE"/>
    <w:rsid w:val="00BD5827"/>
    <w:rsid w:val="00BD62C4"/>
    <w:rsid w:val="00BD658C"/>
    <w:rsid w:val="00BE4E1D"/>
    <w:rsid w:val="00BF1697"/>
    <w:rsid w:val="00BF29F4"/>
    <w:rsid w:val="00BF3D1F"/>
    <w:rsid w:val="00BF4A98"/>
    <w:rsid w:val="00BF5BEE"/>
    <w:rsid w:val="00BF68CB"/>
    <w:rsid w:val="00C00DF4"/>
    <w:rsid w:val="00C023DC"/>
    <w:rsid w:val="00C03691"/>
    <w:rsid w:val="00C051D3"/>
    <w:rsid w:val="00C123F0"/>
    <w:rsid w:val="00C137F5"/>
    <w:rsid w:val="00C14459"/>
    <w:rsid w:val="00C21BE5"/>
    <w:rsid w:val="00C2266F"/>
    <w:rsid w:val="00C24484"/>
    <w:rsid w:val="00C26191"/>
    <w:rsid w:val="00C27C18"/>
    <w:rsid w:val="00C27F15"/>
    <w:rsid w:val="00C333DB"/>
    <w:rsid w:val="00C338AF"/>
    <w:rsid w:val="00C35363"/>
    <w:rsid w:val="00C3539F"/>
    <w:rsid w:val="00C36D27"/>
    <w:rsid w:val="00C37622"/>
    <w:rsid w:val="00C378F4"/>
    <w:rsid w:val="00C37A66"/>
    <w:rsid w:val="00C42F1E"/>
    <w:rsid w:val="00C4328B"/>
    <w:rsid w:val="00C504FF"/>
    <w:rsid w:val="00C5196C"/>
    <w:rsid w:val="00C57A37"/>
    <w:rsid w:val="00C6320C"/>
    <w:rsid w:val="00C6326C"/>
    <w:rsid w:val="00C64A27"/>
    <w:rsid w:val="00C66A27"/>
    <w:rsid w:val="00C67550"/>
    <w:rsid w:val="00C715FB"/>
    <w:rsid w:val="00C73862"/>
    <w:rsid w:val="00C74A7C"/>
    <w:rsid w:val="00C754E4"/>
    <w:rsid w:val="00C86720"/>
    <w:rsid w:val="00C86AD3"/>
    <w:rsid w:val="00C9168B"/>
    <w:rsid w:val="00C92028"/>
    <w:rsid w:val="00C92779"/>
    <w:rsid w:val="00C93BE6"/>
    <w:rsid w:val="00C946D9"/>
    <w:rsid w:val="00C96976"/>
    <w:rsid w:val="00CB2696"/>
    <w:rsid w:val="00CB4339"/>
    <w:rsid w:val="00CC400F"/>
    <w:rsid w:val="00CC6BFA"/>
    <w:rsid w:val="00CC6C21"/>
    <w:rsid w:val="00CC6E30"/>
    <w:rsid w:val="00CC75E1"/>
    <w:rsid w:val="00CD06F3"/>
    <w:rsid w:val="00CD23FF"/>
    <w:rsid w:val="00CD33B5"/>
    <w:rsid w:val="00CE3619"/>
    <w:rsid w:val="00CE5381"/>
    <w:rsid w:val="00CE728E"/>
    <w:rsid w:val="00CE7320"/>
    <w:rsid w:val="00CF0C98"/>
    <w:rsid w:val="00CF3F31"/>
    <w:rsid w:val="00D0232A"/>
    <w:rsid w:val="00D026F5"/>
    <w:rsid w:val="00D07A53"/>
    <w:rsid w:val="00D127AE"/>
    <w:rsid w:val="00D132C1"/>
    <w:rsid w:val="00D224D8"/>
    <w:rsid w:val="00D22EE8"/>
    <w:rsid w:val="00D23D89"/>
    <w:rsid w:val="00D240DB"/>
    <w:rsid w:val="00D24B58"/>
    <w:rsid w:val="00D24BE5"/>
    <w:rsid w:val="00D2550B"/>
    <w:rsid w:val="00D270B9"/>
    <w:rsid w:val="00D311B0"/>
    <w:rsid w:val="00D321A7"/>
    <w:rsid w:val="00D32A8C"/>
    <w:rsid w:val="00D368E2"/>
    <w:rsid w:val="00D41E15"/>
    <w:rsid w:val="00D42425"/>
    <w:rsid w:val="00D447F3"/>
    <w:rsid w:val="00D4616A"/>
    <w:rsid w:val="00D5642D"/>
    <w:rsid w:val="00D6480A"/>
    <w:rsid w:val="00D66A47"/>
    <w:rsid w:val="00D67175"/>
    <w:rsid w:val="00D75A9A"/>
    <w:rsid w:val="00D771F1"/>
    <w:rsid w:val="00D808F8"/>
    <w:rsid w:val="00D8412B"/>
    <w:rsid w:val="00D85CE4"/>
    <w:rsid w:val="00D8730A"/>
    <w:rsid w:val="00D90B33"/>
    <w:rsid w:val="00D93290"/>
    <w:rsid w:val="00D93CB7"/>
    <w:rsid w:val="00DA01BA"/>
    <w:rsid w:val="00DA0667"/>
    <w:rsid w:val="00DA3A94"/>
    <w:rsid w:val="00DA5709"/>
    <w:rsid w:val="00DA6BA2"/>
    <w:rsid w:val="00DB075B"/>
    <w:rsid w:val="00DB4C27"/>
    <w:rsid w:val="00DB64D1"/>
    <w:rsid w:val="00DC0D06"/>
    <w:rsid w:val="00DC17A7"/>
    <w:rsid w:val="00DC45C3"/>
    <w:rsid w:val="00DC5F26"/>
    <w:rsid w:val="00DC6390"/>
    <w:rsid w:val="00DD30DA"/>
    <w:rsid w:val="00DD367C"/>
    <w:rsid w:val="00DD4DC6"/>
    <w:rsid w:val="00DD5927"/>
    <w:rsid w:val="00DD7E5B"/>
    <w:rsid w:val="00DD7EBB"/>
    <w:rsid w:val="00DE1B49"/>
    <w:rsid w:val="00DE4F16"/>
    <w:rsid w:val="00DF0958"/>
    <w:rsid w:val="00DF09CA"/>
    <w:rsid w:val="00E01816"/>
    <w:rsid w:val="00E03A3B"/>
    <w:rsid w:val="00E05605"/>
    <w:rsid w:val="00E06CFD"/>
    <w:rsid w:val="00E12F67"/>
    <w:rsid w:val="00E236CB"/>
    <w:rsid w:val="00E25688"/>
    <w:rsid w:val="00E25B7D"/>
    <w:rsid w:val="00E31BB5"/>
    <w:rsid w:val="00E3504E"/>
    <w:rsid w:val="00E352D9"/>
    <w:rsid w:val="00E41D18"/>
    <w:rsid w:val="00E45888"/>
    <w:rsid w:val="00E47D3A"/>
    <w:rsid w:val="00E5169E"/>
    <w:rsid w:val="00E533D9"/>
    <w:rsid w:val="00E54D6F"/>
    <w:rsid w:val="00E551F1"/>
    <w:rsid w:val="00E607A5"/>
    <w:rsid w:val="00E61F80"/>
    <w:rsid w:val="00E63B05"/>
    <w:rsid w:val="00E73129"/>
    <w:rsid w:val="00E831A6"/>
    <w:rsid w:val="00E861BC"/>
    <w:rsid w:val="00E862F2"/>
    <w:rsid w:val="00E870E8"/>
    <w:rsid w:val="00E920CD"/>
    <w:rsid w:val="00E930CF"/>
    <w:rsid w:val="00E93CD6"/>
    <w:rsid w:val="00E9496A"/>
    <w:rsid w:val="00E94DCA"/>
    <w:rsid w:val="00E9512C"/>
    <w:rsid w:val="00E96CE0"/>
    <w:rsid w:val="00E97FC9"/>
    <w:rsid w:val="00EA0772"/>
    <w:rsid w:val="00EA12E4"/>
    <w:rsid w:val="00EA31A5"/>
    <w:rsid w:val="00EA487B"/>
    <w:rsid w:val="00EA6BA7"/>
    <w:rsid w:val="00EA79B0"/>
    <w:rsid w:val="00EA7A09"/>
    <w:rsid w:val="00EB0813"/>
    <w:rsid w:val="00EB0848"/>
    <w:rsid w:val="00EB1F98"/>
    <w:rsid w:val="00EB53E9"/>
    <w:rsid w:val="00EB69AE"/>
    <w:rsid w:val="00EC46E2"/>
    <w:rsid w:val="00EC5F09"/>
    <w:rsid w:val="00EC645C"/>
    <w:rsid w:val="00EC7F48"/>
    <w:rsid w:val="00ED0E70"/>
    <w:rsid w:val="00ED1008"/>
    <w:rsid w:val="00ED13B2"/>
    <w:rsid w:val="00ED4159"/>
    <w:rsid w:val="00ED6087"/>
    <w:rsid w:val="00ED79D6"/>
    <w:rsid w:val="00EE505E"/>
    <w:rsid w:val="00EE5C04"/>
    <w:rsid w:val="00EE76D4"/>
    <w:rsid w:val="00EF0DF2"/>
    <w:rsid w:val="00EF392D"/>
    <w:rsid w:val="00EF4497"/>
    <w:rsid w:val="00EF55F2"/>
    <w:rsid w:val="00EF5EAA"/>
    <w:rsid w:val="00EF74CE"/>
    <w:rsid w:val="00F003CF"/>
    <w:rsid w:val="00F00841"/>
    <w:rsid w:val="00F01364"/>
    <w:rsid w:val="00F04D43"/>
    <w:rsid w:val="00F06CDF"/>
    <w:rsid w:val="00F07DF9"/>
    <w:rsid w:val="00F10D46"/>
    <w:rsid w:val="00F11D15"/>
    <w:rsid w:val="00F1448E"/>
    <w:rsid w:val="00F15CF1"/>
    <w:rsid w:val="00F16AD2"/>
    <w:rsid w:val="00F227A0"/>
    <w:rsid w:val="00F23474"/>
    <w:rsid w:val="00F27814"/>
    <w:rsid w:val="00F337AF"/>
    <w:rsid w:val="00F3666E"/>
    <w:rsid w:val="00F425BB"/>
    <w:rsid w:val="00F43292"/>
    <w:rsid w:val="00F505C1"/>
    <w:rsid w:val="00F6078D"/>
    <w:rsid w:val="00F60BB5"/>
    <w:rsid w:val="00F62093"/>
    <w:rsid w:val="00F62AB1"/>
    <w:rsid w:val="00F65AD4"/>
    <w:rsid w:val="00F72EB6"/>
    <w:rsid w:val="00F73742"/>
    <w:rsid w:val="00F7401B"/>
    <w:rsid w:val="00F74D28"/>
    <w:rsid w:val="00F76B13"/>
    <w:rsid w:val="00F85DF4"/>
    <w:rsid w:val="00F86AC8"/>
    <w:rsid w:val="00F903A2"/>
    <w:rsid w:val="00F91B24"/>
    <w:rsid w:val="00F9248C"/>
    <w:rsid w:val="00F944D6"/>
    <w:rsid w:val="00F9460F"/>
    <w:rsid w:val="00F96420"/>
    <w:rsid w:val="00FA0DC4"/>
    <w:rsid w:val="00FA188A"/>
    <w:rsid w:val="00FA22B7"/>
    <w:rsid w:val="00FA5FCD"/>
    <w:rsid w:val="00FA732A"/>
    <w:rsid w:val="00FC17D5"/>
    <w:rsid w:val="00FC1F40"/>
    <w:rsid w:val="00FC2ED7"/>
    <w:rsid w:val="00FC7290"/>
    <w:rsid w:val="00FC75AD"/>
    <w:rsid w:val="00FD53E4"/>
    <w:rsid w:val="00FD65FE"/>
    <w:rsid w:val="00FD7401"/>
    <w:rsid w:val="00FE5FD7"/>
    <w:rsid w:val="00FE689D"/>
    <w:rsid w:val="00FF13C7"/>
    <w:rsid w:val="00FF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CA50D"/>
  <w15:chartTrackingRefBased/>
  <w15:docId w15:val="{A4191E14-B2A4-4489-BA8A-B2687FB2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4459"/>
    <w:pPr>
      <w:spacing w:after="160" w:line="278" w:lineRule="auto"/>
    </w:pPr>
    <w:rPr>
      <w:rFonts w:ascii="Arial" w:eastAsia="Aptos" w:hAnsi="Arial" w:cs="Aptos"/>
      <w:sz w:val="24"/>
      <w:szCs w:val="24"/>
      <w:lang w:val="en"/>
    </w:rPr>
  </w:style>
  <w:style w:type="paragraph" w:styleId="Heading1">
    <w:name w:val="heading 1"/>
    <w:basedOn w:val="Normal"/>
    <w:next w:val="Normal"/>
    <w:link w:val="Heading1Char"/>
    <w:autoRedefine/>
    <w:qFormat/>
    <w:rsid w:val="00C14459"/>
    <w:pPr>
      <w:keepNext/>
      <w:spacing w:after="120"/>
      <w:outlineLvl w:val="0"/>
    </w:pPr>
    <w:rPr>
      <w:b/>
      <w:bCs/>
      <w:kern w:val="32"/>
      <w:szCs w:val="32"/>
    </w:rPr>
  </w:style>
  <w:style w:type="paragraph" w:styleId="Heading2">
    <w:name w:val="heading 2"/>
    <w:basedOn w:val="Normal"/>
    <w:next w:val="Normal"/>
    <w:link w:val="Heading2Char"/>
    <w:autoRedefine/>
    <w:qFormat/>
    <w:rsid w:val="00C14459"/>
    <w:pPr>
      <w:tabs>
        <w:tab w:val="left" w:pos="720"/>
        <w:tab w:val="left" w:pos="1440"/>
        <w:tab w:val="left" w:pos="2160"/>
      </w:tabs>
      <w:ind w:left="720" w:hanging="720"/>
      <w:outlineLvl w:val="1"/>
    </w:pPr>
    <w:rPr>
      <w:rFonts w:cs="Arial"/>
      <w:b/>
      <w:bCs/>
    </w:rPr>
  </w:style>
  <w:style w:type="paragraph" w:styleId="Heading3">
    <w:name w:val="heading 3"/>
    <w:basedOn w:val="Normal"/>
    <w:next w:val="Normal"/>
    <w:link w:val="Heading3Char"/>
    <w:autoRedefine/>
    <w:qFormat/>
    <w:rsid w:val="00C14459"/>
    <w:pPr>
      <w:tabs>
        <w:tab w:val="left" w:pos="720"/>
        <w:tab w:val="left" w:pos="1440"/>
        <w:tab w:val="left" w:pos="2160"/>
      </w:tabs>
      <w:ind w:left="720" w:hanging="720"/>
      <w:outlineLvl w:val="2"/>
    </w:pPr>
    <w:rPr>
      <w:rFonts w:cs="Arial"/>
      <w:b/>
      <w:bCs/>
    </w:rPr>
  </w:style>
  <w:style w:type="character" w:default="1" w:styleId="DefaultParagraphFont">
    <w:name w:val="Default Paragraph Font"/>
    <w:uiPriority w:val="1"/>
    <w:semiHidden/>
    <w:unhideWhenUsed/>
    <w:rsid w:val="00C14459"/>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14459"/>
  </w:style>
  <w:style w:type="paragraph" w:customStyle="1" w:styleId="Title1">
    <w:name w:val="Title1"/>
    <w:basedOn w:val="Normal"/>
    <w:autoRedefine/>
    <w:rsid w:val="00B90B42"/>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90B42"/>
    <w:pPr>
      <w:outlineLvl w:val="1"/>
    </w:pPr>
  </w:style>
  <w:style w:type="paragraph" w:customStyle="1" w:styleId="par1">
    <w:name w:val="par1"/>
    <w:basedOn w:val="Normal"/>
    <w:autoRedefine/>
    <w:rsid w:val="00C14459"/>
    <w:pPr>
      <w:tabs>
        <w:tab w:val="left" w:pos="720"/>
        <w:tab w:val="left" w:pos="1440"/>
        <w:tab w:val="left" w:pos="2160"/>
      </w:tabs>
      <w:ind w:left="720" w:hanging="720"/>
    </w:pPr>
  </w:style>
  <w:style w:type="paragraph" w:customStyle="1" w:styleId="cp">
    <w:name w:val="cp"/>
    <w:basedOn w:val="Normal"/>
    <w:rsid w:val="00B90B42"/>
    <w:pPr>
      <w:jc w:val="center"/>
    </w:pPr>
  </w:style>
  <w:style w:type="paragraph" w:customStyle="1" w:styleId="par2">
    <w:name w:val="par2"/>
    <w:basedOn w:val="par1"/>
    <w:rsid w:val="00B90B42"/>
    <w:pPr>
      <w:ind w:left="1440"/>
    </w:pPr>
  </w:style>
  <w:style w:type="paragraph" w:customStyle="1" w:styleId="upar2">
    <w:name w:val="upar2"/>
    <w:basedOn w:val="upar1"/>
    <w:rsid w:val="00B90B42"/>
    <w:pPr>
      <w:ind w:left="720"/>
    </w:pPr>
  </w:style>
  <w:style w:type="paragraph" w:customStyle="1" w:styleId="upar1">
    <w:name w:val="upar1"/>
    <w:basedOn w:val="Normal"/>
    <w:autoRedefine/>
    <w:rsid w:val="00C14459"/>
    <w:pPr>
      <w:tabs>
        <w:tab w:val="left" w:pos="720"/>
        <w:tab w:val="left" w:pos="1440"/>
      </w:tabs>
    </w:pPr>
    <w:rPr>
      <w:rFonts w:cs="Arial"/>
    </w:rPr>
  </w:style>
  <w:style w:type="paragraph" w:customStyle="1" w:styleId="upar3">
    <w:name w:val="upar3"/>
    <w:basedOn w:val="upar1"/>
    <w:rsid w:val="00B90B42"/>
    <w:pPr>
      <w:ind w:left="1440"/>
    </w:pPr>
  </w:style>
  <w:style w:type="paragraph" w:customStyle="1" w:styleId="Title3">
    <w:name w:val="Title3"/>
    <w:basedOn w:val="Title2"/>
    <w:autoRedefine/>
    <w:rsid w:val="00B90B42"/>
    <w:pPr>
      <w:outlineLvl w:val="2"/>
    </w:pPr>
  </w:style>
  <w:style w:type="paragraph" w:customStyle="1" w:styleId="Title4">
    <w:name w:val="Title4"/>
    <w:basedOn w:val="Title2"/>
    <w:autoRedefine/>
    <w:rsid w:val="00B90B42"/>
    <w:pPr>
      <w:outlineLvl w:val="3"/>
    </w:pPr>
  </w:style>
  <w:style w:type="paragraph" w:customStyle="1" w:styleId="upar4">
    <w:name w:val="upar4"/>
    <w:basedOn w:val="upar1"/>
    <w:rsid w:val="00B90B42"/>
    <w:pPr>
      <w:ind w:left="2160"/>
    </w:pPr>
  </w:style>
  <w:style w:type="paragraph" w:customStyle="1" w:styleId="par3">
    <w:name w:val="par3"/>
    <w:basedOn w:val="par1"/>
    <w:rsid w:val="00B90B42"/>
    <w:pPr>
      <w:ind w:left="2160"/>
    </w:pPr>
  </w:style>
  <w:style w:type="paragraph" w:customStyle="1" w:styleId="par4">
    <w:name w:val="par4"/>
    <w:basedOn w:val="par1"/>
    <w:rsid w:val="00B90B42"/>
    <w:pPr>
      <w:ind w:left="2880"/>
    </w:pPr>
  </w:style>
  <w:style w:type="paragraph" w:customStyle="1" w:styleId="par5">
    <w:name w:val="par5"/>
    <w:basedOn w:val="par1"/>
    <w:rsid w:val="00B90B42"/>
    <w:pPr>
      <w:ind w:left="3600"/>
    </w:pPr>
  </w:style>
  <w:style w:type="paragraph" w:customStyle="1" w:styleId="upar5">
    <w:name w:val="upar5"/>
    <w:basedOn w:val="upar1"/>
    <w:rsid w:val="00B90B42"/>
    <w:pPr>
      <w:ind w:left="2880"/>
    </w:pPr>
  </w:style>
  <w:style w:type="paragraph" w:customStyle="1" w:styleId="par6">
    <w:name w:val="par6"/>
    <w:basedOn w:val="par1"/>
    <w:rsid w:val="00B90B42"/>
    <w:pPr>
      <w:ind w:left="4320"/>
    </w:pPr>
  </w:style>
  <w:style w:type="paragraph" w:customStyle="1" w:styleId="upar6">
    <w:name w:val="upar6"/>
    <w:basedOn w:val="upar1"/>
    <w:rsid w:val="00B90B42"/>
    <w:pPr>
      <w:ind w:left="3600"/>
    </w:pPr>
  </w:style>
  <w:style w:type="paragraph" w:customStyle="1" w:styleId="Footnote">
    <w:name w:val="Footnote"/>
    <w:basedOn w:val="Normal"/>
    <w:rsid w:val="00B90B42"/>
    <w:pPr>
      <w:spacing w:before="120"/>
    </w:pPr>
    <w:rPr>
      <w:sz w:val="16"/>
      <w:szCs w:val="16"/>
    </w:rPr>
  </w:style>
  <w:style w:type="paragraph" w:styleId="Header">
    <w:name w:val="header"/>
    <w:basedOn w:val="Normal"/>
    <w:link w:val="HeaderChar"/>
    <w:rsid w:val="00B90B42"/>
    <w:pPr>
      <w:tabs>
        <w:tab w:val="center" w:pos="4680"/>
        <w:tab w:val="right" w:pos="9360"/>
      </w:tabs>
    </w:pPr>
  </w:style>
  <w:style w:type="character" w:customStyle="1" w:styleId="HeaderChar">
    <w:name w:val="Header Char"/>
    <w:link w:val="Header"/>
    <w:rsid w:val="00B90B42"/>
    <w:rPr>
      <w:rFonts w:ascii="Arial" w:hAnsi="Arial"/>
    </w:rPr>
  </w:style>
  <w:style w:type="paragraph" w:styleId="Footer">
    <w:name w:val="footer"/>
    <w:basedOn w:val="Normal"/>
    <w:link w:val="FooterChar"/>
    <w:rsid w:val="00B90B42"/>
    <w:pPr>
      <w:tabs>
        <w:tab w:val="center" w:pos="4680"/>
        <w:tab w:val="right" w:pos="9360"/>
      </w:tabs>
    </w:pPr>
  </w:style>
  <w:style w:type="character" w:customStyle="1" w:styleId="FooterChar">
    <w:name w:val="Footer Char"/>
    <w:link w:val="Footer"/>
    <w:rsid w:val="00B90B42"/>
    <w:rPr>
      <w:rFonts w:ascii="Arial" w:hAnsi="Arial"/>
    </w:rPr>
  </w:style>
  <w:style w:type="character" w:customStyle="1" w:styleId="Heading1Char">
    <w:name w:val="Heading 1 Char"/>
    <w:link w:val="Heading1"/>
    <w:rsid w:val="00C14459"/>
    <w:rPr>
      <w:rFonts w:ascii="Arial" w:eastAsia="Aptos" w:hAnsi="Arial" w:cs="Aptos"/>
      <w:b/>
      <w:bCs/>
      <w:kern w:val="32"/>
      <w:sz w:val="24"/>
      <w:szCs w:val="32"/>
      <w:lang w:val="en"/>
    </w:rPr>
  </w:style>
  <w:style w:type="character" w:customStyle="1" w:styleId="Heading2Char">
    <w:name w:val="Heading 2 Char"/>
    <w:link w:val="Heading2"/>
    <w:rsid w:val="00C14459"/>
    <w:rPr>
      <w:rFonts w:ascii="Arial" w:eastAsia="Aptos" w:hAnsi="Arial" w:cs="Arial"/>
      <w:b/>
      <w:bCs/>
      <w:sz w:val="24"/>
      <w:szCs w:val="24"/>
      <w:lang w:val="en"/>
    </w:rPr>
  </w:style>
  <w:style w:type="character" w:customStyle="1" w:styleId="Heading3Char">
    <w:name w:val="Heading 3 Char"/>
    <w:link w:val="Heading3"/>
    <w:rsid w:val="00C14459"/>
    <w:rPr>
      <w:rFonts w:ascii="Arial" w:eastAsia="Aptos" w:hAnsi="Arial" w:cs="Arial"/>
      <w:b/>
      <w:bCs/>
      <w:sz w:val="24"/>
      <w:szCs w:val="24"/>
      <w:lang w:val="en"/>
    </w:rPr>
  </w:style>
  <w:style w:type="paragraph" w:customStyle="1" w:styleId="StyleHeading110pt">
    <w:name w:val="Style Heading 1 + 10 pt"/>
    <w:basedOn w:val="Heading1"/>
    <w:rsid w:val="00F3666E"/>
    <w:rPr>
      <w:sz w:val="20"/>
    </w:rPr>
  </w:style>
  <w:style w:type="paragraph" w:customStyle="1" w:styleId="StyleHeading210pt">
    <w:name w:val="Style Heading 2 + 10 pt"/>
    <w:basedOn w:val="Heading2"/>
    <w:rsid w:val="00F3666E"/>
  </w:style>
  <w:style w:type="paragraph" w:customStyle="1" w:styleId="StyleHeading210ptNotItalic">
    <w:name w:val="Style Heading 2 + 10 pt Not Italic"/>
    <w:basedOn w:val="Heading2"/>
    <w:rsid w:val="00F3666E"/>
    <w:rPr>
      <w:i/>
      <w:iCs/>
    </w:rPr>
  </w:style>
  <w:style w:type="paragraph" w:customStyle="1" w:styleId="Style4">
    <w:name w:val="Style4"/>
    <w:basedOn w:val="Heading2"/>
    <w:qFormat/>
    <w:rsid w:val="00F3666E"/>
  </w:style>
  <w:style w:type="paragraph" w:customStyle="1" w:styleId="Style5">
    <w:name w:val="Style5"/>
    <w:basedOn w:val="Heading2"/>
    <w:qFormat/>
    <w:rsid w:val="00F3666E"/>
    <w:rPr>
      <w:szCs w:val="20"/>
    </w:rPr>
  </w:style>
  <w:style w:type="paragraph" w:customStyle="1" w:styleId="Upar1Bold">
    <w:name w:val="Upar1 + Bold"/>
    <w:basedOn w:val="Normal"/>
    <w:autoRedefine/>
    <w:rsid w:val="00C14459"/>
    <w:pPr>
      <w:tabs>
        <w:tab w:val="left" w:pos="720"/>
        <w:tab w:val="left" w:pos="1440"/>
      </w:tabs>
    </w:pPr>
    <w:rPr>
      <w:rFonts w:cs="Arial"/>
      <w:b/>
      <w:bCs/>
    </w:rPr>
  </w:style>
  <w:style w:type="paragraph" w:customStyle="1" w:styleId="FootnoteItalic">
    <w:name w:val="Footnote + Italic"/>
    <w:basedOn w:val="Normal"/>
    <w:autoRedefine/>
    <w:rsid w:val="00C14459"/>
    <w:pPr>
      <w:spacing w:before="120"/>
    </w:pPr>
    <w:rPr>
      <w:i/>
      <w:iCs/>
      <w:szCs w:val="16"/>
    </w:rPr>
  </w:style>
  <w:style w:type="paragraph" w:customStyle="1" w:styleId="Par1Before3pt">
    <w:name w:val="Par1 + Before:  3 pt"/>
    <w:basedOn w:val="par1"/>
    <w:autoRedefine/>
    <w:rsid w:val="00C14459"/>
    <w:pPr>
      <w:spacing w:before="60"/>
    </w:pPr>
    <w:rPr>
      <w:szCs w:val="20"/>
    </w:rPr>
  </w:style>
  <w:style w:type="paragraph" w:customStyle="1" w:styleId="Par1Underline">
    <w:name w:val="Par1 + Underline"/>
    <w:basedOn w:val="par1"/>
    <w:autoRedefine/>
    <w:rsid w:val="00C14459"/>
    <w:rPr>
      <w:u w:val="single"/>
    </w:rPr>
  </w:style>
  <w:style w:type="paragraph" w:customStyle="1" w:styleId="Styleupar1Bold">
    <w:name w:val="Style upar1 + Bold"/>
    <w:basedOn w:val="upar1"/>
    <w:autoRedefine/>
    <w:rsid w:val="00C14459"/>
    <w:rPr>
      <w:b/>
      <w:bCs/>
    </w:rPr>
  </w:style>
  <w:style w:type="paragraph" w:customStyle="1" w:styleId="StyleHeading2Italic">
    <w:name w:val="Style Heading 2 + Italic"/>
    <w:basedOn w:val="Heading2"/>
    <w:autoRedefine/>
    <w:rsid w:val="00C14459"/>
    <w:rPr>
      <w:i/>
      <w:iCs/>
    </w:rPr>
  </w:style>
  <w:style w:type="paragraph" w:customStyle="1" w:styleId="StyleFootnoteItalic">
    <w:name w:val="Style Footnote + Italic"/>
    <w:basedOn w:val="Normal"/>
    <w:autoRedefine/>
    <w:rsid w:val="00C14459"/>
    <w:pPr>
      <w:spacing w:before="120"/>
    </w:pPr>
    <w:rPr>
      <w:i/>
      <w:iCs/>
      <w:szCs w:val="16"/>
    </w:rPr>
  </w:style>
  <w:style w:type="paragraph" w:customStyle="1" w:styleId="StyleFootnoteItalic1">
    <w:name w:val="Style Footnote + Italic1"/>
    <w:basedOn w:val="Normal"/>
    <w:autoRedefine/>
    <w:rsid w:val="00C14459"/>
    <w:pPr>
      <w:spacing w:before="120"/>
    </w:pPr>
    <w:rPr>
      <w:i/>
      <w:iCs/>
      <w:szCs w:val="16"/>
    </w:rPr>
  </w:style>
  <w:style w:type="paragraph" w:customStyle="1" w:styleId="StyleFootnoteItalic2">
    <w:name w:val="Style Footnote + Italic2"/>
    <w:basedOn w:val="Normal"/>
    <w:autoRedefine/>
    <w:rsid w:val="00C14459"/>
    <w:pPr>
      <w:spacing w:before="120"/>
    </w:pPr>
    <w:rPr>
      <w:i/>
      <w:iCs/>
      <w:szCs w:val="16"/>
    </w:rPr>
  </w:style>
  <w:style w:type="paragraph" w:styleId="Revision">
    <w:name w:val="Revision"/>
    <w:hidden/>
    <w:uiPriority w:val="99"/>
    <w:semiHidden/>
    <w:rsid w:val="002723B2"/>
    <w:rPr>
      <w:rFonts w:ascii="Arial" w:eastAsia="Aptos" w:hAnsi="Arial" w:cs="Aptos"/>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4A725-707C-4D48-99E0-F655A6A7F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7</TotalTime>
  <Pages>12</Pages>
  <Words>3360</Words>
  <Characters>19153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Weaver, Meredith</cp:lastModifiedBy>
  <cp:revision>3</cp:revision>
  <cp:lastPrinted>2025-07-21T18:12:00Z</cp:lastPrinted>
  <dcterms:created xsi:type="dcterms:W3CDTF">2026-07-10T15:32:00Z</dcterms:created>
  <dcterms:modified xsi:type="dcterms:W3CDTF">2026-07-10T15:35:00Z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2023-01-11T21:51:05Z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f5ccd245-3924-4019-9ba4-e81dd222c6f9</vt:lpwstr>
  </property>
  <property fmtid="{D5CDD505-2E9C-101B-9397-08002B2CF9AE}" pid="8" name="MSIP_Label_59e4beaa-c4ba-4ea9-a1f4-4e52626a3d73_ContentBits">
    <vt:lpwstr>0</vt:lpwstr>
  </property>
</Properties>
</file>