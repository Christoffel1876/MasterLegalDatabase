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5CB9BBB5" w:rsidR="00E569F8" w:rsidRPr="00AA73C8" w:rsidRDefault="00AA73C8" w:rsidP="00AA73C8">
      <w:pPr>
        <w:pStyle w:val="Heading1"/>
      </w:pPr>
      <w:r w:rsidRPr="00F16786">
        <w:t>CIGARETTE TAX, TOBACCO ESCROW FUNDS - MASTER SETTLEMENT AGREEMENT, TOBACCO PRODUCTS TAX, NICOTINE PRODUCTS TAX</w:t>
      </w:r>
    </w:p>
    <w:p w14:paraId="435A0CBB" w14:textId="3A8F36CA" w:rsidR="00E569F8" w:rsidRDefault="00E569F8" w:rsidP="00E569F8">
      <w:pPr>
        <w:pStyle w:val="Upar1Bold"/>
      </w:pPr>
      <w:r w:rsidRPr="00B70233">
        <w:t>1 CCR 201</w:t>
      </w:r>
      <w:r w:rsidR="00486518" w:rsidRPr="00486518">
        <w:t>-</w:t>
      </w:r>
      <w:r w:rsidR="00AA73C8">
        <w:t>7</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1F7DF435" w14:textId="77777777" w:rsidR="00AA73C8" w:rsidRPr="00F16786" w:rsidDel="00354EA0" w:rsidRDefault="00AA73C8" w:rsidP="00AA73C8">
      <w:pPr>
        <w:pStyle w:val="Heading2"/>
        <w:rPr>
          <w:del w:id="0" w:author="Author"/>
        </w:rPr>
      </w:pPr>
      <w:del w:id="1" w:author="Author">
        <w:r w:rsidRPr="00F16786" w:rsidDel="00354EA0">
          <w:delText>Rule 39-28-303(2)(a)(II).  Decertification.</w:delText>
        </w:r>
      </w:del>
    </w:p>
    <w:p w14:paraId="6391DD02" w14:textId="58F3C052" w:rsidR="00486518" w:rsidRPr="006B4E92" w:rsidRDefault="00AA73C8" w:rsidP="006B4E92">
      <w:pPr>
        <w:pStyle w:val="upar1"/>
        <w:rPr>
          <w:b/>
          <w:szCs w:val="24"/>
        </w:rPr>
      </w:pPr>
      <w:del w:id="2" w:author="Author">
        <w:r w:rsidRPr="00F16786" w:rsidDel="00354EA0">
          <w:rPr>
            <w:szCs w:val="24"/>
          </w:rPr>
          <w:delText>If required annual or quarterly escrow payments are not timely made in full and/or the Attorney General’s office is not timely notified of the same, the delinquent manufacturer and its brands may be decertified and removed from the Colorado Directory of Certified Tobacco Manufacturers and Brands, in addition to other penalties that may be applicable.</w:delText>
        </w:r>
      </w:del>
    </w:p>
    <w:sectPr w:rsidR="00486518" w:rsidRPr="006B4E92"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43EA4" w14:textId="77777777" w:rsidR="00D511FF" w:rsidRDefault="00D511FF" w:rsidP="00112A8C">
      <w:r>
        <w:separator/>
      </w:r>
    </w:p>
  </w:endnote>
  <w:endnote w:type="continuationSeparator" w:id="0">
    <w:p w14:paraId="1627D933" w14:textId="77777777" w:rsidR="00D511FF" w:rsidRDefault="00D511FF"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4001C" w14:textId="77777777" w:rsidR="00D511FF" w:rsidRDefault="00D511FF" w:rsidP="00112A8C">
      <w:r>
        <w:separator/>
      </w:r>
    </w:p>
  </w:footnote>
  <w:footnote w:type="continuationSeparator" w:id="0">
    <w:p w14:paraId="64DC4168" w14:textId="77777777" w:rsidR="00D511FF" w:rsidRDefault="00D511FF"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3" w:name="_Hlk220342015"/>
    <w:bookmarkStart w:id="4" w:name="_Hlk220342016"/>
    <w:bookmarkStart w:id="5" w:name="_Hlk220342063"/>
    <w:bookmarkStart w:id="6" w:name="_Hlk220342064"/>
    <w:bookmarkStart w:id="7" w:name="_Hlk226463999"/>
    <w:bookmarkStart w:id="8"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3"/>
  <w:bookmarkEnd w:id="4"/>
  <w:bookmarkEnd w:id="5"/>
  <w:bookmarkEnd w:id="6"/>
  <w:bookmarkEnd w:id="7"/>
  <w:bookmarkEnd w:id="8"/>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07D5E"/>
    <w:rsid w:val="0001383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A68F2"/>
    <w:rsid w:val="001C2929"/>
    <w:rsid w:val="001C4A71"/>
    <w:rsid w:val="001D7598"/>
    <w:rsid w:val="001E3BA2"/>
    <w:rsid w:val="001F227D"/>
    <w:rsid w:val="002451A9"/>
    <w:rsid w:val="002B27B6"/>
    <w:rsid w:val="002B3611"/>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A7C00"/>
    <w:rsid w:val="005B362F"/>
    <w:rsid w:val="005B7C73"/>
    <w:rsid w:val="005C1AE0"/>
    <w:rsid w:val="005C6216"/>
    <w:rsid w:val="005E7C5C"/>
    <w:rsid w:val="005F22C8"/>
    <w:rsid w:val="005F2938"/>
    <w:rsid w:val="00614C5A"/>
    <w:rsid w:val="00621C66"/>
    <w:rsid w:val="00641698"/>
    <w:rsid w:val="00680F0F"/>
    <w:rsid w:val="006A744A"/>
    <w:rsid w:val="006B4E92"/>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E1F5B"/>
    <w:rsid w:val="007F4B54"/>
    <w:rsid w:val="0080471E"/>
    <w:rsid w:val="008067BD"/>
    <w:rsid w:val="00813186"/>
    <w:rsid w:val="00835BCB"/>
    <w:rsid w:val="00841C32"/>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A73C8"/>
    <w:rsid w:val="00AB58A8"/>
    <w:rsid w:val="00AE61D0"/>
    <w:rsid w:val="00AE630F"/>
    <w:rsid w:val="00AF4B9E"/>
    <w:rsid w:val="00B0153D"/>
    <w:rsid w:val="00B25468"/>
    <w:rsid w:val="00B44F6D"/>
    <w:rsid w:val="00B617A6"/>
    <w:rsid w:val="00B707A7"/>
    <w:rsid w:val="00B75CB6"/>
    <w:rsid w:val="00BB226C"/>
    <w:rsid w:val="00BB7319"/>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11FF"/>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1</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2026-06-30T17:51:00Z</dcterms:created>
  <dcterms:modified xsi:type="dcterms:W3CDTF">2026-06-30T17:51:00Z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