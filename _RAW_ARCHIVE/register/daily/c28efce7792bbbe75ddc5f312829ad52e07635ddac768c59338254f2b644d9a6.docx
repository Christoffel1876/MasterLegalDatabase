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794E" w14:textId="77777777" w:rsidR="00DF7F26" w:rsidRPr="00C1170A" w:rsidRDefault="00CA51E6" w:rsidP="00C1170A">
      <w:pPr>
        <w:rPr>
          <w:sz w:val="22"/>
          <w:szCs w:val="22"/>
        </w:rPr>
      </w:pPr>
      <w:r w:rsidRPr="00C1170A">
        <w:rPr>
          <w:sz w:val="22"/>
          <w:szCs w:val="22"/>
        </w:rPr>
        <w:drawing>
          <wp:anchor distT="0" distB="0" distL="114300" distR="114300" simplePos="0" relativeHeight="251658240" behindDoc="0" locked="0" layoutInCell="1" hidden="0" allowOverlap="1" wp14:anchorId="1485CF92" wp14:editId="072E3B5C">
            <wp:simplePos x="0" y="0"/>
            <wp:positionH relativeFrom="column">
              <wp:posOffset>1</wp:posOffset>
            </wp:positionH>
            <wp:positionV relativeFrom="paragraph">
              <wp:posOffset>0</wp:posOffset>
            </wp:positionV>
            <wp:extent cx="2292350" cy="410210"/>
            <wp:effectExtent l="0" t="0" r="0" b="0"/>
            <wp:wrapNone/>
            <wp:docPr id="4" name="image1.png" descr="Logo of the Colorado Department of Public Health and Environment (CDPHE)"/>
            <wp:cNvGraphicFramePr/>
            <a:graphic xmlns:a="http://schemas.openxmlformats.org/drawingml/2006/main">
              <a:graphicData uri="http://schemas.openxmlformats.org/drawingml/2006/picture">
                <pic:pic xmlns:pic="http://schemas.openxmlformats.org/drawingml/2006/picture">
                  <pic:nvPicPr>
                    <pic:cNvPr id="4" name="image1.png" descr="Logo of the Colorado Department of Public Health and Environment (CDPHE)"/>
                    <pic:cNvPicPr preferRelativeResize="0"/>
                  </pic:nvPicPr>
                  <pic:blipFill>
                    <a:blip r:embed="rId9"/>
                    <a:srcRect/>
                    <a:stretch>
                      <a:fillRect/>
                    </a:stretch>
                  </pic:blipFill>
                  <pic:spPr>
                    <a:xfrm>
                      <a:off x="0" y="0"/>
                      <a:ext cx="2292350" cy="410210"/>
                    </a:xfrm>
                    <a:prstGeom prst="rect">
                      <a:avLst/>
                    </a:prstGeom>
                    <a:ln/>
                  </pic:spPr>
                </pic:pic>
              </a:graphicData>
            </a:graphic>
          </wp:anchor>
        </w:drawing>
      </w:r>
    </w:p>
    <w:p w14:paraId="71EB6579" w14:textId="77777777" w:rsidR="00DF7F26" w:rsidRPr="00C1170A" w:rsidRDefault="00DF7F26" w:rsidP="00C1170A">
      <w:pPr>
        <w:rPr>
          <w:sz w:val="22"/>
          <w:szCs w:val="22"/>
        </w:rPr>
      </w:pPr>
    </w:p>
    <w:p w14:paraId="6EA0BF60" w14:textId="77777777" w:rsidR="00DF7F26" w:rsidRPr="00C1170A" w:rsidRDefault="00DF7F26" w:rsidP="00C1170A">
      <w:pPr>
        <w:rPr>
          <w:sz w:val="22"/>
          <w:szCs w:val="22"/>
        </w:rPr>
      </w:pPr>
    </w:p>
    <w:p w14:paraId="27DABFC9" w14:textId="77777777" w:rsidR="00DF7F26" w:rsidRPr="00C1170A" w:rsidRDefault="00DF7F26" w:rsidP="00C1170A">
      <w:pPr>
        <w:rPr>
          <w:sz w:val="22"/>
          <w:szCs w:val="22"/>
        </w:rPr>
      </w:pPr>
    </w:p>
    <w:p w14:paraId="0DFC49E1" w14:textId="61DE28F0" w:rsidR="00DF7F26" w:rsidRPr="00CB1019" w:rsidRDefault="00CA51E6" w:rsidP="00CB1019">
      <w:pPr>
        <w:rPr>
          <w:rFonts w:ascii="Trebuchet MS" w:hAnsi="Trebuchet MS"/>
          <w:sz w:val="22"/>
          <w:szCs w:val="22"/>
        </w:rPr>
      </w:pPr>
      <w:r w:rsidRPr="00CB1019">
        <w:rPr>
          <w:rFonts w:ascii="Trebuchet MS" w:hAnsi="Trebuchet MS"/>
          <w:sz w:val="22"/>
          <w:szCs w:val="22"/>
        </w:rPr>
        <w:t>To</w:t>
      </w:r>
      <w:proofErr w:type="gramStart"/>
      <w:r w:rsidRPr="00CB1019">
        <w:rPr>
          <w:rFonts w:ascii="Trebuchet MS" w:hAnsi="Trebuchet MS"/>
          <w:sz w:val="22"/>
          <w:szCs w:val="22"/>
        </w:rPr>
        <w:t>:</w:t>
      </w:r>
      <w:r w:rsidRPr="00CB1019">
        <w:rPr>
          <w:rFonts w:ascii="Trebuchet MS" w:hAnsi="Trebuchet MS"/>
          <w:sz w:val="22"/>
          <w:szCs w:val="22"/>
        </w:rPr>
        <w:tab/>
      </w:r>
      <w:r w:rsidR="00CB1019">
        <w:rPr>
          <w:rFonts w:ascii="Trebuchet MS" w:hAnsi="Trebuchet MS"/>
          <w:sz w:val="22"/>
          <w:szCs w:val="22"/>
        </w:rPr>
        <w:tab/>
      </w:r>
      <w:r w:rsidRPr="00CB1019">
        <w:rPr>
          <w:rFonts w:ascii="Trebuchet MS" w:hAnsi="Trebuchet MS"/>
          <w:sz w:val="22"/>
          <w:szCs w:val="22"/>
        </w:rPr>
        <w:t>Members</w:t>
      </w:r>
      <w:proofErr w:type="gramEnd"/>
      <w:r w:rsidRPr="00CB1019">
        <w:rPr>
          <w:rFonts w:ascii="Trebuchet MS" w:hAnsi="Trebuchet MS"/>
          <w:sz w:val="22"/>
          <w:szCs w:val="22"/>
        </w:rPr>
        <w:t xml:space="preserve"> of the State Board of Health</w:t>
      </w:r>
    </w:p>
    <w:p w14:paraId="22AAF7A2" w14:textId="77777777" w:rsidR="00DF7F26" w:rsidRPr="00C1170A" w:rsidRDefault="00DF7F26" w:rsidP="00C1170A">
      <w:pPr>
        <w:rPr>
          <w:sz w:val="22"/>
          <w:szCs w:val="22"/>
        </w:rPr>
      </w:pPr>
    </w:p>
    <w:p w14:paraId="13EAD2DA" w14:textId="0DDFF0B3" w:rsidR="00DF7F26" w:rsidRPr="00CB1019" w:rsidRDefault="00CA51E6" w:rsidP="00CB1019">
      <w:pPr>
        <w:ind w:left="1440" w:hanging="1440"/>
        <w:rPr>
          <w:rFonts w:ascii="Trebuchet MS" w:hAnsi="Trebuchet MS"/>
          <w:sz w:val="22"/>
          <w:szCs w:val="22"/>
        </w:rPr>
      </w:pPr>
      <w:r w:rsidRPr="00CB1019">
        <w:rPr>
          <w:rFonts w:ascii="Trebuchet MS" w:hAnsi="Trebuchet MS"/>
          <w:sz w:val="22"/>
          <w:szCs w:val="22"/>
        </w:rPr>
        <w:t>From:</w:t>
      </w:r>
      <w:r w:rsidRPr="00CB1019">
        <w:rPr>
          <w:rFonts w:ascii="Trebuchet MS" w:hAnsi="Trebuchet MS"/>
          <w:sz w:val="22"/>
          <w:szCs w:val="22"/>
        </w:rPr>
        <w:tab/>
        <w:t xml:space="preserve">Elaine McManis, RN, Division </w:t>
      </w:r>
      <w:proofErr w:type="gramStart"/>
      <w:r w:rsidRPr="00CB1019">
        <w:rPr>
          <w:rFonts w:ascii="Trebuchet MS" w:hAnsi="Trebuchet MS"/>
          <w:sz w:val="22"/>
          <w:szCs w:val="22"/>
        </w:rPr>
        <w:t>Director</w:t>
      </w:r>
      <w:r w:rsidR="00912A12" w:rsidRPr="00CB1019">
        <w:rPr>
          <w:rFonts w:ascii="Trebuchet MS" w:hAnsi="Trebuchet MS"/>
          <w:sz w:val="22"/>
          <w:szCs w:val="22"/>
        </w:rPr>
        <w:t xml:space="preserve"> </w:t>
      </w:r>
      <w:r w:rsidR="00F703C7" w:rsidRPr="00CB1019">
        <w:rPr>
          <w:rFonts w:ascii="Trebuchet MS" w:hAnsi="Trebuchet MS"/>
          <w:sz w:val="22"/>
          <w:szCs w:val="22"/>
        </w:rPr>
        <w:t xml:space="preserve"> </w:t>
      </w:r>
      <w:proofErr w:type="spellStart"/>
      <w:r w:rsidR="00546496" w:rsidRPr="00CB1019">
        <w:rPr>
          <w:rFonts w:ascii="Lucida Handwriting" w:hAnsi="Lucida Handwriting"/>
          <w:sz w:val="28"/>
          <w:szCs w:val="28"/>
        </w:rPr>
        <w:t>E.Mc</w:t>
      </w:r>
      <w:proofErr w:type="spellEnd"/>
      <w:r w:rsidR="00546496" w:rsidRPr="00CB1019">
        <w:rPr>
          <w:rFonts w:ascii="Lucida Handwriting" w:hAnsi="Lucida Handwriting"/>
          <w:sz w:val="28"/>
          <w:szCs w:val="28"/>
        </w:rPr>
        <w:t>.</w:t>
      </w:r>
      <w:proofErr w:type="gramEnd"/>
      <w:r w:rsidR="00912A12" w:rsidRPr="00CB1019">
        <w:rPr>
          <w:rFonts w:ascii="Trebuchet MS" w:hAnsi="Trebuchet MS"/>
          <w:sz w:val="22"/>
          <w:szCs w:val="22"/>
        </w:rPr>
        <w:br/>
      </w:r>
      <w:r w:rsidRPr="00CB1019">
        <w:rPr>
          <w:rFonts w:ascii="Trebuchet MS" w:hAnsi="Trebuchet MS"/>
          <w:sz w:val="22"/>
          <w:szCs w:val="22"/>
        </w:rPr>
        <w:t xml:space="preserve">Health Facilities and Emergency Medical Services Division </w:t>
      </w:r>
    </w:p>
    <w:p w14:paraId="32A7B63C" w14:textId="77777777" w:rsidR="00DF7F26" w:rsidRPr="00C1170A" w:rsidRDefault="00DF7F26" w:rsidP="00C1170A">
      <w:pPr>
        <w:rPr>
          <w:sz w:val="22"/>
          <w:szCs w:val="22"/>
        </w:rPr>
      </w:pPr>
    </w:p>
    <w:p w14:paraId="6706E8BF" w14:textId="4F0E5EC5" w:rsidR="00DF7F26" w:rsidRPr="00CB1019" w:rsidRDefault="00CA51E6" w:rsidP="00CB1019">
      <w:pPr>
        <w:ind w:left="1440" w:hanging="1440"/>
        <w:rPr>
          <w:rFonts w:ascii="Trebuchet MS" w:hAnsi="Trebuchet MS"/>
          <w:sz w:val="22"/>
          <w:szCs w:val="22"/>
        </w:rPr>
      </w:pPr>
      <w:r w:rsidRPr="00CB1019">
        <w:rPr>
          <w:rFonts w:ascii="Trebuchet MS" w:hAnsi="Trebuchet MS"/>
          <w:sz w:val="22"/>
          <w:szCs w:val="22"/>
        </w:rPr>
        <w:t>Through:</w:t>
      </w:r>
      <w:r w:rsidRPr="00CB1019">
        <w:rPr>
          <w:rFonts w:ascii="Trebuchet MS" w:hAnsi="Trebuchet MS"/>
          <w:sz w:val="22"/>
          <w:szCs w:val="22"/>
        </w:rPr>
        <w:tab/>
      </w:r>
      <w:r w:rsidR="00F703C7" w:rsidRPr="00CB1019">
        <w:rPr>
          <w:rFonts w:ascii="Trebuchet MS" w:hAnsi="Trebuchet MS"/>
          <w:sz w:val="22"/>
          <w:szCs w:val="22"/>
        </w:rPr>
        <w:t>Jo Tansey, Acute and Nursing Facilities Branch Chief</w:t>
      </w:r>
      <w:r w:rsidR="00F703C7" w:rsidRPr="00CB1019">
        <w:rPr>
          <w:rFonts w:ascii="Trebuchet MS" w:hAnsi="Trebuchet MS"/>
          <w:sz w:val="22"/>
          <w:szCs w:val="22"/>
        </w:rPr>
        <w:br/>
      </w:r>
      <w:r w:rsidR="005A5E7E" w:rsidRPr="00CB1019">
        <w:rPr>
          <w:rFonts w:ascii="Trebuchet MS" w:hAnsi="Trebuchet MS"/>
          <w:sz w:val="22"/>
          <w:szCs w:val="22"/>
        </w:rPr>
        <w:t>Dr. Steve Cox</w:t>
      </w:r>
      <w:r w:rsidR="00AA7388" w:rsidRPr="00CB1019">
        <w:rPr>
          <w:rFonts w:ascii="Trebuchet MS" w:hAnsi="Trebuchet MS"/>
          <w:sz w:val="22"/>
          <w:szCs w:val="22"/>
        </w:rPr>
        <w:t>, DNP, RN</w:t>
      </w:r>
      <w:r w:rsidR="000245D7" w:rsidRPr="00CB1019">
        <w:rPr>
          <w:rFonts w:ascii="Trebuchet MS" w:hAnsi="Trebuchet MS"/>
          <w:sz w:val="22"/>
          <w:szCs w:val="22"/>
        </w:rPr>
        <w:t xml:space="preserve">, </w:t>
      </w:r>
      <w:r w:rsidR="005A5E7E" w:rsidRPr="00CB1019">
        <w:rPr>
          <w:rFonts w:ascii="Trebuchet MS" w:hAnsi="Trebuchet MS"/>
          <w:sz w:val="22"/>
          <w:szCs w:val="22"/>
        </w:rPr>
        <w:t xml:space="preserve">Home and Community Facilities </w:t>
      </w:r>
      <w:r w:rsidR="000245D7" w:rsidRPr="00CB1019">
        <w:rPr>
          <w:rFonts w:ascii="Trebuchet MS" w:hAnsi="Trebuchet MS"/>
          <w:sz w:val="22"/>
          <w:szCs w:val="22"/>
        </w:rPr>
        <w:t xml:space="preserve">Branch Chief </w:t>
      </w:r>
    </w:p>
    <w:p w14:paraId="0F1BD622" w14:textId="77777777" w:rsidR="00DF7F26" w:rsidRPr="00C1170A" w:rsidRDefault="00CA51E6" w:rsidP="00C1170A">
      <w:pPr>
        <w:rPr>
          <w:sz w:val="22"/>
          <w:szCs w:val="22"/>
        </w:rPr>
      </w:pPr>
      <w:r w:rsidRPr="00C1170A">
        <w:rPr>
          <w:sz w:val="22"/>
          <w:szCs w:val="22"/>
        </w:rPr>
        <w:tab/>
      </w:r>
      <w:r w:rsidRPr="00C1170A">
        <w:rPr>
          <w:sz w:val="22"/>
          <w:szCs w:val="22"/>
        </w:rPr>
        <w:tab/>
      </w:r>
    </w:p>
    <w:p w14:paraId="39F29BA9" w14:textId="1B89C599" w:rsidR="00DF7F26" w:rsidRPr="00CB1019" w:rsidRDefault="00945B77" w:rsidP="00CB1019">
      <w:pPr>
        <w:rPr>
          <w:rFonts w:ascii="Trebuchet MS" w:hAnsi="Trebuchet MS"/>
          <w:sz w:val="22"/>
          <w:szCs w:val="22"/>
          <w:highlight w:val="yellow"/>
        </w:rPr>
      </w:pPr>
      <w:r w:rsidRPr="00CB1019">
        <w:rPr>
          <w:rFonts w:ascii="Trebuchet MS" w:hAnsi="Trebuchet MS"/>
          <w:sz w:val="22"/>
          <w:szCs w:val="22"/>
        </w:rPr>
        <w:t>Date</w:t>
      </w:r>
      <w:proofErr w:type="gramStart"/>
      <w:r w:rsidRPr="00CB1019">
        <w:rPr>
          <w:rFonts w:ascii="Trebuchet MS" w:hAnsi="Trebuchet MS"/>
          <w:sz w:val="22"/>
          <w:szCs w:val="22"/>
        </w:rPr>
        <w:t>:</w:t>
      </w:r>
      <w:r w:rsidRPr="00CB1019">
        <w:rPr>
          <w:rFonts w:ascii="Trebuchet MS" w:hAnsi="Trebuchet MS"/>
          <w:sz w:val="22"/>
          <w:szCs w:val="22"/>
        </w:rPr>
        <w:tab/>
      </w:r>
      <w:r w:rsidR="00CB1019">
        <w:rPr>
          <w:rFonts w:ascii="Trebuchet MS" w:hAnsi="Trebuchet MS"/>
          <w:sz w:val="22"/>
          <w:szCs w:val="22"/>
        </w:rPr>
        <w:tab/>
      </w:r>
      <w:r w:rsidR="005544E6" w:rsidRPr="00CB1019">
        <w:rPr>
          <w:rFonts w:ascii="Trebuchet MS" w:hAnsi="Trebuchet MS"/>
          <w:sz w:val="22"/>
          <w:szCs w:val="22"/>
        </w:rPr>
        <w:t>September</w:t>
      </w:r>
      <w:proofErr w:type="gramEnd"/>
      <w:r w:rsidR="005544E6" w:rsidRPr="00CB1019">
        <w:rPr>
          <w:rFonts w:ascii="Trebuchet MS" w:hAnsi="Trebuchet MS"/>
          <w:sz w:val="22"/>
          <w:szCs w:val="22"/>
        </w:rPr>
        <w:t xml:space="preserve"> 16</w:t>
      </w:r>
      <w:r w:rsidR="00912A12" w:rsidRPr="00CB1019">
        <w:rPr>
          <w:rFonts w:ascii="Trebuchet MS" w:hAnsi="Trebuchet MS"/>
          <w:sz w:val="22"/>
          <w:szCs w:val="22"/>
        </w:rPr>
        <w:t>, 2026</w:t>
      </w:r>
      <w:r w:rsidR="00CA51E6" w:rsidRPr="00CB1019">
        <w:rPr>
          <w:rFonts w:ascii="Trebuchet MS" w:hAnsi="Trebuchet MS"/>
          <w:sz w:val="22"/>
          <w:szCs w:val="22"/>
        </w:rPr>
        <w:t xml:space="preserve"> </w:t>
      </w:r>
    </w:p>
    <w:p w14:paraId="2B4A7CE9" w14:textId="77777777" w:rsidR="00DF7F26" w:rsidRPr="00C1170A" w:rsidRDefault="00DF7F26" w:rsidP="00C1170A">
      <w:pPr>
        <w:rPr>
          <w:sz w:val="22"/>
          <w:szCs w:val="22"/>
          <w:highlight w:val="yellow"/>
        </w:rPr>
      </w:pPr>
    </w:p>
    <w:p w14:paraId="63A6BA4E" w14:textId="4A413EFA" w:rsidR="00DF7F26" w:rsidRPr="00C1170A" w:rsidRDefault="00CA51E6" w:rsidP="00C1170A">
      <w:pPr>
        <w:pStyle w:val="Heading1"/>
      </w:pPr>
      <w:r w:rsidRPr="00C1170A">
        <w:t>Subject:</w:t>
      </w:r>
      <w:r w:rsidRPr="00C1170A">
        <w:tab/>
        <w:t>Rulemaking</w:t>
      </w:r>
      <w:r w:rsidR="00503FA7" w:rsidRPr="00C1170A">
        <w:t xml:space="preserve"> Request</w:t>
      </w:r>
      <w:r w:rsidRPr="00C1170A">
        <w:t xml:space="preserve"> </w:t>
      </w:r>
      <w:r w:rsidR="000245D7" w:rsidRPr="00C1170A">
        <w:t>concerning 6 CCR 1011-</w:t>
      </w:r>
      <w:r w:rsidR="007822F7" w:rsidRPr="00C1170A">
        <w:t>1 General Licensure Standards</w:t>
      </w:r>
      <w:r w:rsidRPr="00C1170A">
        <w:tab/>
      </w:r>
    </w:p>
    <w:p w14:paraId="0E461D01" w14:textId="77777777" w:rsidR="00DF7F26" w:rsidRDefault="00DF7F26">
      <w:pPr>
        <w:pBdr>
          <w:bottom w:val="single" w:sz="6" w:space="1" w:color="auto"/>
        </w:pBdr>
        <w:tabs>
          <w:tab w:val="left" w:pos="1440"/>
        </w:tabs>
        <w:ind w:left="1440" w:hanging="1440"/>
        <w:rPr>
          <w:rFonts w:ascii="Trebuchet MS" w:eastAsia="Trebuchet MS" w:hAnsi="Trebuchet MS" w:cs="Trebuchet MS"/>
          <w:sz w:val="22"/>
          <w:szCs w:val="22"/>
        </w:rPr>
      </w:pPr>
    </w:p>
    <w:p w14:paraId="32D35A99" w14:textId="63731E27" w:rsidR="00DF7F26" w:rsidRDefault="00DF7F26" w:rsidP="009D4E79">
      <w:pPr>
        <w:tabs>
          <w:tab w:val="left" w:pos="1440"/>
        </w:tabs>
        <w:rPr>
          <w:rFonts w:ascii="Trebuchet MS" w:eastAsia="Trebuchet MS" w:hAnsi="Trebuchet MS" w:cs="Trebuchet MS"/>
          <w:sz w:val="22"/>
          <w:szCs w:val="22"/>
        </w:rPr>
      </w:pPr>
    </w:p>
    <w:p w14:paraId="71477200" w14:textId="7AA3CFF3" w:rsidR="00DF7F26" w:rsidRDefault="005544E6" w:rsidP="005544E6">
      <w:pPr>
        <w:spacing w:after="240"/>
        <w:rPr>
          <w:rFonts w:ascii="Trebuchet MS" w:eastAsia="Trebuchet MS" w:hAnsi="Trebuchet MS" w:cs="Trebuchet MS"/>
          <w:sz w:val="22"/>
          <w:szCs w:val="22"/>
        </w:rPr>
      </w:pPr>
      <w:r>
        <w:rPr>
          <w:rFonts w:ascii="Trebuchet MS" w:eastAsia="Trebuchet MS" w:hAnsi="Trebuchet MS" w:cs="Trebuchet MS"/>
          <w:sz w:val="22"/>
          <w:szCs w:val="22"/>
        </w:rPr>
        <w:t>The Department requests consideration of the proposed revision to 6 CCR 1011-1 Chapter 2 – General Licensure Standards. All licensed health facilities are subject to this regulation.</w:t>
      </w:r>
      <w:r w:rsidR="004651C8" w:rsidRPr="004651C8">
        <w:rPr>
          <w:rFonts w:ascii="Trebuchet MS" w:eastAsia="Trebuchet MS" w:hAnsi="Trebuchet MS" w:cs="Trebuchet MS"/>
          <w:sz w:val="22"/>
          <w:szCs w:val="22"/>
        </w:rPr>
        <w:t xml:space="preserve"> </w:t>
      </w:r>
      <w:r w:rsidR="004651C8">
        <w:rPr>
          <w:rFonts w:ascii="Trebuchet MS" w:eastAsia="Trebuchet MS" w:hAnsi="Trebuchet MS" w:cs="Trebuchet MS"/>
          <w:sz w:val="22"/>
          <w:szCs w:val="22"/>
        </w:rPr>
        <w:t xml:space="preserve">This rulemaking is needed to align </w:t>
      </w:r>
      <w:proofErr w:type="gramStart"/>
      <w:r w:rsidR="004651C8">
        <w:rPr>
          <w:rFonts w:ascii="Trebuchet MS" w:eastAsia="Trebuchet MS" w:hAnsi="Trebuchet MS" w:cs="Trebuchet MS"/>
          <w:sz w:val="22"/>
          <w:szCs w:val="22"/>
        </w:rPr>
        <w:t>rule</w:t>
      </w:r>
      <w:proofErr w:type="gramEnd"/>
      <w:r w:rsidR="004651C8">
        <w:rPr>
          <w:rFonts w:ascii="Trebuchet MS" w:eastAsia="Trebuchet MS" w:hAnsi="Trebuchet MS" w:cs="Trebuchet MS"/>
          <w:sz w:val="22"/>
          <w:szCs w:val="22"/>
        </w:rPr>
        <w:t xml:space="preserve"> with statute and with recommendations from the legislative audit of the Division.</w:t>
      </w:r>
    </w:p>
    <w:p w14:paraId="65AF7318" w14:textId="256ACD51" w:rsidR="005544E6" w:rsidRDefault="005544E6" w:rsidP="005544E6">
      <w:pPr>
        <w:spacing w:after="240"/>
        <w:rPr>
          <w:rFonts w:ascii="Trebuchet MS" w:eastAsia="Trebuchet MS" w:hAnsi="Trebuchet MS" w:cs="Trebuchet MS"/>
          <w:sz w:val="22"/>
          <w:szCs w:val="22"/>
        </w:rPr>
      </w:pPr>
      <w:r>
        <w:rPr>
          <w:rFonts w:ascii="Trebuchet MS" w:eastAsia="Trebuchet MS" w:hAnsi="Trebuchet MS" w:cs="Trebuchet MS"/>
          <w:sz w:val="22"/>
          <w:szCs w:val="22"/>
        </w:rPr>
        <w:t xml:space="preserve">This rulemaking </w:t>
      </w:r>
      <w:r w:rsidR="00A73F48">
        <w:rPr>
          <w:rFonts w:ascii="Trebuchet MS" w:eastAsia="Trebuchet MS" w:hAnsi="Trebuchet MS" w:cs="Trebuchet MS"/>
          <w:sz w:val="22"/>
          <w:szCs w:val="22"/>
        </w:rPr>
        <w:t xml:space="preserve">modifies </w:t>
      </w:r>
      <w:r>
        <w:rPr>
          <w:rFonts w:ascii="Trebuchet MS" w:eastAsia="Trebuchet MS" w:hAnsi="Trebuchet MS" w:cs="Trebuchet MS"/>
          <w:sz w:val="22"/>
          <w:szCs w:val="22"/>
        </w:rPr>
        <w:t xml:space="preserve">three different topics. The first topic </w:t>
      </w:r>
      <w:r w:rsidR="00F110F1">
        <w:rPr>
          <w:rFonts w:ascii="Trebuchet MS" w:eastAsia="Trebuchet MS" w:hAnsi="Trebuchet MS" w:cs="Trebuchet MS"/>
          <w:sz w:val="22"/>
          <w:szCs w:val="22"/>
        </w:rPr>
        <w:t xml:space="preserve">relates to </w:t>
      </w:r>
      <w:r>
        <w:rPr>
          <w:rFonts w:ascii="Trebuchet MS" w:eastAsia="Trebuchet MS" w:hAnsi="Trebuchet MS" w:cs="Trebuchet MS"/>
          <w:sz w:val="22"/>
          <w:szCs w:val="22"/>
        </w:rPr>
        <w:t>statutory requirements in section 25-1.5-103</w:t>
      </w:r>
      <w:r w:rsidR="00122652">
        <w:rPr>
          <w:rFonts w:ascii="Trebuchet MS" w:eastAsia="Trebuchet MS" w:hAnsi="Trebuchet MS" w:cs="Trebuchet MS"/>
          <w:sz w:val="22"/>
          <w:szCs w:val="22"/>
        </w:rPr>
        <w:t>,</w:t>
      </w:r>
      <w:r>
        <w:rPr>
          <w:rFonts w:ascii="Trebuchet MS" w:eastAsia="Trebuchet MS" w:hAnsi="Trebuchet MS" w:cs="Trebuchet MS"/>
          <w:sz w:val="22"/>
          <w:szCs w:val="22"/>
        </w:rPr>
        <w:t xml:space="preserve"> (1)(a)(I)(C), C.R.S, related to extended licensing survey cycles</w:t>
      </w:r>
      <w:r w:rsidR="00122652">
        <w:rPr>
          <w:rFonts w:ascii="Trebuchet MS" w:eastAsia="Trebuchet MS" w:hAnsi="Trebuchet MS" w:cs="Trebuchet MS"/>
          <w:sz w:val="22"/>
          <w:szCs w:val="22"/>
        </w:rPr>
        <w:t xml:space="preserve"> and tiered inspections</w:t>
      </w:r>
      <w:r w:rsidR="00587BA6">
        <w:rPr>
          <w:rFonts w:ascii="Trebuchet MS" w:eastAsia="Trebuchet MS" w:hAnsi="Trebuchet MS" w:cs="Trebuchet MS"/>
          <w:sz w:val="22"/>
          <w:szCs w:val="22"/>
        </w:rPr>
        <w:t xml:space="preserve">. This </w:t>
      </w:r>
      <w:r w:rsidR="00A73F48">
        <w:rPr>
          <w:rFonts w:ascii="Trebuchet MS" w:eastAsia="Trebuchet MS" w:hAnsi="Trebuchet MS" w:cs="Trebuchet MS"/>
          <w:sz w:val="22"/>
          <w:szCs w:val="22"/>
        </w:rPr>
        <w:t xml:space="preserve">language update is in </w:t>
      </w:r>
      <w:r>
        <w:rPr>
          <w:rFonts w:ascii="Trebuchet MS" w:eastAsia="Trebuchet MS" w:hAnsi="Trebuchet MS" w:cs="Trebuchet MS"/>
          <w:sz w:val="22"/>
          <w:szCs w:val="22"/>
        </w:rPr>
        <w:t xml:space="preserve">response to </w:t>
      </w:r>
      <w:r w:rsidR="008F2BBD">
        <w:rPr>
          <w:rFonts w:ascii="Trebuchet MS" w:eastAsia="Trebuchet MS" w:hAnsi="Trebuchet MS" w:cs="Trebuchet MS"/>
          <w:sz w:val="22"/>
          <w:szCs w:val="22"/>
        </w:rPr>
        <w:t xml:space="preserve">recommendations </w:t>
      </w:r>
      <w:r w:rsidR="00587BA6">
        <w:rPr>
          <w:rFonts w:ascii="Trebuchet MS" w:eastAsia="Trebuchet MS" w:hAnsi="Trebuchet MS" w:cs="Trebuchet MS"/>
          <w:sz w:val="22"/>
          <w:szCs w:val="22"/>
        </w:rPr>
        <w:t>from</w:t>
      </w:r>
      <w:r w:rsidR="00774B31">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the </w:t>
      </w:r>
      <w:r w:rsidR="00A73F48">
        <w:rPr>
          <w:rFonts w:ascii="Trebuchet MS" w:eastAsia="Trebuchet MS" w:hAnsi="Trebuchet MS" w:cs="Trebuchet MS"/>
          <w:sz w:val="22"/>
          <w:szCs w:val="22"/>
        </w:rPr>
        <w:t>Health Facility Licensing Program and Cash Funds Performance Audit published in July 2025</w:t>
      </w:r>
      <w:r>
        <w:rPr>
          <w:rFonts w:ascii="Trebuchet MS" w:eastAsia="Trebuchet MS" w:hAnsi="Trebuchet MS" w:cs="Trebuchet MS"/>
          <w:sz w:val="22"/>
          <w:szCs w:val="22"/>
        </w:rPr>
        <w:t>. The second topic aligns rule with a change to the statutory definition of restraint</w:t>
      </w:r>
      <w:r w:rsidR="001363F1">
        <w:rPr>
          <w:rFonts w:ascii="Trebuchet MS" w:eastAsia="Trebuchet MS" w:hAnsi="Trebuchet MS" w:cs="Trebuchet MS"/>
          <w:sz w:val="22"/>
          <w:szCs w:val="22"/>
        </w:rPr>
        <w:t xml:space="preserve"> in Section 26-20-101, C.R.S</w:t>
      </w:r>
      <w:r>
        <w:rPr>
          <w:rFonts w:ascii="Trebuchet MS" w:eastAsia="Trebuchet MS" w:hAnsi="Trebuchet MS" w:cs="Trebuchet MS"/>
          <w:sz w:val="22"/>
          <w:szCs w:val="22"/>
        </w:rPr>
        <w:t xml:space="preserve">, brought by HB25-1248. The third topic aligns </w:t>
      </w:r>
      <w:proofErr w:type="gramStart"/>
      <w:r>
        <w:rPr>
          <w:rFonts w:ascii="Trebuchet MS" w:eastAsia="Trebuchet MS" w:hAnsi="Trebuchet MS" w:cs="Trebuchet MS"/>
          <w:sz w:val="22"/>
          <w:szCs w:val="22"/>
        </w:rPr>
        <w:t>rule</w:t>
      </w:r>
      <w:proofErr w:type="gramEnd"/>
      <w:r>
        <w:rPr>
          <w:rFonts w:ascii="Trebuchet MS" w:eastAsia="Trebuchet MS" w:hAnsi="Trebuchet MS" w:cs="Trebuchet MS"/>
          <w:sz w:val="22"/>
          <w:szCs w:val="22"/>
        </w:rPr>
        <w:t xml:space="preserve"> with various </w:t>
      </w:r>
      <w:r w:rsidR="001363F1">
        <w:rPr>
          <w:rFonts w:ascii="Trebuchet MS" w:eastAsia="Trebuchet MS" w:hAnsi="Trebuchet MS" w:cs="Trebuchet MS"/>
          <w:sz w:val="22"/>
          <w:szCs w:val="22"/>
        </w:rPr>
        <w:t xml:space="preserve">statutory </w:t>
      </w:r>
      <w:r>
        <w:rPr>
          <w:rFonts w:ascii="Trebuchet MS" w:eastAsia="Trebuchet MS" w:hAnsi="Trebuchet MS" w:cs="Trebuchet MS"/>
          <w:sz w:val="22"/>
          <w:szCs w:val="22"/>
        </w:rPr>
        <w:t xml:space="preserve">changes </w:t>
      </w:r>
      <w:r w:rsidR="001363F1">
        <w:rPr>
          <w:rFonts w:ascii="Trebuchet MS" w:eastAsia="Trebuchet MS" w:hAnsi="Trebuchet MS" w:cs="Trebuchet MS"/>
          <w:sz w:val="22"/>
          <w:szCs w:val="22"/>
        </w:rPr>
        <w:t>in Section</w:t>
      </w:r>
      <w:r w:rsidR="009D4603">
        <w:rPr>
          <w:rFonts w:ascii="Trebuchet MS" w:eastAsia="Trebuchet MS" w:hAnsi="Trebuchet MS" w:cs="Trebuchet MS"/>
          <w:sz w:val="22"/>
          <w:szCs w:val="22"/>
        </w:rPr>
        <w:t>s</w:t>
      </w:r>
      <w:r w:rsidR="001363F1">
        <w:rPr>
          <w:rFonts w:ascii="Trebuchet MS" w:eastAsia="Trebuchet MS" w:hAnsi="Trebuchet MS" w:cs="Trebuchet MS"/>
          <w:sz w:val="22"/>
          <w:szCs w:val="22"/>
        </w:rPr>
        <w:t xml:space="preserve"> 12-280-135, and 12-280-135.5, C.R.S, </w:t>
      </w:r>
      <w:r>
        <w:rPr>
          <w:rFonts w:ascii="Trebuchet MS" w:eastAsia="Trebuchet MS" w:hAnsi="Trebuchet MS" w:cs="Trebuchet MS"/>
          <w:sz w:val="22"/>
          <w:szCs w:val="22"/>
        </w:rPr>
        <w:t>regarding medicine donation programs, brought by SB25-289.</w:t>
      </w:r>
    </w:p>
    <w:p w14:paraId="4D783AA2" w14:textId="10149A0B" w:rsidR="005544E6" w:rsidRDefault="005544E6" w:rsidP="005544E6">
      <w:pPr>
        <w:spacing w:after="240"/>
        <w:rPr>
          <w:rFonts w:ascii="Trebuchet MS" w:eastAsia="Trebuchet MS" w:hAnsi="Trebuchet MS" w:cs="Trebuchet MS"/>
          <w:sz w:val="22"/>
          <w:szCs w:val="22"/>
        </w:rPr>
      </w:pPr>
      <w:r>
        <w:rPr>
          <w:rFonts w:ascii="Trebuchet MS" w:eastAsia="Trebuchet MS" w:hAnsi="Trebuchet MS" w:cs="Trebuchet MS"/>
          <w:sz w:val="22"/>
          <w:szCs w:val="22"/>
        </w:rPr>
        <w:t xml:space="preserve">The Division requests the Board to schedule a public rulemaking hearing on the proposed revisions to 6 CCR 1011-1 Chapter 2 – General Licensure Standards, for </w:t>
      </w:r>
      <w:r w:rsidR="00122652">
        <w:rPr>
          <w:rFonts w:ascii="Trebuchet MS" w:eastAsia="Trebuchet MS" w:hAnsi="Trebuchet MS" w:cs="Trebuchet MS"/>
          <w:sz w:val="22"/>
          <w:szCs w:val="22"/>
        </w:rPr>
        <w:t>November 18, 2026.</w:t>
      </w:r>
    </w:p>
    <w:p w14:paraId="3181560A" w14:textId="77777777" w:rsidR="005544E6" w:rsidRDefault="005544E6">
      <w:pPr>
        <w:rPr>
          <w:rFonts w:ascii="Trebuchet MS" w:eastAsia="Trebuchet MS" w:hAnsi="Trebuchet MS" w:cs="Trebuchet MS"/>
          <w:sz w:val="22"/>
          <w:szCs w:val="22"/>
        </w:rPr>
      </w:pPr>
    </w:p>
    <w:p w14:paraId="4C38E0A3" w14:textId="77777777" w:rsidR="00122652" w:rsidRDefault="00122652">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br w:type="page"/>
      </w:r>
    </w:p>
    <w:p w14:paraId="224B2325" w14:textId="73457F7D" w:rsidR="00DF7F26" w:rsidRPr="00C1170A" w:rsidRDefault="00CA51E6" w:rsidP="00C1170A">
      <w:pPr>
        <w:pStyle w:val="Heading2"/>
      </w:pPr>
      <w:r w:rsidRPr="00C1170A">
        <w:lastRenderedPageBreak/>
        <w:t>STATEMENT OF BASIS AND PURPOSE</w:t>
      </w:r>
    </w:p>
    <w:p w14:paraId="37900D85" w14:textId="77777777" w:rsidR="00DF7F26" w:rsidRDefault="00CA51E6">
      <w:pPr>
        <w:pBdr>
          <w:top w:val="nil"/>
          <w:left w:val="nil"/>
          <w:bottom w:val="nil"/>
          <w:right w:val="nil"/>
          <w:between w:val="nil"/>
        </w:pBdr>
        <w:jc w:val="cente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AND SPECIFIC STATUTORY AUTHORITY</w:t>
      </w:r>
    </w:p>
    <w:p w14:paraId="2C63814F" w14:textId="5FE58352" w:rsidR="00DF7F26" w:rsidRDefault="00945B77">
      <w:pPr>
        <w:pBdr>
          <w:top w:val="nil"/>
          <w:left w:val="nil"/>
          <w:bottom w:val="nil"/>
          <w:right w:val="nil"/>
          <w:between w:val="nil"/>
        </w:pBdr>
        <w:jc w:val="center"/>
        <w:rPr>
          <w:rFonts w:ascii="Trebuchet MS" w:eastAsia="Trebuchet MS" w:hAnsi="Trebuchet MS" w:cs="Trebuchet MS"/>
          <w:b/>
          <w:sz w:val="22"/>
          <w:szCs w:val="22"/>
        </w:rPr>
      </w:pPr>
      <w:r>
        <w:rPr>
          <w:rFonts w:ascii="Trebuchet MS" w:eastAsia="Trebuchet MS" w:hAnsi="Trebuchet MS" w:cs="Trebuchet MS"/>
          <w:b/>
          <w:color w:val="000000"/>
          <w:sz w:val="22"/>
          <w:szCs w:val="22"/>
        </w:rPr>
        <w:t>F</w:t>
      </w:r>
      <w:r w:rsidR="00CA51E6">
        <w:rPr>
          <w:rFonts w:ascii="Trebuchet MS" w:eastAsia="Trebuchet MS" w:hAnsi="Trebuchet MS" w:cs="Trebuchet MS"/>
          <w:b/>
          <w:color w:val="000000"/>
          <w:sz w:val="22"/>
          <w:szCs w:val="22"/>
        </w:rPr>
        <w:t>or</w:t>
      </w:r>
      <w:r>
        <w:rPr>
          <w:rFonts w:ascii="Trebuchet MS" w:eastAsia="Trebuchet MS" w:hAnsi="Trebuchet MS" w:cs="Trebuchet MS"/>
          <w:b/>
          <w:color w:val="000000"/>
          <w:sz w:val="22"/>
          <w:szCs w:val="22"/>
        </w:rPr>
        <w:t xml:space="preserve"> </w:t>
      </w:r>
      <w:r w:rsidR="00464F1D">
        <w:rPr>
          <w:rFonts w:ascii="Trebuchet MS" w:eastAsia="Trebuchet MS" w:hAnsi="Trebuchet MS" w:cs="Trebuchet MS"/>
          <w:b/>
          <w:color w:val="000000"/>
          <w:sz w:val="22"/>
          <w:szCs w:val="22"/>
        </w:rPr>
        <w:t>Revision</w:t>
      </w:r>
      <w:r>
        <w:rPr>
          <w:rFonts w:ascii="Trebuchet MS" w:eastAsia="Trebuchet MS" w:hAnsi="Trebuchet MS" w:cs="Trebuchet MS"/>
          <w:b/>
          <w:color w:val="000000"/>
          <w:sz w:val="22"/>
          <w:szCs w:val="22"/>
        </w:rPr>
        <w:t xml:space="preserve"> of</w:t>
      </w:r>
    </w:p>
    <w:p w14:paraId="00646CF3" w14:textId="26626A61" w:rsidR="00DF7F26" w:rsidRDefault="00CA51E6">
      <w:pPr>
        <w:pBdr>
          <w:top w:val="nil"/>
          <w:left w:val="nil"/>
          <w:bottom w:val="nil"/>
          <w:right w:val="nil"/>
          <w:between w:val="nil"/>
        </w:pBdr>
        <w:jc w:val="center"/>
        <w:rPr>
          <w:rFonts w:ascii="Trebuchet MS" w:eastAsia="Trebuchet MS" w:hAnsi="Trebuchet MS" w:cs="Trebuchet MS"/>
          <w:b/>
          <w:sz w:val="22"/>
          <w:szCs w:val="22"/>
        </w:rPr>
      </w:pPr>
      <w:r>
        <w:rPr>
          <w:rFonts w:ascii="Trebuchet MS" w:eastAsia="Trebuchet MS" w:hAnsi="Trebuchet MS" w:cs="Trebuchet MS"/>
          <w:b/>
          <w:sz w:val="22"/>
          <w:szCs w:val="22"/>
        </w:rPr>
        <w:t>6 CCR 1011-</w:t>
      </w:r>
      <w:r w:rsidR="00D52284">
        <w:rPr>
          <w:rFonts w:ascii="Trebuchet MS" w:eastAsia="Trebuchet MS" w:hAnsi="Trebuchet MS" w:cs="Trebuchet MS"/>
          <w:b/>
          <w:sz w:val="22"/>
          <w:szCs w:val="22"/>
        </w:rPr>
        <w:t>1, Chapter 2 General Licensure Standards</w:t>
      </w:r>
      <w:r w:rsidR="00912A12">
        <w:rPr>
          <w:rFonts w:ascii="Trebuchet MS" w:eastAsia="Trebuchet MS" w:hAnsi="Trebuchet MS" w:cs="Trebuchet MS"/>
          <w:b/>
          <w:sz w:val="22"/>
          <w:szCs w:val="22"/>
        </w:rPr>
        <w:t xml:space="preserve"> </w:t>
      </w:r>
    </w:p>
    <w:p w14:paraId="7F3C1077" w14:textId="77777777" w:rsidR="00DF7F26" w:rsidRDefault="00CA51E6">
      <w:pPr>
        <w:tabs>
          <w:tab w:val="left" w:pos="1440"/>
        </w:tabs>
        <w:ind w:left="1440"/>
        <w:jc w:val="center"/>
        <w:rPr>
          <w:rFonts w:ascii="Trebuchet MS" w:eastAsia="Trebuchet MS" w:hAnsi="Trebuchet MS" w:cs="Trebuchet MS"/>
          <w:b/>
          <w:sz w:val="22"/>
          <w:szCs w:val="22"/>
        </w:rPr>
      </w:pPr>
      <w:r>
        <w:rPr>
          <w:rFonts w:ascii="Trebuchet MS" w:eastAsia="Trebuchet MS" w:hAnsi="Trebuchet MS" w:cs="Trebuchet MS"/>
          <w:b/>
          <w:sz w:val="22"/>
          <w:szCs w:val="22"/>
        </w:rPr>
        <w:tab/>
      </w:r>
    </w:p>
    <w:p w14:paraId="3E509E77" w14:textId="77777777" w:rsidR="00DF7F26" w:rsidRPr="00CB1019" w:rsidRDefault="00CA51E6" w:rsidP="00C1170A">
      <w:pPr>
        <w:pStyle w:val="Heading3"/>
      </w:pPr>
      <w:r w:rsidRPr="00CB1019">
        <w:t xml:space="preserve">Basis and Purpose. </w:t>
      </w:r>
    </w:p>
    <w:p w14:paraId="490AA1B3" w14:textId="1961BB67" w:rsidR="00122652" w:rsidRDefault="002B0646" w:rsidP="00122652">
      <w:pPr>
        <w:spacing w:after="240"/>
        <w:rPr>
          <w:rFonts w:ascii="Trebuchet MS" w:eastAsia="Trebuchet MS" w:hAnsi="Trebuchet MS" w:cs="Trebuchet MS"/>
          <w:sz w:val="22"/>
          <w:szCs w:val="22"/>
        </w:rPr>
      </w:pPr>
      <w:r>
        <w:rPr>
          <w:rFonts w:ascii="Trebuchet MS" w:eastAsia="Trebuchet MS" w:hAnsi="Trebuchet MS" w:cs="Trebuchet MS"/>
          <w:sz w:val="22"/>
          <w:szCs w:val="22"/>
        </w:rPr>
        <w:t>This is an update to the General Licensure Standards</w:t>
      </w:r>
      <w:r w:rsidR="00AA1776">
        <w:rPr>
          <w:rFonts w:ascii="Trebuchet MS" w:eastAsia="Trebuchet MS" w:hAnsi="Trebuchet MS" w:cs="Trebuchet MS"/>
          <w:sz w:val="22"/>
          <w:szCs w:val="22"/>
        </w:rPr>
        <w:t xml:space="preserve"> for health facilities</w:t>
      </w:r>
      <w:r>
        <w:rPr>
          <w:rFonts w:ascii="Trebuchet MS" w:eastAsia="Trebuchet MS" w:hAnsi="Trebuchet MS" w:cs="Trebuchet MS"/>
          <w:sz w:val="22"/>
          <w:szCs w:val="22"/>
        </w:rPr>
        <w:t>,</w:t>
      </w:r>
      <w:r w:rsidR="009E4D1B">
        <w:rPr>
          <w:rFonts w:ascii="Trebuchet MS" w:eastAsia="Trebuchet MS" w:hAnsi="Trebuchet MS" w:cs="Trebuchet MS"/>
          <w:sz w:val="22"/>
          <w:szCs w:val="22"/>
        </w:rPr>
        <w:t xml:space="preserve"> brought about </w:t>
      </w:r>
      <w:r w:rsidR="00741D68">
        <w:rPr>
          <w:rFonts w:ascii="Trebuchet MS" w:eastAsia="Trebuchet MS" w:hAnsi="Trebuchet MS" w:cs="Trebuchet MS"/>
          <w:sz w:val="22"/>
          <w:szCs w:val="22"/>
        </w:rPr>
        <w:t xml:space="preserve">by </w:t>
      </w:r>
      <w:r w:rsidR="00270ABC">
        <w:rPr>
          <w:rFonts w:ascii="Trebuchet MS" w:eastAsia="Trebuchet MS" w:hAnsi="Trebuchet MS" w:cs="Trebuchet MS"/>
          <w:sz w:val="22"/>
          <w:szCs w:val="22"/>
        </w:rPr>
        <w:t>the</w:t>
      </w:r>
      <w:r w:rsidR="00475EDC">
        <w:rPr>
          <w:rFonts w:ascii="Trebuchet MS" w:eastAsia="Trebuchet MS" w:hAnsi="Trebuchet MS" w:cs="Trebuchet MS"/>
          <w:sz w:val="22"/>
          <w:szCs w:val="22"/>
        </w:rPr>
        <w:t xml:space="preserve"> need to align rule with statut</w:t>
      </w:r>
      <w:r w:rsidR="00270ABC">
        <w:rPr>
          <w:rFonts w:ascii="Trebuchet MS" w:eastAsia="Trebuchet MS" w:hAnsi="Trebuchet MS" w:cs="Trebuchet MS"/>
          <w:sz w:val="22"/>
          <w:szCs w:val="22"/>
        </w:rPr>
        <w:t>ory changes</w:t>
      </w:r>
      <w:r w:rsidR="00475EDC">
        <w:rPr>
          <w:rFonts w:ascii="Trebuchet MS" w:eastAsia="Trebuchet MS" w:hAnsi="Trebuchet MS" w:cs="Trebuchet MS"/>
          <w:sz w:val="22"/>
          <w:szCs w:val="22"/>
        </w:rPr>
        <w:t xml:space="preserve"> and </w:t>
      </w:r>
      <w:r w:rsidR="00AA1776">
        <w:rPr>
          <w:rFonts w:ascii="Trebuchet MS" w:eastAsia="Trebuchet MS" w:hAnsi="Trebuchet MS" w:cs="Trebuchet MS"/>
          <w:sz w:val="22"/>
          <w:szCs w:val="22"/>
        </w:rPr>
        <w:t xml:space="preserve">additionally with </w:t>
      </w:r>
      <w:r w:rsidR="00475EDC">
        <w:rPr>
          <w:rFonts w:ascii="Trebuchet MS" w:eastAsia="Trebuchet MS" w:hAnsi="Trebuchet MS" w:cs="Trebuchet MS"/>
          <w:sz w:val="22"/>
          <w:szCs w:val="22"/>
        </w:rPr>
        <w:t>recommendations from the Health Facility Licensing Program and Cash Funds Performance Audit published in July 2025 (Audit).</w:t>
      </w:r>
    </w:p>
    <w:p w14:paraId="68E9DD88" w14:textId="0D18270A" w:rsidR="00122652" w:rsidRPr="001B3A5D" w:rsidRDefault="00122652" w:rsidP="001B3A5D">
      <w:pPr>
        <w:spacing w:after="240"/>
        <w:rPr>
          <w:rFonts w:ascii="Trebuchet MS" w:eastAsia="Trebuchet MS" w:hAnsi="Trebuchet MS" w:cs="Trebuchet MS"/>
          <w:sz w:val="22"/>
          <w:szCs w:val="22"/>
        </w:rPr>
      </w:pPr>
      <w:r>
        <w:rPr>
          <w:rFonts w:ascii="Trebuchet MS" w:eastAsia="Trebuchet MS" w:hAnsi="Trebuchet MS" w:cs="Trebuchet MS"/>
          <w:sz w:val="22"/>
          <w:szCs w:val="22"/>
        </w:rPr>
        <w:t xml:space="preserve">This </w:t>
      </w:r>
      <w:r w:rsidR="009E62B3">
        <w:rPr>
          <w:rFonts w:ascii="Trebuchet MS" w:eastAsia="Trebuchet MS" w:hAnsi="Trebuchet MS" w:cs="Trebuchet MS"/>
          <w:sz w:val="22"/>
          <w:szCs w:val="22"/>
        </w:rPr>
        <w:t xml:space="preserve">proposed language </w:t>
      </w:r>
      <w:r w:rsidR="00352645">
        <w:rPr>
          <w:rFonts w:ascii="Trebuchet MS" w:eastAsia="Trebuchet MS" w:hAnsi="Trebuchet MS" w:cs="Trebuchet MS"/>
          <w:sz w:val="22"/>
          <w:szCs w:val="22"/>
        </w:rPr>
        <w:t>modifies three different topics</w:t>
      </w:r>
      <w:r w:rsidR="009E62B3">
        <w:rPr>
          <w:rFonts w:ascii="Trebuchet MS" w:eastAsia="Trebuchet MS" w:hAnsi="Trebuchet MS" w:cs="Trebuchet MS"/>
          <w:sz w:val="22"/>
          <w:szCs w:val="22"/>
        </w:rPr>
        <w:t xml:space="preserve"> in the </w:t>
      </w:r>
      <w:r w:rsidR="009E4D1B">
        <w:rPr>
          <w:rFonts w:ascii="Trebuchet MS" w:eastAsia="Trebuchet MS" w:hAnsi="Trebuchet MS" w:cs="Trebuchet MS"/>
          <w:sz w:val="22"/>
          <w:szCs w:val="22"/>
        </w:rPr>
        <w:t>chapter</w:t>
      </w:r>
      <w:r>
        <w:rPr>
          <w:rFonts w:ascii="Trebuchet MS" w:eastAsia="Trebuchet MS" w:hAnsi="Trebuchet MS" w:cs="Trebuchet MS"/>
          <w:sz w:val="22"/>
          <w:szCs w:val="22"/>
        </w:rPr>
        <w:t xml:space="preserve">. The first </w:t>
      </w:r>
      <w:r w:rsidR="00352645">
        <w:rPr>
          <w:rFonts w:ascii="Trebuchet MS" w:eastAsia="Trebuchet MS" w:hAnsi="Trebuchet MS" w:cs="Trebuchet MS"/>
          <w:sz w:val="22"/>
          <w:szCs w:val="22"/>
        </w:rPr>
        <w:t xml:space="preserve">proposed change </w:t>
      </w:r>
      <w:r w:rsidR="009E62B3">
        <w:rPr>
          <w:rFonts w:ascii="Trebuchet MS" w:eastAsia="Trebuchet MS" w:hAnsi="Trebuchet MS" w:cs="Trebuchet MS"/>
          <w:sz w:val="22"/>
          <w:szCs w:val="22"/>
        </w:rPr>
        <w:t>relates to</w:t>
      </w:r>
      <w:r w:rsidR="001B3A5D">
        <w:rPr>
          <w:rFonts w:ascii="Trebuchet MS" w:eastAsia="Trebuchet MS" w:hAnsi="Trebuchet MS" w:cs="Trebuchet MS"/>
          <w:sz w:val="22"/>
          <w:szCs w:val="22"/>
        </w:rPr>
        <w:t xml:space="preserve"> the </w:t>
      </w:r>
      <w:r>
        <w:rPr>
          <w:rFonts w:ascii="Trebuchet MS" w:eastAsia="Trebuchet MS" w:hAnsi="Trebuchet MS" w:cs="Trebuchet MS"/>
          <w:sz w:val="22"/>
          <w:szCs w:val="22"/>
        </w:rPr>
        <w:t xml:space="preserve">Division’s implementation of statutory requirements </w:t>
      </w:r>
      <w:r w:rsidR="001B3A5D">
        <w:rPr>
          <w:rFonts w:ascii="Trebuchet MS" w:eastAsia="Trebuchet MS" w:hAnsi="Trebuchet MS" w:cs="Trebuchet MS"/>
          <w:sz w:val="22"/>
          <w:szCs w:val="22"/>
        </w:rPr>
        <w:t>found at</w:t>
      </w:r>
      <w:r>
        <w:rPr>
          <w:rFonts w:ascii="Trebuchet MS" w:eastAsia="Trebuchet MS" w:hAnsi="Trebuchet MS" w:cs="Trebuchet MS"/>
          <w:sz w:val="22"/>
          <w:szCs w:val="22"/>
        </w:rPr>
        <w:t xml:space="preserve"> section 25-1.5-103 (1)(a)(I)(C), C.R.S, </w:t>
      </w:r>
      <w:proofErr w:type="gramStart"/>
      <w:r w:rsidR="00270ABC">
        <w:rPr>
          <w:rFonts w:ascii="Trebuchet MS" w:eastAsia="Trebuchet MS" w:hAnsi="Trebuchet MS" w:cs="Trebuchet MS"/>
          <w:sz w:val="22"/>
          <w:szCs w:val="22"/>
        </w:rPr>
        <w:t>in regards</w:t>
      </w:r>
      <w:r>
        <w:rPr>
          <w:rFonts w:ascii="Trebuchet MS" w:eastAsia="Trebuchet MS" w:hAnsi="Trebuchet MS" w:cs="Trebuchet MS"/>
          <w:sz w:val="22"/>
          <w:szCs w:val="22"/>
        </w:rPr>
        <w:t xml:space="preserve"> to</w:t>
      </w:r>
      <w:proofErr w:type="gramEnd"/>
      <w:r>
        <w:rPr>
          <w:rFonts w:ascii="Trebuchet MS" w:eastAsia="Trebuchet MS" w:hAnsi="Trebuchet MS" w:cs="Trebuchet MS"/>
          <w:sz w:val="22"/>
          <w:szCs w:val="22"/>
        </w:rPr>
        <w:t xml:space="preserve"> extended licensing survey cycles</w:t>
      </w:r>
      <w:r w:rsidR="001B3A5D">
        <w:rPr>
          <w:rFonts w:ascii="Trebuchet MS" w:eastAsia="Trebuchet MS" w:hAnsi="Trebuchet MS" w:cs="Trebuchet MS"/>
          <w:sz w:val="22"/>
          <w:szCs w:val="22"/>
        </w:rPr>
        <w:t>. While the Division has been operating with extended survey cycles</w:t>
      </w:r>
      <w:r w:rsidR="006171F7">
        <w:rPr>
          <w:rFonts w:ascii="Trebuchet MS" w:eastAsia="Trebuchet MS" w:hAnsi="Trebuchet MS" w:cs="Trebuchet MS"/>
          <w:sz w:val="22"/>
          <w:szCs w:val="22"/>
        </w:rPr>
        <w:t xml:space="preserve"> for years</w:t>
      </w:r>
      <w:r w:rsidR="001B3A5D">
        <w:rPr>
          <w:rFonts w:ascii="Trebuchet MS" w:eastAsia="Trebuchet MS" w:hAnsi="Trebuchet MS" w:cs="Trebuchet MS"/>
          <w:sz w:val="22"/>
          <w:szCs w:val="22"/>
        </w:rPr>
        <w:t xml:space="preserve">, the Audit found that more explicit rule language was necessary. </w:t>
      </w:r>
      <w:r w:rsidR="005A31A0">
        <w:rPr>
          <w:rFonts w:ascii="Trebuchet MS" w:eastAsia="Trebuchet MS" w:hAnsi="Trebuchet MS" w:cs="Trebuchet MS"/>
          <w:sz w:val="22"/>
          <w:szCs w:val="22"/>
        </w:rPr>
        <w:t>Update</w:t>
      </w:r>
      <w:r w:rsidR="001B3A5D">
        <w:rPr>
          <w:rFonts w:ascii="Trebuchet MS" w:eastAsia="Trebuchet MS" w:hAnsi="Trebuchet MS" w:cs="Trebuchet MS"/>
          <w:sz w:val="22"/>
          <w:szCs w:val="22"/>
        </w:rPr>
        <w:t xml:space="preserve">d rule language now </w:t>
      </w:r>
      <w:proofErr w:type="gramStart"/>
      <w:r w:rsidR="001B3A5D">
        <w:rPr>
          <w:rFonts w:ascii="Trebuchet MS" w:eastAsia="Trebuchet MS" w:hAnsi="Trebuchet MS" w:cs="Trebuchet MS"/>
          <w:sz w:val="22"/>
          <w:szCs w:val="22"/>
        </w:rPr>
        <w:t>more clearly</w:t>
      </w:r>
      <w:proofErr w:type="gramEnd"/>
      <w:r w:rsidR="001B3A5D">
        <w:rPr>
          <w:rFonts w:ascii="Trebuchet MS" w:eastAsia="Trebuchet MS" w:hAnsi="Trebuchet MS" w:cs="Trebuchet MS"/>
          <w:sz w:val="22"/>
          <w:szCs w:val="22"/>
        </w:rPr>
        <w:t xml:space="preserve"> e</w:t>
      </w:r>
      <w:r w:rsidRPr="001B3A5D">
        <w:rPr>
          <w:rFonts w:ascii="Trebuchet MS" w:eastAsia="Trebuchet MS" w:hAnsi="Trebuchet MS" w:cs="Trebuchet MS"/>
          <w:sz w:val="22"/>
          <w:szCs w:val="22"/>
        </w:rPr>
        <w:t>stablish</w:t>
      </w:r>
      <w:r w:rsidR="001B3A5D">
        <w:rPr>
          <w:rFonts w:ascii="Trebuchet MS" w:eastAsia="Trebuchet MS" w:hAnsi="Trebuchet MS" w:cs="Trebuchet MS"/>
          <w:sz w:val="22"/>
          <w:szCs w:val="22"/>
        </w:rPr>
        <w:t>es</w:t>
      </w:r>
      <w:r w:rsidRPr="001B3A5D">
        <w:rPr>
          <w:rFonts w:ascii="Trebuchet MS" w:eastAsia="Trebuchet MS" w:hAnsi="Trebuchet MS" w:cs="Trebuchet MS"/>
          <w:sz w:val="22"/>
          <w:szCs w:val="22"/>
        </w:rPr>
        <w:t xml:space="preserve"> criteria </w:t>
      </w:r>
      <w:r w:rsidR="007D6847" w:rsidRPr="001B3A5D">
        <w:rPr>
          <w:rFonts w:ascii="Trebuchet MS" w:eastAsia="Trebuchet MS" w:hAnsi="Trebuchet MS" w:cs="Trebuchet MS"/>
          <w:sz w:val="22"/>
          <w:szCs w:val="22"/>
        </w:rPr>
        <w:t xml:space="preserve">and parameters </w:t>
      </w:r>
      <w:r w:rsidRPr="001B3A5D">
        <w:rPr>
          <w:rFonts w:ascii="Trebuchet MS" w:eastAsia="Trebuchet MS" w:hAnsi="Trebuchet MS" w:cs="Trebuchet MS"/>
          <w:sz w:val="22"/>
          <w:szCs w:val="22"/>
        </w:rPr>
        <w:t xml:space="preserve">for extended </w:t>
      </w:r>
      <w:r w:rsidR="007D6847" w:rsidRPr="001B3A5D">
        <w:rPr>
          <w:rFonts w:ascii="Trebuchet MS" w:eastAsia="Trebuchet MS" w:hAnsi="Trebuchet MS" w:cs="Trebuchet MS"/>
          <w:sz w:val="22"/>
          <w:szCs w:val="22"/>
        </w:rPr>
        <w:t xml:space="preserve">licensing </w:t>
      </w:r>
      <w:r w:rsidRPr="001B3A5D">
        <w:rPr>
          <w:rFonts w:ascii="Trebuchet MS" w:eastAsia="Trebuchet MS" w:hAnsi="Trebuchet MS" w:cs="Trebuchet MS"/>
          <w:sz w:val="22"/>
          <w:szCs w:val="22"/>
        </w:rPr>
        <w:t xml:space="preserve">survey cycles for licensed health </w:t>
      </w:r>
      <w:proofErr w:type="gramStart"/>
      <w:r w:rsidRPr="001B3A5D">
        <w:rPr>
          <w:rFonts w:ascii="Trebuchet MS" w:eastAsia="Trebuchet MS" w:hAnsi="Trebuchet MS" w:cs="Trebuchet MS"/>
          <w:sz w:val="22"/>
          <w:szCs w:val="22"/>
        </w:rPr>
        <w:t>facilities</w:t>
      </w:r>
      <w:r w:rsidR="007D6847" w:rsidRPr="001B3A5D">
        <w:rPr>
          <w:rFonts w:ascii="Trebuchet MS" w:eastAsia="Trebuchet MS" w:hAnsi="Trebuchet MS" w:cs="Trebuchet MS"/>
          <w:sz w:val="22"/>
          <w:szCs w:val="22"/>
        </w:rPr>
        <w:t>,</w:t>
      </w:r>
      <w:r w:rsidR="00587BA6" w:rsidRPr="001B3A5D">
        <w:rPr>
          <w:rFonts w:ascii="Trebuchet MS" w:eastAsia="Trebuchet MS" w:hAnsi="Trebuchet MS" w:cs="Trebuchet MS"/>
          <w:sz w:val="22"/>
          <w:szCs w:val="22"/>
        </w:rPr>
        <w:t xml:space="preserve"> and</w:t>
      </w:r>
      <w:proofErr w:type="gramEnd"/>
      <w:r w:rsidR="001B3A5D">
        <w:rPr>
          <w:rFonts w:ascii="Trebuchet MS" w:eastAsia="Trebuchet MS" w:hAnsi="Trebuchet MS" w:cs="Trebuchet MS"/>
          <w:sz w:val="22"/>
          <w:szCs w:val="22"/>
        </w:rPr>
        <w:t xml:space="preserve"> </w:t>
      </w:r>
      <w:r w:rsidR="00C63A2E">
        <w:rPr>
          <w:rFonts w:ascii="Trebuchet MS" w:eastAsia="Trebuchet MS" w:hAnsi="Trebuchet MS" w:cs="Trebuchet MS"/>
          <w:sz w:val="22"/>
          <w:szCs w:val="22"/>
        </w:rPr>
        <w:t>c</w:t>
      </w:r>
      <w:r w:rsidR="00C63A2E" w:rsidRPr="001B3A5D">
        <w:rPr>
          <w:rFonts w:ascii="Trebuchet MS" w:eastAsia="Trebuchet MS" w:hAnsi="Trebuchet MS" w:cs="Trebuchet MS"/>
          <w:sz w:val="22"/>
          <w:szCs w:val="22"/>
        </w:rPr>
        <w:t>larifi</w:t>
      </w:r>
      <w:r w:rsidR="00C63A2E">
        <w:rPr>
          <w:rFonts w:ascii="Trebuchet MS" w:eastAsia="Trebuchet MS" w:hAnsi="Trebuchet MS" w:cs="Trebuchet MS"/>
          <w:sz w:val="22"/>
          <w:szCs w:val="22"/>
        </w:rPr>
        <w:t>es</w:t>
      </w:r>
      <w:r w:rsidRPr="001B3A5D">
        <w:rPr>
          <w:rFonts w:ascii="Trebuchet MS" w:eastAsia="Trebuchet MS" w:hAnsi="Trebuchet MS" w:cs="Trebuchet MS"/>
          <w:sz w:val="22"/>
          <w:szCs w:val="22"/>
        </w:rPr>
        <w:t xml:space="preserve"> that Assisted Living Residences (ALRs) are not eligible for extended licensing survey cycles</w:t>
      </w:r>
      <w:r w:rsidR="00C63A2E">
        <w:rPr>
          <w:rFonts w:ascii="Trebuchet MS" w:eastAsia="Trebuchet MS" w:hAnsi="Trebuchet MS" w:cs="Trebuchet MS"/>
          <w:sz w:val="22"/>
          <w:szCs w:val="22"/>
        </w:rPr>
        <w:t>;</w:t>
      </w:r>
      <w:r w:rsidR="007D6847" w:rsidRPr="001B3A5D">
        <w:rPr>
          <w:rFonts w:ascii="Trebuchet MS" w:eastAsia="Trebuchet MS" w:hAnsi="Trebuchet MS" w:cs="Trebuchet MS"/>
          <w:sz w:val="22"/>
          <w:szCs w:val="22"/>
        </w:rPr>
        <w:t xml:space="preserve"> </w:t>
      </w:r>
      <w:r w:rsidR="00C63A2E">
        <w:rPr>
          <w:rFonts w:ascii="Trebuchet MS" w:eastAsia="Trebuchet MS" w:hAnsi="Trebuchet MS" w:cs="Trebuchet MS"/>
          <w:sz w:val="22"/>
          <w:szCs w:val="22"/>
        </w:rPr>
        <w:t>p</w:t>
      </w:r>
      <w:r w:rsidR="00C63A2E" w:rsidRPr="001B3A5D">
        <w:rPr>
          <w:rFonts w:ascii="Trebuchet MS" w:eastAsia="Trebuchet MS" w:hAnsi="Trebuchet MS" w:cs="Trebuchet MS"/>
          <w:sz w:val="22"/>
          <w:szCs w:val="22"/>
        </w:rPr>
        <w:t>ur</w:t>
      </w:r>
      <w:r w:rsidR="00C63A2E">
        <w:rPr>
          <w:rFonts w:ascii="Trebuchet MS" w:eastAsia="Trebuchet MS" w:hAnsi="Trebuchet MS" w:cs="Trebuchet MS"/>
          <w:sz w:val="22"/>
          <w:szCs w:val="22"/>
        </w:rPr>
        <w:t>suant to section 25-27-104(1)(b),</w:t>
      </w:r>
      <w:r w:rsidR="002D61C8">
        <w:rPr>
          <w:rFonts w:ascii="Trebuchet MS" w:eastAsia="Trebuchet MS" w:hAnsi="Trebuchet MS" w:cs="Trebuchet MS"/>
          <w:sz w:val="22"/>
          <w:szCs w:val="22"/>
        </w:rPr>
        <w:t xml:space="preserve"> </w:t>
      </w:r>
      <w:r w:rsidR="00C63A2E">
        <w:rPr>
          <w:rFonts w:ascii="Trebuchet MS" w:eastAsia="Trebuchet MS" w:hAnsi="Trebuchet MS" w:cs="Trebuchet MS"/>
          <w:sz w:val="22"/>
          <w:szCs w:val="22"/>
        </w:rPr>
        <w:t>C.R.S, ALRs</w:t>
      </w:r>
      <w:r w:rsidR="00587BA6" w:rsidRPr="001B3A5D">
        <w:rPr>
          <w:rFonts w:ascii="Trebuchet MS" w:eastAsia="Trebuchet MS" w:hAnsi="Trebuchet MS" w:cs="Trebuchet MS"/>
          <w:sz w:val="22"/>
          <w:szCs w:val="22"/>
        </w:rPr>
        <w:t xml:space="preserve"> </w:t>
      </w:r>
      <w:r w:rsidRPr="001B3A5D">
        <w:rPr>
          <w:rFonts w:ascii="Trebuchet MS" w:eastAsia="Trebuchet MS" w:hAnsi="Trebuchet MS" w:cs="Trebuchet MS"/>
          <w:sz w:val="22"/>
          <w:szCs w:val="22"/>
        </w:rPr>
        <w:t>must be surveyed annually</w:t>
      </w:r>
      <w:r w:rsidR="007D6847" w:rsidRPr="001B3A5D">
        <w:rPr>
          <w:rFonts w:ascii="Trebuchet MS" w:eastAsia="Trebuchet MS" w:hAnsi="Trebuchet MS" w:cs="Trebuchet MS"/>
          <w:sz w:val="22"/>
          <w:szCs w:val="22"/>
        </w:rPr>
        <w:t>.</w:t>
      </w:r>
    </w:p>
    <w:p w14:paraId="4F296B96" w14:textId="77777777" w:rsidR="00741D68" w:rsidRDefault="00352645" w:rsidP="00122652">
      <w:pPr>
        <w:spacing w:after="240"/>
        <w:rPr>
          <w:rFonts w:ascii="Trebuchet MS" w:eastAsia="Trebuchet MS" w:hAnsi="Trebuchet MS" w:cs="Trebuchet MS"/>
          <w:sz w:val="22"/>
          <w:szCs w:val="22"/>
        </w:rPr>
      </w:pPr>
      <w:r>
        <w:rPr>
          <w:rFonts w:ascii="Trebuchet MS" w:eastAsia="Trebuchet MS" w:hAnsi="Trebuchet MS" w:cs="Trebuchet MS"/>
          <w:sz w:val="22"/>
          <w:szCs w:val="22"/>
        </w:rPr>
        <w:t xml:space="preserve">The second proposed change aligns rule with a change to the statutory definition of restraint in Section 26-20-101, C.R.S, brought by HB25-1248. The third topic aligns rule with various statutory changes in Section 12-280-135, and 12-280-135.5, C.R.S, regarding medicine donation programs, brought by SB25-289. </w:t>
      </w:r>
    </w:p>
    <w:p w14:paraId="5924C864" w14:textId="45E0CD86" w:rsidR="005F0F8C" w:rsidRDefault="00122652" w:rsidP="00122652">
      <w:pPr>
        <w:rPr>
          <w:rFonts w:ascii="Trebuchet MS" w:eastAsia="Trebuchet MS" w:hAnsi="Trebuchet MS" w:cs="Trebuchet MS"/>
          <w:b/>
          <w:sz w:val="22"/>
          <w:szCs w:val="22"/>
        </w:rPr>
      </w:pPr>
      <w:r>
        <w:rPr>
          <w:rFonts w:ascii="Trebuchet MS" w:eastAsia="Trebuchet MS" w:hAnsi="Trebuchet MS" w:cs="Trebuchet MS"/>
          <w:sz w:val="22"/>
          <w:szCs w:val="22"/>
        </w:rPr>
        <w:t>The Division requests the Board to schedule a public rulemaking hearing on the proposed revisions to 6 CCR 1011-1 Chapter 2 – General Licensure Standards, for November 18, 2026.</w:t>
      </w:r>
    </w:p>
    <w:p w14:paraId="316563C2" w14:textId="77777777" w:rsidR="00122652" w:rsidRDefault="00122652">
      <w:pPr>
        <w:rPr>
          <w:rFonts w:ascii="Trebuchet MS" w:eastAsia="Trebuchet MS" w:hAnsi="Trebuchet MS" w:cs="Trebuchet MS"/>
          <w:b/>
          <w:sz w:val="22"/>
          <w:szCs w:val="22"/>
        </w:rPr>
      </w:pPr>
    </w:p>
    <w:p w14:paraId="709EBB3B" w14:textId="7888C11D" w:rsidR="00DF7F26" w:rsidRPr="00CB1019" w:rsidRDefault="00CA51E6" w:rsidP="00C1170A">
      <w:pPr>
        <w:pStyle w:val="Heading3"/>
      </w:pPr>
      <w:r w:rsidRPr="00CB1019">
        <w:t xml:space="preserve">Specific Statutory Authority.  </w:t>
      </w:r>
    </w:p>
    <w:p w14:paraId="1481CA4F" w14:textId="77777777" w:rsidR="00DF7F26" w:rsidRDefault="00CA51E6">
      <w:pPr>
        <w:rPr>
          <w:rFonts w:ascii="Trebuchet MS" w:eastAsia="Trebuchet MS" w:hAnsi="Trebuchet MS" w:cs="Trebuchet MS"/>
          <w:b/>
          <w:sz w:val="22"/>
          <w:szCs w:val="22"/>
        </w:rPr>
      </w:pPr>
      <w:r>
        <w:rPr>
          <w:rFonts w:ascii="Trebuchet MS" w:eastAsia="Trebuchet MS" w:hAnsi="Trebuchet MS" w:cs="Trebuchet MS"/>
          <w:b/>
          <w:sz w:val="22"/>
          <w:szCs w:val="22"/>
        </w:rPr>
        <w:t>Statutes that require or authorize rulemaking:</w:t>
      </w:r>
    </w:p>
    <w:p w14:paraId="523B068D" w14:textId="77777777" w:rsidR="00DF7F26" w:rsidRDefault="00DF7F26">
      <w:pPr>
        <w:pBdr>
          <w:top w:val="nil"/>
          <w:left w:val="nil"/>
          <w:bottom w:val="nil"/>
          <w:right w:val="nil"/>
          <w:between w:val="nil"/>
        </w:pBdr>
        <w:rPr>
          <w:rFonts w:ascii="Trebuchet MS" w:eastAsia="Trebuchet MS" w:hAnsi="Trebuchet MS" w:cs="Trebuchet MS"/>
          <w:sz w:val="22"/>
          <w:szCs w:val="22"/>
        </w:rPr>
      </w:pPr>
    </w:p>
    <w:p w14:paraId="0E97AF34" w14:textId="7B182B6B" w:rsidR="00122652" w:rsidRDefault="00F66902" w:rsidP="00122652">
      <w:pPr>
        <w:pBdr>
          <w:top w:val="nil"/>
          <w:left w:val="nil"/>
          <w:bottom w:val="nil"/>
          <w:right w:val="nil"/>
          <w:between w:val="nil"/>
        </w:pBdr>
        <w:rPr>
          <w:rFonts w:ascii="Trebuchet MS" w:eastAsia="Trebuchet MS" w:hAnsi="Trebuchet MS" w:cs="Trebuchet MS"/>
          <w:sz w:val="22"/>
          <w:szCs w:val="22"/>
        </w:rPr>
      </w:pPr>
      <w:r>
        <w:rPr>
          <w:rFonts w:ascii="Trebuchet MS" w:eastAsia="Trebuchet MS" w:hAnsi="Trebuchet MS" w:cs="Trebuchet MS"/>
          <w:sz w:val="22"/>
          <w:szCs w:val="22"/>
        </w:rPr>
        <w:t>Section 25-</w:t>
      </w:r>
      <w:r w:rsidR="00122652">
        <w:rPr>
          <w:rFonts w:ascii="Trebuchet MS" w:eastAsia="Trebuchet MS" w:hAnsi="Trebuchet MS" w:cs="Trebuchet MS"/>
          <w:sz w:val="22"/>
          <w:szCs w:val="22"/>
        </w:rPr>
        <w:t xml:space="preserve">1.5-103, </w:t>
      </w:r>
      <w:r w:rsidR="00CA51E6">
        <w:rPr>
          <w:rFonts w:ascii="Trebuchet MS" w:eastAsia="Trebuchet MS" w:hAnsi="Trebuchet MS" w:cs="Trebuchet MS"/>
          <w:sz w:val="22"/>
          <w:szCs w:val="22"/>
        </w:rPr>
        <w:t>C.R.S.</w:t>
      </w:r>
      <w:r w:rsidR="00D138F5">
        <w:rPr>
          <w:rFonts w:ascii="Trebuchet MS" w:eastAsia="Trebuchet MS" w:hAnsi="Trebuchet MS" w:cs="Trebuchet MS"/>
          <w:sz w:val="22"/>
          <w:szCs w:val="22"/>
        </w:rPr>
        <w:t xml:space="preserve"> – Requiring establishing licensing requirements of </w:t>
      </w:r>
      <w:r w:rsidR="00122652">
        <w:rPr>
          <w:rFonts w:ascii="Trebuchet MS" w:eastAsia="Trebuchet MS" w:hAnsi="Trebuchet MS" w:cs="Trebuchet MS"/>
          <w:sz w:val="22"/>
          <w:szCs w:val="22"/>
        </w:rPr>
        <w:t>health facilities</w:t>
      </w:r>
    </w:p>
    <w:p w14:paraId="1DD9CEB9" w14:textId="77777777" w:rsidR="00DF7F26" w:rsidRDefault="00DF7F26">
      <w:pPr>
        <w:pBdr>
          <w:top w:val="nil"/>
          <w:left w:val="nil"/>
          <w:bottom w:val="nil"/>
          <w:right w:val="nil"/>
          <w:between w:val="nil"/>
        </w:pBdr>
        <w:spacing w:line="276" w:lineRule="auto"/>
        <w:rPr>
          <w:rFonts w:ascii="Trebuchet MS" w:eastAsia="Trebuchet MS" w:hAnsi="Trebuchet MS" w:cs="Trebuchet MS"/>
          <w:color w:val="000000"/>
          <w:sz w:val="22"/>
          <w:szCs w:val="22"/>
        </w:rPr>
      </w:pPr>
    </w:p>
    <w:p w14:paraId="47DC47DA" w14:textId="77777777" w:rsidR="00DF7F26" w:rsidRDefault="00CA51E6">
      <w:pPr>
        <w:pBdr>
          <w:top w:val="single" w:sz="4" w:space="1" w:color="000000"/>
          <w:left w:val="nil"/>
          <w:bottom w:val="nil"/>
          <w:right w:val="nil"/>
          <w:between w:val="nil"/>
        </w:pBdr>
        <w:spacing w:line="276" w:lineRule="auto"/>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 xml:space="preserve">Is this rulemaking due to a change in state statute?  </w:t>
      </w:r>
    </w:p>
    <w:p w14:paraId="65D3F03F" w14:textId="51E79457" w:rsidR="00DA7485" w:rsidRDefault="00CA51E6" w:rsidP="00845B5A">
      <w:pPr>
        <w:pBdr>
          <w:top w:val="nil"/>
          <w:left w:val="nil"/>
          <w:bottom w:val="nil"/>
          <w:right w:val="nil"/>
          <w:between w:val="nil"/>
        </w:pBdr>
        <w:spacing w:line="276" w:lineRule="auto"/>
        <w:ind w:left="63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___</w:t>
      </w:r>
      <w:r w:rsidR="007F0490">
        <w:rPr>
          <w:rFonts w:ascii="Trebuchet MS" w:eastAsia="Trebuchet MS" w:hAnsi="Trebuchet MS" w:cs="Trebuchet MS"/>
          <w:color w:val="000000"/>
          <w:sz w:val="22"/>
          <w:szCs w:val="22"/>
        </w:rPr>
        <w:t>X</w:t>
      </w:r>
      <w:r w:rsidR="00EF7BC6">
        <w:rPr>
          <w:rFonts w:ascii="Trebuchet MS" w:eastAsia="Trebuchet MS" w:hAnsi="Trebuchet MS" w:cs="Trebuchet MS"/>
          <w:sz w:val="22"/>
          <w:szCs w:val="22"/>
        </w:rPr>
        <w:t>_</w:t>
      </w:r>
      <w:r>
        <w:rPr>
          <w:rFonts w:ascii="Trebuchet MS" w:eastAsia="Trebuchet MS" w:hAnsi="Trebuchet MS" w:cs="Trebuchet MS"/>
          <w:color w:val="000000"/>
          <w:sz w:val="22"/>
          <w:szCs w:val="22"/>
        </w:rPr>
        <w:t xml:space="preserve">___ Yes, </w:t>
      </w:r>
      <w:r w:rsidR="00D8453C">
        <w:rPr>
          <w:rFonts w:ascii="Trebuchet MS" w:eastAsia="Trebuchet MS" w:hAnsi="Trebuchet MS" w:cs="Trebuchet MS"/>
          <w:sz w:val="22"/>
          <w:szCs w:val="22"/>
        </w:rPr>
        <w:t xml:space="preserve">the bill number is </w:t>
      </w:r>
      <w:r w:rsidR="00EF7BC6">
        <w:rPr>
          <w:rFonts w:ascii="Trebuchet MS" w:eastAsia="Trebuchet MS" w:hAnsi="Trebuchet MS" w:cs="Trebuchet MS"/>
          <w:sz w:val="22"/>
          <w:szCs w:val="22"/>
        </w:rPr>
        <w:t>_</w:t>
      </w:r>
      <w:r w:rsidR="00122652" w:rsidRPr="00122652">
        <w:rPr>
          <w:rFonts w:ascii="Trebuchet MS" w:eastAsia="Trebuchet MS" w:hAnsi="Trebuchet MS" w:cs="Trebuchet MS"/>
          <w:sz w:val="22"/>
          <w:szCs w:val="22"/>
        </w:rPr>
        <w:t xml:space="preserve"> </w:t>
      </w:r>
      <w:r w:rsidR="00122652">
        <w:rPr>
          <w:rFonts w:ascii="Trebuchet MS" w:eastAsia="Trebuchet MS" w:hAnsi="Trebuchet MS" w:cs="Trebuchet MS"/>
          <w:sz w:val="22"/>
          <w:szCs w:val="22"/>
        </w:rPr>
        <w:t>SB25-289 and HB25-1248</w:t>
      </w:r>
      <w:r w:rsidR="00EF7BC6">
        <w:rPr>
          <w:rFonts w:ascii="Trebuchet MS" w:eastAsia="Trebuchet MS" w:hAnsi="Trebuchet MS" w:cs="Trebuchet MS"/>
          <w:sz w:val="22"/>
          <w:szCs w:val="22"/>
        </w:rPr>
        <w:t>_____</w:t>
      </w:r>
      <w:r w:rsidR="00A14328">
        <w:rPr>
          <w:rFonts w:ascii="Trebuchet MS" w:eastAsia="Trebuchet MS" w:hAnsi="Trebuchet MS" w:cs="Trebuchet MS"/>
          <w:color w:val="000000"/>
          <w:sz w:val="22"/>
          <w:szCs w:val="22"/>
        </w:rPr>
        <w:t>. Rules are __</w:t>
      </w:r>
      <w:r w:rsidR="00122652">
        <w:rPr>
          <w:rFonts w:ascii="Trebuchet MS" w:eastAsia="Trebuchet MS" w:hAnsi="Trebuchet MS" w:cs="Trebuchet MS"/>
          <w:color w:val="000000"/>
          <w:sz w:val="22"/>
          <w:szCs w:val="22"/>
        </w:rPr>
        <w:t>X</w:t>
      </w:r>
      <w:r w:rsidR="00A14328">
        <w:rPr>
          <w:rFonts w:ascii="Trebuchet MS" w:eastAsia="Trebuchet MS" w:hAnsi="Trebuchet MS" w:cs="Trebuchet MS"/>
          <w:color w:val="000000"/>
          <w:sz w:val="22"/>
          <w:szCs w:val="22"/>
        </w:rPr>
        <w:t xml:space="preserve">_ </w:t>
      </w:r>
      <w:r>
        <w:rPr>
          <w:rFonts w:ascii="Trebuchet MS" w:eastAsia="Trebuchet MS" w:hAnsi="Trebuchet MS" w:cs="Trebuchet MS"/>
          <w:color w:val="000000"/>
          <w:sz w:val="22"/>
          <w:szCs w:val="22"/>
        </w:rPr>
        <w:t>authorized _</w:t>
      </w:r>
      <w:r w:rsidR="00DA7485">
        <w:rPr>
          <w:rFonts w:ascii="Trebuchet MS" w:eastAsia="Trebuchet MS" w:hAnsi="Trebuchet MS" w:cs="Trebuchet MS"/>
          <w:color w:val="000000"/>
          <w:sz w:val="22"/>
          <w:szCs w:val="22"/>
        </w:rPr>
        <w:t xml:space="preserve">__ required. </w:t>
      </w:r>
    </w:p>
    <w:p w14:paraId="5F61DF02" w14:textId="7F21202E" w:rsidR="00DF7F26" w:rsidRDefault="00DA7485" w:rsidP="00845B5A">
      <w:pPr>
        <w:pBdr>
          <w:top w:val="nil"/>
          <w:left w:val="nil"/>
          <w:bottom w:val="nil"/>
          <w:right w:val="nil"/>
          <w:between w:val="nil"/>
        </w:pBdr>
        <w:spacing w:line="276" w:lineRule="auto"/>
        <w:ind w:left="63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__</w:t>
      </w:r>
      <w:r w:rsidR="00CA51E6">
        <w:rPr>
          <w:rFonts w:ascii="Trebuchet MS" w:eastAsia="Trebuchet MS" w:hAnsi="Trebuchet MS" w:cs="Trebuchet MS"/>
          <w:color w:val="000000"/>
          <w:sz w:val="22"/>
          <w:szCs w:val="22"/>
        </w:rPr>
        <w:t xml:space="preserve">____ No </w:t>
      </w:r>
    </w:p>
    <w:p w14:paraId="48B53508" w14:textId="77777777" w:rsidR="00DF7F26" w:rsidRDefault="00DF7F26">
      <w:pPr>
        <w:pBdr>
          <w:top w:val="nil"/>
          <w:left w:val="nil"/>
          <w:bottom w:val="nil"/>
          <w:right w:val="nil"/>
          <w:between w:val="nil"/>
        </w:pBdr>
        <w:spacing w:line="276" w:lineRule="auto"/>
        <w:ind w:left="2880" w:hanging="1440"/>
        <w:rPr>
          <w:rFonts w:ascii="Trebuchet MS" w:eastAsia="Trebuchet MS" w:hAnsi="Trebuchet MS" w:cs="Trebuchet MS"/>
          <w:sz w:val="22"/>
          <w:szCs w:val="22"/>
        </w:rPr>
      </w:pPr>
    </w:p>
    <w:p w14:paraId="6AC03D8F" w14:textId="77777777" w:rsidR="00DF7F26" w:rsidRDefault="00CA51E6">
      <w:pPr>
        <w:pBdr>
          <w:top w:val="nil"/>
          <w:left w:val="nil"/>
          <w:bottom w:val="nil"/>
          <w:right w:val="nil"/>
          <w:between w:val="nil"/>
        </w:pBdr>
        <w:spacing w:line="276" w:lineRule="auto"/>
        <w:rPr>
          <w:rFonts w:ascii="Trebuchet MS" w:eastAsia="Trebuchet MS" w:hAnsi="Trebuchet MS" w:cs="Trebuchet MS"/>
          <w:b/>
          <w:sz w:val="22"/>
          <w:szCs w:val="22"/>
        </w:rPr>
      </w:pPr>
      <w:r>
        <w:rPr>
          <w:rFonts w:ascii="Trebuchet MS" w:eastAsia="Trebuchet MS" w:hAnsi="Trebuchet MS" w:cs="Trebuchet MS"/>
          <w:b/>
          <w:sz w:val="22"/>
          <w:szCs w:val="22"/>
        </w:rPr>
        <w:t xml:space="preserve">Does </w:t>
      </w:r>
      <w:proofErr w:type="gramStart"/>
      <w:r>
        <w:rPr>
          <w:rFonts w:ascii="Trebuchet MS" w:eastAsia="Trebuchet MS" w:hAnsi="Trebuchet MS" w:cs="Trebuchet MS"/>
          <w:b/>
          <w:sz w:val="22"/>
          <w:szCs w:val="22"/>
        </w:rPr>
        <w:t>this rulemaking</w:t>
      </w:r>
      <w:proofErr w:type="gramEnd"/>
      <w:r>
        <w:rPr>
          <w:rFonts w:ascii="Trebuchet MS" w:eastAsia="Trebuchet MS" w:hAnsi="Trebuchet MS" w:cs="Trebuchet MS"/>
          <w:b/>
          <w:sz w:val="22"/>
          <w:szCs w:val="22"/>
        </w:rPr>
        <w:t xml:space="preserve"> </w:t>
      </w:r>
      <w:proofErr w:type="gramStart"/>
      <w:r>
        <w:rPr>
          <w:rFonts w:ascii="Trebuchet MS" w:eastAsia="Trebuchet MS" w:hAnsi="Trebuchet MS" w:cs="Trebuchet MS"/>
          <w:b/>
          <w:sz w:val="22"/>
          <w:szCs w:val="22"/>
        </w:rPr>
        <w:t>include proposed rule</w:t>
      </w:r>
      <w:proofErr w:type="gramEnd"/>
      <w:r>
        <w:rPr>
          <w:rFonts w:ascii="Trebuchet MS" w:eastAsia="Trebuchet MS" w:hAnsi="Trebuchet MS" w:cs="Trebuchet MS"/>
          <w:b/>
          <w:sz w:val="22"/>
          <w:szCs w:val="22"/>
        </w:rPr>
        <w:t xml:space="preserve"> </w:t>
      </w:r>
      <w:proofErr w:type="gramStart"/>
      <w:r>
        <w:rPr>
          <w:rFonts w:ascii="Trebuchet MS" w:eastAsia="Trebuchet MS" w:hAnsi="Trebuchet MS" w:cs="Trebuchet MS"/>
          <w:b/>
          <w:sz w:val="22"/>
          <w:szCs w:val="22"/>
        </w:rPr>
        <w:t>language</w:t>
      </w:r>
      <w:proofErr w:type="gramEnd"/>
      <w:r>
        <w:rPr>
          <w:rFonts w:ascii="Trebuchet MS" w:eastAsia="Trebuchet MS" w:hAnsi="Trebuchet MS" w:cs="Trebuchet MS"/>
          <w:b/>
          <w:sz w:val="22"/>
          <w:szCs w:val="22"/>
        </w:rPr>
        <w:t xml:space="preserve"> that incorporate materials by reference?</w:t>
      </w:r>
    </w:p>
    <w:p w14:paraId="6618BF6B" w14:textId="64747FE9" w:rsidR="0059677B" w:rsidRPr="0059677B" w:rsidRDefault="00A14328" w:rsidP="00453FDE">
      <w:pPr>
        <w:pBdr>
          <w:top w:val="nil"/>
          <w:left w:val="nil"/>
          <w:bottom w:val="nil"/>
          <w:right w:val="nil"/>
          <w:between w:val="nil"/>
        </w:pBdr>
        <w:spacing w:line="276" w:lineRule="auto"/>
        <w:ind w:left="630"/>
        <w:rPr>
          <w:rFonts w:ascii="Trebuchet MS" w:eastAsia="Trebuchet MS" w:hAnsi="Trebuchet MS" w:cs="Trebuchet MS"/>
          <w:sz w:val="22"/>
          <w:szCs w:val="22"/>
        </w:rPr>
      </w:pPr>
      <w:r>
        <w:rPr>
          <w:rFonts w:ascii="Trebuchet MS" w:eastAsia="Trebuchet MS" w:hAnsi="Trebuchet MS" w:cs="Trebuchet MS"/>
          <w:sz w:val="22"/>
          <w:szCs w:val="22"/>
        </w:rPr>
        <w:t>__</w:t>
      </w:r>
      <w:r w:rsidR="00453FDE">
        <w:rPr>
          <w:rFonts w:ascii="Trebuchet MS" w:eastAsia="Trebuchet MS" w:hAnsi="Trebuchet MS" w:cs="Trebuchet MS"/>
          <w:sz w:val="22"/>
          <w:szCs w:val="22"/>
        </w:rPr>
        <w:t>_</w:t>
      </w:r>
      <w:r>
        <w:rPr>
          <w:rFonts w:ascii="Trebuchet MS" w:eastAsia="Trebuchet MS" w:hAnsi="Trebuchet MS" w:cs="Trebuchet MS"/>
          <w:sz w:val="22"/>
          <w:szCs w:val="22"/>
        </w:rPr>
        <w:t xml:space="preserve">___ </w:t>
      </w:r>
      <w:proofErr w:type="gramStart"/>
      <w:r>
        <w:rPr>
          <w:rFonts w:ascii="Trebuchet MS" w:eastAsia="Trebuchet MS" w:hAnsi="Trebuchet MS" w:cs="Trebuchet MS"/>
          <w:sz w:val="22"/>
          <w:szCs w:val="22"/>
        </w:rPr>
        <w:t>Yes</w:t>
      </w:r>
      <w:proofErr w:type="gramEnd"/>
      <w:r>
        <w:rPr>
          <w:rFonts w:ascii="Trebuchet MS" w:eastAsia="Trebuchet MS" w:hAnsi="Trebuchet MS" w:cs="Trebuchet MS"/>
          <w:sz w:val="22"/>
          <w:szCs w:val="22"/>
        </w:rPr>
        <w:tab/>
      </w:r>
      <w:r>
        <w:rPr>
          <w:rFonts w:ascii="Trebuchet MS" w:eastAsia="Trebuchet MS" w:hAnsi="Trebuchet MS" w:cs="Trebuchet MS"/>
          <w:sz w:val="22"/>
          <w:szCs w:val="22"/>
        </w:rPr>
        <w:tab/>
        <w:t>___ URL</w:t>
      </w:r>
    </w:p>
    <w:p w14:paraId="68B54C9B" w14:textId="36DD39EC" w:rsidR="00DF7F26" w:rsidRDefault="00CA51E6" w:rsidP="000D036A">
      <w:pPr>
        <w:pBdr>
          <w:top w:val="nil"/>
          <w:left w:val="nil"/>
          <w:bottom w:val="nil"/>
          <w:right w:val="nil"/>
          <w:between w:val="nil"/>
        </w:pBdr>
        <w:tabs>
          <w:tab w:val="left" w:pos="2880"/>
        </w:tabs>
        <w:spacing w:after="200" w:line="276" w:lineRule="auto"/>
        <w:ind w:left="630"/>
        <w:rPr>
          <w:rFonts w:ascii="Trebuchet MS" w:eastAsia="Trebuchet MS" w:hAnsi="Trebuchet MS" w:cs="Trebuchet MS"/>
          <w:sz w:val="22"/>
          <w:szCs w:val="22"/>
        </w:rPr>
      </w:pPr>
      <w:r>
        <w:rPr>
          <w:rFonts w:ascii="Trebuchet MS" w:eastAsia="Trebuchet MS" w:hAnsi="Trebuchet MS" w:cs="Trebuchet MS"/>
          <w:sz w:val="22"/>
          <w:szCs w:val="22"/>
        </w:rPr>
        <w:t>__</w:t>
      </w:r>
      <w:r w:rsidR="00453FDE">
        <w:rPr>
          <w:rFonts w:ascii="Trebuchet MS" w:eastAsia="Trebuchet MS" w:hAnsi="Trebuchet MS" w:cs="Trebuchet MS"/>
          <w:sz w:val="22"/>
          <w:szCs w:val="22"/>
        </w:rPr>
        <w:t>X</w:t>
      </w:r>
      <w:r>
        <w:rPr>
          <w:rFonts w:ascii="Trebuchet MS" w:eastAsia="Trebuchet MS" w:hAnsi="Trebuchet MS" w:cs="Trebuchet MS"/>
          <w:sz w:val="22"/>
          <w:szCs w:val="22"/>
        </w:rPr>
        <w:t>_</w:t>
      </w:r>
      <w:r w:rsidR="007F0490">
        <w:rPr>
          <w:rFonts w:ascii="Trebuchet MS" w:eastAsia="Trebuchet MS" w:hAnsi="Trebuchet MS" w:cs="Trebuchet MS"/>
          <w:sz w:val="22"/>
          <w:szCs w:val="22"/>
        </w:rPr>
        <w:t>_</w:t>
      </w:r>
      <w:r>
        <w:rPr>
          <w:rFonts w:ascii="Trebuchet MS" w:eastAsia="Trebuchet MS" w:hAnsi="Trebuchet MS" w:cs="Trebuchet MS"/>
          <w:sz w:val="22"/>
          <w:szCs w:val="22"/>
        </w:rPr>
        <w:t>_ No</w:t>
      </w:r>
      <w:r>
        <w:rPr>
          <w:rFonts w:ascii="Trebuchet MS" w:eastAsia="Trebuchet MS" w:hAnsi="Trebuchet MS" w:cs="Trebuchet MS"/>
          <w:sz w:val="22"/>
          <w:szCs w:val="22"/>
        </w:rPr>
        <w:tab/>
      </w:r>
      <w:r>
        <w:rPr>
          <w:rFonts w:ascii="Trebuchet MS" w:eastAsia="Trebuchet MS" w:hAnsi="Trebuchet MS" w:cs="Trebuchet MS"/>
          <w:sz w:val="22"/>
          <w:szCs w:val="22"/>
        </w:rPr>
        <w:tab/>
      </w:r>
    </w:p>
    <w:p w14:paraId="0E48C8CD" w14:textId="77777777" w:rsidR="00DF7F26" w:rsidRDefault="00CA51E6">
      <w:pPr>
        <w:rPr>
          <w:rFonts w:ascii="Trebuchet MS" w:eastAsia="Trebuchet MS" w:hAnsi="Trebuchet MS" w:cs="Trebuchet MS"/>
          <w:b/>
          <w:sz w:val="22"/>
          <w:szCs w:val="22"/>
        </w:rPr>
      </w:pPr>
      <w:r>
        <w:rPr>
          <w:rFonts w:ascii="Trebuchet MS" w:eastAsia="Trebuchet MS" w:hAnsi="Trebuchet MS" w:cs="Trebuchet MS"/>
          <w:b/>
          <w:sz w:val="22"/>
          <w:szCs w:val="22"/>
        </w:rPr>
        <w:t>Does this rulemaking include proposed rule language to create or modify fines or fees?</w:t>
      </w:r>
    </w:p>
    <w:p w14:paraId="19CAFEBE" w14:textId="12DF4656" w:rsidR="00DF7F26" w:rsidRDefault="00CA51E6" w:rsidP="00DA7485">
      <w:pPr>
        <w:pBdr>
          <w:top w:val="nil"/>
          <w:left w:val="nil"/>
          <w:bottom w:val="nil"/>
          <w:right w:val="nil"/>
          <w:between w:val="nil"/>
        </w:pBdr>
        <w:spacing w:line="276" w:lineRule="auto"/>
        <w:ind w:left="630"/>
        <w:rPr>
          <w:rFonts w:ascii="Trebuchet MS" w:eastAsia="Trebuchet MS" w:hAnsi="Trebuchet MS" w:cs="Trebuchet MS"/>
          <w:sz w:val="22"/>
          <w:szCs w:val="22"/>
        </w:rPr>
      </w:pPr>
      <w:r>
        <w:rPr>
          <w:rFonts w:ascii="Trebuchet MS" w:eastAsia="Trebuchet MS" w:hAnsi="Trebuchet MS" w:cs="Trebuchet MS"/>
          <w:sz w:val="22"/>
          <w:szCs w:val="22"/>
        </w:rPr>
        <w:t>__</w:t>
      </w:r>
      <w:r w:rsidR="00733CB9">
        <w:rPr>
          <w:rFonts w:ascii="Trebuchet MS" w:eastAsia="Trebuchet MS" w:hAnsi="Trebuchet MS" w:cs="Trebuchet MS"/>
          <w:sz w:val="22"/>
          <w:szCs w:val="22"/>
        </w:rPr>
        <w:t>_</w:t>
      </w:r>
      <w:r w:rsidR="00453FDE">
        <w:rPr>
          <w:rFonts w:ascii="Trebuchet MS" w:eastAsia="Trebuchet MS" w:hAnsi="Trebuchet MS" w:cs="Trebuchet MS"/>
          <w:sz w:val="22"/>
          <w:szCs w:val="22"/>
        </w:rPr>
        <w:t>_</w:t>
      </w:r>
      <w:r>
        <w:rPr>
          <w:rFonts w:ascii="Trebuchet MS" w:eastAsia="Trebuchet MS" w:hAnsi="Trebuchet MS" w:cs="Trebuchet MS"/>
          <w:sz w:val="22"/>
          <w:szCs w:val="22"/>
        </w:rPr>
        <w:t>__ Yes</w:t>
      </w:r>
    </w:p>
    <w:p w14:paraId="1B9B6F0E" w14:textId="20386997" w:rsidR="00DF7F26" w:rsidRDefault="00DA7485" w:rsidP="00DA7485">
      <w:pPr>
        <w:pBdr>
          <w:top w:val="nil"/>
          <w:left w:val="nil"/>
          <w:bottom w:val="nil"/>
          <w:right w:val="nil"/>
          <w:between w:val="nil"/>
        </w:pBdr>
        <w:spacing w:after="200" w:line="276" w:lineRule="auto"/>
        <w:ind w:left="630"/>
        <w:rPr>
          <w:rFonts w:ascii="Trebuchet MS" w:eastAsia="Trebuchet MS" w:hAnsi="Trebuchet MS" w:cs="Trebuchet MS"/>
          <w:sz w:val="22"/>
          <w:szCs w:val="22"/>
        </w:rPr>
      </w:pPr>
      <w:r>
        <w:rPr>
          <w:rFonts w:ascii="Trebuchet MS" w:eastAsia="Trebuchet MS" w:hAnsi="Trebuchet MS" w:cs="Trebuchet MS"/>
          <w:sz w:val="22"/>
          <w:szCs w:val="22"/>
        </w:rPr>
        <w:t>___</w:t>
      </w:r>
      <w:r w:rsidR="00453FDE">
        <w:rPr>
          <w:rFonts w:ascii="Trebuchet MS" w:eastAsia="Trebuchet MS" w:hAnsi="Trebuchet MS" w:cs="Trebuchet MS"/>
          <w:sz w:val="22"/>
          <w:szCs w:val="22"/>
        </w:rPr>
        <w:t>X</w:t>
      </w:r>
      <w:r w:rsidR="007F0490">
        <w:rPr>
          <w:rFonts w:ascii="Trebuchet MS" w:eastAsia="Trebuchet MS" w:hAnsi="Trebuchet MS" w:cs="Trebuchet MS"/>
          <w:sz w:val="22"/>
          <w:szCs w:val="22"/>
        </w:rPr>
        <w:t>_</w:t>
      </w:r>
      <w:r w:rsidR="00CA51E6">
        <w:rPr>
          <w:rFonts w:ascii="Trebuchet MS" w:eastAsia="Trebuchet MS" w:hAnsi="Trebuchet MS" w:cs="Trebuchet MS"/>
          <w:sz w:val="22"/>
          <w:szCs w:val="22"/>
        </w:rPr>
        <w:t>_ No</w:t>
      </w:r>
    </w:p>
    <w:p w14:paraId="3500301F" w14:textId="77777777" w:rsidR="00DF7F26" w:rsidRDefault="00CA51E6">
      <w:pPr>
        <w:rPr>
          <w:rFonts w:ascii="Trebuchet MS" w:eastAsia="Trebuchet MS" w:hAnsi="Trebuchet MS" w:cs="Trebuchet MS"/>
          <w:b/>
          <w:sz w:val="22"/>
          <w:szCs w:val="22"/>
        </w:rPr>
      </w:pPr>
      <w:r>
        <w:rPr>
          <w:rFonts w:ascii="Trebuchet MS" w:eastAsia="Trebuchet MS" w:hAnsi="Trebuchet MS" w:cs="Trebuchet MS"/>
          <w:b/>
          <w:sz w:val="22"/>
          <w:szCs w:val="22"/>
        </w:rPr>
        <w:lastRenderedPageBreak/>
        <w:t>Does the proposed rule language create (or increase) a state mandate on local government?</w:t>
      </w:r>
    </w:p>
    <w:p w14:paraId="19740EC7" w14:textId="7CC538EF" w:rsidR="00DF7F26" w:rsidRDefault="00CA51E6">
      <w:pPr>
        <w:ind w:left="990" w:hanging="360"/>
        <w:rPr>
          <w:rFonts w:ascii="Trebuchet MS" w:eastAsia="Trebuchet MS" w:hAnsi="Trebuchet MS" w:cs="Trebuchet MS"/>
          <w:sz w:val="22"/>
          <w:szCs w:val="22"/>
        </w:rPr>
      </w:pPr>
      <w:r>
        <w:rPr>
          <w:rFonts w:ascii="Trebuchet MS" w:eastAsia="Trebuchet MS" w:hAnsi="Trebuchet MS" w:cs="Trebuchet MS"/>
          <w:sz w:val="22"/>
          <w:szCs w:val="22"/>
        </w:rPr>
        <w:t>_</w:t>
      </w:r>
      <w:r w:rsidR="000D036A">
        <w:rPr>
          <w:rFonts w:ascii="Trebuchet MS" w:eastAsia="Trebuchet MS" w:hAnsi="Trebuchet MS" w:cs="Trebuchet MS"/>
          <w:sz w:val="22"/>
          <w:szCs w:val="22"/>
        </w:rPr>
        <w:t>__</w:t>
      </w:r>
      <w:r>
        <w:rPr>
          <w:rFonts w:ascii="Trebuchet MS" w:eastAsia="Trebuchet MS" w:hAnsi="Trebuchet MS" w:cs="Trebuchet MS"/>
          <w:sz w:val="22"/>
          <w:szCs w:val="22"/>
        </w:rPr>
        <w:t>X</w:t>
      </w:r>
      <w:r w:rsidR="000D036A">
        <w:rPr>
          <w:rFonts w:ascii="Trebuchet MS" w:eastAsia="Trebuchet MS" w:hAnsi="Trebuchet MS" w:cs="Trebuchet MS"/>
          <w:sz w:val="22"/>
          <w:szCs w:val="22"/>
        </w:rPr>
        <w:t>_</w:t>
      </w:r>
      <w:r>
        <w:rPr>
          <w:rFonts w:ascii="Trebuchet MS" w:eastAsia="Trebuchet MS" w:hAnsi="Trebuchet MS" w:cs="Trebuchet MS"/>
          <w:sz w:val="22"/>
          <w:szCs w:val="22"/>
        </w:rPr>
        <w:t xml:space="preserve">_ No. </w:t>
      </w:r>
    </w:p>
    <w:p w14:paraId="1467963A" w14:textId="77777777" w:rsidR="00DF7F26" w:rsidRDefault="00CA51E6">
      <w:pPr>
        <w:numPr>
          <w:ilvl w:val="0"/>
          <w:numId w:val="3"/>
        </w:numP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The proposed rule does not require </w:t>
      </w:r>
      <w:proofErr w:type="gramStart"/>
      <w:r>
        <w:rPr>
          <w:rFonts w:ascii="Trebuchet MS" w:eastAsia="Trebuchet MS" w:hAnsi="Trebuchet MS" w:cs="Trebuchet MS"/>
          <w:color w:val="000000"/>
          <w:sz w:val="22"/>
          <w:szCs w:val="22"/>
        </w:rPr>
        <w:t>a local</w:t>
      </w:r>
      <w:proofErr w:type="gramEnd"/>
      <w:r>
        <w:rPr>
          <w:rFonts w:ascii="Trebuchet MS" w:eastAsia="Trebuchet MS" w:hAnsi="Trebuchet MS" w:cs="Trebuchet MS"/>
          <w:color w:val="000000"/>
          <w:sz w:val="22"/>
          <w:szCs w:val="22"/>
        </w:rPr>
        <w:t xml:space="preserve"> government to perform or increase a specific activity for which the local government will not be reimbursed;</w:t>
      </w:r>
    </w:p>
    <w:p w14:paraId="64FAEFCE" w14:textId="77777777" w:rsidR="00DF7F26" w:rsidRDefault="00CA51E6">
      <w:pPr>
        <w:numPr>
          <w:ilvl w:val="0"/>
          <w:numId w:val="3"/>
        </w:numP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The proposed rule requires </w:t>
      </w:r>
      <w:proofErr w:type="gramStart"/>
      <w:r>
        <w:rPr>
          <w:rFonts w:ascii="Trebuchet MS" w:eastAsia="Trebuchet MS" w:hAnsi="Trebuchet MS" w:cs="Trebuchet MS"/>
          <w:color w:val="000000"/>
          <w:sz w:val="22"/>
          <w:szCs w:val="22"/>
        </w:rPr>
        <w:t>a local</w:t>
      </w:r>
      <w:proofErr w:type="gramEnd"/>
      <w:r>
        <w:rPr>
          <w:rFonts w:ascii="Trebuchet MS" w:eastAsia="Trebuchet MS" w:hAnsi="Trebuchet MS" w:cs="Trebuchet MS"/>
          <w:color w:val="000000"/>
          <w:sz w:val="22"/>
          <w:szCs w:val="22"/>
        </w:rPr>
        <w:t xml:space="preserve"> government to perform or increase a specific activity because the local government has opted to perform an activity, or;  </w:t>
      </w:r>
    </w:p>
    <w:p w14:paraId="09CEAFA5" w14:textId="77777777" w:rsidR="00DF7F26" w:rsidRDefault="00CA51E6">
      <w:pPr>
        <w:numPr>
          <w:ilvl w:val="0"/>
          <w:numId w:val="3"/>
        </w:numP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The proposed rule reduces or eliminates a state mandate on local government.</w:t>
      </w:r>
    </w:p>
    <w:p w14:paraId="5934FF71" w14:textId="77777777" w:rsidR="00DF7F26" w:rsidRDefault="00DF7F26">
      <w:pPr>
        <w:rPr>
          <w:rFonts w:ascii="Trebuchet MS" w:eastAsia="Trebuchet MS" w:hAnsi="Trebuchet MS" w:cs="Trebuchet MS"/>
          <w:color w:val="000000"/>
          <w:sz w:val="22"/>
          <w:szCs w:val="22"/>
        </w:rPr>
      </w:pPr>
    </w:p>
    <w:p w14:paraId="61387C39" w14:textId="443B2BC4" w:rsidR="00DF7F26" w:rsidRDefault="00CA51E6">
      <w:pPr>
        <w:ind w:left="1080" w:hanging="45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__</w:t>
      </w:r>
      <w:r w:rsidR="000D036A">
        <w:rPr>
          <w:rFonts w:ascii="Trebuchet MS" w:eastAsia="Trebuchet MS" w:hAnsi="Trebuchet MS" w:cs="Trebuchet MS"/>
          <w:color w:val="000000"/>
          <w:sz w:val="22"/>
          <w:szCs w:val="22"/>
        </w:rPr>
        <w:t>___</w:t>
      </w:r>
      <w:r>
        <w:rPr>
          <w:rFonts w:ascii="Trebuchet MS" w:eastAsia="Trebuchet MS" w:hAnsi="Trebuchet MS" w:cs="Trebuchet MS"/>
          <w:color w:val="000000"/>
          <w:sz w:val="22"/>
          <w:szCs w:val="22"/>
        </w:rPr>
        <w:t xml:space="preserve">_ Yes. </w:t>
      </w:r>
    </w:p>
    <w:p w14:paraId="4F027F4E" w14:textId="77777777" w:rsidR="00DF7F26" w:rsidRDefault="00CA51E6">
      <w:pPr>
        <w:ind w:left="1080" w:hanging="45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ab/>
      </w:r>
    </w:p>
    <w:p w14:paraId="7AF3D1C8" w14:textId="77777777" w:rsidR="000D036A" w:rsidRDefault="000D036A">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br w:type="page"/>
      </w:r>
    </w:p>
    <w:p w14:paraId="2DDAC30E" w14:textId="4631AE2D" w:rsidR="00DF7F26" w:rsidRPr="00CB1019" w:rsidRDefault="00CA51E6" w:rsidP="00C1170A">
      <w:pPr>
        <w:pStyle w:val="Heading2"/>
      </w:pPr>
      <w:r w:rsidRPr="00CB1019">
        <w:lastRenderedPageBreak/>
        <w:t>REGULATORY ANALYSIS</w:t>
      </w:r>
    </w:p>
    <w:p w14:paraId="3C79C342" w14:textId="321EE0B1" w:rsidR="00DF7F26" w:rsidRDefault="00756802">
      <w:pPr>
        <w:jc w:val="center"/>
        <w:rPr>
          <w:rFonts w:ascii="Trebuchet MS" w:eastAsia="Trebuchet MS" w:hAnsi="Trebuchet MS" w:cs="Trebuchet MS"/>
          <w:b/>
          <w:color w:val="000000"/>
          <w:sz w:val="22"/>
          <w:szCs w:val="22"/>
        </w:rPr>
      </w:pPr>
      <w:r>
        <w:rPr>
          <w:rFonts w:ascii="Trebuchet MS" w:eastAsia="Trebuchet MS" w:hAnsi="Trebuchet MS" w:cs="Trebuchet MS"/>
          <w:b/>
          <w:sz w:val="22"/>
          <w:szCs w:val="22"/>
        </w:rPr>
        <w:t>F</w:t>
      </w:r>
      <w:r w:rsidR="00CA51E6">
        <w:rPr>
          <w:rFonts w:ascii="Trebuchet MS" w:eastAsia="Trebuchet MS" w:hAnsi="Trebuchet MS" w:cs="Trebuchet MS"/>
          <w:b/>
          <w:sz w:val="22"/>
          <w:szCs w:val="22"/>
        </w:rPr>
        <w:t>or</w:t>
      </w:r>
      <w:r w:rsidR="00CD2BFA">
        <w:rPr>
          <w:rFonts w:ascii="Trebuchet MS" w:eastAsia="Trebuchet MS" w:hAnsi="Trebuchet MS" w:cs="Trebuchet MS"/>
          <w:b/>
          <w:sz w:val="22"/>
          <w:szCs w:val="22"/>
        </w:rPr>
        <w:t xml:space="preserve"> </w:t>
      </w:r>
      <w:r w:rsidR="00464F1D">
        <w:rPr>
          <w:rFonts w:ascii="Trebuchet MS" w:eastAsia="Trebuchet MS" w:hAnsi="Trebuchet MS" w:cs="Trebuchet MS"/>
          <w:b/>
          <w:sz w:val="22"/>
          <w:szCs w:val="22"/>
        </w:rPr>
        <w:t>Revision</w:t>
      </w:r>
      <w:r w:rsidR="00CD2BFA">
        <w:rPr>
          <w:rFonts w:ascii="Trebuchet MS" w:eastAsia="Trebuchet MS" w:hAnsi="Trebuchet MS" w:cs="Trebuchet MS"/>
          <w:b/>
          <w:sz w:val="22"/>
          <w:szCs w:val="22"/>
        </w:rPr>
        <w:t xml:space="preserve"> of</w:t>
      </w:r>
    </w:p>
    <w:p w14:paraId="66A239F2" w14:textId="12D389AE" w:rsidR="000D036A" w:rsidRDefault="006C3392" w:rsidP="00CD2BFA">
      <w:pPr>
        <w:pBdr>
          <w:top w:val="nil"/>
          <w:left w:val="nil"/>
          <w:bottom w:val="nil"/>
          <w:right w:val="nil"/>
          <w:between w:val="nil"/>
        </w:pBdr>
        <w:jc w:val="center"/>
        <w:rPr>
          <w:rFonts w:ascii="Trebuchet MS" w:eastAsia="Trebuchet MS" w:hAnsi="Trebuchet MS" w:cs="Trebuchet MS"/>
          <w:b/>
          <w:sz w:val="22"/>
          <w:szCs w:val="22"/>
        </w:rPr>
      </w:pPr>
      <w:r>
        <w:rPr>
          <w:rFonts w:ascii="Trebuchet MS" w:eastAsia="Trebuchet MS" w:hAnsi="Trebuchet MS" w:cs="Trebuchet MS"/>
          <w:b/>
          <w:sz w:val="22"/>
          <w:szCs w:val="22"/>
        </w:rPr>
        <w:t>6 CCR 1011-1, Chapter 2 General Licensure Standards</w:t>
      </w:r>
    </w:p>
    <w:p w14:paraId="0AEEAEBF" w14:textId="77777777" w:rsidR="00DF7F26" w:rsidRDefault="00DF7F26">
      <w:pPr>
        <w:rPr>
          <w:rFonts w:ascii="Trebuchet MS" w:eastAsia="Trebuchet MS" w:hAnsi="Trebuchet MS" w:cs="Trebuchet MS"/>
          <w:b/>
          <w:color w:val="000000"/>
          <w:sz w:val="22"/>
          <w:szCs w:val="22"/>
        </w:rPr>
      </w:pPr>
    </w:p>
    <w:p w14:paraId="74A640E0" w14:textId="463315E8" w:rsidR="00DF7F26" w:rsidRPr="000D036A" w:rsidRDefault="00CA51E6" w:rsidP="00AB3B28">
      <w:pPr>
        <w:numPr>
          <w:ilvl w:val="0"/>
          <w:numId w:val="4"/>
        </w:numPr>
        <w:pBdr>
          <w:top w:val="nil"/>
          <w:left w:val="nil"/>
          <w:bottom w:val="nil"/>
          <w:right w:val="nil"/>
          <w:between w:val="nil"/>
        </w:pBdr>
        <w:ind w:left="72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 xml:space="preserve">A description of the classes of </w:t>
      </w:r>
      <w:proofErr w:type="gramStart"/>
      <w:r>
        <w:rPr>
          <w:rFonts w:ascii="Trebuchet MS" w:eastAsia="Trebuchet MS" w:hAnsi="Trebuchet MS" w:cs="Trebuchet MS"/>
          <w:b/>
          <w:color w:val="000000"/>
          <w:sz w:val="22"/>
          <w:szCs w:val="22"/>
        </w:rPr>
        <w:t>persons</w:t>
      </w:r>
      <w:proofErr w:type="gramEnd"/>
      <w:r>
        <w:rPr>
          <w:rFonts w:ascii="Trebuchet MS" w:eastAsia="Trebuchet MS" w:hAnsi="Trebuchet MS" w:cs="Trebuchet MS"/>
          <w:b/>
          <w:color w:val="000000"/>
          <w:sz w:val="22"/>
          <w:szCs w:val="22"/>
        </w:rPr>
        <w:t xml:space="preserve"> affected by the proposed rule, including the classes that will bear the costs and the classes that will benefit from the proposed rule.</w:t>
      </w:r>
      <w:r>
        <w:rPr>
          <w:rFonts w:ascii="Trebuchet MS" w:eastAsia="Trebuchet MS" w:hAnsi="Trebuchet MS" w:cs="Trebuchet MS"/>
          <w:color w:val="000000"/>
          <w:sz w:val="22"/>
          <w:szCs w:val="22"/>
        </w:rPr>
        <w:t xml:space="preserve"> </w:t>
      </w:r>
    </w:p>
    <w:tbl>
      <w:tblPr>
        <w:tblStyle w:val="3"/>
        <w:tblW w:w="9285"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5910"/>
        <w:gridCol w:w="1245"/>
        <w:gridCol w:w="2130"/>
      </w:tblGrid>
      <w:tr w:rsidR="00DF7F26" w:rsidRPr="000D036A" w14:paraId="4FC7571A" w14:textId="77777777" w:rsidTr="003A2EC7">
        <w:tc>
          <w:tcPr>
            <w:tcW w:w="5910" w:type="dxa"/>
          </w:tcPr>
          <w:p w14:paraId="2913B734" w14:textId="77777777" w:rsidR="00DF7F26" w:rsidRPr="00C617BD" w:rsidRDefault="00CA51E6">
            <w:pPr>
              <w:pBdr>
                <w:top w:val="nil"/>
                <w:left w:val="nil"/>
                <w:bottom w:val="nil"/>
                <w:right w:val="nil"/>
                <w:between w:val="nil"/>
              </w:pBdr>
              <w:tabs>
                <w:tab w:val="left" w:pos="360"/>
              </w:tabs>
              <w:rPr>
                <w:rFonts w:ascii="Trebuchet MS" w:eastAsia="Trebuchet MS" w:hAnsi="Trebuchet MS" w:cs="Trebuchet MS"/>
                <w:b/>
                <w:sz w:val="22"/>
                <w:szCs w:val="22"/>
              </w:rPr>
            </w:pPr>
            <w:r w:rsidRPr="00C617BD">
              <w:rPr>
                <w:rFonts w:ascii="Trebuchet MS" w:eastAsia="Trebuchet MS" w:hAnsi="Trebuchet MS" w:cs="Trebuchet MS"/>
                <w:b/>
                <w:sz w:val="22"/>
                <w:szCs w:val="22"/>
              </w:rPr>
              <w:t>Group of persons/entities Affected by the Proposed Rule</w:t>
            </w:r>
          </w:p>
          <w:p w14:paraId="74681A08" w14:textId="77777777" w:rsidR="00DF7F26" w:rsidRPr="00C617BD" w:rsidRDefault="00DF7F26">
            <w:pPr>
              <w:pBdr>
                <w:top w:val="nil"/>
                <w:left w:val="nil"/>
                <w:bottom w:val="nil"/>
                <w:right w:val="nil"/>
                <w:between w:val="nil"/>
              </w:pBdr>
              <w:tabs>
                <w:tab w:val="left" w:pos="360"/>
              </w:tabs>
              <w:rPr>
                <w:rFonts w:ascii="Trebuchet MS" w:eastAsia="Trebuchet MS" w:hAnsi="Trebuchet MS" w:cs="Trebuchet MS"/>
              </w:rPr>
            </w:pPr>
          </w:p>
        </w:tc>
        <w:tc>
          <w:tcPr>
            <w:tcW w:w="1245" w:type="dxa"/>
          </w:tcPr>
          <w:p w14:paraId="58BBA46F" w14:textId="77777777" w:rsidR="00DF7F26" w:rsidRPr="00C617BD" w:rsidRDefault="00CA51E6">
            <w:pPr>
              <w:pBdr>
                <w:top w:val="nil"/>
                <w:left w:val="nil"/>
                <w:bottom w:val="nil"/>
                <w:right w:val="nil"/>
                <w:between w:val="nil"/>
              </w:pBdr>
              <w:tabs>
                <w:tab w:val="left" w:pos="360"/>
              </w:tabs>
              <w:rPr>
                <w:rFonts w:ascii="Trebuchet MS" w:eastAsia="Trebuchet MS" w:hAnsi="Trebuchet MS" w:cs="Trebuchet MS"/>
                <w:b/>
                <w:sz w:val="18"/>
                <w:szCs w:val="18"/>
              </w:rPr>
            </w:pPr>
            <w:r w:rsidRPr="00C617BD">
              <w:rPr>
                <w:rFonts w:ascii="Trebuchet MS" w:eastAsia="Trebuchet MS" w:hAnsi="Trebuchet MS" w:cs="Trebuchet MS"/>
                <w:b/>
                <w:sz w:val="22"/>
                <w:szCs w:val="22"/>
              </w:rPr>
              <w:t>Size of the Group</w:t>
            </w:r>
          </w:p>
        </w:tc>
        <w:tc>
          <w:tcPr>
            <w:tcW w:w="2130" w:type="dxa"/>
          </w:tcPr>
          <w:p w14:paraId="31A01629" w14:textId="77777777" w:rsidR="00DF7F26" w:rsidRPr="00C617BD" w:rsidRDefault="00CA51E6">
            <w:pPr>
              <w:pBdr>
                <w:top w:val="nil"/>
                <w:left w:val="nil"/>
                <w:bottom w:val="nil"/>
                <w:right w:val="nil"/>
                <w:between w:val="nil"/>
              </w:pBdr>
              <w:tabs>
                <w:tab w:val="left" w:pos="360"/>
              </w:tabs>
              <w:rPr>
                <w:rFonts w:ascii="Trebuchet MS" w:eastAsia="Trebuchet MS" w:hAnsi="Trebuchet MS" w:cs="Trebuchet MS"/>
                <w:b/>
                <w:sz w:val="22"/>
                <w:szCs w:val="22"/>
              </w:rPr>
            </w:pPr>
            <w:r w:rsidRPr="00C617BD">
              <w:rPr>
                <w:rFonts w:ascii="Trebuchet MS" w:eastAsia="Trebuchet MS" w:hAnsi="Trebuchet MS" w:cs="Trebuchet MS"/>
                <w:b/>
                <w:sz w:val="22"/>
                <w:szCs w:val="22"/>
              </w:rPr>
              <w:t xml:space="preserve">Relationship </w:t>
            </w:r>
            <w:proofErr w:type="gramStart"/>
            <w:r w:rsidRPr="00C617BD">
              <w:rPr>
                <w:rFonts w:ascii="Trebuchet MS" w:eastAsia="Trebuchet MS" w:hAnsi="Trebuchet MS" w:cs="Trebuchet MS"/>
                <w:b/>
                <w:sz w:val="22"/>
                <w:szCs w:val="22"/>
              </w:rPr>
              <w:t>to</w:t>
            </w:r>
            <w:proofErr w:type="gramEnd"/>
            <w:r w:rsidRPr="00C617BD">
              <w:rPr>
                <w:rFonts w:ascii="Trebuchet MS" w:eastAsia="Trebuchet MS" w:hAnsi="Trebuchet MS" w:cs="Trebuchet MS"/>
                <w:b/>
                <w:sz w:val="22"/>
                <w:szCs w:val="22"/>
              </w:rPr>
              <w:t xml:space="preserve"> the Proposed Rule</w:t>
            </w:r>
          </w:p>
          <w:p w14:paraId="657EE295" w14:textId="77777777" w:rsidR="00DF7F26" w:rsidRPr="00C617BD" w:rsidRDefault="00CA51E6">
            <w:pPr>
              <w:pBdr>
                <w:top w:val="nil"/>
                <w:left w:val="nil"/>
                <w:bottom w:val="nil"/>
                <w:right w:val="nil"/>
                <w:between w:val="nil"/>
              </w:pBdr>
              <w:tabs>
                <w:tab w:val="left" w:pos="360"/>
              </w:tabs>
              <w:rPr>
                <w:rFonts w:ascii="Trebuchet MS" w:eastAsia="Trebuchet MS" w:hAnsi="Trebuchet MS" w:cs="Trebuchet MS"/>
                <w:b/>
                <w:sz w:val="22"/>
                <w:szCs w:val="22"/>
              </w:rPr>
            </w:pPr>
            <w:r w:rsidRPr="00C617BD">
              <w:rPr>
                <w:rFonts w:ascii="Trebuchet MS" w:eastAsia="Trebuchet MS" w:hAnsi="Trebuchet MS" w:cs="Trebuchet MS"/>
                <w:b/>
                <w:sz w:val="22"/>
                <w:szCs w:val="22"/>
              </w:rPr>
              <w:t>Select category: C/CLG/S/B</w:t>
            </w:r>
          </w:p>
        </w:tc>
      </w:tr>
      <w:tr w:rsidR="000D036A" w:rsidRPr="000D036A" w14:paraId="48A33FA3" w14:textId="77777777" w:rsidTr="003A2EC7">
        <w:tc>
          <w:tcPr>
            <w:tcW w:w="5910" w:type="dxa"/>
          </w:tcPr>
          <w:p w14:paraId="64451F9A" w14:textId="2C6C7BF8" w:rsidR="000D036A" w:rsidRPr="00C617BD" w:rsidRDefault="000D036A">
            <w:pPr>
              <w:pBdr>
                <w:top w:val="nil"/>
                <w:left w:val="nil"/>
                <w:bottom w:val="nil"/>
                <w:right w:val="nil"/>
                <w:between w:val="nil"/>
              </w:pBdr>
              <w:tabs>
                <w:tab w:val="left" w:pos="360"/>
              </w:tabs>
              <w:rPr>
                <w:rFonts w:ascii="Trebuchet MS" w:eastAsia="Trebuchet MS" w:hAnsi="Trebuchet MS" w:cs="Trebuchet MS"/>
                <w:sz w:val="22"/>
                <w:szCs w:val="22"/>
              </w:rPr>
            </w:pPr>
            <w:r w:rsidRPr="00C617BD">
              <w:rPr>
                <w:rFonts w:ascii="Trebuchet MS" w:eastAsia="Trebuchet MS" w:hAnsi="Trebuchet MS" w:cs="Trebuchet MS"/>
                <w:sz w:val="22"/>
                <w:szCs w:val="22"/>
              </w:rPr>
              <w:t xml:space="preserve">Licensed </w:t>
            </w:r>
            <w:r w:rsidR="00D52284" w:rsidRPr="00C617BD">
              <w:rPr>
                <w:rFonts w:ascii="Trebuchet MS" w:eastAsia="Trebuchet MS" w:hAnsi="Trebuchet MS" w:cs="Trebuchet MS"/>
                <w:sz w:val="22"/>
                <w:szCs w:val="22"/>
              </w:rPr>
              <w:t>Health Facilities</w:t>
            </w:r>
          </w:p>
        </w:tc>
        <w:tc>
          <w:tcPr>
            <w:tcW w:w="1245" w:type="dxa"/>
          </w:tcPr>
          <w:p w14:paraId="4ADA4145" w14:textId="010511BE" w:rsidR="000D036A" w:rsidRPr="00C617BD" w:rsidRDefault="00C617BD">
            <w:pPr>
              <w:pBdr>
                <w:top w:val="nil"/>
                <w:left w:val="nil"/>
                <w:bottom w:val="nil"/>
                <w:right w:val="nil"/>
                <w:between w:val="nil"/>
              </w:pBdr>
              <w:tabs>
                <w:tab w:val="left" w:pos="360"/>
              </w:tabs>
              <w:rPr>
                <w:rFonts w:ascii="Trebuchet MS" w:eastAsia="Trebuchet MS" w:hAnsi="Trebuchet MS" w:cs="Trebuchet MS"/>
                <w:sz w:val="22"/>
                <w:szCs w:val="22"/>
              </w:rPr>
            </w:pPr>
            <w:r w:rsidRPr="00C617BD">
              <w:rPr>
                <w:rFonts w:ascii="Trebuchet MS" w:eastAsia="Trebuchet MS" w:hAnsi="Trebuchet MS" w:cs="Trebuchet MS"/>
                <w:sz w:val="22"/>
                <w:szCs w:val="22"/>
              </w:rPr>
              <w:t>2,612</w:t>
            </w:r>
          </w:p>
        </w:tc>
        <w:tc>
          <w:tcPr>
            <w:tcW w:w="2130" w:type="dxa"/>
          </w:tcPr>
          <w:p w14:paraId="3206C43E" w14:textId="24F61EC9" w:rsidR="000D036A" w:rsidRPr="00C617BD" w:rsidRDefault="000D036A">
            <w:pPr>
              <w:pBdr>
                <w:top w:val="nil"/>
                <w:left w:val="nil"/>
                <w:bottom w:val="nil"/>
                <w:right w:val="nil"/>
                <w:between w:val="nil"/>
              </w:pBdr>
              <w:tabs>
                <w:tab w:val="left" w:pos="360"/>
              </w:tabs>
              <w:rPr>
                <w:rFonts w:ascii="Trebuchet MS" w:eastAsia="Trebuchet MS" w:hAnsi="Trebuchet MS" w:cs="Trebuchet MS"/>
                <w:sz w:val="22"/>
                <w:szCs w:val="22"/>
              </w:rPr>
            </w:pPr>
            <w:r w:rsidRPr="00C617BD">
              <w:rPr>
                <w:rFonts w:ascii="Trebuchet MS" w:eastAsia="Trebuchet MS" w:hAnsi="Trebuchet MS" w:cs="Trebuchet MS"/>
                <w:sz w:val="22"/>
                <w:szCs w:val="22"/>
              </w:rPr>
              <w:t>C</w:t>
            </w:r>
          </w:p>
        </w:tc>
      </w:tr>
      <w:tr w:rsidR="00216A5E" w:rsidRPr="000D036A" w14:paraId="6328247F" w14:textId="77777777" w:rsidTr="003A2EC7">
        <w:tc>
          <w:tcPr>
            <w:tcW w:w="5910" w:type="dxa"/>
          </w:tcPr>
          <w:p w14:paraId="44691657" w14:textId="20D8D88B" w:rsidR="00216A5E" w:rsidRPr="00C617BD" w:rsidRDefault="00216A5E">
            <w:pPr>
              <w:pBdr>
                <w:top w:val="nil"/>
                <w:left w:val="nil"/>
                <w:bottom w:val="nil"/>
                <w:right w:val="nil"/>
                <w:between w:val="nil"/>
              </w:pBdr>
              <w:tabs>
                <w:tab w:val="left" w:pos="360"/>
              </w:tabs>
              <w:rPr>
                <w:rFonts w:ascii="Trebuchet MS" w:eastAsia="Trebuchet MS" w:hAnsi="Trebuchet MS" w:cs="Trebuchet MS"/>
                <w:sz w:val="22"/>
                <w:szCs w:val="22"/>
              </w:rPr>
            </w:pPr>
            <w:r w:rsidRPr="00C617BD">
              <w:rPr>
                <w:rFonts w:ascii="Trebuchet MS" w:eastAsia="Trebuchet MS" w:hAnsi="Trebuchet MS" w:cs="Trebuchet MS"/>
                <w:sz w:val="22"/>
                <w:szCs w:val="22"/>
              </w:rPr>
              <w:t xml:space="preserve">Patients </w:t>
            </w:r>
            <w:r w:rsidR="009F18BB" w:rsidRPr="00C617BD">
              <w:rPr>
                <w:rFonts w:ascii="Trebuchet MS" w:eastAsia="Trebuchet MS" w:hAnsi="Trebuchet MS" w:cs="Trebuchet MS"/>
                <w:sz w:val="22"/>
                <w:szCs w:val="22"/>
              </w:rPr>
              <w:t xml:space="preserve">of </w:t>
            </w:r>
            <w:r w:rsidR="00D52284" w:rsidRPr="00C617BD">
              <w:rPr>
                <w:rFonts w:ascii="Trebuchet MS" w:eastAsia="Trebuchet MS" w:hAnsi="Trebuchet MS" w:cs="Trebuchet MS"/>
                <w:sz w:val="22"/>
                <w:szCs w:val="22"/>
              </w:rPr>
              <w:t>licensed health facilities</w:t>
            </w:r>
          </w:p>
        </w:tc>
        <w:tc>
          <w:tcPr>
            <w:tcW w:w="1245" w:type="dxa"/>
          </w:tcPr>
          <w:p w14:paraId="0E8ACEDE" w14:textId="5481E93E" w:rsidR="00216A5E" w:rsidRPr="00C617BD" w:rsidRDefault="00D52284">
            <w:pPr>
              <w:pBdr>
                <w:top w:val="nil"/>
                <w:left w:val="nil"/>
                <w:bottom w:val="nil"/>
                <w:right w:val="nil"/>
                <w:between w:val="nil"/>
              </w:pBdr>
              <w:tabs>
                <w:tab w:val="left" w:pos="360"/>
              </w:tabs>
              <w:rPr>
                <w:rFonts w:ascii="Trebuchet MS" w:eastAsia="Trebuchet MS" w:hAnsi="Trebuchet MS" w:cs="Trebuchet MS"/>
                <w:sz w:val="22"/>
                <w:szCs w:val="22"/>
              </w:rPr>
            </w:pPr>
            <w:r w:rsidRPr="00C617BD">
              <w:rPr>
                <w:rFonts w:ascii="Trebuchet MS" w:eastAsia="Trebuchet MS" w:hAnsi="Trebuchet MS" w:cs="Trebuchet MS"/>
                <w:sz w:val="22"/>
                <w:szCs w:val="22"/>
              </w:rPr>
              <w:t>Unknown</w:t>
            </w:r>
          </w:p>
        </w:tc>
        <w:tc>
          <w:tcPr>
            <w:tcW w:w="2130" w:type="dxa"/>
          </w:tcPr>
          <w:p w14:paraId="7E2EC428" w14:textId="4844325D" w:rsidR="00216A5E" w:rsidRPr="00C617BD" w:rsidRDefault="00216A5E">
            <w:pPr>
              <w:pBdr>
                <w:top w:val="nil"/>
                <w:left w:val="nil"/>
                <w:bottom w:val="nil"/>
                <w:right w:val="nil"/>
                <w:between w:val="nil"/>
              </w:pBdr>
              <w:tabs>
                <w:tab w:val="left" w:pos="360"/>
              </w:tabs>
              <w:rPr>
                <w:rFonts w:ascii="Trebuchet MS" w:eastAsia="Trebuchet MS" w:hAnsi="Trebuchet MS" w:cs="Trebuchet MS"/>
                <w:sz w:val="22"/>
                <w:szCs w:val="22"/>
              </w:rPr>
            </w:pPr>
            <w:r w:rsidRPr="00C617BD">
              <w:rPr>
                <w:rFonts w:ascii="Trebuchet MS" w:eastAsia="Trebuchet MS" w:hAnsi="Trebuchet MS" w:cs="Trebuchet MS"/>
                <w:sz w:val="22"/>
                <w:szCs w:val="22"/>
              </w:rPr>
              <w:t>B</w:t>
            </w:r>
          </w:p>
        </w:tc>
      </w:tr>
    </w:tbl>
    <w:p w14:paraId="27C8193A" w14:textId="77777777" w:rsidR="00DF7F26" w:rsidRDefault="00DF7F26">
      <w:pPr>
        <w:pBdr>
          <w:top w:val="nil"/>
          <w:left w:val="nil"/>
          <w:bottom w:val="nil"/>
          <w:right w:val="nil"/>
          <w:between w:val="nil"/>
        </w:pBdr>
        <w:tabs>
          <w:tab w:val="left" w:pos="360"/>
        </w:tabs>
        <w:ind w:left="450" w:hanging="450"/>
        <w:rPr>
          <w:rFonts w:ascii="Trebuchet MS" w:eastAsia="Trebuchet MS" w:hAnsi="Trebuchet MS" w:cs="Trebuchet MS"/>
          <w:color w:val="000000"/>
          <w:sz w:val="22"/>
          <w:szCs w:val="22"/>
        </w:rPr>
      </w:pPr>
    </w:p>
    <w:p w14:paraId="427C8CE1" w14:textId="77777777" w:rsidR="00DF7F26" w:rsidRDefault="00CA51E6" w:rsidP="00AB3B28">
      <w:pPr>
        <w:pBdr>
          <w:top w:val="nil"/>
          <w:left w:val="nil"/>
          <w:bottom w:val="nil"/>
          <w:right w:val="nil"/>
          <w:between w:val="nil"/>
        </w:pBdr>
        <w:ind w:left="72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While all are stakeholders, groups of persons/entities connect to the rule and the problem being solved by the rule in different ways. To better understand those different relationships, please use this relationship categorization key:</w:t>
      </w:r>
    </w:p>
    <w:p w14:paraId="3F35602A" w14:textId="77777777" w:rsidR="00DF7F26" w:rsidRDefault="00DF7F26">
      <w:pPr>
        <w:pBdr>
          <w:top w:val="nil"/>
          <w:left w:val="nil"/>
          <w:bottom w:val="nil"/>
          <w:right w:val="nil"/>
          <w:between w:val="nil"/>
        </w:pBdr>
        <w:tabs>
          <w:tab w:val="left" w:pos="360"/>
        </w:tabs>
        <w:rPr>
          <w:rFonts w:ascii="Trebuchet MS" w:eastAsia="Trebuchet MS" w:hAnsi="Trebuchet MS" w:cs="Trebuchet MS"/>
          <w:b/>
          <w:color w:val="000000"/>
          <w:sz w:val="22"/>
          <w:szCs w:val="22"/>
        </w:rPr>
      </w:pPr>
    </w:p>
    <w:p w14:paraId="7DB70F95" w14:textId="77777777" w:rsidR="00DF7F26" w:rsidRDefault="00CA51E6">
      <w:pPr>
        <w:pBdr>
          <w:top w:val="nil"/>
          <w:left w:val="nil"/>
          <w:bottom w:val="nil"/>
          <w:right w:val="nil"/>
          <w:between w:val="nil"/>
        </w:pBdr>
        <w:tabs>
          <w:tab w:val="left" w:pos="720"/>
          <w:tab w:val="left" w:pos="1080"/>
        </w:tabs>
        <w:ind w:left="1080" w:hanging="36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ab/>
        <w:t xml:space="preserve">C     = </w:t>
      </w:r>
      <w:r>
        <w:rPr>
          <w:rFonts w:ascii="Trebuchet MS" w:eastAsia="Trebuchet MS" w:hAnsi="Trebuchet MS" w:cs="Trebuchet MS"/>
          <w:b/>
          <w:color w:val="000000"/>
          <w:sz w:val="22"/>
          <w:szCs w:val="22"/>
        </w:rPr>
        <w:tab/>
        <w:t>individuals/entities that implement or apply the rule.</w:t>
      </w:r>
    </w:p>
    <w:p w14:paraId="72DDCFA5" w14:textId="77777777" w:rsidR="00DF7F26" w:rsidRDefault="00CA51E6">
      <w:pPr>
        <w:pBdr>
          <w:top w:val="nil"/>
          <w:left w:val="nil"/>
          <w:bottom w:val="nil"/>
          <w:right w:val="nil"/>
          <w:between w:val="nil"/>
        </w:pBdr>
        <w:tabs>
          <w:tab w:val="left" w:pos="720"/>
          <w:tab w:val="left" w:pos="1080"/>
        </w:tabs>
        <w:ind w:left="1080" w:hanging="36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ab/>
        <w:t>S     =</w:t>
      </w:r>
      <w:r>
        <w:rPr>
          <w:rFonts w:ascii="Trebuchet MS" w:eastAsia="Trebuchet MS" w:hAnsi="Trebuchet MS" w:cs="Trebuchet MS"/>
          <w:b/>
          <w:color w:val="000000"/>
          <w:sz w:val="22"/>
          <w:szCs w:val="22"/>
        </w:rPr>
        <w:tab/>
        <w:t xml:space="preserve">individuals/entities that do not implement or apply the rule but are </w:t>
      </w:r>
      <w:r>
        <w:rPr>
          <w:rFonts w:ascii="Trebuchet MS" w:eastAsia="Trebuchet MS" w:hAnsi="Trebuchet MS" w:cs="Trebuchet MS"/>
          <w:b/>
          <w:color w:val="000000"/>
          <w:sz w:val="22"/>
          <w:szCs w:val="22"/>
        </w:rPr>
        <w:tab/>
      </w:r>
      <w:r>
        <w:rPr>
          <w:rFonts w:ascii="Trebuchet MS" w:eastAsia="Trebuchet MS" w:hAnsi="Trebuchet MS" w:cs="Trebuchet MS"/>
          <w:b/>
          <w:color w:val="000000"/>
          <w:sz w:val="22"/>
          <w:szCs w:val="22"/>
        </w:rPr>
        <w:tab/>
      </w:r>
      <w:r>
        <w:rPr>
          <w:rFonts w:ascii="Trebuchet MS" w:eastAsia="Trebuchet MS" w:hAnsi="Trebuchet MS" w:cs="Trebuchet MS"/>
          <w:b/>
          <w:color w:val="000000"/>
          <w:sz w:val="22"/>
          <w:szCs w:val="22"/>
        </w:rPr>
        <w:tab/>
        <w:t>interested in others applying the rule.</w:t>
      </w:r>
    </w:p>
    <w:p w14:paraId="4273EB58" w14:textId="77777777" w:rsidR="00DF7F26" w:rsidRDefault="00CA51E6">
      <w:pPr>
        <w:pBdr>
          <w:top w:val="nil"/>
          <w:left w:val="nil"/>
          <w:bottom w:val="nil"/>
          <w:right w:val="nil"/>
          <w:between w:val="nil"/>
        </w:pBdr>
        <w:tabs>
          <w:tab w:val="left" w:pos="720"/>
          <w:tab w:val="left" w:pos="1080"/>
        </w:tabs>
        <w:ind w:left="2160" w:hanging="1080"/>
        <w:rPr>
          <w:rFonts w:ascii="Trebuchet MS" w:eastAsia="Trebuchet MS" w:hAnsi="Trebuchet MS" w:cs="Trebuchet MS"/>
          <w:b/>
          <w:color w:val="000000"/>
          <w:sz w:val="22"/>
          <w:szCs w:val="22"/>
          <w:u w:val="single"/>
        </w:rPr>
      </w:pPr>
      <w:r>
        <w:rPr>
          <w:rFonts w:ascii="Trebuchet MS" w:eastAsia="Trebuchet MS" w:hAnsi="Trebuchet MS" w:cs="Trebuchet MS"/>
          <w:b/>
          <w:color w:val="000000"/>
          <w:sz w:val="22"/>
          <w:szCs w:val="22"/>
        </w:rPr>
        <w:t>B     =</w:t>
      </w:r>
      <w:r>
        <w:rPr>
          <w:rFonts w:ascii="Trebuchet MS" w:eastAsia="Trebuchet MS" w:hAnsi="Trebuchet MS" w:cs="Trebuchet MS"/>
          <w:b/>
          <w:color w:val="000000"/>
          <w:sz w:val="22"/>
          <w:szCs w:val="22"/>
        </w:rPr>
        <w:tab/>
        <w:t xml:space="preserve">the individuals that are ultimately served, including the customers of our customers. These individuals may benefit, be harmed by or be at-risk because of the standard communicated </w:t>
      </w:r>
      <w:proofErr w:type="gramStart"/>
      <w:r>
        <w:rPr>
          <w:rFonts w:ascii="Trebuchet MS" w:eastAsia="Trebuchet MS" w:hAnsi="Trebuchet MS" w:cs="Trebuchet MS"/>
          <w:b/>
          <w:color w:val="000000"/>
          <w:sz w:val="22"/>
          <w:szCs w:val="22"/>
        </w:rPr>
        <w:t>in</w:t>
      </w:r>
      <w:proofErr w:type="gramEnd"/>
      <w:r>
        <w:rPr>
          <w:rFonts w:ascii="Trebuchet MS" w:eastAsia="Trebuchet MS" w:hAnsi="Trebuchet MS" w:cs="Trebuchet MS"/>
          <w:b/>
          <w:color w:val="000000"/>
          <w:sz w:val="22"/>
          <w:szCs w:val="22"/>
        </w:rPr>
        <w:t xml:space="preserve"> the rule or the </w:t>
      </w:r>
      <w:proofErr w:type="gramStart"/>
      <w:r>
        <w:rPr>
          <w:rFonts w:ascii="Trebuchet MS" w:eastAsia="Trebuchet MS" w:hAnsi="Trebuchet MS" w:cs="Trebuchet MS"/>
          <w:b/>
          <w:color w:val="000000"/>
          <w:sz w:val="22"/>
          <w:szCs w:val="22"/>
        </w:rPr>
        <w:t>manner in which</w:t>
      </w:r>
      <w:proofErr w:type="gramEnd"/>
      <w:r>
        <w:rPr>
          <w:rFonts w:ascii="Trebuchet MS" w:eastAsia="Trebuchet MS" w:hAnsi="Trebuchet MS" w:cs="Trebuchet MS"/>
          <w:b/>
          <w:color w:val="000000"/>
          <w:sz w:val="22"/>
          <w:szCs w:val="22"/>
        </w:rPr>
        <w:t xml:space="preserve"> the rule is implemented.</w:t>
      </w:r>
      <w:r>
        <w:rPr>
          <w:rFonts w:ascii="Trebuchet MS" w:eastAsia="Trebuchet MS" w:hAnsi="Trebuchet MS" w:cs="Trebuchet MS"/>
          <w:b/>
          <w:color w:val="000000"/>
          <w:sz w:val="22"/>
          <w:szCs w:val="22"/>
          <w:u w:val="single"/>
        </w:rPr>
        <w:t xml:space="preserve"> </w:t>
      </w:r>
    </w:p>
    <w:p w14:paraId="7418794A" w14:textId="77777777" w:rsidR="00DF7F26" w:rsidRDefault="00DF7F26">
      <w:pPr>
        <w:pBdr>
          <w:top w:val="nil"/>
          <w:left w:val="nil"/>
          <w:bottom w:val="nil"/>
          <w:right w:val="nil"/>
          <w:between w:val="nil"/>
        </w:pBdr>
        <w:tabs>
          <w:tab w:val="left" w:pos="720"/>
          <w:tab w:val="left" w:pos="1080"/>
        </w:tabs>
        <w:ind w:left="2160" w:hanging="1080"/>
        <w:rPr>
          <w:rFonts w:ascii="Trebuchet MS" w:eastAsia="Trebuchet MS" w:hAnsi="Trebuchet MS" w:cs="Trebuchet MS"/>
          <w:b/>
          <w:color w:val="000000"/>
          <w:sz w:val="22"/>
          <w:szCs w:val="22"/>
        </w:rPr>
      </w:pPr>
    </w:p>
    <w:p w14:paraId="69F2026B" w14:textId="77777777" w:rsidR="00DF7F26" w:rsidRDefault="00CA51E6">
      <w:pPr>
        <w:pBdr>
          <w:top w:val="nil"/>
          <w:left w:val="nil"/>
          <w:bottom w:val="nil"/>
          <w:right w:val="nil"/>
          <w:between w:val="nil"/>
        </w:pBdr>
        <w:tabs>
          <w:tab w:val="left" w:pos="720"/>
          <w:tab w:val="left" w:pos="1080"/>
        </w:tabs>
        <w:ind w:left="2160" w:hanging="108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More than one category may be appropriate for some stakeholders.</w:t>
      </w:r>
    </w:p>
    <w:p w14:paraId="0453AA80" w14:textId="77777777" w:rsidR="00DF7F26" w:rsidRDefault="00DF7F26">
      <w:pPr>
        <w:pBdr>
          <w:top w:val="nil"/>
          <w:left w:val="nil"/>
          <w:bottom w:val="nil"/>
          <w:right w:val="nil"/>
          <w:between w:val="nil"/>
        </w:pBdr>
        <w:ind w:left="720" w:hanging="720"/>
        <w:rPr>
          <w:rFonts w:ascii="Trebuchet MS" w:eastAsia="Trebuchet MS" w:hAnsi="Trebuchet MS" w:cs="Trebuchet MS"/>
          <w:b/>
          <w:color w:val="000000"/>
          <w:sz w:val="22"/>
          <w:szCs w:val="22"/>
        </w:rPr>
      </w:pPr>
    </w:p>
    <w:p w14:paraId="329311A8" w14:textId="616508A5" w:rsidR="00DF7F26" w:rsidRDefault="00CA51E6" w:rsidP="00AB3B28">
      <w:pPr>
        <w:pBdr>
          <w:top w:val="nil"/>
          <w:left w:val="nil"/>
          <w:bottom w:val="nil"/>
          <w:right w:val="nil"/>
          <w:between w:val="nil"/>
        </w:pBdr>
        <w:ind w:left="720" w:hanging="720"/>
        <w:rPr>
          <w:rFonts w:ascii="Arial" w:eastAsia="Arial" w:hAnsi="Arial" w:cs="Arial"/>
          <w:b/>
          <w:color w:val="000000"/>
          <w:sz w:val="22"/>
          <w:szCs w:val="22"/>
          <w:highlight w:val="yellow"/>
        </w:rPr>
      </w:pPr>
      <w:r>
        <w:rPr>
          <w:rFonts w:ascii="Trebuchet MS" w:eastAsia="Trebuchet MS" w:hAnsi="Trebuchet MS" w:cs="Trebuchet MS"/>
          <w:b/>
          <w:color w:val="000000"/>
          <w:sz w:val="22"/>
          <w:szCs w:val="22"/>
        </w:rPr>
        <w:t>2.</w:t>
      </w:r>
      <w:r>
        <w:rPr>
          <w:rFonts w:ascii="Trebuchet MS" w:eastAsia="Trebuchet MS" w:hAnsi="Trebuchet MS" w:cs="Trebuchet MS"/>
          <w:b/>
          <w:color w:val="000000"/>
          <w:sz w:val="22"/>
          <w:szCs w:val="22"/>
        </w:rPr>
        <w:tab/>
        <w:t xml:space="preserve">To the extent practicable, a description of the probable quantitative and qualitative impact of the proposed rule, economic or otherwise, upon affected classes of </w:t>
      </w:r>
      <w:proofErr w:type="gramStart"/>
      <w:r>
        <w:rPr>
          <w:rFonts w:ascii="Trebuchet MS" w:eastAsia="Trebuchet MS" w:hAnsi="Trebuchet MS" w:cs="Trebuchet MS"/>
          <w:b/>
          <w:color w:val="000000"/>
          <w:sz w:val="22"/>
          <w:szCs w:val="22"/>
        </w:rPr>
        <w:t>persons</w:t>
      </w:r>
      <w:proofErr w:type="gramEnd"/>
      <w:r>
        <w:rPr>
          <w:rFonts w:ascii="Trebuchet MS" w:eastAsia="Trebuchet MS" w:hAnsi="Trebuchet MS" w:cs="Trebuchet MS"/>
          <w:b/>
          <w:color w:val="000000"/>
          <w:sz w:val="22"/>
          <w:szCs w:val="22"/>
        </w:rPr>
        <w:t>.</w:t>
      </w:r>
    </w:p>
    <w:p w14:paraId="4F192077" w14:textId="77777777" w:rsidR="00DF7F26" w:rsidRDefault="00DF7F26">
      <w:pPr>
        <w:pBdr>
          <w:top w:val="nil"/>
          <w:left w:val="nil"/>
          <w:bottom w:val="nil"/>
          <w:right w:val="nil"/>
          <w:between w:val="nil"/>
        </w:pBdr>
        <w:ind w:left="810"/>
        <w:rPr>
          <w:rFonts w:ascii="Trebuchet MS" w:eastAsia="Trebuchet MS" w:hAnsi="Trebuchet MS" w:cs="Trebuchet MS"/>
          <w:b/>
          <w:color w:val="000000"/>
          <w:sz w:val="22"/>
          <w:szCs w:val="22"/>
        </w:rPr>
      </w:pPr>
    </w:p>
    <w:p w14:paraId="11FF452F" w14:textId="77777777" w:rsidR="00DF7F26" w:rsidRPr="00C1170A" w:rsidRDefault="00CA51E6" w:rsidP="00C1170A">
      <w:pPr>
        <w:pStyle w:val="Heading3"/>
      </w:pPr>
      <w:r w:rsidRPr="00C1170A">
        <w:t>Economic outcomes</w:t>
      </w:r>
    </w:p>
    <w:p w14:paraId="090DC849" w14:textId="77777777" w:rsidR="00DF7F26" w:rsidRDefault="00CA51E6" w:rsidP="00AB3B28">
      <w:pPr>
        <w:pBdr>
          <w:top w:val="nil"/>
          <w:left w:val="nil"/>
          <w:bottom w:val="nil"/>
          <w:right w:val="nil"/>
          <w:between w:val="nil"/>
        </w:pBdr>
        <w:ind w:left="72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Summarize the financial costs and benefits, include a description of costs that must be incurred, costs that may be incurred, any Department measures taken to reduce or eliminate these costs, any financial benefits.</w:t>
      </w:r>
    </w:p>
    <w:p w14:paraId="70C95270" w14:textId="77777777" w:rsidR="00DF7F26" w:rsidRDefault="00DF7F26" w:rsidP="00AB3B28">
      <w:pPr>
        <w:pBdr>
          <w:top w:val="nil"/>
          <w:left w:val="nil"/>
          <w:bottom w:val="nil"/>
          <w:right w:val="nil"/>
          <w:between w:val="nil"/>
        </w:pBdr>
        <w:ind w:left="720"/>
        <w:rPr>
          <w:rFonts w:ascii="Trebuchet MS" w:eastAsia="Trebuchet MS" w:hAnsi="Trebuchet MS" w:cs="Trebuchet MS"/>
          <w:sz w:val="22"/>
          <w:szCs w:val="22"/>
        </w:rPr>
      </w:pPr>
    </w:p>
    <w:p w14:paraId="766C7C2F" w14:textId="79713A7C" w:rsidR="00DF7F26" w:rsidRPr="00C45F9F" w:rsidRDefault="00CA51E6" w:rsidP="00AB3B28">
      <w:pPr>
        <w:pBdr>
          <w:top w:val="nil"/>
          <w:left w:val="nil"/>
          <w:bottom w:val="nil"/>
          <w:right w:val="nil"/>
          <w:between w:val="nil"/>
        </w:pBdr>
        <w:ind w:left="720"/>
        <w:rPr>
          <w:rFonts w:ascii="Trebuchet MS" w:eastAsia="Trebuchet MS" w:hAnsi="Trebuchet MS" w:cs="Trebuchet MS"/>
          <w:b/>
          <w:sz w:val="22"/>
          <w:szCs w:val="22"/>
        </w:rPr>
      </w:pPr>
      <w:r w:rsidRPr="00C45F9F">
        <w:rPr>
          <w:rFonts w:ascii="Trebuchet MS" w:eastAsia="Trebuchet MS" w:hAnsi="Trebuchet MS" w:cs="Trebuchet MS"/>
          <w:b/>
          <w:sz w:val="22"/>
          <w:szCs w:val="22"/>
        </w:rPr>
        <w:t xml:space="preserve">Affected Parties C - </w:t>
      </w:r>
    </w:p>
    <w:p w14:paraId="45B3B9F3" w14:textId="7614FFA4" w:rsidR="000D74E4" w:rsidRDefault="0072533C" w:rsidP="00AB3B28">
      <w:pPr>
        <w:widowControl w:val="0"/>
        <w:pBdr>
          <w:top w:val="nil"/>
          <w:left w:val="nil"/>
          <w:bottom w:val="nil"/>
          <w:right w:val="nil"/>
          <w:between w:val="nil"/>
        </w:pBdr>
        <w:ind w:left="720"/>
        <w:rPr>
          <w:rFonts w:ascii="Trebuchet MS" w:hAnsi="Trebuchet MS" w:cs="Arial"/>
          <w:color w:val="000000"/>
          <w:sz w:val="22"/>
        </w:rPr>
      </w:pPr>
      <w:r>
        <w:rPr>
          <w:rFonts w:ascii="Trebuchet MS" w:hAnsi="Trebuchet MS" w:cs="Arial"/>
          <w:color w:val="000000"/>
          <w:sz w:val="22"/>
        </w:rPr>
        <w:t xml:space="preserve">These changes are not expected to </w:t>
      </w:r>
      <w:proofErr w:type="gramStart"/>
      <w:r>
        <w:rPr>
          <w:rFonts w:ascii="Trebuchet MS" w:hAnsi="Trebuchet MS" w:cs="Arial"/>
          <w:color w:val="000000"/>
          <w:sz w:val="22"/>
        </w:rPr>
        <w:t>impact</w:t>
      </w:r>
      <w:proofErr w:type="gramEnd"/>
      <w:r>
        <w:rPr>
          <w:rFonts w:ascii="Trebuchet MS" w:hAnsi="Trebuchet MS" w:cs="Arial"/>
          <w:color w:val="000000"/>
          <w:sz w:val="22"/>
        </w:rPr>
        <w:t xml:space="preserve"> facilities financially. The Division has been operating with extended surveys in place,</w:t>
      </w:r>
      <w:r w:rsidRPr="0072533C">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the Audit found that more explicit rule language was necessary. Updated rule language now </w:t>
      </w:r>
      <w:proofErr w:type="gramStart"/>
      <w:r>
        <w:rPr>
          <w:rFonts w:ascii="Trebuchet MS" w:eastAsia="Trebuchet MS" w:hAnsi="Trebuchet MS" w:cs="Trebuchet MS"/>
          <w:sz w:val="22"/>
          <w:szCs w:val="22"/>
        </w:rPr>
        <w:t>more clearly</w:t>
      </w:r>
      <w:proofErr w:type="gramEnd"/>
      <w:r>
        <w:rPr>
          <w:rFonts w:ascii="Trebuchet MS" w:eastAsia="Trebuchet MS" w:hAnsi="Trebuchet MS" w:cs="Trebuchet MS"/>
          <w:sz w:val="22"/>
          <w:szCs w:val="22"/>
        </w:rPr>
        <w:t xml:space="preserve"> e</w:t>
      </w:r>
      <w:r w:rsidRPr="001B3A5D">
        <w:rPr>
          <w:rFonts w:ascii="Trebuchet MS" w:eastAsia="Trebuchet MS" w:hAnsi="Trebuchet MS" w:cs="Trebuchet MS"/>
          <w:sz w:val="22"/>
          <w:szCs w:val="22"/>
        </w:rPr>
        <w:t>stablish</w:t>
      </w:r>
      <w:r>
        <w:rPr>
          <w:rFonts w:ascii="Trebuchet MS" w:eastAsia="Trebuchet MS" w:hAnsi="Trebuchet MS" w:cs="Trebuchet MS"/>
          <w:sz w:val="22"/>
          <w:szCs w:val="22"/>
        </w:rPr>
        <w:t>es</w:t>
      </w:r>
      <w:r w:rsidRPr="001B3A5D">
        <w:rPr>
          <w:rFonts w:ascii="Trebuchet MS" w:eastAsia="Trebuchet MS" w:hAnsi="Trebuchet MS" w:cs="Trebuchet MS"/>
          <w:sz w:val="22"/>
          <w:szCs w:val="22"/>
        </w:rPr>
        <w:t xml:space="preserve"> criteria and parameters for extended licensing survey cycles for licensed health </w:t>
      </w:r>
      <w:proofErr w:type="gramStart"/>
      <w:r w:rsidRPr="001B3A5D">
        <w:rPr>
          <w:rFonts w:ascii="Trebuchet MS" w:eastAsia="Trebuchet MS" w:hAnsi="Trebuchet MS" w:cs="Trebuchet MS"/>
          <w:sz w:val="22"/>
          <w:szCs w:val="22"/>
        </w:rPr>
        <w:t>facilities, and</w:t>
      </w:r>
      <w:proofErr w:type="gramEnd"/>
      <w:r>
        <w:rPr>
          <w:rFonts w:ascii="Trebuchet MS" w:eastAsia="Trebuchet MS" w:hAnsi="Trebuchet MS" w:cs="Trebuchet MS"/>
          <w:sz w:val="22"/>
          <w:szCs w:val="22"/>
        </w:rPr>
        <w:t xml:space="preserve"> c</w:t>
      </w:r>
      <w:r w:rsidRPr="001B3A5D">
        <w:rPr>
          <w:rFonts w:ascii="Trebuchet MS" w:eastAsia="Trebuchet MS" w:hAnsi="Trebuchet MS" w:cs="Trebuchet MS"/>
          <w:sz w:val="22"/>
          <w:szCs w:val="22"/>
        </w:rPr>
        <w:t>larifi</w:t>
      </w:r>
      <w:r>
        <w:rPr>
          <w:rFonts w:ascii="Trebuchet MS" w:eastAsia="Trebuchet MS" w:hAnsi="Trebuchet MS" w:cs="Trebuchet MS"/>
          <w:sz w:val="22"/>
          <w:szCs w:val="22"/>
        </w:rPr>
        <w:t>es</w:t>
      </w:r>
      <w:r w:rsidRPr="001B3A5D">
        <w:rPr>
          <w:rFonts w:ascii="Trebuchet MS" w:eastAsia="Trebuchet MS" w:hAnsi="Trebuchet MS" w:cs="Trebuchet MS"/>
          <w:sz w:val="22"/>
          <w:szCs w:val="22"/>
        </w:rPr>
        <w:t xml:space="preserve"> that Assisted Living Residences (ALRs) are not eligible for extended licensing survey cycles</w:t>
      </w:r>
      <w:r>
        <w:rPr>
          <w:rFonts w:ascii="Trebuchet MS" w:eastAsia="Trebuchet MS" w:hAnsi="Trebuchet MS" w:cs="Trebuchet MS"/>
          <w:sz w:val="22"/>
          <w:szCs w:val="22"/>
        </w:rPr>
        <w:t>;</w:t>
      </w:r>
      <w:r w:rsidRPr="001B3A5D">
        <w:rPr>
          <w:rFonts w:ascii="Trebuchet MS" w:eastAsia="Trebuchet MS" w:hAnsi="Trebuchet MS" w:cs="Trebuchet MS"/>
          <w:sz w:val="22"/>
          <w:szCs w:val="22"/>
        </w:rPr>
        <w:t xml:space="preserve"> </w:t>
      </w:r>
      <w:r>
        <w:rPr>
          <w:rFonts w:ascii="Trebuchet MS" w:eastAsia="Trebuchet MS" w:hAnsi="Trebuchet MS" w:cs="Trebuchet MS"/>
          <w:sz w:val="22"/>
          <w:szCs w:val="22"/>
        </w:rPr>
        <w:t>p</w:t>
      </w:r>
      <w:r w:rsidRPr="001B3A5D">
        <w:rPr>
          <w:rFonts w:ascii="Trebuchet MS" w:eastAsia="Trebuchet MS" w:hAnsi="Trebuchet MS" w:cs="Trebuchet MS"/>
          <w:sz w:val="22"/>
          <w:szCs w:val="22"/>
        </w:rPr>
        <w:t>ur</w:t>
      </w:r>
      <w:r>
        <w:rPr>
          <w:rFonts w:ascii="Trebuchet MS" w:eastAsia="Trebuchet MS" w:hAnsi="Trebuchet MS" w:cs="Trebuchet MS"/>
          <w:sz w:val="22"/>
          <w:szCs w:val="22"/>
        </w:rPr>
        <w:t>suant to section 25-27-104(1)(b</w:t>
      </w:r>
      <w:proofErr w:type="gramStart"/>
      <w:r>
        <w:rPr>
          <w:rFonts w:ascii="Trebuchet MS" w:eastAsia="Trebuchet MS" w:hAnsi="Trebuchet MS" w:cs="Trebuchet MS"/>
          <w:sz w:val="22"/>
          <w:szCs w:val="22"/>
        </w:rPr>
        <w:t>),C</w:t>
      </w:r>
      <w:proofErr w:type="gramEnd"/>
      <w:r>
        <w:rPr>
          <w:rFonts w:ascii="Trebuchet MS" w:eastAsia="Trebuchet MS" w:hAnsi="Trebuchet MS" w:cs="Trebuchet MS"/>
          <w:sz w:val="22"/>
          <w:szCs w:val="22"/>
        </w:rPr>
        <w:t>.</w:t>
      </w:r>
      <w:proofErr w:type="gramStart"/>
      <w:r>
        <w:rPr>
          <w:rFonts w:ascii="Trebuchet MS" w:eastAsia="Trebuchet MS" w:hAnsi="Trebuchet MS" w:cs="Trebuchet MS"/>
          <w:sz w:val="22"/>
          <w:szCs w:val="22"/>
        </w:rPr>
        <w:t>R.S</w:t>
      </w:r>
      <w:proofErr w:type="gramEnd"/>
      <w:r>
        <w:rPr>
          <w:rFonts w:ascii="Trebuchet MS" w:eastAsia="Trebuchet MS" w:hAnsi="Trebuchet MS" w:cs="Trebuchet MS"/>
          <w:sz w:val="22"/>
          <w:szCs w:val="22"/>
        </w:rPr>
        <w:t>, ALRs</w:t>
      </w:r>
      <w:r w:rsidRPr="001B3A5D">
        <w:rPr>
          <w:rFonts w:ascii="Trebuchet MS" w:eastAsia="Trebuchet MS" w:hAnsi="Trebuchet MS" w:cs="Trebuchet MS"/>
          <w:sz w:val="22"/>
          <w:szCs w:val="22"/>
        </w:rPr>
        <w:t xml:space="preserve"> must be surveyed annually.</w:t>
      </w:r>
      <w:r>
        <w:rPr>
          <w:rFonts w:ascii="Trebuchet MS" w:hAnsi="Trebuchet MS" w:cs="Arial"/>
          <w:color w:val="000000"/>
          <w:sz w:val="22"/>
        </w:rPr>
        <w:t xml:space="preserve"> The </w:t>
      </w:r>
      <w:r w:rsidR="002D61C8">
        <w:rPr>
          <w:rFonts w:ascii="Trebuchet MS" w:hAnsi="Trebuchet MS" w:cs="Arial"/>
          <w:color w:val="000000"/>
          <w:sz w:val="22"/>
        </w:rPr>
        <w:t xml:space="preserve">licensing </w:t>
      </w:r>
      <w:r>
        <w:rPr>
          <w:rFonts w:ascii="Trebuchet MS" w:hAnsi="Trebuchet MS" w:cs="Arial"/>
          <w:color w:val="000000"/>
          <w:sz w:val="22"/>
        </w:rPr>
        <w:t>fee structure is set with the</w:t>
      </w:r>
      <w:r w:rsidR="00D64526">
        <w:rPr>
          <w:rFonts w:ascii="Trebuchet MS" w:hAnsi="Trebuchet MS" w:cs="Arial"/>
          <w:color w:val="000000"/>
          <w:sz w:val="22"/>
        </w:rPr>
        <w:t>se</w:t>
      </w:r>
      <w:r>
        <w:rPr>
          <w:rFonts w:ascii="Trebuchet MS" w:hAnsi="Trebuchet MS" w:cs="Arial"/>
          <w:color w:val="000000"/>
          <w:sz w:val="22"/>
        </w:rPr>
        <w:t xml:space="preserve"> assumptions in place. </w:t>
      </w:r>
    </w:p>
    <w:p w14:paraId="004AE119" w14:textId="77777777" w:rsidR="00DF7F26" w:rsidRDefault="00CA51E6" w:rsidP="00AB3B28">
      <w:pPr>
        <w:pBdr>
          <w:top w:val="nil"/>
          <w:left w:val="nil"/>
          <w:bottom w:val="nil"/>
          <w:right w:val="nil"/>
          <w:between w:val="nil"/>
        </w:pBdr>
        <w:ind w:left="720"/>
        <w:rPr>
          <w:rFonts w:ascii="Trebuchet MS" w:eastAsia="Trebuchet MS" w:hAnsi="Trebuchet MS" w:cs="Trebuchet MS"/>
          <w:sz w:val="22"/>
          <w:szCs w:val="22"/>
        </w:rPr>
      </w:pPr>
      <w:r>
        <w:rPr>
          <w:rFonts w:ascii="Trebuchet MS" w:eastAsia="Trebuchet MS" w:hAnsi="Trebuchet MS" w:cs="Trebuchet MS"/>
          <w:sz w:val="22"/>
          <w:szCs w:val="22"/>
        </w:rPr>
        <w:t xml:space="preserve"> </w:t>
      </w:r>
    </w:p>
    <w:p w14:paraId="53AA2C7C" w14:textId="24726B66" w:rsidR="00DF7F26" w:rsidRPr="00C45F9F" w:rsidRDefault="00C45F9F" w:rsidP="00AB3B28">
      <w:pPr>
        <w:pBdr>
          <w:top w:val="nil"/>
          <w:left w:val="nil"/>
          <w:bottom w:val="nil"/>
          <w:right w:val="nil"/>
          <w:between w:val="nil"/>
        </w:pBdr>
        <w:ind w:left="720"/>
        <w:rPr>
          <w:rFonts w:ascii="Trebuchet MS" w:eastAsia="Trebuchet MS" w:hAnsi="Trebuchet MS" w:cs="Trebuchet MS"/>
          <w:b/>
          <w:sz w:val="22"/>
          <w:szCs w:val="22"/>
        </w:rPr>
      </w:pPr>
      <w:r>
        <w:rPr>
          <w:rFonts w:ascii="Trebuchet MS" w:eastAsia="Trebuchet MS" w:hAnsi="Trebuchet MS" w:cs="Trebuchet MS"/>
          <w:b/>
          <w:sz w:val="22"/>
          <w:szCs w:val="22"/>
        </w:rPr>
        <w:t xml:space="preserve">Affected Parties </w:t>
      </w:r>
      <w:r w:rsidR="00CA51E6" w:rsidRPr="00C45F9F">
        <w:rPr>
          <w:rFonts w:ascii="Trebuchet MS" w:eastAsia="Trebuchet MS" w:hAnsi="Trebuchet MS" w:cs="Trebuchet MS"/>
          <w:b/>
          <w:sz w:val="22"/>
          <w:szCs w:val="22"/>
        </w:rPr>
        <w:t>B</w:t>
      </w:r>
      <w:r>
        <w:rPr>
          <w:rFonts w:ascii="Trebuchet MS" w:eastAsia="Trebuchet MS" w:hAnsi="Trebuchet MS" w:cs="Trebuchet MS"/>
          <w:b/>
          <w:sz w:val="22"/>
          <w:szCs w:val="22"/>
        </w:rPr>
        <w:t>, S</w:t>
      </w:r>
      <w:r w:rsidR="00CA51E6" w:rsidRPr="00C45F9F">
        <w:rPr>
          <w:rFonts w:ascii="Trebuchet MS" w:eastAsia="Trebuchet MS" w:hAnsi="Trebuchet MS" w:cs="Trebuchet MS"/>
          <w:b/>
          <w:sz w:val="22"/>
          <w:szCs w:val="22"/>
        </w:rPr>
        <w:t xml:space="preserve"> </w:t>
      </w:r>
      <w:r>
        <w:rPr>
          <w:rFonts w:ascii="Trebuchet MS" w:eastAsia="Trebuchet MS" w:hAnsi="Trebuchet MS" w:cs="Trebuchet MS"/>
          <w:b/>
          <w:sz w:val="22"/>
          <w:szCs w:val="22"/>
        </w:rPr>
        <w:t>-</w:t>
      </w:r>
    </w:p>
    <w:p w14:paraId="3C27512F" w14:textId="04791D91" w:rsidR="00E4761B" w:rsidRPr="00E4761B" w:rsidRDefault="00E4761B" w:rsidP="00AB3B28">
      <w:pPr>
        <w:pBdr>
          <w:top w:val="nil"/>
          <w:left w:val="nil"/>
          <w:bottom w:val="nil"/>
          <w:right w:val="nil"/>
          <w:between w:val="nil"/>
        </w:pBdr>
        <w:ind w:left="720"/>
        <w:rPr>
          <w:rFonts w:ascii="Trebuchet MS" w:eastAsia="Trebuchet MS" w:hAnsi="Trebuchet MS" w:cs="Trebuchet MS"/>
          <w:sz w:val="22"/>
          <w:szCs w:val="22"/>
        </w:rPr>
      </w:pPr>
      <w:r>
        <w:rPr>
          <w:rFonts w:ascii="Trebuchet MS" w:eastAsia="Trebuchet MS" w:hAnsi="Trebuchet MS" w:cs="Trebuchet MS"/>
          <w:sz w:val="22"/>
          <w:szCs w:val="22"/>
        </w:rPr>
        <w:t xml:space="preserve">Patients of </w:t>
      </w:r>
      <w:r w:rsidR="000A6D2B">
        <w:rPr>
          <w:rFonts w:ascii="Trebuchet MS" w:eastAsia="Trebuchet MS" w:hAnsi="Trebuchet MS" w:cs="Trebuchet MS"/>
          <w:sz w:val="22"/>
          <w:szCs w:val="22"/>
        </w:rPr>
        <w:t xml:space="preserve">licensed </w:t>
      </w:r>
      <w:r>
        <w:rPr>
          <w:rFonts w:ascii="Trebuchet MS" w:eastAsia="Trebuchet MS" w:hAnsi="Trebuchet MS" w:cs="Trebuchet MS"/>
          <w:sz w:val="22"/>
          <w:szCs w:val="22"/>
        </w:rPr>
        <w:t>health facilities participating in medicine donation programs may experience reduced costs of medicines, medical supplies, or medical devices.</w:t>
      </w:r>
    </w:p>
    <w:p w14:paraId="29F2848E" w14:textId="77777777" w:rsidR="00DF7F26" w:rsidRDefault="00CA51E6" w:rsidP="00AB3B28">
      <w:pPr>
        <w:pBdr>
          <w:top w:val="nil"/>
          <w:left w:val="nil"/>
          <w:bottom w:val="nil"/>
          <w:right w:val="nil"/>
          <w:between w:val="nil"/>
        </w:pBdr>
        <w:ind w:left="720" w:hanging="450"/>
        <w:rPr>
          <w:rFonts w:ascii="Trebuchet MS" w:eastAsia="Trebuchet MS" w:hAnsi="Trebuchet MS" w:cs="Trebuchet MS"/>
          <w:color w:val="000000"/>
          <w:sz w:val="22"/>
          <w:szCs w:val="22"/>
        </w:rPr>
      </w:pPr>
      <w:r>
        <w:rPr>
          <w:rFonts w:ascii="Trebuchet MS" w:eastAsia="Trebuchet MS" w:hAnsi="Trebuchet MS" w:cs="Trebuchet MS"/>
          <w:sz w:val="22"/>
          <w:szCs w:val="22"/>
        </w:rPr>
        <w:lastRenderedPageBreak/>
        <w:tab/>
      </w:r>
    </w:p>
    <w:p w14:paraId="57D3F68E" w14:textId="77777777" w:rsidR="00DF7F26" w:rsidRPr="00C1170A" w:rsidRDefault="00CA51E6" w:rsidP="00C1170A">
      <w:pPr>
        <w:pStyle w:val="Heading3"/>
      </w:pPr>
      <w:r w:rsidRPr="00C1170A">
        <w:t>Non-economic outcomes</w:t>
      </w:r>
    </w:p>
    <w:p w14:paraId="79A67D8C" w14:textId="77777777" w:rsidR="00DF7F26" w:rsidRDefault="00CA51E6" w:rsidP="00AB3B28">
      <w:pPr>
        <w:pBdr>
          <w:top w:val="nil"/>
          <w:left w:val="nil"/>
          <w:bottom w:val="nil"/>
          <w:right w:val="nil"/>
          <w:between w:val="nil"/>
        </w:pBdr>
        <w:ind w:left="72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 xml:space="preserve">Summarize the anticipated favorable and non-favorable non-economic outcomes (short-term and long-term), and, if known, the likelihood of the outcomes for each affected class of </w:t>
      </w:r>
      <w:proofErr w:type="gramStart"/>
      <w:r>
        <w:rPr>
          <w:rFonts w:ascii="Trebuchet MS" w:eastAsia="Trebuchet MS" w:hAnsi="Trebuchet MS" w:cs="Trebuchet MS"/>
          <w:b/>
          <w:color w:val="000000"/>
          <w:sz w:val="22"/>
          <w:szCs w:val="22"/>
        </w:rPr>
        <w:t>persons</w:t>
      </w:r>
      <w:proofErr w:type="gramEnd"/>
      <w:r>
        <w:rPr>
          <w:rFonts w:ascii="Trebuchet MS" w:eastAsia="Trebuchet MS" w:hAnsi="Trebuchet MS" w:cs="Trebuchet MS"/>
          <w:b/>
          <w:color w:val="000000"/>
          <w:sz w:val="22"/>
          <w:szCs w:val="22"/>
        </w:rPr>
        <w:t xml:space="preserve"> by the relationship category.  </w:t>
      </w:r>
    </w:p>
    <w:p w14:paraId="032B6D82" w14:textId="3A70AEBC" w:rsidR="00DF7F26" w:rsidRDefault="00DF7F26" w:rsidP="00AB3B28">
      <w:pPr>
        <w:pBdr>
          <w:top w:val="nil"/>
          <w:left w:val="nil"/>
          <w:bottom w:val="nil"/>
          <w:right w:val="nil"/>
          <w:between w:val="nil"/>
        </w:pBdr>
        <w:ind w:left="720"/>
        <w:rPr>
          <w:rFonts w:ascii="Trebuchet MS" w:eastAsia="Trebuchet MS" w:hAnsi="Trebuchet MS" w:cs="Trebuchet MS"/>
          <w:sz w:val="22"/>
          <w:szCs w:val="22"/>
        </w:rPr>
      </w:pPr>
    </w:p>
    <w:p w14:paraId="76A3472D" w14:textId="60B32EC8" w:rsidR="00B85F38" w:rsidRPr="001A3B3F" w:rsidRDefault="00B85F38" w:rsidP="00AB3B28">
      <w:pPr>
        <w:pBdr>
          <w:top w:val="nil"/>
          <w:left w:val="nil"/>
          <w:bottom w:val="nil"/>
          <w:right w:val="nil"/>
          <w:between w:val="nil"/>
        </w:pBdr>
        <w:ind w:left="720"/>
        <w:rPr>
          <w:rFonts w:ascii="Trebuchet MS" w:eastAsia="Trebuchet MS" w:hAnsi="Trebuchet MS" w:cs="Trebuchet MS"/>
          <w:b/>
          <w:sz w:val="22"/>
          <w:szCs w:val="22"/>
        </w:rPr>
      </w:pPr>
      <w:r w:rsidRPr="004A4484">
        <w:rPr>
          <w:rFonts w:ascii="Trebuchet MS" w:eastAsia="Trebuchet MS" w:hAnsi="Trebuchet MS" w:cs="Trebuchet MS"/>
          <w:b/>
          <w:sz w:val="22"/>
          <w:szCs w:val="22"/>
        </w:rPr>
        <w:t xml:space="preserve">Affected Parties C </w:t>
      </w:r>
      <w:r w:rsidR="00844565" w:rsidRPr="001A3B3F">
        <w:rPr>
          <w:rFonts w:ascii="Trebuchet MS" w:eastAsia="Trebuchet MS" w:hAnsi="Trebuchet MS" w:cs="Trebuchet MS"/>
          <w:b/>
          <w:sz w:val="22"/>
          <w:szCs w:val="22"/>
        </w:rPr>
        <w:t>–</w:t>
      </w:r>
      <w:r w:rsidRPr="004A4484">
        <w:rPr>
          <w:rFonts w:ascii="Trebuchet MS" w:eastAsia="Trebuchet MS" w:hAnsi="Trebuchet MS" w:cs="Trebuchet MS"/>
          <w:b/>
          <w:sz w:val="22"/>
          <w:szCs w:val="22"/>
        </w:rPr>
        <w:t xml:space="preserve"> </w:t>
      </w:r>
    </w:p>
    <w:p w14:paraId="0CC2AB8B" w14:textId="4AADC0F6" w:rsidR="00BC3182" w:rsidRPr="00283FCD" w:rsidRDefault="000A6D2B" w:rsidP="00AB3B28">
      <w:pPr>
        <w:widowControl w:val="0"/>
        <w:pBdr>
          <w:top w:val="nil"/>
          <w:left w:val="nil"/>
          <w:bottom w:val="nil"/>
          <w:right w:val="nil"/>
          <w:between w:val="nil"/>
        </w:pBdr>
        <w:ind w:left="720"/>
        <w:rPr>
          <w:rFonts w:ascii="Trebuchet MS" w:hAnsi="Trebuchet MS" w:cs="Arial"/>
          <w:color w:val="000000"/>
          <w:sz w:val="22"/>
        </w:rPr>
      </w:pPr>
      <w:r>
        <w:rPr>
          <w:rFonts w:ascii="Trebuchet MS" w:hAnsi="Trebuchet MS" w:cs="Arial"/>
          <w:color w:val="000000"/>
          <w:sz w:val="22"/>
        </w:rPr>
        <w:t xml:space="preserve">Health facilities </w:t>
      </w:r>
      <w:r w:rsidR="0073002D">
        <w:rPr>
          <w:rFonts w:ascii="Trebuchet MS" w:hAnsi="Trebuchet MS" w:cs="Arial"/>
          <w:color w:val="000000"/>
          <w:sz w:val="22"/>
        </w:rPr>
        <w:t>now have more clarity</w:t>
      </w:r>
      <w:r w:rsidR="0061323F">
        <w:rPr>
          <w:rFonts w:ascii="Trebuchet MS" w:hAnsi="Trebuchet MS" w:cs="Arial"/>
          <w:color w:val="000000"/>
          <w:sz w:val="22"/>
        </w:rPr>
        <w:t xml:space="preserve"> regarding the</w:t>
      </w:r>
      <w:r w:rsidR="0073002D">
        <w:rPr>
          <w:rFonts w:ascii="Trebuchet MS" w:hAnsi="Trebuchet MS" w:cs="Arial"/>
          <w:color w:val="000000"/>
          <w:sz w:val="22"/>
        </w:rPr>
        <w:t xml:space="preserve"> expectations to qualify for extended licensing survey cycles, which allows for improvement in</w:t>
      </w:r>
      <w:r>
        <w:rPr>
          <w:rFonts w:ascii="Trebuchet MS" w:hAnsi="Trebuchet MS" w:cs="Arial"/>
          <w:color w:val="000000"/>
          <w:sz w:val="22"/>
        </w:rPr>
        <w:t xml:space="preserve"> the quality of their operations </w:t>
      </w:r>
      <w:proofErr w:type="gramStart"/>
      <w:r>
        <w:rPr>
          <w:rFonts w:ascii="Trebuchet MS" w:hAnsi="Trebuchet MS" w:cs="Arial"/>
          <w:color w:val="000000"/>
          <w:sz w:val="22"/>
        </w:rPr>
        <w:t>in order to</w:t>
      </w:r>
      <w:proofErr w:type="gramEnd"/>
      <w:r>
        <w:rPr>
          <w:rFonts w:ascii="Trebuchet MS" w:hAnsi="Trebuchet MS" w:cs="Arial"/>
          <w:color w:val="000000"/>
          <w:sz w:val="22"/>
        </w:rPr>
        <w:t xml:space="preserve"> qualify. These operational improvements may translate to improvements in care and outcomes for patients.</w:t>
      </w:r>
      <w:r w:rsidR="0073002D">
        <w:rPr>
          <w:rFonts w:ascii="Trebuchet MS" w:hAnsi="Trebuchet MS" w:cs="Arial"/>
          <w:color w:val="000000"/>
          <w:sz w:val="22"/>
        </w:rPr>
        <w:t xml:space="preserve"> Additionally, the statutory requirements regarding restraint usage and medicine donation programs are all located separately from the Division’s licensing authority</w:t>
      </w:r>
      <w:r w:rsidR="0037442B">
        <w:rPr>
          <w:rFonts w:ascii="Trebuchet MS" w:hAnsi="Trebuchet MS" w:cs="Arial"/>
          <w:color w:val="000000"/>
          <w:sz w:val="22"/>
        </w:rPr>
        <w:t>; c</w:t>
      </w:r>
      <w:r w:rsidR="0073002D">
        <w:rPr>
          <w:rFonts w:ascii="Trebuchet MS" w:hAnsi="Trebuchet MS" w:cs="Arial"/>
          <w:color w:val="000000"/>
          <w:sz w:val="22"/>
        </w:rPr>
        <w:t>larity in these areas will make it easier for facilities to be aware of legal standards.</w:t>
      </w:r>
    </w:p>
    <w:p w14:paraId="0FEC486D" w14:textId="77777777" w:rsidR="00B85F38" w:rsidRPr="004A4484" w:rsidRDefault="00B85F38" w:rsidP="00AB3B28">
      <w:pPr>
        <w:pBdr>
          <w:top w:val="nil"/>
          <w:left w:val="nil"/>
          <w:bottom w:val="nil"/>
          <w:right w:val="nil"/>
          <w:between w:val="nil"/>
        </w:pBdr>
        <w:ind w:left="720"/>
        <w:rPr>
          <w:rFonts w:ascii="Trebuchet MS" w:eastAsia="Trebuchet MS" w:hAnsi="Trebuchet MS" w:cs="Trebuchet MS"/>
          <w:sz w:val="22"/>
          <w:szCs w:val="22"/>
        </w:rPr>
      </w:pPr>
    </w:p>
    <w:p w14:paraId="0682219E" w14:textId="0E6D38D9" w:rsidR="00B85F38" w:rsidRDefault="00B85F38" w:rsidP="00AB3B28">
      <w:pPr>
        <w:pBdr>
          <w:top w:val="nil"/>
          <w:left w:val="nil"/>
          <w:bottom w:val="nil"/>
          <w:right w:val="nil"/>
          <w:between w:val="nil"/>
        </w:pBdr>
        <w:ind w:left="720"/>
        <w:rPr>
          <w:rFonts w:ascii="Trebuchet MS" w:eastAsia="Trebuchet MS" w:hAnsi="Trebuchet MS" w:cs="Trebuchet MS"/>
          <w:b/>
          <w:sz w:val="22"/>
          <w:szCs w:val="22"/>
        </w:rPr>
      </w:pPr>
      <w:r w:rsidRPr="004A4484">
        <w:rPr>
          <w:rFonts w:ascii="Trebuchet MS" w:eastAsia="Trebuchet MS" w:hAnsi="Trebuchet MS" w:cs="Trebuchet MS"/>
          <w:b/>
          <w:sz w:val="22"/>
          <w:szCs w:val="22"/>
        </w:rPr>
        <w:t xml:space="preserve">Affected Parties B, S </w:t>
      </w:r>
      <w:r w:rsidR="000E6F36" w:rsidRPr="001A3B3F">
        <w:rPr>
          <w:rFonts w:ascii="Trebuchet MS" w:eastAsia="Trebuchet MS" w:hAnsi="Trebuchet MS" w:cs="Trebuchet MS"/>
          <w:b/>
          <w:sz w:val="22"/>
          <w:szCs w:val="22"/>
        </w:rPr>
        <w:t>–</w:t>
      </w:r>
    </w:p>
    <w:p w14:paraId="757B8176" w14:textId="2396B7B4" w:rsidR="007C2565" w:rsidRPr="000A6D2B" w:rsidRDefault="000A6D2B" w:rsidP="00AB3B28">
      <w:pPr>
        <w:pBdr>
          <w:top w:val="nil"/>
          <w:left w:val="nil"/>
          <w:bottom w:val="nil"/>
          <w:right w:val="nil"/>
          <w:between w:val="nil"/>
        </w:pBdr>
        <w:ind w:left="720"/>
        <w:rPr>
          <w:rFonts w:ascii="Trebuchet MS" w:eastAsia="Trebuchet MS" w:hAnsi="Trebuchet MS" w:cs="Trebuchet MS"/>
          <w:bCs/>
          <w:sz w:val="22"/>
          <w:szCs w:val="22"/>
        </w:rPr>
      </w:pPr>
      <w:r>
        <w:rPr>
          <w:rFonts w:ascii="Trebuchet MS" w:eastAsia="Trebuchet MS" w:hAnsi="Trebuchet MS" w:cs="Trebuchet MS"/>
          <w:bCs/>
          <w:sz w:val="22"/>
          <w:szCs w:val="22"/>
        </w:rPr>
        <w:t xml:space="preserve">Patients of licensed health facilities that improve their operations </w:t>
      </w:r>
      <w:proofErr w:type="gramStart"/>
      <w:r>
        <w:rPr>
          <w:rFonts w:ascii="Trebuchet MS" w:eastAsia="Trebuchet MS" w:hAnsi="Trebuchet MS" w:cs="Trebuchet MS"/>
          <w:bCs/>
          <w:sz w:val="22"/>
          <w:szCs w:val="22"/>
        </w:rPr>
        <w:t>in order to</w:t>
      </w:r>
      <w:proofErr w:type="gramEnd"/>
      <w:r>
        <w:rPr>
          <w:rFonts w:ascii="Trebuchet MS" w:eastAsia="Trebuchet MS" w:hAnsi="Trebuchet MS" w:cs="Trebuchet MS"/>
          <w:bCs/>
          <w:sz w:val="22"/>
          <w:szCs w:val="22"/>
        </w:rPr>
        <w:t xml:space="preserve"> qualify for the extended licensing survey cycles may experience improved care and outcomes due to operational improvements by the health facility</w:t>
      </w:r>
      <w:r w:rsidR="007D19CF">
        <w:rPr>
          <w:rFonts w:ascii="Trebuchet MS" w:eastAsia="Trebuchet MS" w:hAnsi="Trebuchet MS" w:cs="Trebuchet MS"/>
          <w:bCs/>
          <w:sz w:val="22"/>
          <w:szCs w:val="22"/>
        </w:rPr>
        <w:t xml:space="preserve"> and the facility’s </w:t>
      </w:r>
      <w:proofErr w:type="gramStart"/>
      <w:r w:rsidR="007D19CF">
        <w:rPr>
          <w:rFonts w:ascii="Trebuchet MS" w:eastAsia="Trebuchet MS" w:hAnsi="Trebuchet MS" w:cs="Trebuchet MS"/>
          <w:bCs/>
          <w:sz w:val="22"/>
          <w:szCs w:val="22"/>
        </w:rPr>
        <w:t xml:space="preserve">improved </w:t>
      </w:r>
      <w:r w:rsidR="0073002D">
        <w:rPr>
          <w:rFonts w:ascii="Trebuchet MS" w:eastAsia="Trebuchet MS" w:hAnsi="Trebuchet MS" w:cs="Trebuchet MS"/>
          <w:bCs/>
          <w:sz w:val="22"/>
          <w:szCs w:val="22"/>
        </w:rPr>
        <w:t xml:space="preserve"> understanding</w:t>
      </w:r>
      <w:proofErr w:type="gramEnd"/>
      <w:r w:rsidR="0073002D">
        <w:rPr>
          <w:rFonts w:ascii="Trebuchet MS" w:eastAsia="Trebuchet MS" w:hAnsi="Trebuchet MS" w:cs="Trebuchet MS"/>
          <w:bCs/>
          <w:sz w:val="22"/>
          <w:szCs w:val="22"/>
        </w:rPr>
        <w:t xml:space="preserve"> of the legal standards related to restraint and medicine donation. </w:t>
      </w:r>
    </w:p>
    <w:p w14:paraId="244A19D5" w14:textId="50883A83" w:rsidR="00DF7F26" w:rsidRDefault="00DF7F26">
      <w:pPr>
        <w:pBdr>
          <w:top w:val="nil"/>
          <w:left w:val="nil"/>
          <w:bottom w:val="nil"/>
          <w:right w:val="nil"/>
          <w:between w:val="nil"/>
        </w:pBdr>
        <w:ind w:left="450"/>
        <w:rPr>
          <w:rFonts w:ascii="Trebuchet MS" w:eastAsia="Trebuchet MS" w:hAnsi="Trebuchet MS" w:cs="Trebuchet MS"/>
          <w:color w:val="000000"/>
          <w:sz w:val="22"/>
          <w:szCs w:val="22"/>
        </w:rPr>
      </w:pPr>
    </w:p>
    <w:p w14:paraId="49CDD26D" w14:textId="77777777" w:rsidR="00DF7F26" w:rsidRDefault="00CA51E6" w:rsidP="00AB3B28">
      <w:pPr>
        <w:pBdr>
          <w:top w:val="nil"/>
          <w:left w:val="nil"/>
          <w:bottom w:val="nil"/>
          <w:right w:val="nil"/>
          <w:between w:val="nil"/>
        </w:pBdr>
        <w:ind w:left="720" w:hanging="72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3.</w:t>
      </w:r>
      <w:r>
        <w:rPr>
          <w:rFonts w:ascii="Trebuchet MS" w:eastAsia="Trebuchet MS" w:hAnsi="Trebuchet MS" w:cs="Trebuchet MS"/>
          <w:b/>
          <w:color w:val="000000"/>
          <w:sz w:val="22"/>
          <w:szCs w:val="22"/>
        </w:rPr>
        <w:tab/>
        <w:t xml:space="preserve">The probable costs to the agency and to any other agency </w:t>
      </w:r>
      <w:proofErr w:type="gramStart"/>
      <w:r>
        <w:rPr>
          <w:rFonts w:ascii="Trebuchet MS" w:eastAsia="Trebuchet MS" w:hAnsi="Trebuchet MS" w:cs="Trebuchet MS"/>
          <w:b/>
          <w:color w:val="000000"/>
          <w:sz w:val="22"/>
          <w:szCs w:val="22"/>
        </w:rPr>
        <w:t>of</w:t>
      </w:r>
      <w:proofErr w:type="gramEnd"/>
      <w:r>
        <w:rPr>
          <w:rFonts w:ascii="Trebuchet MS" w:eastAsia="Trebuchet MS" w:hAnsi="Trebuchet MS" w:cs="Trebuchet MS"/>
          <w:b/>
          <w:color w:val="000000"/>
          <w:sz w:val="22"/>
          <w:szCs w:val="22"/>
        </w:rPr>
        <w:t xml:space="preserve"> the implementation and enforcement of the proposed rule and any anticipated effect on state revenues.</w:t>
      </w:r>
    </w:p>
    <w:p w14:paraId="780E7576" w14:textId="77777777" w:rsidR="00DF7F26" w:rsidRDefault="00DF7F26">
      <w:pPr>
        <w:pBdr>
          <w:top w:val="nil"/>
          <w:left w:val="nil"/>
          <w:bottom w:val="nil"/>
          <w:right w:val="nil"/>
          <w:between w:val="nil"/>
        </w:pBdr>
        <w:ind w:left="720"/>
        <w:rPr>
          <w:rFonts w:ascii="Trebuchet MS" w:eastAsia="Trebuchet MS" w:hAnsi="Trebuchet MS" w:cs="Trebuchet MS"/>
          <w:color w:val="000000"/>
          <w:sz w:val="22"/>
          <w:szCs w:val="22"/>
          <w:highlight w:val="yellow"/>
        </w:rPr>
      </w:pPr>
    </w:p>
    <w:p w14:paraId="5DBD3636" w14:textId="77777777" w:rsidR="00DF7F26" w:rsidRDefault="00CA51E6">
      <w:pPr>
        <w:numPr>
          <w:ilvl w:val="0"/>
          <w:numId w:val="1"/>
        </w:numPr>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Antic</w:t>
      </w:r>
      <w:r>
        <w:rPr>
          <w:rFonts w:ascii="Trebuchet MS" w:eastAsia="Trebuchet MS" w:hAnsi="Trebuchet MS" w:cs="Trebuchet MS"/>
          <w:b/>
          <w:sz w:val="22"/>
          <w:szCs w:val="22"/>
        </w:rPr>
        <w:t xml:space="preserve">ipated CDPHE personal services, operating costs or other </w:t>
      </w:r>
      <w:proofErr w:type="gramStart"/>
      <w:r>
        <w:rPr>
          <w:rFonts w:ascii="Trebuchet MS" w:eastAsia="Trebuchet MS" w:hAnsi="Trebuchet MS" w:cs="Trebuchet MS"/>
          <w:b/>
          <w:sz w:val="22"/>
          <w:szCs w:val="22"/>
        </w:rPr>
        <w:t>expenditures</w:t>
      </w:r>
      <w:proofErr w:type="gramEnd"/>
      <w:r>
        <w:rPr>
          <w:rFonts w:ascii="Trebuchet MS" w:eastAsia="Trebuchet MS" w:hAnsi="Trebuchet MS" w:cs="Trebuchet MS"/>
          <w:b/>
          <w:sz w:val="22"/>
          <w:szCs w:val="22"/>
        </w:rPr>
        <w:t>:</w:t>
      </w:r>
    </w:p>
    <w:p w14:paraId="3ED5A9AE" w14:textId="77777777" w:rsidR="00DF7F26" w:rsidRDefault="00DF7F26">
      <w:pPr>
        <w:rPr>
          <w:rFonts w:ascii="Trebuchet MS" w:eastAsia="Trebuchet MS" w:hAnsi="Trebuchet MS" w:cs="Trebuchet MS"/>
          <w:sz w:val="22"/>
          <w:szCs w:val="22"/>
        </w:rPr>
      </w:pPr>
    </w:p>
    <w:p w14:paraId="7F7BEB8E" w14:textId="066B1520" w:rsidR="00837335" w:rsidRPr="002D61C8" w:rsidRDefault="002D61C8" w:rsidP="002D61C8">
      <w:pPr>
        <w:widowControl w:val="0"/>
        <w:pBdr>
          <w:top w:val="nil"/>
          <w:left w:val="nil"/>
          <w:bottom w:val="nil"/>
          <w:right w:val="nil"/>
          <w:between w:val="nil"/>
        </w:pBdr>
        <w:ind w:left="720"/>
        <w:rPr>
          <w:rFonts w:ascii="Trebuchet MS" w:hAnsi="Trebuchet MS" w:cs="Arial"/>
          <w:color w:val="000000"/>
          <w:sz w:val="22"/>
        </w:rPr>
      </w:pPr>
      <w:r>
        <w:rPr>
          <w:rFonts w:ascii="Trebuchet MS" w:hAnsi="Trebuchet MS" w:cs="Arial"/>
          <w:color w:val="000000"/>
          <w:sz w:val="22"/>
        </w:rPr>
        <w:t xml:space="preserve">These changes are not expected to </w:t>
      </w:r>
      <w:proofErr w:type="gramStart"/>
      <w:r>
        <w:rPr>
          <w:rFonts w:ascii="Trebuchet MS" w:hAnsi="Trebuchet MS" w:cs="Arial"/>
          <w:color w:val="000000"/>
          <w:sz w:val="22"/>
        </w:rPr>
        <w:t>impact</w:t>
      </w:r>
      <w:proofErr w:type="gramEnd"/>
      <w:r>
        <w:rPr>
          <w:rFonts w:ascii="Trebuchet MS" w:hAnsi="Trebuchet MS" w:cs="Arial"/>
          <w:color w:val="000000"/>
          <w:sz w:val="22"/>
        </w:rPr>
        <w:t xml:space="preserve"> the Department financially. The Division has been operating with extended surveys in place,</w:t>
      </w:r>
      <w:r w:rsidRPr="0072533C">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the Audit found that more explicit rule language was necessary. Updated rule language now </w:t>
      </w:r>
      <w:proofErr w:type="gramStart"/>
      <w:r>
        <w:rPr>
          <w:rFonts w:ascii="Trebuchet MS" w:eastAsia="Trebuchet MS" w:hAnsi="Trebuchet MS" w:cs="Trebuchet MS"/>
          <w:sz w:val="22"/>
          <w:szCs w:val="22"/>
        </w:rPr>
        <w:t>more clearly</w:t>
      </w:r>
      <w:proofErr w:type="gramEnd"/>
      <w:r>
        <w:rPr>
          <w:rFonts w:ascii="Trebuchet MS" w:eastAsia="Trebuchet MS" w:hAnsi="Trebuchet MS" w:cs="Trebuchet MS"/>
          <w:sz w:val="22"/>
          <w:szCs w:val="22"/>
        </w:rPr>
        <w:t xml:space="preserve"> e</w:t>
      </w:r>
      <w:r w:rsidRPr="001B3A5D">
        <w:rPr>
          <w:rFonts w:ascii="Trebuchet MS" w:eastAsia="Trebuchet MS" w:hAnsi="Trebuchet MS" w:cs="Trebuchet MS"/>
          <w:sz w:val="22"/>
          <w:szCs w:val="22"/>
        </w:rPr>
        <w:t>stablish</w:t>
      </w:r>
      <w:r>
        <w:rPr>
          <w:rFonts w:ascii="Trebuchet MS" w:eastAsia="Trebuchet MS" w:hAnsi="Trebuchet MS" w:cs="Trebuchet MS"/>
          <w:sz w:val="22"/>
          <w:szCs w:val="22"/>
        </w:rPr>
        <w:t>es</w:t>
      </w:r>
      <w:r w:rsidRPr="001B3A5D">
        <w:rPr>
          <w:rFonts w:ascii="Trebuchet MS" w:eastAsia="Trebuchet MS" w:hAnsi="Trebuchet MS" w:cs="Trebuchet MS"/>
          <w:sz w:val="22"/>
          <w:szCs w:val="22"/>
        </w:rPr>
        <w:t xml:space="preserve"> criteria and parameters for extended licensing survey cycles for licensed health </w:t>
      </w:r>
      <w:proofErr w:type="gramStart"/>
      <w:r w:rsidRPr="001B3A5D">
        <w:rPr>
          <w:rFonts w:ascii="Trebuchet MS" w:eastAsia="Trebuchet MS" w:hAnsi="Trebuchet MS" w:cs="Trebuchet MS"/>
          <w:sz w:val="22"/>
          <w:szCs w:val="22"/>
        </w:rPr>
        <w:t>facilities, and</w:t>
      </w:r>
      <w:proofErr w:type="gramEnd"/>
      <w:r>
        <w:rPr>
          <w:rFonts w:ascii="Trebuchet MS" w:eastAsia="Trebuchet MS" w:hAnsi="Trebuchet MS" w:cs="Trebuchet MS"/>
          <w:sz w:val="22"/>
          <w:szCs w:val="22"/>
        </w:rPr>
        <w:t xml:space="preserve"> c</w:t>
      </w:r>
      <w:r w:rsidRPr="001B3A5D">
        <w:rPr>
          <w:rFonts w:ascii="Trebuchet MS" w:eastAsia="Trebuchet MS" w:hAnsi="Trebuchet MS" w:cs="Trebuchet MS"/>
          <w:sz w:val="22"/>
          <w:szCs w:val="22"/>
        </w:rPr>
        <w:t>larifi</w:t>
      </w:r>
      <w:r>
        <w:rPr>
          <w:rFonts w:ascii="Trebuchet MS" w:eastAsia="Trebuchet MS" w:hAnsi="Trebuchet MS" w:cs="Trebuchet MS"/>
          <w:sz w:val="22"/>
          <w:szCs w:val="22"/>
        </w:rPr>
        <w:t>es</w:t>
      </w:r>
      <w:r w:rsidRPr="001B3A5D">
        <w:rPr>
          <w:rFonts w:ascii="Trebuchet MS" w:eastAsia="Trebuchet MS" w:hAnsi="Trebuchet MS" w:cs="Trebuchet MS"/>
          <w:sz w:val="22"/>
          <w:szCs w:val="22"/>
        </w:rPr>
        <w:t xml:space="preserve"> that Assisted Living Residences (ALRs) are not eligible for extended licensing survey cycles</w:t>
      </w:r>
      <w:r>
        <w:rPr>
          <w:rFonts w:ascii="Trebuchet MS" w:eastAsia="Trebuchet MS" w:hAnsi="Trebuchet MS" w:cs="Trebuchet MS"/>
          <w:sz w:val="22"/>
          <w:szCs w:val="22"/>
        </w:rPr>
        <w:t>;</w:t>
      </w:r>
      <w:r w:rsidRPr="001B3A5D">
        <w:rPr>
          <w:rFonts w:ascii="Trebuchet MS" w:eastAsia="Trebuchet MS" w:hAnsi="Trebuchet MS" w:cs="Trebuchet MS"/>
          <w:sz w:val="22"/>
          <w:szCs w:val="22"/>
        </w:rPr>
        <w:t xml:space="preserve"> </w:t>
      </w:r>
      <w:r>
        <w:rPr>
          <w:rFonts w:ascii="Trebuchet MS" w:eastAsia="Trebuchet MS" w:hAnsi="Trebuchet MS" w:cs="Trebuchet MS"/>
          <w:sz w:val="22"/>
          <w:szCs w:val="22"/>
        </w:rPr>
        <w:t>p</w:t>
      </w:r>
      <w:r w:rsidRPr="001B3A5D">
        <w:rPr>
          <w:rFonts w:ascii="Trebuchet MS" w:eastAsia="Trebuchet MS" w:hAnsi="Trebuchet MS" w:cs="Trebuchet MS"/>
          <w:sz w:val="22"/>
          <w:szCs w:val="22"/>
        </w:rPr>
        <w:t>ur</w:t>
      </w:r>
      <w:r>
        <w:rPr>
          <w:rFonts w:ascii="Trebuchet MS" w:eastAsia="Trebuchet MS" w:hAnsi="Trebuchet MS" w:cs="Trebuchet MS"/>
          <w:sz w:val="22"/>
          <w:szCs w:val="22"/>
        </w:rPr>
        <w:t>suant to section 25-27-104(1)(b</w:t>
      </w:r>
      <w:proofErr w:type="gramStart"/>
      <w:r>
        <w:rPr>
          <w:rFonts w:ascii="Trebuchet MS" w:eastAsia="Trebuchet MS" w:hAnsi="Trebuchet MS" w:cs="Trebuchet MS"/>
          <w:sz w:val="22"/>
          <w:szCs w:val="22"/>
        </w:rPr>
        <w:t>),C</w:t>
      </w:r>
      <w:proofErr w:type="gramEnd"/>
      <w:r>
        <w:rPr>
          <w:rFonts w:ascii="Trebuchet MS" w:eastAsia="Trebuchet MS" w:hAnsi="Trebuchet MS" w:cs="Trebuchet MS"/>
          <w:sz w:val="22"/>
          <w:szCs w:val="22"/>
        </w:rPr>
        <w:t>.</w:t>
      </w:r>
      <w:proofErr w:type="gramStart"/>
      <w:r>
        <w:rPr>
          <w:rFonts w:ascii="Trebuchet MS" w:eastAsia="Trebuchet MS" w:hAnsi="Trebuchet MS" w:cs="Trebuchet MS"/>
          <w:sz w:val="22"/>
          <w:szCs w:val="22"/>
        </w:rPr>
        <w:t>R.S</w:t>
      </w:r>
      <w:proofErr w:type="gramEnd"/>
      <w:r>
        <w:rPr>
          <w:rFonts w:ascii="Trebuchet MS" w:eastAsia="Trebuchet MS" w:hAnsi="Trebuchet MS" w:cs="Trebuchet MS"/>
          <w:sz w:val="22"/>
          <w:szCs w:val="22"/>
        </w:rPr>
        <w:t>, ALRs</w:t>
      </w:r>
      <w:r w:rsidRPr="001B3A5D">
        <w:rPr>
          <w:rFonts w:ascii="Trebuchet MS" w:eastAsia="Trebuchet MS" w:hAnsi="Trebuchet MS" w:cs="Trebuchet MS"/>
          <w:sz w:val="22"/>
          <w:szCs w:val="22"/>
        </w:rPr>
        <w:t xml:space="preserve"> must be surveyed annually.</w:t>
      </w:r>
      <w:r>
        <w:rPr>
          <w:rFonts w:ascii="Trebuchet MS" w:hAnsi="Trebuchet MS" w:cs="Arial"/>
          <w:color w:val="000000"/>
          <w:sz w:val="22"/>
        </w:rPr>
        <w:t xml:space="preserve"> The licensing fee structure is set with these assumptions in place.</w:t>
      </w:r>
    </w:p>
    <w:p w14:paraId="757B0C7E" w14:textId="77777777" w:rsidR="00E0089E" w:rsidRDefault="00E0089E">
      <w:pPr>
        <w:ind w:firstLine="720"/>
        <w:rPr>
          <w:rFonts w:ascii="Trebuchet MS" w:eastAsia="Trebuchet MS" w:hAnsi="Trebuchet MS" w:cs="Trebuchet MS"/>
          <w:sz w:val="22"/>
          <w:szCs w:val="22"/>
        </w:rPr>
      </w:pPr>
    </w:p>
    <w:p w14:paraId="243117DB" w14:textId="3EDC2B06" w:rsidR="00DF7F26" w:rsidRDefault="00CA51E6">
      <w:pPr>
        <w:ind w:firstLine="720"/>
        <w:rPr>
          <w:rFonts w:ascii="Trebuchet MS" w:eastAsia="Trebuchet MS" w:hAnsi="Trebuchet MS" w:cs="Trebuchet MS"/>
          <w:b/>
          <w:sz w:val="22"/>
          <w:szCs w:val="22"/>
        </w:rPr>
      </w:pPr>
      <w:r>
        <w:rPr>
          <w:rFonts w:ascii="Trebuchet MS" w:eastAsia="Trebuchet MS" w:hAnsi="Trebuchet MS" w:cs="Trebuchet MS"/>
          <w:b/>
          <w:sz w:val="22"/>
          <w:szCs w:val="22"/>
        </w:rPr>
        <w:t>Anticipated CDPHE Revenues:</w:t>
      </w:r>
      <w:r w:rsidR="00283FCD">
        <w:rPr>
          <w:rFonts w:ascii="Trebuchet MS" w:eastAsia="Trebuchet MS" w:hAnsi="Trebuchet MS" w:cs="Trebuchet MS"/>
          <w:b/>
          <w:sz w:val="22"/>
          <w:szCs w:val="22"/>
        </w:rPr>
        <w:t xml:space="preserve"> </w:t>
      </w:r>
      <w:r w:rsidR="00283FCD" w:rsidRPr="00283FCD">
        <w:rPr>
          <w:rFonts w:ascii="Trebuchet MS" w:eastAsia="Trebuchet MS" w:hAnsi="Trebuchet MS" w:cs="Trebuchet MS"/>
          <w:sz w:val="22"/>
          <w:szCs w:val="22"/>
        </w:rPr>
        <w:t>N/A</w:t>
      </w:r>
    </w:p>
    <w:p w14:paraId="06411880" w14:textId="1F6B6577" w:rsidR="00DF7F26" w:rsidRDefault="00DF7F26" w:rsidP="00283FCD">
      <w:pPr>
        <w:pBdr>
          <w:top w:val="nil"/>
          <w:left w:val="nil"/>
          <w:bottom w:val="nil"/>
          <w:right w:val="nil"/>
          <w:between w:val="nil"/>
        </w:pBdr>
        <w:rPr>
          <w:rFonts w:ascii="Trebuchet MS" w:eastAsia="Trebuchet MS" w:hAnsi="Trebuchet MS" w:cs="Trebuchet MS"/>
          <w:sz w:val="22"/>
          <w:szCs w:val="22"/>
        </w:rPr>
      </w:pPr>
    </w:p>
    <w:p w14:paraId="0A5590FD" w14:textId="77777777" w:rsidR="00DF7F26" w:rsidRDefault="00CA51E6">
      <w:pPr>
        <w:numPr>
          <w:ilvl w:val="0"/>
          <w:numId w:val="1"/>
        </w:numPr>
        <w:rPr>
          <w:rFonts w:ascii="Trebuchet MS" w:eastAsia="Trebuchet MS" w:hAnsi="Trebuchet MS" w:cs="Trebuchet MS"/>
          <w:sz w:val="22"/>
          <w:szCs w:val="22"/>
        </w:rPr>
      </w:pPr>
      <w:r>
        <w:rPr>
          <w:rFonts w:ascii="Trebuchet MS" w:eastAsia="Trebuchet MS" w:hAnsi="Trebuchet MS" w:cs="Trebuchet MS"/>
          <w:b/>
          <w:sz w:val="22"/>
          <w:szCs w:val="22"/>
        </w:rPr>
        <w:t xml:space="preserve">Anticipated personal services, operating costs or other expenditures by another state agency: </w:t>
      </w:r>
      <w:r>
        <w:rPr>
          <w:rFonts w:ascii="Trebuchet MS" w:eastAsia="Trebuchet MS" w:hAnsi="Trebuchet MS" w:cs="Trebuchet MS"/>
          <w:sz w:val="22"/>
          <w:szCs w:val="22"/>
        </w:rPr>
        <w:t>N/A</w:t>
      </w:r>
    </w:p>
    <w:p w14:paraId="0FA7ED04" w14:textId="77777777" w:rsidR="00DF7F26" w:rsidRDefault="00DF7F26">
      <w:pPr>
        <w:ind w:left="720"/>
        <w:rPr>
          <w:rFonts w:ascii="Trebuchet MS" w:eastAsia="Trebuchet MS" w:hAnsi="Trebuchet MS" w:cs="Trebuchet MS"/>
          <w:sz w:val="22"/>
          <w:szCs w:val="22"/>
        </w:rPr>
      </w:pPr>
    </w:p>
    <w:p w14:paraId="383C6149" w14:textId="77777777" w:rsidR="00DF7F26" w:rsidRDefault="00CA51E6">
      <w:pPr>
        <w:numPr>
          <w:ilvl w:val="0"/>
          <w:numId w:val="1"/>
        </w:numPr>
        <w:rPr>
          <w:rFonts w:ascii="Trebuchet MS" w:eastAsia="Trebuchet MS" w:hAnsi="Trebuchet MS" w:cs="Trebuchet MS"/>
          <w:sz w:val="22"/>
          <w:szCs w:val="22"/>
        </w:rPr>
      </w:pPr>
      <w:r>
        <w:rPr>
          <w:rFonts w:ascii="Trebuchet MS" w:eastAsia="Trebuchet MS" w:hAnsi="Trebuchet MS" w:cs="Trebuchet MS"/>
          <w:b/>
          <w:sz w:val="22"/>
          <w:szCs w:val="22"/>
        </w:rPr>
        <w:t xml:space="preserve">Anticipated Revenues for another state agency: </w:t>
      </w:r>
      <w:r>
        <w:rPr>
          <w:rFonts w:ascii="Trebuchet MS" w:eastAsia="Trebuchet MS" w:hAnsi="Trebuchet MS" w:cs="Trebuchet MS"/>
          <w:sz w:val="22"/>
          <w:szCs w:val="22"/>
        </w:rPr>
        <w:t>N/A</w:t>
      </w:r>
    </w:p>
    <w:p w14:paraId="1205A586" w14:textId="77777777" w:rsidR="00DF7F26" w:rsidRDefault="00DF7F26">
      <w:pPr>
        <w:pBdr>
          <w:top w:val="nil"/>
          <w:left w:val="nil"/>
          <w:bottom w:val="nil"/>
          <w:right w:val="nil"/>
          <w:between w:val="nil"/>
        </w:pBdr>
        <w:ind w:left="720" w:hanging="720"/>
        <w:rPr>
          <w:rFonts w:ascii="Arial" w:eastAsia="Arial" w:hAnsi="Arial" w:cs="Arial"/>
          <w:sz w:val="22"/>
          <w:szCs w:val="22"/>
          <w:highlight w:val="yellow"/>
        </w:rPr>
      </w:pPr>
    </w:p>
    <w:p w14:paraId="7DABBCC0" w14:textId="77777777" w:rsidR="00DF7F26" w:rsidRDefault="00CA51E6" w:rsidP="00AB3B28">
      <w:pPr>
        <w:pBdr>
          <w:top w:val="nil"/>
          <w:left w:val="nil"/>
          <w:bottom w:val="nil"/>
          <w:right w:val="nil"/>
          <w:between w:val="nil"/>
        </w:pBdr>
        <w:ind w:left="720" w:hanging="72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4.</w:t>
      </w:r>
      <w:r>
        <w:rPr>
          <w:rFonts w:ascii="Trebuchet MS" w:eastAsia="Trebuchet MS" w:hAnsi="Trebuchet MS" w:cs="Trebuchet MS"/>
          <w:b/>
          <w:color w:val="000000"/>
          <w:sz w:val="22"/>
          <w:szCs w:val="22"/>
        </w:rPr>
        <w:tab/>
        <w:t>A comparison of the probable costs and benefits of the proposed rule to the probable costs and benefits of inaction.</w:t>
      </w:r>
    </w:p>
    <w:p w14:paraId="4074FEFF" w14:textId="77777777" w:rsidR="00DF7F26" w:rsidRDefault="00DF7F26">
      <w:pPr>
        <w:pBdr>
          <w:top w:val="nil"/>
          <w:left w:val="nil"/>
          <w:bottom w:val="nil"/>
          <w:right w:val="nil"/>
          <w:between w:val="nil"/>
        </w:pBdr>
        <w:rPr>
          <w:rFonts w:ascii="Trebuchet MS" w:eastAsia="Trebuchet MS" w:hAnsi="Trebuchet MS" w:cs="Trebuchet MS"/>
          <w:sz w:val="22"/>
          <w:szCs w:val="22"/>
        </w:rPr>
      </w:pPr>
    </w:p>
    <w:p w14:paraId="6C44EAF3" w14:textId="77777777" w:rsidR="00DF7F26" w:rsidRDefault="00CA51E6">
      <w:pPr>
        <w:tabs>
          <w:tab w:val="left" w:pos="720"/>
        </w:tabs>
        <w:ind w:left="720"/>
        <w:rPr>
          <w:rFonts w:ascii="Trebuchet MS" w:eastAsia="Trebuchet MS" w:hAnsi="Trebuchet MS" w:cs="Trebuchet MS"/>
          <w:b/>
          <w:sz w:val="22"/>
          <w:szCs w:val="22"/>
        </w:rPr>
      </w:pPr>
      <w:r>
        <w:rPr>
          <w:rFonts w:ascii="Trebuchet MS" w:eastAsia="Trebuchet MS" w:hAnsi="Trebuchet MS" w:cs="Trebuchet MS"/>
          <w:b/>
          <w:sz w:val="22"/>
          <w:szCs w:val="22"/>
        </w:rPr>
        <w:t>Along with the costs and benefits discussed above, the proposed revisions:</w:t>
      </w:r>
    </w:p>
    <w:p w14:paraId="2AF6534E" w14:textId="77777777" w:rsidR="00DF7F26" w:rsidRDefault="00DF7F26">
      <w:pPr>
        <w:ind w:left="1440" w:hanging="720"/>
        <w:rPr>
          <w:rFonts w:ascii="Trebuchet MS" w:eastAsia="Trebuchet MS" w:hAnsi="Trebuchet MS" w:cs="Trebuchet MS"/>
          <w:sz w:val="22"/>
          <w:szCs w:val="22"/>
        </w:rPr>
      </w:pPr>
    </w:p>
    <w:p w14:paraId="46E6A7E2" w14:textId="1682E8B4" w:rsidR="00DF7F26" w:rsidRDefault="00CA51E6">
      <w:pPr>
        <w:tabs>
          <w:tab w:val="left" w:pos="1440"/>
        </w:tabs>
        <w:ind w:left="1166" w:hanging="445"/>
        <w:rPr>
          <w:rFonts w:ascii="Trebuchet MS" w:eastAsia="Trebuchet MS" w:hAnsi="Trebuchet MS" w:cs="Trebuchet MS"/>
          <w:sz w:val="22"/>
          <w:szCs w:val="22"/>
        </w:rPr>
      </w:pPr>
      <w:r>
        <w:rPr>
          <w:rFonts w:ascii="Trebuchet MS" w:eastAsia="Trebuchet MS" w:hAnsi="Trebuchet MS" w:cs="Trebuchet MS"/>
          <w:sz w:val="22"/>
          <w:szCs w:val="22"/>
        </w:rPr>
        <w:t>_</w:t>
      </w:r>
      <w:r w:rsidR="009F18BB">
        <w:rPr>
          <w:rFonts w:ascii="Trebuchet MS" w:eastAsia="Trebuchet MS" w:hAnsi="Trebuchet MS" w:cs="Trebuchet MS"/>
          <w:sz w:val="22"/>
          <w:szCs w:val="22"/>
        </w:rPr>
        <w:t>_</w:t>
      </w:r>
      <w:r>
        <w:rPr>
          <w:rFonts w:ascii="Trebuchet MS" w:eastAsia="Trebuchet MS" w:hAnsi="Trebuchet MS" w:cs="Trebuchet MS"/>
          <w:sz w:val="22"/>
          <w:szCs w:val="22"/>
        </w:rPr>
        <w:t xml:space="preserve">_ Comply with a statutory mandate to promulgate rules. </w:t>
      </w:r>
    </w:p>
    <w:p w14:paraId="19C36D0F" w14:textId="4769B8A4" w:rsidR="00DF7F26" w:rsidRDefault="00CA51E6">
      <w:pPr>
        <w:ind w:left="1170" w:hanging="450"/>
        <w:rPr>
          <w:rFonts w:ascii="Trebuchet MS" w:eastAsia="Trebuchet MS" w:hAnsi="Trebuchet MS" w:cs="Trebuchet MS"/>
          <w:sz w:val="22"/>
          <w:szCs w:val="22"/>
        </w:rPr>
      </w:pPr>
      <w:r>
        <w:rPr>
          <w:rFonts w:ascii="Trebuchet MS" w:eastAsia="Trebuchet MS" w:hAnsi="Trebuchet MS" w:cs="Trebuchet MS"/>
          <w:sz w:val="22"/>
          <w:szCs w:val="22"/>
        </w:rPr>
        <w:lastRenderedPageBreak/>
        <w:t>_</w:t>
      </w:r>
      <w:r w:rsidR="00034F5D">
        <w:rPr>
          <w:rFonts w:ascii="Trebuchet MS" w:eastAsia="Trebuchet MS" w:hAnsi="Trebuchet MS" w:cs="Trebuchet MS"/>
          <w:sz w:val="22"/>
          <w:szCs w:val="22"/>
        </w:rPr>
        <w:t>_</w:t>
      </w:r>
      <w:r>
        <w:rPr>
          <w:rFonts w:ascii="Trebuchet MS" w:eastAsia="Trebuchet MS" w:hAnsi="Trebuchet MS" w:cs="Trebuchet MS"/>
          <w:sz w:val="22"/>
          <w:szCs w:val="22"/>
        </w:rPr>
        <w:t>_ Comply with federal or state statutory mandates, federal or state regulations, and department funding obligations.</w:t>
      </w:r>
    </w:p>
    <w:p w14:paraId="793B97C3" w14:textId="34F651B5" w:rsidR="00DF7F26" w:rsidRDefault="00CA51E6">
      <w:pPr>
        <w:ind w:left="1170" w:hanging="450"/>
        <w:rPr>
          <w:rFonts w:ascii="Trebuchet MS" w:eastAsia="Trebuchet MS" w:hAnsi="Trebuchet MS" w:cs="Trebuchet MS"/>
          <w:sz w:val="22"/>
          <w:szCs w:val="22"/>
        </w:rPr>
      </w:pPr>
      <w:r>
        <w:rPr>
          <w:rFonts w:ascii="Trebuchet MS" w:eastAsia="Trebuchet MS" w:hAnsi="Trebuchet MS" w:cs="Trebuchet MS"/>
          <w:sz w:val="22"/>
          <w:szCs w:val="22"/>
        </w:rPr>
        <w:t>_</w:t>
      </w:r>
      <w:r w:rsidR="00C45FBE">
        <w:rPr>
          <w:rFonts w:ascii="Trebuchet MS" w:eastAsia="Trebuchet MS" w:hAnsi="Trebuchet MS" w:cs="Trebuchet MS"/>
          <w:sz w:val="22"/>
          <w:szCs w:val="22"/>
        </w:rPr>
        <w:t>X</w:t>
      </w:r>
      <w:r w:rsidR="00587BA6">
        <w:rPr>
          <w:rFonts w:ascii="Trebuchet MS" w:eastAsia="Trebuchet MS" w:hAnsi="Trebuchet MS" w:cs="Trebuchet MS"/>
          <w:sz w:val="22"/>
          <w:szCs w:val="22"/>
        </w:rPr>
        <w:t>_</w:t>
      </w:r>
      <w:r>
        <w:rPr>
          <w:rFonts w:ascii="Trebuchet MS" w:eastAsia="Trebuchet MS" w:hAnsi="Trebuchet MS" w:cs="Trebuchet MS"/>
          <w:sz w:val="22"/>
          <w:szCs w:val="22"/>
        </w:rPr>
        <w:t>_ Maintain alignment with other states or national standards.</w:t>
      </w:r>
    </w:p>
    <w:p w14:paraId="7E3A0055" w14:textId="77777777" w:rsidR="00DF7F26" w:rsidRDefault="00CA51E6">
      <w:pPr>
        <w:ind w:left="1170" w:hanging="450"/>
        <w:rPr>
          <w:rFonts w:ascii="Trebuchet MS" w:eastAsia="Trebuchet MS" w:hAnsi="Trebuchet MS" w:cs="Trebuchet MS"/>
          <w:sz w:val="22"/>
          <w:szCs w:val="22"/>
        </w:rPr>
      </w:pPr>
      <w:r>
        <w:rPr>
          <w:rFonts w:ascii="Trebuchet MS" w:eastAsia="Trebuchet MS" w:hAnsi="Trebuchet MS" w:cs="Trebuchet MS"/>
          <w:sz w:val="22"/>
          <w:szCs w:val="22"/>
        </w:rPr>
        <w:t>___ Implement a Regulatory Efficiency Review (rule review) result</w:t>
      </w:r>
    </w:p>
    <w:p w14:paraId="122BBDAF" w14:textId="12E36F08" w:rsidR="00DF7F26" w:rsidRDefault="00CA51E6">
      <w:pPr>
        <w:ind w:left="1170" w:hanging="450"/>
        <w:rPr>
          <w:rFonts w:ascii="Trebuchet MS" w:eastAsia="Trebuchet MS" w:hAnsi="Trebuchet MS" w:cs="Trebuchet MS"/>
          <w:sz w:val="22"/>
          <w:szCs w:val="22"/>
        </w:rPr>
      </w:pPr>
      <w:r>
        <w:rPr>
          <w:rFonts w:ascii="Trebuchet MS" w:eastAsia="Trebuchet MS" w:hAnsi="Trebuchet MS" w:cs="Trebuchet MS"/>
          <w:sz w:val="22"/>
          <w:szCs w:val="22"/>
        </w:rPr>
        <w:t>_</w:t>
      </w:r>
      <w:r w:rsidR="00D138F5">
        <w:rPr>
          <w:rFonts w:ascii="Trebuchet MS" w:eastAsia="Trebuchet MS" w:hAnsi="Trebuchet MS" w:cs="Trebuchet MS"/>
          <w:sz w:val="22"/>
          <w:szCs w:val="22"/>
        </w:rPr>
        <w:t>X</w:t>
      </w:r>
      <w:r>
        <w:rPr>
          <w:rFonts w:ascii="Trebuchet MS" w:eastAsia="Trebuchet MS" w:hAnsi="Trebuchet MS" w:cs="Trebuchet MS"/>
          <w:sz w:val="22"/>
          <w:szCs w:val="22"/>
        </w:rPr>
        <w:t>_ Improve public and environmental health practice.</w:t>
      </w:r>
    </w:p>
    <w:p w14:paraId="33189F58" w14:textId="77BC2A72" w:rsidR="00DF7F26" w:rsidRDefault="00CA51E6">
      <w:pPr>
        <w:ind w:left="1440" w:hanging="720"/>
        <w:rPr>
          <w:rFonts w:ascii="Trebuchet MS" w:eastAsia="Trebuchet MS" w:hAnsi="Trebuchet MS" w:cs="Trebuchet MS"/>
          <w:sz w:val="22"/>
          <w:szCs w:val="22"/>
        </w:rPr>
      </w:pPr>
      <w:r>
        <w:rPr>
          <w:rFonts w:ascii="Trebuchet MS" w:eastAsia="Trebuchet MS" w:hAnsi="Trebuchet MS" w:cs="Trebuchet MS"/>
          <w:sz w:val="22"/>
          <w:szCs w:val="22"/>
        </w:rPr>
        <w:t>_</w:t>
      </w:r>
      <w:r w:rsidR="00AB3B28">
        <w:rPr>
          <w:rFonts w:ascii="Trebuchet MS" w:eastAsia="Trebuchet MS" w:hAnsi="Trebuchet MS" w:cs="Trebuchet MS"/>
          <w:sz w:val="22"/>
          <w:szCs w:val="22"/>
        </w:rPr>
        <w:t>X</w:t>
      </w:r>
      <w:r>
        <w:rPr>
          <w:rFonts w:ascii="Trebuchet MS" w:eastAsia="Trebuchet MS" w:hAnsi="Trebuchet MS" w:cs="Trebuchet MS"/>
          <w:sz w:val="22"/>
          <w:szCs w:val="22"/>
        </w:rPr>
        <w:t>_ Implement stakeholder feedback.</w:t>
      </w:r>
    </w:p>
    <w:p w14:paraId="52A5B25B" w14:textId="77777777" w:rsidR="00DF7F26" w:rsidRDefault="00DF7F26">
      <w:pPr>
        <w:ind w:left="1170" w:hanging="450"/>
        <w:rPr>
          <w:rFonts w:ascii="Trebuchet MS" w:eastAsia="Trebuchet MS" w:hAnsi="Trebuchet MS" w:cs="Trebuchet MS"/>
          <w:sz w:val="22"/>
          <w:szCs w:val="22"/>
        </w:rPr>
      </w:pPr>
    </w:p>
    <w:p w14:paraId="39B84086" w14:textId="77777777" w:rsidR="00DF7F26" w:rsidRDefault="00CA51E6">
      <w:pPr>
        <w:ind w:left="1170" w:hanging="450"/>
        <w:rPr>
          <w:rFonts w:ascii="Trebuchet MS" w:eastAsia="Trebuchet MS" w:hAnsi="Trebuchet MS" w:cs="Trebuchet MS"/>
          <w:b/>
          <w:sz w:val="22"/>
          <w:szCs w:val="22"/>
        </w:rPr>
      </w:pPr>
      <w:r>
        <w:rPr>
          <w:rFonts w:ascii="Trebuchet MS" w:eastAsia="Trebuchet MS" w:hAnsi="Trebuchet MS" w:cs="Trebuchet MS"/>
          <w:b/>
          <w:sz w:val="22"/>
          <w:szCs w:val="22"/>
        </w:rPr>
        <w:t>Advance the following CDPHE Strategic Plan priorities (select all that apply):</w:t>
      </w:r>
    </w:p>
    <w:tbl>
      <w:tblPr>
        <w:tblStyle w:val="2"/>
        <w:tblW w:w="6538" w:type="dxa"/>
        <w:jc w:val="center"/>
        <w:tblLayout w:type="fixed"/>
        <w:tblLook w:val="0420" w:firstRow="1" w:lastRow="0" w:firstColumn="0" w:lastColumn="0" w:noHBand="0" w:noVBand="1"/>
      </w:tblPr>
      <w:tblGrid>
        <w:gridCol w:w="6538"/>
      </w:tblGrid>
      <w:tr w:rsidR="00DF7F26" w14:paraId="56C56434" w14:textId="77777777" w:rsidTr="00737D05">
        <w:trPr>
          <w:trHeight w:val="2198"/>
          <w:jc w:val="center"/>
        </w:trPr>
        <w:tc>
          <w:tcPr>
            <w:tcW w:w="65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E5C10" w14:textId="77777777" w:rsidR="00DF7F26" w:rsidRPr="0003124E" w:rsidRDefault="00CA51E6">
            <w:pPr>
              <w:spacing w:before="120" w:after="120"/>
              <w:rPr>
                <w:b/>
                <w:sz w:val="24"/>
                <w:szCs w:val="24"/>
                <w:u w:val="single"/>
              </w:rPr>
            </w:pPr>
            <w:r>
              <w:rPr>
                <w:rFonts w:ascii="Trebuchet MS" w:eastAsia="Trebuchet MS" w:hAnsi="Trebuchet MS" w:cs="Trebuchet MS"/>
                <w:color w:val="000000"/>
                <w:sz w:val="22"/>
                <w:szCs w:val="22"/>
              </w:rPr>
              <w:t xml:space="preserve">Goal 1, </w:t>
            </w:r>
            <w:r w:rsidRPr="00843DA9">
              <w:rPr>
                <w:rFonts w:ascii="Trebuchet MS" w:eastAsia="Trebuchet MS" w:hAnsi="Trebuchet MS" w:cs="Trebuchet MS"/>
                <w:color w:val="000000"/>
                <w:sz w:val="22"/>
                <w:szCs w:val="22"/>
              </w:rPr>
              <w:t>Implement public health and environmental priorities</w:t>
            </w:r>
          </w:p>
          <w:p w14:paraId="14AED384" w14:textId="77777777" w:rsidR="00DF7F26" w:rsidRPr="00843DA9" w:rsidRDefault="00CA51E6">
            <w:pPr>
              <w:spacing w:before="120" w:after="120"/>
              <w:rPr>
                <w:sz w:val="24"/>
                <w:szCs w:val="24"/>
              </w:rPr>
            </w:pPr>
            <w:r>
              <w:rPr>
                <w:rFonts w:ascii="Trebuchet MS" w:eastAsia="Trebuchet MS" w:hAnsi="Trebuchet MS" w:cs="Trebuchet MS"/>
                <w:color w:val="000000"/>
                <w:sz w:val="22"/>
                <w:szCs w:val="22"/>
              </w:rPr>
              <w:t xml:space="preserve">Goal 2, </w:t>
            </w:r>
            <w:r w:rsidRPr="00843DA9">
              <w:rPr>
                <w:rFonts w:ascii="Trebuchet MS" w:eastAsia="Trebuchet MS" w:hAnsi="Trebuchet MS" w:cs="Trebuchet MS"/>
                <w:color w:val="000000"/>
                <w:sz w:val="22"/>
                <w:szCs w:val="22"/>
              </w:rPr>
              <w:t>Increase Efficiency, Effectiveness and Elegance</w:t>
            </w:r>
          </w:p>
          <w:p w14:paraId="11F5329E" w14:textId="77777777" w:rsidR="00DF7F26" w:rsidRDefault="00CA51E6">
            <w:pPr>
              <w:spacing w:before="120" w:after="120"/>
              <w:rPr>
                <w:sz w:val="24"/>
                <w:szCs w:val="24"/>
              </w:rPr>
            </w:pPr>
            <w:r>
              <w:rPr>
                <w:rFonts w:ascii="Trebuchet MS" w:eastAsia="Trebuchet MS" w:hAnsi="Trebuchet MS" w:cs="Trebuchet MS"/>
                <w:color w:val="000000"/>
                <w:sz w:val="22"/>
                <w:szCs w:val="22"/>
              </w:rPr>
              <w:t>Goal 3, Improve Employee Engagement</w:t>
            </w:r>
          </w:p>
          <w:p w14:paraId="06A38BB4" w14:textId="77777777" w:rsidR="00DF7F26" w:rsidRPr="00843DA9" w:rsidRDefault="00CA51E6">
            <w:pPr>
              <w:spacing w:before="120" w:after="120"/>
              <w:rPr>
                <w:sz w:val="24"/>
                <w:szCs w:val="24"/>
              </w:rPr>
            </w:pPr>
            <w:r>
              <w:rPr>
                <w:rFonts w:ascii="Trebuchet MS" w:eastAsia="Trebuchet MS" w:hAnsi="Trebuchet MS" w:cs="Trebuchet MS"/>
                <w:color w:val="000000"/>
                <w:sz w:val="22"/>
                <w:szCs w:val="22"/>
              </w:rPr>
              <w:t xml:space="preserve">Goal 4, </w:t>
            </w:r>
            <w:r w:rsidRPr="00843DA9">
              <w:rPr>
                <w:rFonts w:ascii="Trebuchet MS" w:eastAsia="Trebuchet MS" w:hAnsi="Trebuchet MS" w:cs="Trebuchet MS"/>
                <w:color w:val="000000"/>
                <w:sz w:val="22"/>
                <w:szCs w:val="22"/>
              </w:rPr>
              <w:t>Promote health equity and environmental justice</w:t>
            </w:r>
          </w:p>
          <w:p w14:paraId="4B3323A0" w14:textId="77777777" w:rsidR="00DF7F26" w:rsidRDefault="00CA51E6">
            <w:pPr>
              <w:spacing w:before="120" w:after="120"/>
              <w:rPr>
                <w:sz w:val="24"/>
                <w:szCs w:val="24"/>
              </w:rPr>
            </w:pPr>
            <w:r>
              <w:rPr>
                <w:rFonts w:ascii="Trebuchet MS" w:eastAsia="Trebuchet MS" w:hAnsi="Trebuchet MS" w:cs="Trebuchet MS"/>
                <w:color w:val="000000"/>
                <w:sz w:val="22"/>
                <w:szCs w:val="22"/>
              </w:rPr>
              <w:t>Goal 5, Prepare and respond to emerging issues, and</w:t>
            </w:r>
          </w:p>
          <w:p w14:paraId="03EA838D" w14:textId="77777777" w:rsidR="00DF7F26" w:rsidRDefault="00CA51E6">
            <w:pPr>
              <w:spacing w:before="120" w:after="120"/>
              <w:rPr>
                <w:sz w:val="24"/>
                <w:szCs w:val="24"/>
              </w:rPr>
            </w:pPr>
            <w:r>
              <w:rPr>
                <w:rFonts w:ascii="Trebuchet MS" w:eastAsia="Trebuchet MS" w:hAnsi="Trebuchet MS" w:cs="Trebuchet MS"/>
                <w:b/>
                <w:color w:val="000000"/>
                <w:sz w:val="22"/>
                <w:szCs w:val="22"/>
                <w:u w:val="single"/>
              </w:rPr>
              <w:t xml:space="preserve">Comply with statutory mandates </w:t>
            </w:r>
            <w:r>
              <w:rPr>
                <w:rFonts w:ascii="Trebuchet MS" w:eastAsia="Trebuchet MS" w:hAnsi="Trebuchet MS" w:cs="Trebuchet MS"/>
                <w:color w:val="000000"/>
                <w:sz w:val="22"/>
                <w:szCs w:val="22"/>
              </w:rPr>
              <w:t>and funding obligations</w:t>
            </w:r>
          </w:p>
        </w:tc>
      </w:tr>
    </w:tbl>
    <w:p w14:paraId="6DA210A1" w14:textId="77777777" w:rsidR="00DF7F26" w:rsidRDefault="00CA51E6" w:rsidP="00AB3B28">
      <w:pPr>
        <w:spacing w:before="240" w:after="240"/>
        <w:ind w:left="720"/>
        <w:rPr>
          <w:sz w:val="24"/>
          <w:szCs w:val="24"/>
        </w:rPr>
      </w:pPr>
      <w:r>
        <w:rPr>
          <w:rFonts w:ascii="Trebuchet MS" w:eastAsia="Trebuchet MS" w:hAnsi="Trebuchet MS" w:cs="Trebuchet MS"/>
          <w:b/>
          <w:color w:val="000000"/>
          <w:sz w:val="22"/>
          <w:szCs w:val="22"/>
        </w:rPr>
        <w:t>Strategies to support these goals:</w:t>
      </w:r>
    </w:p>
    <w:p w14:paraId="7D64E659"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Substance Abuse </w:t>
      </w:r>
      <w:r>
        <w:rPr>
          <w:rFonts w:ascii="Trebuchet MS" w:eastAsia="Trebuchet MS" w:hAnsi="Trebuchet MS" w:cs="Trebuchet MS"/>
          <w:color w:val="000000"/>
          <w:sz w:val="18"/>
          <w:szCs w:val="18"/>
        </w:rPr>
        <w:t>(Goal 1)</w:t>
      </w:r>
    </w:p>
    <w:p w14:paraId="22E5D9E6"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___ Mental Health</w:t>
      </w:r>
      <w:r>
        <w:rPr>
          <w:rFonts w:ascii="Trebuchet MS" w:eastAsia="Trebuchet MS" w:hAnsi="Trebuchet MS" w:cs="Trebuchet MS"/>
          <w:color w:val="000000"/>
          <w:sz w:val="18"/>
          <w:szCs w:val="18"/>
        </w:rPr>
        <w:t xml:space="preserve"> (Goal 1, 2, 3 and 4)</w:t>
      </w:r>
    </w:p>
    <w:p w14:paraId="66E4FFE1"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Obesity </w:t>
      </w:r>
      <w:r>
        <w:rPr>
          <w:rFonts w:ascii="Trebuchet MS" w:eastAsia="Trebuchet MS" w:hAnsi="Trebuchet MS" w:cs="Trebuchet MS"/>
          <w:color w:val="000000"/>
          <w:sz w:val="18"/>
          <w:szCs w:val="18"/>
        </w:rPr>
        <w:t>(Goal 1)</w:t>
      </w:r>
    </w:p>
    <w:p w14:paraId="7A3944D5"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Immunization </w:t>
      </w:r>
      <w:r>
        <w:rPr>
          <w:rFonts w:ascii="Trebuchet MS" w:eastAsia="Trebuchet MS" w:hAnsi="Trebuchet MS" w:cs="Trebuchet MS"/>
          <w:color w:val="000000"/>
          <w:sz w:val="18"/>
          <w:szCs w:val="18"/>
        </w:rPr>
        <w:t>(Goal 1)</w:t>
      </w:r>
    </w:p>
    <w:p w14:paraId="0212A761"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Air Quality </w:t>
      </w:r>
      <w:r>
        <w:rPr>
          <w:rFonts w:ascii="Trebuchet MS" w:eastAsia="Trebuchet MS" w:hAnsi="Trebuchet MS" w:cs="Trebuchet MS"/>
          <w:color w:val="000000"/>
          <w:sz w:val="18"/>
          <w:szCs w:val="18"/>
        </w:rPr>
        <w:t>(Goal 1)</w:t>
      </w:r>
    </w:p>
    <w:p w14:paraId="20ABDB6E"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Water Quality </w:t>
      </w:r>
      <w:r>
        <w:rPr>
          <w:rFonts w:ascii="Trebuchet MS" w:eastAsia="Trebuchet MS" w:hAnsi="Trebuchet MS" w:cs="Trebuchet MS"/>
          <w:color w:val="000000"/>
          <w:sz w:val="18"/>
          <w:szCs w:val="18"/>
        </w:rPr>
        <w:t>(Goal 1)</w:t>
      </w:r>
    </w:p>
    <w:p w14:paraId="7C0DBE5C"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Data collection and dissemination </w:t>
      </w:r>
      <w:r>
        <w:rPr>
          <w:rFonts w:ascii="Trebuchet MS" w:eastAsia="Trebuchet MS" w:hAnsi="Trebuchet MS" w:cs="Trebuchet MS"/>
          <w:color w:val="000000"/>
          <w:sz w:val="18"/>
          <w:szCs w:val="18"/>
        </w:rPr>
        <w:t>(Goal 1, 2, 3, 4, 5)</w:t>
      </w:r>
    </w:p>
    <w:p w14:paraId="364CD77E"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Implement quality improvement/a quality improvement project </w:t>
      </w:r>
      <w:r>
        <w:rPr>
          <w:rFonts w:ascii="Trebuchet MS" w:eastAsia="Trebuchet MS" w:hAnsi="Trebuchet MS" w:cs="Trebuchet MS"/>
          <w:color w:val="000000"/>
          <w:sz w:val="18"/>
          <w:szCs w:val="18"/>
        </w:rPr>
        <w:t>(Goal 1, 2, 3, 5)</w:t>
      </w:r>
    </w:p>
    <w:p w14:paraId="3CF3D138"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 xml:space="preserve">___ Employee Engagement </w:t>
      </w:r>
      <w:r>
        <w:rPr>
          <w:rFonts w:ascii="Trebuchet MS" w:eastAsia="Trebuchet MS" w:hAnsi="Trebuchet MS" w:cs="Trebuchet MS"/>
          <w:color w:val="000000"/>
          <w:sz w:val="18"/>
          <w:szCs w:val="18"/>
        </w:rPr>
        <w:t>(Goal 1, 2, 3)</w:t>
      </w:r>
    </w:p>
    <w:p w14:paraId="70AE2004" w14:textId="22CA4C9E" w:rsidR="00DF7F26" w:rsidRDefault="00CA51E6" w:rsidP="00254FF2">
      <w:pPr>
        <w:ind w:left="1166" w:firstLine="85"/>
        <w:rPr>
          <w:sz w:val="24"/>
          <w:szCs w:val="24"/>
        </w:rPr>
      </w:pPr>
      <w:r>
        <w:rPr>
          <w:rFonts w:ascii="Trebuchet MS" w:eastAsia="Trebuchet MS" w:hAnsi="Trebuchet MS" w:cs="Trebuchet MS"/>
          <w:color w:val="000000"/>
          <w:sz w:val="22"/>
          <w:szCs w:val="22"/>
        </w:rPr>
        <w:t>_</w:t>
      </w:r>
      <w:r w:rsidR="00742B55">
        <w:rPr>
          <w:rFonts w:ascii="Trebuchet MS" w:eastAsia="Trebuchet MS" w:hAnsi="Trebuchet MS" w:cs="Trebuchet MS"/>
          <w:color w:val="000000"/>
          <w:sz w:val="22"/>
          <w:szCs w:val="22"/>
        </w:rPr>
        <w:t>X</w:t>
      </w:r>
      <w:r>
        <w:rPr>
          <w:rFonts w:ascii="Trebuchet MS" w:eastAsia="Trebuchet MS" w:hAnsi="Trebuchet MS" w:cs="Trebuchet MS"/>
          <w:color w:val="000000"/>
          <w:sz w:val="22"/>
          <w:szCs w:val="22"/>
        </w:rPr>
        <w:t xml:space="preserve">_ Decisions incorporate health equity and environmental justice </w:t>
      </w:r>
      <w:r>
        <w:rPr>
          <w:rFonts w:ascii="Trebuchet MS" w:eastAsia="Trebuchet MS" w:hAnsi="Trebuchet MS" w:cs="Trebuchet MS"/>
          <w:color w:val="000000"/>
          <w:sz w:val="18"/>
          <w:szCs w:val="18"/>
        </w:rPr>
        <w:t>(Goal 1, 3, 4)</w:t>
      </w:r>
    </w:p>
    <w:p w14:paraId="630F2F04" w14:textId="77777777" w:rsidR="00DF7F26" w:rsidRDefault="00CA51E6" w:rsidP="00254FF2">
      <w:pPr>
        <w:ind w:left="1166" w:firstLine="85"/>
        <w:rPr>
          <w:sz w:val="24"/>
          <w:szCs w:val="24"/>
        </w:rPr>
      </w:pPr>
      <w:r>
        <w:rPr>
          <w:rFonts w:ascii="Trebuchet MS" w:eastAsia="Trebuchet MS" w:hAnsi="Trebuchet MS" w:cs="Trebuchet MS"/>
          <w:color w:val="000000"/>
          <w:sz w:val="22"/>
          <w:szCs w:val="22"/>
        </w:rPr>
        <w:t>___ Detect, prepare and respond to emerging issues (</w:t>
      </w:r>
      <w:r>
        <w:rPr>
          <w:rFonts w:ascii="Trebuchet MS" w:eastAsia="Trebuchet MS" w:hAnsi="Trebuchet MS" w:cs="Trebuchet MS"/>
          <w:color w:val="000000"/>
          <w:sz w:val="18"/>
          <w:szCs w:val="18"/>
        </w:rPr>
        <w:t>Goal 1, 2, 3, 4, 5)</w:t>
      </w:r>
    </w:p>
    <w:p w14:paraId="7BA5FD2C" w14:textId="67781865" w:rsidR="00DF7F26" w:rsidRPr="00D16B3F" w:rsidRDefault="00CA51E6" w:rsidP="00254FF2">
      <w:pPr>
        <w:ind w:left="1166" w:firstLine="85"/>
        <w:rPr>
          <w:sz w:val="24"/>
          <w:szCs w:val="24"/>
        </w:rPr>
      </w:pPr>
      <w:r>
        <w:rPr>
          <w:rFonts w:ascii="Trebuchet MS" w:eastAsia="Trebuchet MS" w:hAnsi="Trebuchet MS" w:cs="Trebuchet MS"/>
          <w:color w:val="000000"/>
          <w:sz w:val="22"/>
          <w:szCs w:val="22"/>
        </w:rPr>
        <w:t>_</w:t>
      </w:r>
      <w:r w:rsidR="00EA5C33">
        <w:rPr>
          <w:rFonts w:ascii="Trebuchet MS" w:eastAsia="Trebuchet MS" w:hAnsi="Trebuchet MS" w:cs="Trebuchet MS"/>
          <w:color w:val="000000"/>
          <w:sz w:val="22"/>
          <w:szCs w:val="22"/>
        </w:rPr>
        <w:t>X</w:t>
      </w:r>
      <w:r>
        <w:rPr>
          <w:rFonts w:ascii="Trebuchet MS" w:eastAsia="Trebuchet MS" w:hAnsi="Trebuchet MS" w:cs="Trebuchet MS"/>
          <w:color w:val="000000"/>
          <w:sz w:val="22"/>
          <w:szCs w:val="22"/>
        </w:rPr>
        <w:t>_ Advance CDPHE Division-level strategic priorities.</w:t>
      </w:r>
    </w:p>
    <w:p w14:paraId="29EE88FB" w14:textId="77777777" w:rsidR="00DF7F26" w:rsidRDefault="00DF7F26">
      <w:pPr>
        <w:ind w:left="1170" w:firstLine="90"/>
        <w:rPr>
          <w:rFonts w:ascii="Trebuchet MS" w:eastAsia="Trebuchet MS" w:hAnsi="Trebuchet MS" w:cs="Trebuchet MS"/>
          <w:sz w:val="22"/>
          <w:szCs w:val="22"/>
        </w:rPr>
      </w:pPr>
    </w:p>
    <w:p w14:paraId="7C9A4083" w14:textId="04B5DACA" w:rsidR="00DF7F26" w:rsidRPr="00EE07EA" w:rsidRDefault="00CA51E6" w:rsidP="00AB3B28">
      <w:pPr>
        <w:ind w:left="720"/>
        <w:rPr>
          <w:rFonts w:ascii="Trebuchet MS" w:eastAsia="Trebuchet MS" w:hAnsi="Trebuchet MS" w:cs="Trebuchet MS"/>
          <w:bCs/>
          <w:sz w:val="22"/>
          <w:szCs w:val="22"/>
        </w:rPr>
      </w:pPr>
      <w:r w:rsidRPr="00EE07EA">
        <w:rPr>
          <w:rFonts w:ascii="Trebuchet MS" w:eastAsia="Trebuchet MS" w:hAnsi="Trebuchet MS" w:cs="Trebuchet MS"/>
          <w:bCs/>
          <w:sz w:val="22"/>
          <w:szCs w:val="22"/>
        </w:rPr>
        <w:t>The costs and benefits of the proposed rule will not be incurred if inaction was chosen. Costs and benefits of inaction no</w:t>
      </w:r>
      <w:r w:rsidR="00F42B71" w:rsidRPr="00EE07EA">
        <w:rPr>
          <w:rFonts w:ascii="Trebuchet MS" w:eastAsia="Trebuchet MS" w:hAnsi="Trebuchet MS" w:cs="Trebuchet MS"/>
          <w:bCs/>
          <w:sz w:val="22"/>
          <w:szCs w:val="22"/>
        </w:rPr>
        <w:t xml:space="preserve">t previously discussed </w:t>
      </w:r>
      <w:proofErr w:type="gramStart"/>
      <w:r w:rsidR="00F42B71" w:rsidRPr="00EE07EA">
        <w:rPr>
          <w:rFonts w:ascii="Trebuchet MS" w:eastAsia="Trebuchet MS" w:hAnsi="Trebuchet MS" w:cs="Trebuchet MS"/>
          <w:bCs/>
          <w:sz w:val="22"/>
          <w:szCs w:val="22"/>
        </w:rPr>
        <w:t>include:</w:t>
      </w:r>
      <w:proofErr w:type="gramEnd"/>
      <w:r w:rsidR="00F42B71" w:rsidRPr="00EE07EA">
        <w:rPr>
          <w:rFonts w:ascii="Trebuchet MS" w:eastAsia="Trebuchet MS" w:hAnsi="Trebuchet MS" w:cs="Trebuchet MS"/>
          <w:bCs/>
          <w:sz w:val="22"/>
          <w:szCs w:val="22"/>
        </w:rPr>
        <w:t xml:space="preserve"> </w:t>
      </w:r>
      <w:r w:rsidR="00AB3B28" w:rsidRPr="00EE07EA">
        <w:rPr>
          <w:rFonts w:ascii="Trebuchet MS" w:eastAsia="Trebuchet MS" w:hAnsi="Trebuchet MS" w:cs="Trebuchet MS"/>
          <w:bCs/>
          <w:sz w:val="22"/>
          <w:szCs w:val="22"/>
        </w:rPr>
        <w:t xml:space="preserve">rules misalignment with changes to statute brought by </w:t>
      </w:r>
      <w:r w:rsidR="00742B55">
        <w:rPr>
          <w:rFonts w:ascii="Trebuchet MS" w:eastAsia="Trebuchet MS" w:hAnsi="Trebuchet MS" w:cs="Trebuchet MS"/>
          <w:bCs/>
          <w:sz w:val="22"/>
          <w:szCs w:val="22"/>
        </w:rPr>
        <w:t xml:space="preserve">HB25-1248 and </w:t>
      </w:r>
      <w:r w:rsidR="00AB3B28" w:rsidRPr="00EE07EA">
        <w:rPr>
          <w:rFonts w:ascii="Trebuchet MS" w:eastAsia="Trebuchet MS" w:hAnsi="Trebuchet MS" w:cs="Trebuchet MS"/>
          <w:bCs/>
          <w:sz w:val="22"/>
          <w:szCs w:val="22"/>
        </w:rPr>
        <w:t>SB25-</w:t>
      </w:r>
      <w:r w:rsidR="00742B55">
        <w:rPr>
          <w:rFonts w:ascii="Trebuchet MS" w:eastAsia="Trebuchet MS" w:hAnsi="Trebuchet MS" w:cs="Trebuchet MS"/>
          <w:bCs/>
          <w:sz w:val="22"/>
          <w:szCs w:val="22"/>
        </w:rPr>
        <w:t>289, and failure to follow the recommendations</w:t>
      </w:r>
      <w:r w:rsidR="00480F0E">
        <w:rPr>
          <w:rFonts w:ascii="Trebuchet MS" w:eastAsia="Trebuchet MS" w:hAnsi="Trebuchet MS" w:cs="Trebuchet MS"/>
          <w:bCs/>
          <w:sz w:val="22"/>
          <w:szCs w:val="22"/>
        </w:rPr>
        <w:t xml:space="preserve"> to the Division</w:t>
      </w:r>
      <w:r w:rsidR="00742B55">
        <w:rPr>
          <w:rFonts w:ascii="Trebuchet MS" w:eastAsia="Trebuchet MS" w:hAnsi="Trebuchet MS" w:cs="Trebuchet MS"/>
          <w:bCs/>
          <w:sz w:val="22"/>
          <w:szCs w:val="22"/>
        </w:rPr>
        <w:t xml:space="preserve"> from the </w:t>
      </w:r>
      <w:r w:rsidR="00C45FBE">
        <w:rPr>
          <w:rFonts w:ascii="Trebuchet MS" w:eastAsia="Trebuchet MS" w:hAnsi="Trebuchet MS" w:cs="Trebuchet MS"/>
          <w:bCs/>
          <w:sz w:val="22"/>
          <w:szCs w:val="22"/>
        </w:rPr>
        <w:t>Audit</w:t>
      </w:r>
      <w:r w:rsidR="00AB3B28" w:rsidRPr="00EE07EA">
        <w:rPr>
          <w:rFonts w:ascii="Trebuchet MS" w:eastAsia="Trebuchet MS" w:hAnsi="Trebuchet MS" w:cs="Trebuchet MS"/>
          <w:bCs/>
          <w:sz w:val="22"/>
          <w:szCs w:val="22"/>
        </w:rPr>
        <w:t>.</w:t>
      </w:r>
    </w:p>
    <w:p w14:paraId="44A9E58A" w14:textId="77777777" w:rsidR="00DF7F26" w:rsidRDefault="00DF7F26">
      <w:pPr>
        <w:ind w:hanging="720"/>
        <w:rPr>
          <w:rFonts w:ascii="Trebuchet MS" w:eastAsia="Trebuchet MS" w:hAnsi="Trebuchet MS" w:cs="Trebuchet MS"/>
          <w:sz w:val="22"/>
          <w:szCs w:val="22"/>
        </w:rPr>
      </w:pPr>
    </w:p>
    <w:p w14:paraId="44D7B407" w14:textId="77777777" w:rsidR="00DF7F26" w:rsidRDefault="00CA51E6">
      <w:pPr>
        <w:ind w:left="720" w:hanging="720"/>
        <w:rPr>
          <w:rFonts w:ascii="Trebuchet MS" w:eastAsia="Trebuchet MS" w:hAnsi="Trebuchet MS" w:cs="Trebuchet MS"/>
          <w:b/>
          <w:sz w:val="22"/>
          <w:szCs w:val="22"/>
        </w:rPr>
      </w:pPr>
      <w:r>
        <w:rPr>
          <w:rFonts w:ascii="Trebuchet MS" w:eastAsia="Trebuchet MS" w:hAnsi="Trebuchet MS" w:cs="Trebuchet MS"/>
          <w:b/>
          <w:sz w:val="22"/>
          <w:szCs w:val="22"/>
        </w:rPr>
        <w:t>5.</w:t>
      </w:r>
      <w:r>
        <w:rPr>
          <w:rFonts w:ascii="Trebuchet MS" w:eastAsia="Trebuchet MS" w:hAnsi="Trebuchet MS" w:cs="Trebuchet MS"/>
          <w:b/>
          <w:sz w:val="22"/>
          <w:szCs w:val="22"/>
        </w:rPr>
        <w:tab/>
        <w:t>A determination of whether there are less costly methods or less intrusive methods for achieving the purpose of the proposed rule.</w:t>
      </w:r>
    </w:p>
    <w:p w14:paraId="222242AB" w14:textId="77777777" w:rsidR="00DF7F26" w:rsidRDefault="00CA51E6">
      <w:pPr>
        <w:ind w:left="720" w:hanging="720"/>
        <w:rPr>
          <w:rFonts w:ascii="Trebuchet MS" w:eastAsia="Trebuchet MS" w:hAnsi="Trebuchet MS" w:cs="Trebuchet MS"/>
          <w:sz w:val="22"/>
          <w:szCs w:val="22"/>
        </w:rPr>
      </w:pPr>
      <w:r>
        <w:rPr>
          <w:rFonts w:ascii="Trebuchet MS" w:eastAsia="Trebuchet MS" w:hAnsi="Trebuchet MS" w:cs="Trebuchet MS"/>
          <w:sz w:val="22"/>
          <w:szCs w:val="22"/>
        </w:rPr>
        <w:tab/>
      </w:r>
    </w:p>
    <w:p w14:paraId="17645099" w14:textId="33B13E3F" w:rsidR="00DF7F26" w:rsidRDefault="00CA51E6">
      <w:pPr>
        <w:widowControl w:val="0"/>
        <w:pBdr>
          <w:top w:val="nil"/>
          <w:left w:val="nil"/>
          <w:bottom w:val="nil"/>
          <w:right w:val="nil"/>
          <w:between w:val="nil"/>
        </w:pBdr>
        <w:ind w:left="720"/>
        <w:rPr>
          <w:rFonts w:ascii="Trebuchet MS" w:eastAsia="Trebuchet MS" w:hAnsi="Trebuchet MS" w:cs="Trebuchet MS"/>
          <w:sz w:val="22"/>
          <w:szCs w:val="22"/>
        </w:rPr>
      </w:pPr>
      <w:r>
        <w:rPr>
          <w:rFonts w:ascii="Trebuchet MS" w:eastAsia="Trebuchet MS" w:hAnsi="Trebuchet MS" w:cs="Trebuchet MS"/>
          <w:sz w:val="22"/>
          <w:szCs w:val="22"/>
        </w:rPr>
        <w:t xml:space="preserve">Rulemaking is proposed when, as here, it is the only statutorily allowable method for achieving the purpose of the statute. The specific revisions proposed in this rulemaking are the minimum necessary to achieve </w:t>
      </w:r>
      <w:r w:rsidR="00587BA6">
        <w:rPr>
          <w:rFonts w:ascii="Trebuchet MS" w:eastAsia="Trebuchet MS" w:hAnsi="Trebuchet MS" w:cs="Trebuchet MS"/>
          <w:sz w:val="22"/>
          <w:szCs w:val="22"/>
        </w:rPr>
        <w:t xml:space="preserve">alignment </w:t>
      </w:r>
      <w:r>
        <w:rPr>
          <w:rFonts w:ascii="Trebuchet MS" w:eastAsia="Trebuchet MS" w:hAnsi="Trebuchet MS" w:cs="Trebuchet MS"/>
          <w:sz w:val="22"/>
          <w:szCs w:val="22"/>
        </w:rPr>
        <w:t>with statute.</w:t>
      </w:r>
    </w:p>
    <w:p w14:paraId="7E74B314" w14:textId="77777777" w:rsidR="00DF7F26" w:rsidRDefault="00DF7F26">
      <w:pPr>
        <w:rPr>
          <w:rFonts w:ascii="Trebuchet MS" w:eastAsia="Trebuchet MS" w:hAnsi="Trebuchet MS" w:cs="Trebuchet MS"/>
          <w:sz w:val="22"/>
          <w:szCs w:val="22"/>
        </w:rPr>
      </w:pPr>
    </w:p>
    <w:p w14:paraId="5E06FAA1" w14:textId="77777777" w:rsidR="00DF7F26" w:rsidRDefault="00CA51E6">
      <w:pPr>
        <w:ind w:left="720" w:hanging="720"/>
        <w:rPr>
          <w:rFonts w:ascii="Trebuchet MS" w:eastAsia="Trebuchet MS" w:hAnsi="Trebuchet MS" w:cs="Trebuchet MS"/>
          <w:b/>
          <w:sz w:val="22"/>
          <w:szCs w:val="22"/>
        </w:rPr>
      </w:pPr>
      <w:r>
        <w:rPr>
          <w:rFonts w:ascii="Trebuchet MS" w:eastAsia="Trebuchet MS" w:hAnsi="Trebuchet MS" w:cs="Trebuchet MS"/>
          <w:b/>
          <w:sz w:val="22"/>
          <w:szCs w:val="22"/>
        </w:rPr>
        <w:t>6.</w:t>
      </w:r>
      <w:r>
        <w:rPr>
          <w:rFonts w:ascii="Trebuchet MS" w:eastAsia="Trebuchet MS" w:hAnsi="Trebuchet MS" w:cs="Trebuchet MS"/>
          <w:b/>
          <w:sz w:val="22"/>
          <w:szCs w:val="22"/>
        </w:rPr>
        <w:tab/>
        <w:t>Alternative Rules or Alternatives to Rulemaking Considered and Why Rejected.</w:t>
      </w:r>
    </w:p>
    <w:p w14:paraId="4CC9CFC6" w14:textId="77777777" w:rsidR="00DF7F26" w:rsidRDefault="00DF7F26">
      <w:pPr>
        <w:ind w:left="720" w:hanging="720"/>
        <w:rPr>
          <w:rFonts w:ascii="Trebuchet MS" w:eastAsia="Trebuchet MS" w:hAnsi="Trebuchet MS" w:cs="Trebuchet MS"/>
          <w:sz w:val="22"/>
          <w:szCs w:val="22"/>
        </w:rPr>
      </w:pPr>
    </w:p>
    <w:p w14:paraId="7534BE3C" w14:textId="02BBE60C" w:rsidR="00DF7F26" w:rsidRDefault="00CA51E6">
      <w:pPr>
        <w:ind w:left="720"/>
        <w:rPr>
          <w:rFonts w:ascii="Trebuchet MS" w:eastAsia="Trebuchet MS" w:hAnsi="Trebuchet MS" w:cs="Trebuchet MS"/>
          <w:sz w:val="22"/>
          <w:szCs w:val="22"/>
        </w:rPr>
      </w:pPr>
      <w:r>
        <w:rPr>
          <w:rFonts w:ascii="Trebuchet MS" w:eastAsia="Trebuchet MS" w:hAnsi="Trebuchet MS" w:cs="Trebuchet MS"/>
          <w:sz w:val="22"/>
          <w:szCs w:val="22"/>
        </w:rPr>
        <w:t xml:space="preserve">No other alternatives </w:t>
      </w:r>
      <w:r w:rsidR="008432C4">
        <w:rPr>
          <w:rFonts w:ascii="Trebuchet MS" w:eastAsia="Trebuchet MS" w:hAnsi="Trebuchet MS" w:cs="Trebuchet MS"/>
          <w:sz w:val="22"/>
          <w:szCs w:val="22"/>
        </w:rPr>
        <w:t xml:space="preserve">to rulemaking </w:t>
      </w:r>
      <w:r>
        <w:rPr>
          <w:rFonts w:ascii="Trebuchet MS" w:eastAsia="Trebuchet MS" w:hAnsi="Trebuchet MS" w:cs="Trebuchet MS"/>
          <w:sz w:val="22"/>
          <w:szCs w:val="22"/>
        </w:rPr>
        <w:t>were considered,</w:t>
      </w:r>
      <w:r w:rsidR="008432C4">
        <w:rPr>
          <w:rFonts w:ascii="Trebuchet MS" w:eastAsia="Trebuchet MS" w:hAnsi="Trebuchet MS" w:cs="Trebuchet MS"/>
          <w:sz w:val="22"/>
          <w:szCs w:val="22"/>
        </w:rPr>
        <w:t xml:space="preserve"> as </w:t>
      </w:r>
      <w:r w:rsidR="00742B55">
        <w:rPr>
          <w:rFonts w:ascii="Trebuchet MS" w:eastAsia="Trebuchet MS" w:hAnsi="Trebuchet MS" w:cs="Trebuchet MS"/>
          <w:sz w:val="22"/>
          <w:szCs w:val="22"/>
        </w:rPr>
        <w:t xml:space="preserve">aligning to the </w:t>
      </w:r>
      <w:r w:rsidR="008432C4">
        <w:rPr>
          <w:rFonts w:ascii="Trebuchet MS" w:eastAsia="Trebuchet MS" w:hAnsi="Trebuchet MS" w:cs="Trebuchet MS"/>
          <w:sz w:val="22"/>
          <w:szCs w:val="22"/>
        </w:rPr>
        <w:t>statute requires rule</w:t>
      </w:r>
      <w:r w:rsidR="00742B55">
        <w:rPr>
          <w:rFonts w:ascii="Trebuchet MS" w:eastAsia="Trebuchet MS" w:hAnsi="Trebuchet MS" w:cs="Trebuchet MS"/>
          <w:sz w:val="22"/>
          <w:szCs w:val="22"/>
        </w:rPr>
        <w:t xml:space="preserve"> changes</w:t>
      </w:r>
      <w:r w:rsidR="008432C4">
        <w:rPr>
          <w:rFonts w:ascii="Trebuchet MS" w:eastAsia="Trebuchet MS" w:hAnsi="Trebuchet MS" w:cs="Trebuchet MS"/>
          <w:sz w:val="22"/>
          <w:szCs w:val="22"/>
        </w:rPr>
        <w:t xml:space="preserve">. The rules presented here were crafted with the input of </w:t>
      </w:r>
      <w:r w:rsidR="008432C4">
        <w:rPr>
          <w:rFonts w:ascii="Trebuchet MS" w:eastAsia="Trebuchet MS" w:hAnsi="Trebuchet MS" w:cs="Trebuchet MS"/>
          <w:sz w:val="22"/>
          <w:szCs w:val="22"/>
        </w:rPr>
        <w:lastRenderedPageBreak/>
        <w:t>stakeholders and are limited to those issues that are required for the implementation of the law.</w:t>
      </w:r>
    </w:p>
    <w:p w14:paraId="037305CD" w14:textId="77777777" w:rsidR="00DF7F26" w:rsidRDefault="00CA51E6">
      <w:pPr>
        <w:ind w:left="720" w:hanging="720"/>
        <w:rPr>
          <w:rFonts w:ascii="Trebuchet MS" w:eastAsia="Trebuchet MS" w:hAnsi="Trebuchet MS" w:cs="Trebuchet MS"/>
          <w:sz w:val="22"/>
          <w:szCs w:val="22"/>
        </w:rPr>
      </w:pPr>
      <w:r>
        <w:rPr>
          <w:rFonts w:ascii="Trebuchet MS" w:eastAsia="Trebuchet MS" w:hAnsi="Trebuchet MS" w:cs="Trebuchet MS"/>
          <w:sz w:val="22"/>
          <w:szCs w:val="22"/>
        </w:rPr>
        <w:tab/>
      </w:r>
    </w:p>
    <w:p w14:paraId="6EB242A4" w14:textId="77777777" w:rsidR="00DF7F26" w:rsidRDefault="00CA51E6">
      <w:pPr>
        <w:ind w:left="720" w:hanging="720"/>
        <w:rPr>
          <w:rFonts w:ascii="Trebuchet MS" w:eastAsia="Trebuchet MS" w:hAnsi="Trebuchet MS" w:cs="Trebuchet MS"/>
          <w:b/>
          <w:sz w:val="22"/>
          <w:szCs w:val="22"/>
        </w:rPr>
      </w:pPr>
      <w:r>
        <w:rPr>
          <w:rFonts w:ascii="Trebuchet MS" w:eastAsia="Trebuchet MS" w:hAnsi="Trebuchet MS" w:cs="Trebuchet MS"/>
          <w:b/>
          <w:sz w:val="22"/>
          <w:szCs w:val="22"/>
        </w:rPr>
        <w:t>7.</w:t>
      </w:r>
      <w:r>
        <w:rPr>
          <w:rFonts w:ascii="Trebuchet MS" w:eastAsia="Trebuchet MS" w:hAnsi="Trebuchet MS" w:cs="Trebuchet MS"/>
          <w:b/>
          <w:sz w:val="22"/>
          <w:szCs w:val="22"/>
        </w:rPr>
        <w:tab/>
        <w:t xml:space="preserve">To the extent practicable, a quantification of the data used in the analysis; the analysis must </w:t>
      </w:r>
      <w:proofErr w:type="gramStart"/>
      <w:r>
        <w:rPr>
          <w:rFonts w:ascii="Trebuchet MS" w:eastAsia="Trebuchet MS" w:hAnsi="Trebuchet MS" w:cs="Trebuchet MS"/>
          <w:b/>
          <w:sz w:val="22"/>
          <w:szCs w:val="22"/>
        </w:rPr>
        <w:t>take into account</w:t>
      </w:r>
      <w:proofErr w:type="gramEnd"/>
      <w:r>
        <w:rPr>
          <w:rFonts w:ascii="Trebuchet MS" w:eastAsia="Trebuchet MS" w:hAnsi="Trebuchet MS" w:cs="Trebuchet MS"/>
          <w:b/>
          <w:sz w:val="22"/>
          <w:szCs w:val="22"/>
        </w:rPr>
        <w:t xml:space="preserve"> both short-term and long-term consequences.</w:t>
      </w:r>
    </w:p>
    <w:p w14:paraId="47B37E1F" w14:textId="77777777" w:rsidR="00DF7F26" w:rsidRDefault="00DF7F26">
      <w:pPr>
        <w:ind w:left="720" w:hanging="720"/>
        <w:rPr>
          <w:rFonts w:ascii="Trebuchet MS" w:eastAsia="Trebuchet MS" w:hAnsi="Trebuchet MS" w:cs="Trebuchet MS"/>
          <w:sz w:val="22"/>
          <w:szCs w:val="22"/>
        </w:rPr>
      </w:pPr>
    </w:p>
    <w:p w14:paraId="5A3CD37F" w14:textId="31ADC14B" w:rsidR="00DF7F26" w:rsidRDefault="00CA51E6" w:rsidP="00587BA6">
      <w:pPr>
        <w:ind w:left="720"/>
        <w:rPr>
          <w:rFonts w:ascii="Trebuchet MS" w:eastAsia="Trebuchet MS" w:hAnsi="Trebuchet MS" w:cs="Trebuchet MS"/>
          <w:sz w:val="22"/>
          <w:szCs w:val="22"/>
        </w:rPr>
      </w:pPr>
      <w:r>
        <w:rPr>
          <w:rFonts w:ascii="Trebuchet MS" w:eastAsia="Trebuchet MS" w:hAnsi="Trebuchet MS" w:cs="Trebuchet MS"/>
          <w:sz w:val="22"/>
          <w:szCs w:val="22"/>
        </w:rPr>
        <w:t xml:space="preserve">The </w:t>
      </w:r>
      <w:r w:rsidR="00B860C8">
        <w:rPr>
          <w:rFonts w:ascii="Trebuchet MS" w:eastAsia="Trebuchet MS" w:hAnsi="Trebuchet MS" w:cs="Trebuchet MS"/>
          <w:sz w:val="22"/>
          <w:szCs w:val="22"/>
        </w:rPr>
        <w:t>addition</w:t>
      </w:r>
      <w:r>
        <w:rPr>
          <w:rFonts w:ascii="Trebuchet MS" w:eastAsia="Trebuchet MS" w:hAnsi="Trebuchet MS" w:cs="Trebuchet MS"/>
          <w:sz w:val="22"/>
          <w:szCs w:val="22"/>
        </w:rPr>
        <w:t xml:space="preserve"> of this language is necessary to be in alignment with state law, and no independent data was used in the analysis. </w:t>
      </w:r>
      <w:r>
        <w:br w:type="page"/>
      </w:r>
    </w:p>
    <w:p w14:paraId="6A8A99E8" w14:textId="77777777" w:rsidR="00DF7F26" w:rsidRPr="00CB1019" w:rsidRDefault="00CA51E6" w:rsidP="00C1170A">
      <w:pPr>
        <w:pStyle w:val="Heading2"/>
      </w:pPr>
      <w:r w:rsidRPr="00CB1019">
        <w:lastRenderedPageBreak/>
        <w:t>STAKEHOLDER ENGAGEMENT</w:t>
      </w:r>
    </w:p>
    <w:p w14:paraId="623F5343" w14:textId="03978959" w:rsidR="00DF7F26" w:rsidRDefault="00756802">
      <w:pPr>
        <w:pBdr>
          <w:top w:val="nil"/>
          <w:left w:val="nil"/>
          <w:bottom w:val="nil"/>
          <w:right w:val="nil"/>
          <w:between w:val="nil"/>
        </w:pBdr>
        <w:jc w:val="center"/>
        <w:rPr>
          <w:rFonts w:ascii="Trebuchet MS" w:eastAsia="Trebuchet MS" w:hAnsi="Trebuchet MS" w:cs="Trebuchet MS"/>
          <w:b/>
          <w:sz w:val="22"/>
          <w:szCs w:val="22"/>
        </w:rPr>
      </w:pPr>
      <w:r>
        <w:rPr>
          <w:rFonts w:ascii="Trebuchet MS" w:eastAsia="Trebuchet MS" w:hAnsi="Trebuchet MS" w:cs="Trebuchet MS"/>
          <w:b/>
          <w:color w:val="000000"/>
          <w:sz w:val="22"/>
          <w:szCs w:val="22"/>
        </w:rPr>
        <w:t xml:space="preserve">For </w:t>
      </w:r>
      <w:r w:rsidR="00464F1D">
        <w:rPr>
          <w:rFonts w:ascii="Trebuchet MS" w:eastAsia="Trebuchet MS" w:hAnsi="Trebuchet MS" w:cs="Trebuchet MS"/>
          <w:b/>
          <w:color w:val="000000"/>
          <w:sz w:val="22"/>
          <w:szCs w:val="22"/>
        </w:rPr>
        <w:t>Revision</w:t>
      </w:r>
      <w:r>
        <w:rPr>
          <w:rFonts w:ascii="Trebuchet MS" w:eastAsia="Trebuchet MS" w:hAnsi="Trebuchet MS" w:cs="Trebuchet MS"/>
          <w:b/>
          <w:color w:val="000000"/>
          <w:sz w:val="22"/>
          <w:szCs w:val="22"/>
        </w:rPr>
        <w:t xml:space="preserve"> of</w:t>
      </w:r>
    </w:p>
    <w:p w14:paraId="2CD92B92" w14:textId="03CF5192" w:rsidR="00DF7F26" w:rsidRPr="00B860C8" w:rsidRDefault="002546E8" w:rsidP="00B860C8">
      <w:pPr>
        <w:pBdr>
          <w:top w:val="nil"/>
          <w:left w:val="nil"/>
          <w:bottom w:val="nil"/>
          <w:right w:val="nil"/>
          <w:between w:val="nil"/>
        </w:pBdr>
        <w:jc w:val="center"/>
        <w:rPr>
          <w:rFonts w:ascii="Trebuchet MS" w:eastAsia="Trebuchet MS" w:hAnsi="Trebuchet MS" w:cs="Trebuchet MS"/>
          <w:b/>
          <w:sz w:val="22"/>
          <w:szCs w:val="22"/>
        </w:rPr>
      </w:pPr>
      <w:r>
        <w:rPr>
          <w:rFonts w:ascii="Trebuchet MS" w:eastAsia="Trebuchet MS" w:hAnsi="Trebuchet MS" w:cs="Trebuchet MS"/>
          <w:b/>
          <w:sz w:val="22"/>
          <w:szCs w:val="22"/>
        </w:rPr>
        <w:t>6 CCR 1011-1, Chapter 2 General Licensure Standards</w:t>
      </w:r>
    </w:p>
    <w:p w14:paraId="2269388A" w14:textId="77777777" w:rsidR="00DF7F26" w:rsidRDefault="00DF7F26">
      <w:pPr>
        <w:rPr>
          <w:rFonts w:ascii="Trebuchet MS" w:eastAsia="Trebuchet MS" w:hAnsi="Trebuchet MS" w:cs="Trebuchet MS"/>
          <w:color w:val="000000"/>
          <w:sz w:val="22"/>
          <w:szCs w:val="22"/>
          <w:shd w:val="clear" w:color="auto" w:fill="EFEFEF"/>
        </w:rPr>
      </w:pPr>
    </w:p>
    <w:p w14:paraId="39AAB7F6" w14:textId="77777777" w:rsidR="00DF7F26" w:rsidRDefault="00CA51E6">
      <w:pPr>
        <w:rPr>
          <w:rFonts w:ascii="Trebuchet MS" w:eastAsia="Trebuchet MS" w:hAnsi="Trebuchet MS" w:cs="Trebuchet MS"/>
          <w:b/>
          <w:sz w:val="22"/>
          <w:szCs w:val="22"/>
        </w:rPr>
      </w:pPr>
      <w:r>
        <w:rPr>
          <w:rFonts w:ascii="Trebuchet MS" w:eastAsia="Trebuchet MS" w:hAnsi="Trebuchet MS" w:cs="Trebuchet MS"/>
          <w:b/>
          <w:sz w:val="22"/>
          <w:szCs w:val="22"/>
        </w:rPr>
        <w:t xml:space="preserve">State law requires agencies to establish a representative group of participants when considering </w:t>
      </w:r>
      <w:proofErr w:type="gramStart"/>
      <w:r>
        <w:rPr>
          <w:rFonts w:ascii="Trebuchet MS" w:eastAsia="Trebuchet MS" w:hAnsi="Trebuchet MS" w:cs="Trebuchet MS"/>
          <w:b/>
          <w:sz w:val="22"/>
          <w:szCs w:val="22"/>
        </w:rPr>
        <w:t>to adopt</w:t>
      </w:r>
      <w:proofErr w:type="gramEnd"/>
      <w:r>
        <w:rPr>
          <w:rFonts w:ascii="Trebuchet MS" w:eastAsia="Trebuchet MS" w:hAnsi="Trebuchet MS" w:cs="Trebuchet MS"/>
          <w:b/>
          <w:sz w:val="22"/>
          <w:szCs w:val="22"/>
        </w:rPr>
        <w:t xml:space="preserve"> or </w:t>
      </w:r>
      <w:proofErr w:type="gramStart"/>
      <w:r>
        <w:rPr>
          <w:rFonts w:ascii="Trebuchet MS" w:eastAsia="Trebuchet MS" w:hAnsi="Trebuchet MS" w:cs="Trebuchet MS"/>
          <w:b/>
          <w:sz w:val="22"/>
          <w:szCs w:val="22"/>
        </w:rPr>
        <w:t>modify</w:t>
      </w:r>
      <w:proofErr w:type="gramEnd"/>
      <w:r>
        <w:rPr>
          <w:rFonts w:ascii="Trebuchet MS" w:eastAsia="Trebuchet MS" w:hAnsi="Trebuchet MS" w:cs="Trebuchet MS"/>
          <w:b/>
          <w:sz w:val="22"/>
          <w:szCs w:val="22"/>
        </w:rPr>
        <w:t xml:space="preserve"> new and existing rules. This is commonly referred to as a stakeholder group.</w:t>
      </w:r>
    </w:p>
    <w:p w14:paraId="65602A30" w14:textId="77777777" w:rsidR="00DF7F26" w:rsidRDefault="00DF7F26">
      <w:pPr>
        <w:rPr>
          <w:rFonts w:ascii="Trebuchet MS" w:eastAsia="Trebuchet MS" w:hAnsi="Trebuchet MS" w:cs="Trebuchet MS"/>
          <w:b/>
          <w:sz w:val="22"/>
          <w:szCs w:val="22"/>
          <w:u w:val="single"/>
        </w:rPr>
      </w:pPr>
    </w:p>
    <w:p w14:paraId="353F5AC4" w14:textId="77777777" w:rsidR="00DF7F26" w:rsidRDefault="00CA51E6" w:rsidP="00C1170A">
      <w:pPr>
        <w:pStyle w:val="Heading3"/>
        <w:rPr>
          <w:rFonts w:eastAsia="Trebuchet MS"/>
        </w:rPr>
      </w:pPr>
      <w:r w:rsidRPr="00CB1019">
        <w:t>Early Stakeholder Engagement</w:t>
      </w:r>
      <w:r>
        <w:rPr>
          <w:rFonts w:eastAsia="Trebuchet MS"/>
        </w:rPr>
        <w:t>:</w:t>
      </w:r>
    </w:p>
    <w:p w14:paraId="6CE9B1B3" w14:textId="77777777" w:rsidR="00F543DF" w:rsidRDefault="00C45FBE" w:rsidP="00C45FBE">
      <w:pPr>
        <w:widowControl w:val="0"/>
        <w:pBdr>
          <w:top w:val="nil"/>
          <w:left w:val="nil"/>
          <w:bottom w:val="nil"/>
          <w:right w:val="nil"/>
          <w:between w:val="nil"/>
        </w:pBdr>
        <w:rPr>
          <w:rFonts w:ascii="Trebuchet MS" w:eastAsia="Arial" w:hAnsi="Trebuchet MS" w:cs="Arial"/>
          <w:sz w:val="22"/>
          <w:szCs w:val="22"/>
        </w:rPr>
      </w:pPr>
      <w:r>
        <w:rPr>
          <w:rFonts w:ascii="Trebuchet MS" w:eastAsia="Arial" w:hAnsi="Trebuchet MS" w:cs="Arial"/>
          <w:sz w:val="22"/>
          <w:szCs w:val="22"/>
        </w:rPr>
        <w:t xml:space="preserve">Four monthly stakeholder meetings occurred on the third Thursday </w:t>
      </w:r>
      <w:proofErr w:type="gramStart"/>
      <w:r>
        <w:rPr>
          <w:rFonts w:ascii="Trebuchet MS" w:eastAsia="Arial" w:hAnsi="Trebuchet MS" w:cs="Arial"/>
          <w:sz w:val="22"/>
          <w:szCs w:val="22"/>
        </w:rPr>
        <w:t>in</w:t>
      </w:r>
      <w:proofErr w:type="gramEnd"/>
      <w:r>
        <w:rPr>
          <w:rFonts w:ascii="Trebuchet MS" w:eastAsia="Arial" w:hAnsi="Trebuchet MS" w:cs="Arial"/>
          <w:sz w:val="22"/>
          <w:szCs w:val="22"/>
        </w:rPr>
        <w:t xml:space="preserve"> the month, from April 2026 to July 2026. These meetings occurred in alignment with the standing 1294 Stakeholder Forum, which typically meets quarterly, and increased meeting frequency to host a forum to present this rule update to stakeholders. Participation </w:t>
      </w:r>
      <w:proofErr w:type="gramStart"/>
      <w:r>
        <w:rPr>
          <w:rFonts w:ascii="Trebuchet MS" w:eastAsia="Arial" w:hAnsi="Trebuchet MS" w:cs="Arial"/>
          <w:sz w:val="22"/>
          <w:szCs w:val="22"/>
        </w:rPr>
        <w:t>for</w:t>
      </w:r>
      <w:proofErr w:type="gramEnd"/>
      <w:r>
        <w:rPr>
          <w:rFonts w:ascii="Trebuchet MS" w:eastAsia="Arial" w:hAnsi="Trebuchet MS" w:cs="Arial"/>
          <w:sz w:val="22"/>
          <w:szCs w:val="22"/>
        </w:rPr>
        <w:t xml:space="preserve"> all meetings was open to the public and available via a hybrid format, both in person at the Department and online via Zoom. </w:t>
      </w:r>
    </w:p>
    <w:p w14:paraId="7C36471C" w14:textId="77777777" w:rsidR="00F543DF" w:rsidRDefault="00F543DF" w:rsidP="00C45FBE">
      <w:pPr>
        <w:widowControl w:val="0"/>
        <w:pBdr>
          <w:top w:val="nil"/>
          <w:left w:val="nil"/>
          <w:bottom w:val="nil"/>
          <w:right w:val="nil"/>
          <w:between w:val="nil"/>
        </w:pBdr>
        <w:rPr>
          <w:rFonts w:ascii="Trebuchet MS" w:eastAsia="Arial" w:hAnsi="Trebuchet MS" w:cs="Arial"/>
          <w:sz w:val="22"/>
          <w:szCs w:val="22"/>
        </w:rPr>
      </w:pPr>
    </w:p>
    <w:p w14:paraId="05C39FE5" w14:textId="77A147B7" w:rsidR="00C45FBE" w:rsidRDefault="00C45FBE" w:rsidP="00C45FBE">
      <w:pPr>
        <w:widowControl w:val="0"/>
        <w:pBdr>
          <w:top w:val="nil"/>
          <w:left w:val="nil"/>
          <w:bottom w:val="nil"/>
          <w:right w:val="nil"/>
          <w:between w:val="nil"/>
        </w:pBdr>
        <w:rPr>
          <w:rFonts w:ascii="Trebuchet MS" w:eastAsia="Arial" w:hAnsi="Trebuchet MS" w:cs="Arial"/>
          <w:sz w:val="22"/>
          <w:szCs w:val="22"/>
        </w:rPr>
      </w:pPr>
      <w:r>
        <w:rPr>
          <w:rFonts w:ascii="Trebuchet MS" w:eastAsia="Arial" w:hAnsi="Trebuchet MS" w:cs="Arial"/>
          <w:sz w:val="22"/>
          <w:szCs w:val="22"/>
        </w:rPr>
        <w:t xml:space="preserve">Seven to fourteen days before each meeting, contacts for all licensed health facilities were </w:t>
      </w:r>
      <w:r w:rsidRPr="00AA2218">
        <w:rPr>
          <w:rFonts w:ascii="Trebuchet MS" w:eastAsia="Arial" w:hAnsi="Trebuchet MS" w:cs="Arial"/>
          <w:sz w:val="22"/>
          <w:szCs w:val="22"/>
        </w:rPr>
        <w:t>notified of the meeting through the Health Facilities provider messaging system</w:t>
      </w:r>
      <w:r>
        <w:rPr>
          <w:rFonts w:ascii="Trebuchet MS" w:eastAsia="Arial" w:hAnsi="Trebuchet MS" w:cs="Arial"/>
          <w:sz w:val="22"/>
          <w:szCs w:val="22"/>
        </w:rPr>
        <w:t xml:space="preserve"> which</w:t>
      </w:r>
      <w:r w:rsidR="00C617BD">
        <w:rPr>
          <w:rFonts w:ascii="Trebuchet MS" w:eastAsia="Arial" w:hAnsi="Trebuchet MS" w:cs="Arial"/>
          <w:sz w:val="22"/>
          <w:szCs w:val="22"/>
        </w:rPr>
        <w:t>, as of August 1, reaches 2,612 licensed health facilities</w:t>
      </w:r>
      <w:r w:rsidRPr="00AA2218">
        <w:rPr>
          <w:rFonts w:ascii="Trebuchet MS" w:eastAsia="Arial" w:hAnsi="Trebuchet MS" w:cs="Arial"/>
          <w:sz w:val="22"/>
          <w:szCs w:val="22"/>
        </w:rPr>
        <w:t xml:space="preserve">. </w:t>
      </w:r>
      <w:r>
        <w:rPr>
          <w:rFonts w:ascii="Trebuchet MS" w:eastAsia="Arial" w:hAnsi="Trebuchet MS" w:cs="Arial"/>
          <w:sz w:val="22"/>
          <w:szCs w:val="22"/>
        </w:rPr>
        <w:t>In addition,</w:t>
      </w:r>
      <w:r w:rsidR="00A80386">
        <w:rPr>
          <w:rFonts w:ascii="Trebuchet MS" w:eastAsia="Arial" w:hAnsi="Trebuchet MS" w:cs="Arial"/>
          <w:sz w:val="22"/>
          <w:szCs w:val="22"/>
        </w:rPr>
        <w:t xml:space="preserve"> 160</w:t>
      </w:r>
      <w:r w:rsidRPr="00AA2218">
        <w:rPr>
          <w:rFonts w:ascii="Trebuchet MS" w:eastAsia="Arial" w:hAnsi="Trebuchet MS" w:cs="Arial"/>
          <w:sz w:val="22"/>
          <w:szCs w:val="22"/>
        </w:rPr>
        <w:t xml:space="preserve"> interested parties were also emailed directly in advance of each meeting to notify them of the time and </w:t>
      </w:r>
      <w:r>
        <w:rPr>
          <w:rFonts w:ascii="Trebuchet MS" w:eastAsia="Arial" w:hAnsi="Trebuchet MS" w:cs="Arial"/>
          <w:sz w:val="22"/>
          <w:szCs w:val="22"/>
        </w:rPr>
        <w:t xml:space="preserve">how to attend the </w:t>
      </w:r>
      <w:r w:rsidRPr="00AA2218">
        <w:rPr>
          <w:rFonts w:ascii="Trebuchet MS" w:eastAsia="Arial" w:hAnsi="Trebuchet MS" w:cs="Arial"/>
          <w:sz w:val="22"/>
          <w:szCs w:val="22"/>
        </w:rPr>
        <w:t>meeting.</w:t>
      </w:r>
      <w:r>
        <w:rPr>
          <w:rFonts w:ascii="Trebuchet MS" w:eastAsia="Arial" w:hAnsi="Trebuchet MS" w:cs="Arial"/>
          <w:sz w:val="22"/>
          <w:szCs w:val="22"/>
        </w:rPr>
        <w:t xml:space="preserve"> </w:t>
      </w:r>
    </w:p>
    <w:p w14:paraId="3CD9CDF6" w14:textId="77777777" w:rsidR="00C45FBE" w:rsidRDefault="00C45FBE" w:rsidP="00C45FBE">
      <w:pPr>
        <w:widowControl w:val="0"/>
        <w:pBdr>
          <w:top w:val="nil"/>
          <w:left w:val="nil"/>
          <w:bottom w:val="nil"/>
          <w:right w:val="nil"/>
          <w:between w:val="nil"/>
        </w:pBdr>
        <w:rPr>
          <w:rFonts w:ascii="Trebuchet MS" w:eastAsia="Arial" w:hAnsi="Trebuchet MS" w:cs="Arial"/>
          <w:sz w:val="22"/>
          <w:szCs w:val="22"/>
        </w:rPr>
      </w:pPr>
    </w:p>
    <w:p w14:paraId="0ABF31EF" w14:textId="77A47388" w:rsidR="00C45FBE" w:rsidRDefault="00C45FBE" w:rsidP="00C45FBE">
      <w:pPr>
        <w:widowControl w:val="0"/>
        <w:pBdr>
          <w:top w:val="nil"/>
          <w:left w:val="nil"/>
          <w:bottom w:val="nil"/>
          <w:right w:val="nil"/>
          <w:between w:val="nil"/>
        </w:pBdr>
        <w:rPr>
          <w:rFonts w:ascii="Trebuchet MS" w:eastAsia="Arial" w:hAnsi="Trebuchet MS" w:cs="Arial"/>
          <w:sz w:val="22"/>
          <w:szCs w:val="22"/>
        </w:rPr>
      </w:pPr>
      <w:r>
        <w:rPr>
          <w:rFonts w:ascii="Trebuchet MS" w:eastAsia="Arial" w:hAnsi="Trebuchet MS" w:cs="Arial"/>
          <w:sz w:val="22"/>
          <w:szCs w:val="22"/>
        </w:rPr>
        <w:t>Prior to each meeting</w:t>
      </w:r>
      <w:r w:rsidR="00405D6F">
        <w:rPr>
          <w:rFonts w:ascii="Trebuchet MS" w:eastAsia="Arial" w:hAnsi="Trebuchet MS" w:cs="Arial"/>
          <w:sz w:val="22"/>
          <w:szCs w:val="22"/>
        </w:rPr>
        <w:t xml:space="preserve"> the Division provided to all </w:t>
      </w:r>
      <w:proofErr w:type="gramStart"/>
      <w:r w:rsidR="00405D6F">
        <w:rPr>
          <w:rFonts w:ascii="Trebuchet MS" w:eastAsia="Arial" w:hAnsi="Trebuchet MS" w:cs="Arial"/>
          <w:sz w:val="22"/>
          <w:szCs w:val="22"/>
        </w:rPr>
        <w:t>attendees</w:t>
      </w:r>
      <w:proofErr w:type="gramEnd"/>
      <w:r w:rsidR="00405D6F">
        <w:rPr>
          <w:rFonts w:ascii="Trebuchet MS" w:eastAsia="Arial" w:hAnsi="Trebuchet MS" w:cs="Arial"/>
          <w:sz w:val="22"/>
          <w:szCs w:val="22"/>
        </w:rPr>
        <w:t xml:space="preserve"> </w:t>
      </w:r>
      <w:r>
        <w:rPr>
          <w:rFonts w:ascii="Trebuchet MS" w:eastAsia="Arial" w:hAnsi="Trebuchet MS" w:cs="Arial"/>
          <w:sz w:val="22"/>
          <w:szCs w:val="22"/>
        </w:rPr>
        <w:t>a public link to the Google folder</w:t>
      </w:r>
      <w:r w:rsidR="00405D6F">
        <w:rPr>
          <w:rFonts w:ascii="Trebuchet MS" w:eastAsia="Arial" w:hAnsi="Trebuchet MS" w:cs="Arial"/>
          <w:sz w:val="22"/>
          <w:szCs w:val="22"/>
        </w:rPr>
        <w:t xml:space="preserve"> containing </w:t>
      </w:r>
      <w:r>
        <w:rPr>
          <w:rFonts w:ascii="Trebuchet MS" w:eastAsia="Arial" w:hAnsi="Trebuchet MS" w:cs="Arial"/>
          <w:sz w:val="22"/>
          <w:szCs w:val="22"/>
        </w:rPr>
        <w:t xml:space="preserve">meeting agendas, draft rules, and all material being shared at the meetings. Meeting participants had the opportunity to use the chat or raise hand function to provide input. Attendance at the meetings ranged from </w:t>
      </w:r>
      <w:r w:rsidR="00C617BD">
        <w:rPr>
          <w:rFonts w:ascii="Trebuchet MS" w:eastAsia="Arial" w:hAnsi="Trebuchet MS" w:cs="Arial"/>
          <w:sz w:val="22"/>
          <w:szCs w:val="22"/>
        </w:rPr>
        <w:t>25 to 40</w:t>
      </w:r>
      <w:r>
        <w:rPr>
          <w:rFonts w:ascii="Trebuchet MS" w:eastAsia="Arial" w:hAnsi="Trebuchet MS" w:cs="Arial"/>
          <w:sz w:val="22"/>
          <w:szCs w:val="22"/>
        </w:rPr>
        <w:t xml:space="preserve"> individuals, with</w:t>
      </w:r>
      <w:r w:rsidR="00405D6F">
        <w:rPr>
          <w:rFonts w:ascii="Trebuchet MS" w:eastAsia="Arial" w:hAnsi="Trebuchet MS" w:cs="Arial"/>
          <w:sz w:val="22"/>
          <w:szCs w:val="22"/>
        </w:rPr>
        <w:t xml:space="preserve"> 4</w:t>
      </w:r>
      <w:r w:rsidR="00E47E4C">
        <w:rPr>
          <w:rFonts w:ascii="Trebuchet MS" w:eastAsia="Arial" w:hAnsi="Trebuchet MS" w:cs="Arial"/>
          <w:sz w:val="22"/>
          <w:szCs w:val="22"/>
        </w:rPr>
        <w:t>2</w:t>
      </w:r>
      <w:r>
        <w:rPr>
          <w:rFonts w:ascii="Trebuchet MS" w:eastAsia="Arial" w:hAnsi="Trebuchet MS" w:cs="Arial"/>
          <w:sz w:val="22"/>
          <w:szCs w:val="22"/>
        </w:rPr>
        <w:t xml:space="preserve"> </w:t>
      </w:r>
      <w:proofErr w:type="gramStart"/>
      <w:r>
        <w:rPr>
          <w:rFonts w:ascii="Trebuchet MS" w:eastAsia="Arial" w:hAnsi="Trebuchet MS" w:cs="Arial"/>
          <w:sz w:val="22"/>
          <w:szCs w:val="22"/>
        </w:rPr>
        <w:t>distinct</w:t>
      </w:r>
      <w:r w:rsidR="00405D6F">
        <w:rPr>
          <w:rFonts w:ascii="Trebuchet MS" w:eastAsia="Arial" w:hAnsi="Trebuchet MS" w:cs="Arial"/>
          <w:sz w:val="22"/>
          <w:szCs w:val="22"/>
        </w:rPr>
        <w:t>,</w:t>
      </w:r>
      <w:proofErr w:type="gramEnd"/>
      <w:r w:rsidR="00405D6F">
        <w:rPr>
          <w:rFonts w:ascii="Trebuchet MS" w:eastAsia="Arial" w:hAnsi="Trebuchet MS" w:cs="Arial"/>
          <w:sz w:val="22"/>
          <w:szCs w:val="22"/>
        </w:rPr>
        <w:t xml:space="preserve"> identified</w:t>
      </w:r>
      <w:r>
        <w:rPr>
          <w:rFonts w:ascii="Trebuchet MS" w:eastAsia="Arial" w:hAnsi="Trebuchet MS" w:cs="Arial"/>
          <w:sz w:val="22"/>
          <w:szCs w:val="22"/>
        </w:rPr>
        <w:t xml:space="preserve"> stakeholders taking part in at least one meeting. Outside of the meetings, stakeholders were encouraged to send written comments to Department staff. Once the meetings concluded, audio and video recordings of the Zoom meetings were posted, as were the Zoom chat records. </w:t>
      </w:r>
    </w:p>
    <w:p w14:paraId="3AB8D415" w14:textId="77777777" w:rsidR="00453FDE" w:rsidRDefault="00453FDE" w:rsidP="00453FDE">
      <w:pPr>
        <w:rPr>
          <w:rFonts w:ascii="Trebuchet MS" w:eastAsia="Trebuchet MS" w:hAnsi="Trebuchet MS" w:cs="Trebuchet MS"/>
          <w:sz w:val="22"/>
          <w:szCs w:val="22"/>
        </w:rPr>
      </w:pPr>
    </w:p>
    <w:p w14:paraId="5FAD0710" w14:textId="49BEDBB2" w:rsidR="00453FDE" w:rsidRDefault="00453FDE" w:rsidP="00453FDE">
      <w:pPr>
        <w:rPr>
          <w:rFonts w:ascii="Trebuchet MS" w:eastAsia="Trebuchet MS" w:hAnsi="Trebuchet MS" w:cs="Trebuchet MS"/>
          <w:sz w:val="22"/>
          <w:szCs w:val="22"/>
        </w:rPr>
      </w:pPr>
      <w:r>
        <w:rPr>
          <w:rFonts w:ascii="Trebuchet MS" w:eastAsia="Trebuchet MS" w:hAnsi="Trebuchet MS" w:cs="Trebuchet MS"/>
          <w:sz w:val="22"/>
          <w:szCs w:val="22"/>
        </w:rPr>
        <w:t xml:space="preserve">Notice of the opportunity to participate in the stakeholder process related to this rule update was provided to over </w:t>
      </w:r>
      <w:r w:rsidR="00C617BD">
        <w:rPr>
          <w:rFonts w:ascii="Trebuchet MS" w:eastAsia="Trebuchet MS" w:hAnsi="Trebuchet MS" w:cs="Trebuchet MS"/>
          <w:sz w:val="22"/>
          <w:szCs w:val="22"/>
        </w:rPr>
        <w:t>2,700</w:t>
      </w:r>
      <w:r>
        <w:rPr>
          <w:rFonts w:ascii="Trebuchet MS" w:eastAsia="Trebuchet MS" w:hAnsi="Trebuchet MS" w:cs="Trebuchet MS"/>
          <w:sz w:val="22"/>
          <w:szCs w:val="22"/>
        </w:rPr>
        <w:t xml:space="preserve"> individual contacts in advance of each meeting, including the following:</w:t>
      </w:r>
    </w:p>
    <w:p w14:paraId="0BF4DE10" w14:textId="77777777" w:rsidR="00453FDE" w:rsidRDefault="00453FDE" w:rsidP="00453FDE">
      <w:pPr>
        <w:pStyle w:val="Default"/>
      </w:pPr>
    </w:p>
    <w:p w14:paraId="47FE963A" w14:textId="3BC36637" w:rsidR="00D7167C" w:rsidRDefault="00D7167C" w:rsidP="00453FDE">
      <w:pPr>
        <w:pStyle w:val="Default"/>
        <w:numPr>
          <w:ilvl w:val="0"/>
          <w:numId w:val="8"/>
        </w:numPr>
        <w:rPr>
          <w:sz w:val="22"/>
          <w:szCs w:val="22"/>
        </w:rPr>
      </w:pPr>
      <w:r w:rsidRPr="00AA2218">
        <w:rPr>
          <w:sz w:val="22"/>
          <w:szCs w:val="22"/>
        </w:rPr>
        <w:t>Provider Messaging System from the Department to all</w:t>
      </w:r>
      <w:r>
        <w:rPr>
          <w:sz w:val="22"/>
          <w:szCs w:val="22"/>
        </w:rPr>
        <w:t xml:space="preserve"> Health Facilities</w:t>
      </w:r>
      <w:r w:rsidRPr="00AA2218">
        <w:rPr>
          <w:sz w:val="22"/>
          <w:szCs w:val="22"/>
        </w:rPr>
        <w:t xml:space="preserve"> (</w:t>
      </w:r>
      <w:r w:rsidR="00C617BD">
        <w:rPr>
          <w:sz w:val="22"/>
          <w:szCs w:val="22"/>
        </w:rPr>
        <w:t>2,612</w:t>
      </w:r>
      <w:r w:rsidR="00D74DBB">
        <w:rPr>
          <w:sz w:val="22"/>
          <w:szCs w:val="22"/>
        </w:rPr>
        <w:t>, as of August 1, 2026</w:t>
      </w:r>
      <w:r w:rsidRPr="00AA2218">
        <w:rPr>
          <w:sz w:val="22"/>
          <w:szCs w:val="22"/>
        </w:rPr>
        <w:t>).</w:t>
      </w:r>
    </w:p>
    <w:p w14:paraId="797B16AC" w14:textId="4964C8D6" w:rsidR="00453FDE" w:rsidRPr="00D7167C" w:rsidRDefault="00453FDE" w:rsidP="00D7167C">
      <w:pPr>
        <w:pStyle w:val="Default"/>
        <w:numPr>
          <w:ilvl w:val="0"/>
          <w:numId w:val="8"/>
        </w:numPr>
        <w:rPr>
          <w:sz w:val="22"/>
          <w:szCs w:val="22"/>
        </w:rPr>
      </w:pPr>
      <w:r w:rsidRPr="00AA2218">
        <w:rPr>
          <w:sz w:val="22"/>
          <w:szCs w:val="22"/>
        </w:rPr>
        <w:t>All individuals expressing interest in being included in the stakeholder process, as gathered through the interested parties’ link in the public google folder for the stakeholder process (</w:t>
      </w:r>
      <w:r w:rsidR="00405D6F">
        <w:rPr>
          <w:sz w:val="22"/>
          <w:szCs w:val="22"/>
        </w:rPr>
        <w:t>160</w:t>
      </w:r>
      <w:r w:rsidRPr="00AA2218">
        <w:rPr>
          <w:sz w:val="22"/>
          <w:szCs w:val="22"/>
        </w:rPr>
        <w:t xml:space="preserve"> as of </w:t>
      </w:r>
      <w:r>
        <w:rPr>
          <w:sz w:val="22"/>
          <w:szCs w:val="22"/>
        </w:rPr>
        <w:t>July</w:t>
      </w:r>
      <w:r w:rsidR="00D74DBB">
        <w:rPr>
          <w:sz w:val="22"/>
          <w:szCs w:val="22"/>
        </w:rPr>
        <w:t xml:space="preserve"> 1,</w:t>
      </w:r>
      <w:r>
        <w:rPr>
          <w:sz w:val="22"/>
          <w:szCs w:val="22"/>
        </w:rPr>
        <w:t xml:space="preserve"> </w:t>
      </w:r>
      <w:r w:rsidRPr="00AA2218">
        <w:rPr>
          <w:sz w:val="22"/>
          <w:szCs w:val="22"/>
        </w:rPr>
        <w:t>202</w:t>
      </w:r>
      <w:r>
        <w:rPr>
          <w:sz w:val="22"/>
          <w:szCs w:val="22"/>
        </w:rPr>
        <w:t>6</w:t>
      </w:r>
      <w:r w:rsidRPr="00AA2218">
        <w:rPr>
          <w:sz w:val="22"/>
          <w:szCs w:val="22"/>
        </w:rPr>
        <w:t>).</w:t>
      </w:r>
    </w:p>
    <w:p w14:paraId="0221CD62" w14:textId="77777777" w:rsidR="00453FDE" w:rsidRPr="00AA2218" w:rsidRDefault="00453FDE" w:rsidP="00453FDE">
      <w:pPr>
        <w:rPr>
          <w:sz w:val="22"/>
          <w:szCs w:val="22"/>
        </w:rPr>
      </w:pPr>
    </w:p>
    <w:p w14:paraId="6BCE048F" w14:textId="0C8A39FF" w:rsidR="00875A34" w:rsidRPr="00722B70" w:rsidRDefault="00405D6F" w:rsidP="00453FDE">
      <w:pPr>
        <w:pStyle w:val="Default"/>
        <w:rPr>
          <w:sz w:val="22"/>
          <w:szCs w:val="22"/>
        </w:rPr>
      </w:pPr>
      <w:r>
        <w:rPr>
          <w:sz w:val="22"/>
          <w:szCs w:val="22"/>
        </w:rPr>
        <w:t>In addition to all licensed health facilities, t</w:t>
      </w:r>
      <w:r w:rsidR="00453FDE" w:rsidRPr="00AA2218">
        <w:rPr>
          <w:sz w:val="22"/>
          <w:szCs w:val="22"/>
        </w:rPr>
        <w:t xml:space="preserve">he following organizations were contacted in advance of the first </w:t>
      </w:r>
      <w:proofErr w:type="gramStart"/>
      <w:r w:rsidR="00453FDE" w:rsidRPr="00AA2218">
        <w:rPr>
          <w:sz w:val="22"/>
          <w:szCs w:val="22"/>
        </w:rPr>
        <w:t>meeting</w:t>
      </w:r>
      <w:r w:rsidR="00453FDE">
        <w:rPr>
          <w:sz w:val="22"/>
          <w:szCs w:val="22"/>
        </w:rPr>
        <w:t>,</w:t>
      </w:r>
      <w:r w:rsidR="00453FDE" w:rsidRPr="00AA2218">
        <w:rPr>
          <w:sz w:val="22"/>
          <w:szCs w:val="22"/>
        </w:rPr>
        <w:t>:</w:t>
      </w:r>
      <w:proofErr w:type="gramEnd"/>
    </w:p>
    <w:p w14:paraId="751118F0" w14:textId="77777777" w:rsidR="00DF7F26" w:rsidRDefault="00DF7F26">
      <w:pPr>
        <w:rPr>
          <w:rFonts w:ascii="Trebuchet MS" w:eastAsia="Trebuchet MS" w:hAnsi="Trebuchet MS" w:cs="Trebuchet MS"/>
          <w:sz w:val="22"/>
          <w:szCs w:val="2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845"/>
      </w:tblGrid>
      <w:tr w:rsidR="00D76D90" w:rsidRPr="002235D3" w14:paraId="2EC5BF99"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AC7F5" w14:textId="77777777" w:rsidR="00D76D90" w:rsidRPr="00C617BD" w:rsidRDefault="00D76D90" w:rsidP="00AF3ED7">
            <w:pPr>
              <w:widowControl w:val="0"/>
              <w:pBdr>
                <w:top w:val="nil"/>
                <w:left w:val="nil"/>
                <w:bottom w:val="nil"/>
                <w:right w:val="nil"/>
                <w:between w:val="nil"/>
              </w:pBdr>
              <w:jc w:val="center"/>
              <w:rPr>
                <w:rFonts w:ascii="Trebuchet MS" w:eastAsia="Arial" w:hAnsi="Trebuchet MS" w:cs="Arial"/>
                <w:sz w:val="22"/>
                <w:szCs w:val="22"/>
              </w:rPr>
            </w:pPr>
            <w:r w:rsidRPr="00C617BD">
              <w:rPr>
                <w:rFonts w:ascii="Trebuchet MS" w:eastAsia="Arial" w:hAnsi="Trebuchet MS" w:cs="Arial"/>
                <w:b/>
                <w:bCs/>
                <w:sz w:val="22"/>
                <w:szCs w:val="22"/>
              </w:rPr>
              <w:t>Organizations</w:t>
            </w:r>
          </w:p>
        </w:tc>
      </w:tr>
      <w:tr w:rsidR="00C617BD" w:rsidRPr="002235D3" w14:paraId="4F738801"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B712A60" w14:textId="32D72162" w:rsidR="00C617BD" w:rsidRPr="00C617BD"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Alliance Colorado</w:t>
            </w:r>
          </w:p>
        </w:tc>
      </w:tr>
      <w:tr w:rsidR="00C617BD" w:rsidRPr="002235D3" w14:paraId="03B47001"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E35741E" w14:textId="02286E51"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proofErr w:type="gramStart"/>
            <w:r>
              <w:rPr>
                <w:rFonts w:ascii="Trebuchet MS" w:hAnsi="Trebuchet MS" w:cs="Arial"/>
                <w:sz w:val="22"/>
                <w:szCs w:val="22"/>
              </w:rPr>
              <w:t>Alternative Choice</w:t>
            </w:r>
            <w:proofErr w:type="gramEnd"/>
            <w:r>
              <w:rPr>
                <w:rFonts w:ascii="Trebuchet MS" w:hAnsi="Trebuchet MS" w:cs="Arial"/>
                <w:sz w:val="22"/>
                <w:szCs w:val="22"/>
              </w:rPr>
              <w:t xml:space="preserve"> HCN</w:t>
            </w:r>
          </w:p>
        </w:tc>
      </w:tr>
      <w:tr w:rsidR="00C617BD" w:rsidRPr="002235D3" w14:paraId="05E2B4DC"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398651" w14:textId="641CD85D"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Amity Health Care Group</w:t>
            </w:r>
          </w:p>
        </w:tc>
      </w:tr>
      <w:tr w:rsidR="00C617BD" w:rsidRPr="002235D3" w14:paraId="0C2F2B46"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54110D2" w14:textId="41A557CE"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Aponte-Busam</w:t>
            </w:r>
          </w:p>
        </w:tc>
      </w:tr>
      <w:tr w:rsidR="00C617BD" w:rsidRPr="002235D3" w14:paraId="5C362C72"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9BCDE3" w14:textId="7F265984"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Ascent LC</w:t>
            </w:r>
          </w:p>
        </w:tc>
      </w:tr>
      <w:tr w:rsidR="00C617BD" w:rsidRPr="002235D3" w14:paraId="1ED115A9"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553E6FC" w14:textId="7D451B6E"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lastRenderedPageBreak/>
              <w:t>Aurora MHR</w:t>
            </w:r>
          </w:p>
        </w:tc>
      </w:tr>
      <w:tr w:rsidR="00C617BD" w:rsidRPr="002235D3" w14:paraId="5730C050"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638AC24" w14:textId="5F3A3C2D"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Aveanna</w:t>
            </w:r>
          </w:p>
        </w:tc>
      </w:tr>
      <w:tr w:rsidR="00C617BD" w:rsidRPr="002235D3" w14:paraId="55399683"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44E91BC" w14:textId="582375DE"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Beacon Home Care LLC</w:t>
            </w:r>
          </w:p>
        </w:tc>
      </w:tr>
      <w:tr w:rsidR="00C617BD" w:rsidRPr="002235D3" w14:paraId="226E0820"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5008CB" w14:textId="636DB896"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Bee Well Assisted Living</w:t>
            </w:r>
          </w:p>
        </w:tc>
      </w:tr>
      <w:tr w:rsidR="00C617BD" w:rsidRPr="002235D3" w14:paraId="45614451"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23A65D3" w14:textId="034F44C3"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CAAP</w:t>
            </w:r>
          </w:p>
        </w:tc>
      </w:tr>
      <w:tr w:rsidR="00C617BD" w:rsidRPr="002235D3" w14:paraId="2C3D1B88"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86AA39" w14:textId="130DA065"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CCI - Colorado</w:t>
            </w:r>
          </w:p>
        </w:tc>
      </w:tr>
      <w:tr w:rsidR="00C617BD" w:rsidRPr="002235D3" w14:paraId="63525EDE"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560D8B" w14:textId="0CCEF4F9"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Centers for Health Progress</w:t>
            </w:r>
          </w:p>
        </w:tc>
      </w:tr>
      <w:tr w:rsidR="00C617BD" w:rsidRPr="002235D3" w14:paraId="41E76FC1"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A0E4E87" w14:textId="7A98BA5D"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CHA</w:t>
            </w:r>
          </w:p>
        </w:tc>
      </w:tr>
      <w:tr w:rsidR="00C617BD" w:rsidRPr="002235D3" w14:paraId="16EF3537"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6B7095D" w14:textId="50326DAE"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Clear Choice HC</w:t>
            </w:r>
          </w:p>
        </w:tc>
      </w:tr>
      <w:tr w:rsidR="00C617BD" w:rsidRPr="002235D3" w14:paraId="365A2E31"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1D93F31" w14:textId="39A69BA1"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CO HCA</w:t>
            </w:r>
          </w:p>
        </w:tc>
      </w:tr>
      <w:tr w:rsidR="00C617BD" w:rsidRPr="002235D3" w14:paraId="01F2E25C"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AADD26" w14:textId="47AD4D26"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CO Providers Association</w:t>
            </w:r>
          </w:p>
        </w:tc>
      </w:tr>
      <w:tr w:rsidR="00C617BD" w:rsidRPr="002235D3" w14:paraId="58EC056B"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E297F2" w14:textId="5E758697"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Colorado ASC</w:t>
            </w:r>
          </w:p>
        </w:tc>
      </w:tr>
      <w:tr w:rsidR="00C617BD" w:rsidRPr="002235D3" w14:paraId="0F6546BF"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C04CE25" w14:textId="26494495"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Colorado Family Caregivers</w:t>
            </w:r>
          </w:p>
        </w:tc>
      </w:tr>
      <w:tr w:rsidR="00C617BD" w:rsidRPr="002235D3" w14:paraId="33E189AD"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B57D70B" w14:textId="63D8E018"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Colorado Nurses</w:t>
            </w:r>
          </w:p>
        </w:tc>
      </w:tr>
      <w:tr w:rsidR="00C617BD" w:rsidRPr="002235D3" w14:paraId="2FF463F0"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E6B9307" w14:textId="1219DC00"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Columbine Health</w:t>
            </w:r>
          </w:p>
        </w:tc>
      </w:tr>
      <w:tr w:rsidR="00C617BD" w:rsidRPr="002235D3" w14:paraId="28AF29E9"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DAAB359" w14:textId="0519B954"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Community Options Inc</w:t>
            </w:r>
          </w:p>
        </w:tc>
      </w:tr>
      <w:tr w:rsidR="00C617BD" w:rsidRPr="002235D3" w14:paraId="6A4723C5"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2E79B8C" w14:textId="46E79060"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Crag Consulting</w:t>
            </w:r>
          </w:p>
        </w:tc>
      </w:tr>
      <w:tr w:rsidR="00C617BD" w:rsidRPr="002235D3" w14:paraId="5CDE254E"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6343B92" w14:textId="3C9A89F1"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Elephant Circle</w:t>
            </w:r>
          </w:p>
        </w:tc>
      </w:tr>
      <w:tr w:rsidR="00C617BD" w:rsidRPr="002235D3" w14:paraId="22465035"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4A164C" w14:textId="0FAABEF1"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EMSAC</w:t>
            </w:r>
          </w:p>
        </w:tc>
      </w:tr>
      <w:tr w:rsidR="00C617BD" w:rsidRPr="002235D3" w14:paraId="04DAB4E2"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E7FB89F" w14:textId="246BD59B"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Estrella Home Health</w:t>
            </w:r>
          </w:p>
        </w:tc>
      </w:tr>
      <w:tr w:rsidR="00C617BD" w:rsidRPr="002235D3" w14:paraId="7984E589"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55A0529" w14:textId="57EE5BAC"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Foothills Gateway</w:t>
            </w:r>
          </w:p>
        </w:tc>
      </w:tr>
      <w:tr w:rsidR="00C617BD" w:rsidRPr="002235D3" w14:paraId="4FC7D1BE"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A66AB55" w14:textId="6E3FB072"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Frontier Cares</w:t>
            </w:r>
          </w:p>
        </w:tc>
      </w:tr>
      <w:tr w:rsidR="00C617BD" w:rsidRPr="002235D3" w14:paraId="31F4A553"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C63539" w14:textId="1C60F2E3"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Health Solutions</w:t>
            </w:r>
          </w:p>
        </w:tc>
      </w:tr>
      <w:tr w:rsidR="00C617BD" w:rsidRPr="002235D3" w14:paraId="21C3A620"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771DEC" w14:textId="4E52B07A"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proofErr w:type="spellStart"/>
            <w:r>
              <w:rPr>
                <w:rFonts w:ascii="Trebuchet MS" w:hAnsi="Trebuchet MS" w:cs="Arial"/>
                <w:sz w:val="22"/>
                <w:szCs w:val="22"/>
              </w:rPr>
              <w:t>HealthOne</w:t>
            </w:r>
            <w:proofErr w:type="spellEnd"/>
            <w:r>
              <w:rPr>
                <w:rFonts w:ascii="Trebuchet MS" w:hAnsi="Trebuchet MS" w:cs="Arial"/>
                <w:sz w:val="22"/>
                <w:szCs w:val="22"/>
              </w:rPr>
              <w:t xml:space="preserve"> Cares</w:t>
            </w:r>
          </w:p>
        </w:tc>
      </w:tr>
      <w:tr w:rsidR="00C617BD" w:rsidRPr="002235D3" w14:paraId="5B4843E3"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9C8E6B9" w14:textId="55491322"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Heartland MH</w:t>
            </w:r>
          </w:p>
        </w:tc>
      </w:tr>
      <w:tr w:rsidR="00C617BD" w:rsidRPr="002235D3" w14:paraId="73B6B274"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E613EE4" w14:textId="6F6FDEE2"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Home Care Assistance</w:t>
            </w:r>
          </w:p>
        </w:tc>
      </w:tr>
      <w:tr w:rsidR="00C617BD" w:rsidRPr="002235D3" w14:paraId="7D300FE4"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2E8EF45" w14:textId="31C674A5"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Home Instead</w:t>
            </w:r>
          </w:p>
        </w:tc>
      </w:tr>
      <w:tr w:rsidR="00C617BD" w:rsidRPr="002235D3" w14:paraId="718414AF"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7DE9843" w14:textId="2575B130"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Horizons NWC</w:t>
            </w:r>
          </w:p>
        </w:tc>
      </w:tr>
      <w:tr w:rsidR="00C617BD" w:rsidRPr="002235D3" w14:paraId="582D4613"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31A6F50" w14:textId="2F1B50B6"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Larch Wood Inn</w:t>
            </w:r>
          </w:p>
        </w:tc>
      </w:tr>
      <w:tr w:rsidR="00C617BD" w:rsidRPr="002235D3" w14:paraId="27016502"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E62409" w14:textId="45F41A87"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Leading Age Colorado</w:t>
            </w:r>
          </w:p>
        </w:tc>
      </w:tr>
      <w:tr w:rsidR="00C617BD" w:rsidRPr="002235D3" w14:paraId="60F8183B"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B8CBB3D" w14:textId="40AA80AA"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Madison Care</w:t>
            </w:r>
          </w:p>
        </w:tc>
      </w:tr>
      <w:tr w:rsidR="00C617BD" w:rsidRPr="002235D3" w14:paraId="622B4CC9"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8C6800D" w14:textId="6816C881"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Mental Health Colorado</w:t>
            </w:r>
          </w:p>
        </w:tc>
      </w:tr>
      <w:tr w:rsidR="00C617BD" w:rsidRPr="002235D3" w14:paraId="1B9D379C"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22DA199" w14:textId="4D16F965"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MLS Senior Care</w:t>
            </w:r>
          </w:p>
        </w:tc>
      </w:tr>
      <w:tr w:rsidR="00C617BD" w:rsidRPr="002235D3" w14:paraId="1F5E465F"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96B2B05" w14:textId="056A6D30"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NJ Health</w:t>
            </w:r>
          </w:p>
        </w:tc>
      </w:tr>
      <w:tr w:rsidR="00C617BD" w:rsidRPr="002235D3" w14:paraId="68568283"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EBE5F2F" w14:textId="5EEB8794"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Panorama Eye Care</w:t>
            </w:r>
          </w:p>
        </w:tc>
      </w:tr>
      <w:tr w:rsidR="00C617BD" w:rsidRPr="002235D3" w14:paraId="11A47C88"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D9BFEB" w14:textId="0CBD1B00"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RMH Care</w:t>
            </w:r>
          </w:p>
        </w:tc>
      </w:tr>
      <w:tr w:rsidR="00C617BD" w:rsidRPr="002235D3" w14:paraId="2C919323"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E4A1EEE" w14:textId="4DC1877F"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Sanford Health</w:t>
            </w:r>
          </w:p>
        </w:tc>
      </w:tr>
      <w:tr w:rsidR="00C617BD" w:rsidRPr="002235D3" w14:paraId="43D64ABE"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7C67729" w14:textId="1477EB55"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SCL Health</w:t>
            </w:r>
          </w:p>
        </w:tc>
      </w:tr>
      <w:tr w:rsidR="00C617BD" w:rsidRPr="002235D3" w14:paraId="495B92AA"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EFE359D" w14:textId="578BC756"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Solace Health Care</w:t>
            </w:r>
          </w:p>
        </w:tc>
      </w:tr>
      <w:tr w:rsidR="00C617BD" w:rsidRPr="002235D3" w14:paraId="49930DF2"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165A4C" w14:textId="286B1592"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Spark Home Health</w:t>
            </w:r>
          </w:p>
        </w:tc>
      </w:tr>
      <w:tr w:rsidR="00C617BD" w:rsidRPr="002235D3" w14:paraId="4CB9CEAB"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98ACBD1" w14:textId="2F274806"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Surgery Direct</w:t>
            </w:r>
          </w:p>
        </w:tc>
      </w:tr>
      <w:tr w:rsidR="00C617BD" w:rsidRPr="002235D3" w14:paraId="493777C4"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F3A4360" w14:textId="1102DAAF"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Tender Hearts SHC</w:t>
            </w:r>
          </w:p>
        </w:tc>
      </w:tr>
      <w:tr w:rsidR="00C617BD" w:rsidRPr="002235D3" w14:paraId="76765956"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FA7563" w14:textId="358C3082"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The Arc of Aurora</w:t>
            </w:r>
          </w:p>
        </w:tc>
      </w:tr>
      <w:tr w:rsidR="00C617BD" w:rsidRPr="002235D3" w14:paraId="1528BB8B"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54E3A8B" w14:textId="5E2DC943"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The Independence Center</w:t>
            </w:r>
          </w:p>
        </w:tc>
      </w:tr>
      <w:tr w:rsidR="00C617BD" w:rsidRPr="002235D3" w14:paraId="25629566"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6AF7D31" w14:textId="1D8EE79C"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proofErr w:type="spellStart"/>
            <w:r>
              <w:rPr>
                <w:rFonts w:ascii="Trebuchet MS" w:hAnsi="Trebuchet MS" w:cs="Arial"/>
                <w:sz w:val="22"/>
                <w:szCs w:val="22"/>
              </w:rPr>
              <w:t>Vivage</w:t>
            </w:r>
            <w:proofErr w:type="spellEnd"/>
          </w:p>
        </w:tc>
      </w:tr>
      <w:tr w:rsidR="00C617BD" w:rsidRPr="002235D3" w14:paraId="6986174A"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20A204D" w14:textId="0E57FE1A"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Western Slope Home Care</w:t>
            </w:r>
          </w:p>
        </w:tc>
      </w:tr>
      <w:tr w:rsidR="00C617BD" w:rsidRPr="002235D3" w14:paraId="4FA0D773" w14:textId="77777777" w:rsidTr="00C617BD">
        <w:trPr>
          <w:jc w:val="center"/>
        </w:trPr>
        <w:tc>
          <w:tcPr>
            <w:tcW w:w="5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6B74361" w14:textId="23CB253E" w:rsidR="00C617BD" w:rsidRPr="002235D3" w:rsidRDefault="00C617BD" w:rsidP="00C617BD">
            <w:pPr>
              <w:widowControl w:val="0"/>
              <w:pBdr>
                <w:top w:val="nil"/>
                <w:left w:val="nil"/>
                <w:bottom w:val="nil"/>
                <w:right w:val="nil"/>
                <w:between w:val="nil"/>
              </w:pBdr>
              <w:jc w:val="center"/>
              <w:rPr>
                <w:rFonts w:ascii="Trebuchet MS" w:eastAsia="Arial" w:hAnsi="Trebuchet MS" w:cs="Arial"/>
                <w:sz w:val="22"/>
                <w:szCs w:val="22"/>
              </w:rPr>
            </w:pPr>
            <w:r>
              <w:rPr>
                <w:rFonts w:ascii="Trebuchet MS" w:hAnsi="Trebuchet MS" w:cs="Arial"/>
                <w:sz w:val="22"/>
                <w:szCs w:val="22"/>
              </w:rPr>
              <w:t>Wildflower Assisted Living</w:t>
            </w:r>
          </w:p>
        </w:tc>
      </w:tr>
    </w:tbl>
    <w:p w14:paraId="7C60DA67" w14:textId="77777777" w:rsidR="00D76D90" w:rsidRDefault="00D76D90" w:rsidP="00170267">
      <w:pPr>
        <w:widowControl w:val="0"/>
        <w:pBdr>
          <w:top w:val="nil"/>
          <w:left w:val="nil"/>
          <w:bottom w:val="nil"/>
          <w:right w:val="nil"/>
          <w:between w:val="nil"/>
        </w:pBdr>
        <w:rPr>
          <w:rFonts w:ascii="Trebuchet MS" w:eastAsia="Arial" w:hAnsi="Trebuchet MS" w:cs="Arial"/>
          <w:sz w:val="22"/>
          <w:szCs w:val="22"/>
        </w:rPr>
      </w:pPr>
    </w:p>
    <w:p w14:paraId="368CD9FA" w14:textId="77777777" w:rsidR="00FA48C5" w:rsidRDefault="00FA48C5" w:rsidP="00170267">
      <w:pPr>
        <w:widowControl w:val="0"/>
        <w:pBdr>
          <w:top w:val="nil"/>
          <w:left w:val="nil"/>
          <w:bottom w:val="nil"/>
          <w:right w:val="nil"/>
          <w:between w:val="nil"/>
        </w:pBdr>
        <w:rPr>
          <w:rFonts w:ascii="Trebuchet MS" w:eastAsia="Arial" w:hAnsi="Trebuchet MS" w:cs="Arial"/>
          <w:sz w:val="22"/>
          <w:szCs w:val="22"/>
        </w:rPr>
      </w:pPr>
    </w:p>
    <w:p w14:paraId="6C4EAAB9" w14:textId="61272A41" w:rsidR="00D3584B" w:rsidRDefault="00D3584B" w:rsidP="00170267">
      <w:pPr>
        <w:widowControl w:val="0"/>
        <w:pBdr>
          <w:top w:val="nil"/>
          <w:left w:val="nil"/>
          <w:bottom w:val="nil"/>
          <w:right w:val="nil"/>
          <w:between w:val="nil"/>
        </w:pBdr>
        <w:rPr>
          <w:rFonts w:ascii="Trebuchet MS" w:eastAsia="Arial" w:hAnsi="Trebuchet MS" w:cs="Arial"/>
          <w:sz w:val="22"/>
          <w:szCs w:val="22"/>
        </w:rPr>
      </w:pPr>
      <w:r>
        <w:rPr>
          <w:rFonts w:ascii="Trebuchet MS" w:eastAsia="Arial" w:hAnsi="Trebuchet MS" w:cs="Arial"/>
          <w:sz w:val="22"/>
          <w:szCs w:val="22"/>
        </w:rPr>
        <w:t>The following individuals attended at least one meeting as part of the stakeholder process:</w:t>
      </w:r>
    </w:p>
    <w:p w14:paraId="2B631012" w14:textId="77777777" w:rsidR="00DC0E29" w:rsidRPr="00DC0E29" w:rsidRDefault="00DC0E29" w:rsidP="00DC0E29">
      <w:pPr>
        <w:widowControl w:val="0"/>
        <w:pBdr>
          <w:top w:val="nil"/>
          <w:left w:val="nil"/>
          <w:bottom w:val="nil"/>
          <w:right w:val="nil"/>
          <w:between w:val="nil"/>
        </w:pBdr>
        <w:rPr>
          <w:rFonts w:ascii="Trebuchet MS" w:eastAsia="Arial" w:hAnsi="Trebuchet MS" w:cs="Arial"/>
          <w:sz w:val="22"/>
          <w:szCs w:val="22"/>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3"/>
        <w:gridCol w:w="4883"/>
      </w:tblGrid>
      <w:tr w:rsidR="00D76D90" w14:paraId="2F70DA61" w14:textId="77777777" w:rsidTr="00AF3ED7">
        <w:tc>
          <w:tcPr>
            <w:tcW w:w="4693" w:type="dxa"/>
            <w:tcBorders>
              <w:top w:val="single" w:sz="4" w:space="0" w:color="000000"/>
              <w:left w:val="single" w:sz="4" w:space="0" w:color="000000"/>
              <w:bottom w:val="single" w:sz="4" w:space="0" w:color="000000"/>
              <w:right w:val="single" w:sz="4" w:space="0" w:color="000000"/>
            </w:tcBorders>
          </w:tcPr>
          <w:p w14:paraId="2FFC15F1" w14:textId="77777777" w:rsidR="00D76D90" w:rsidRPr="00C617BD" w:rsidRDefault="00D76D90" w:rsidP="00EA5C33">
            <w:pPr>
              <w:ind w:left="2" w:hanging="2"/>
              <w:jc w:val="center"/>
              <w:rPr>
                <w:rFonts w:ascii="Trebuchet MS" w:eastAsia="Trebuchet MS" w:hAnsi="Trebuchet MS" w:cs="Trebuchet MS"/>
                <w:sz w:val="22"/>
                <w:szCs w:val="22"/>
              </w:rPr>
            </w:pPr>
            <w:r w:rsidRPr="00C617BD">
              <w:rPr>
                <w:rFonts w:ascii="Trebuchet MS" w:eastAsia="Trebuchet MS" w:hAnsi="Trebuchet MS" w:cs="Trebuchet MS"/>
                <w:b/>
                <w:bCs/>
                <w:sz w:val="22"/>
                <w:szCs w:val="22"/>
              </w:rPr>
              <w:t>Representative Name and Title (if known)</w:t>
            </w:r>
          </w:p>
        </w:tc>
        <w:tc>
          <w:tcPr>
            <w:tcW w:w="4883" w:type="dxa"/>
            <w:tcBorders>
              <w:top w:val="single" w:sz="4" w:space="0" w:color="000000"/>
              <w:left w:val="single" w:sz="4" w:space="0" w:color="000000"/>
              <w:bottom w:val="single" w:sz="4" w:space="0" w:color="000000"/>
              <w:right w:val="single" w:sz="4" w:space="0" w:color="000000"/>
            </w:tcBorders>
          </w:tcPr>
          <w:p w14:paraId="74E27A0A" w14:textId="77777777" w:rsidR="00D76D90" w:rsidRPr="00C617BD" w:rsidRDefault="00D76D90" w:rsidP="00EA5C33">
            <w:pPr>
              <w:ind w:left="2" w:hanging="2"/>
              <w:jc w:val="center"/>
              <w:rPr>
                <w:rFonts w:ascii="Trebuchet MS" w:eastAsia="Trebuchet MS" w:hAnsi="Trebuchet MS" w:cs="Trebuchet MS"/>
                <w:sz w:val="22"/>
                <w:szCs w:val="22"/>
              </w:rPr>
            </w:pPr>
            <w:r w:rsidRPr="00C617BD">
              <w:rPr>
                <w:rFonts w:ascii="Trebuchet MS" w:eastAsia="Trebuchet MS" w:hAnsi="Trebuchet MS" w:cs="Trebuchet MS"/>
                <w:b/>
                <w:bCs/>
                <w:sz w:val="22"/>
                <w:szCs w:val="22"/>
              </w:rPr>
              <w:t>Organization</w:t>
            </w:r>
          </w:p>
        </w:tc>
      </w:tr>
      <w:tr w:rsidR="00E47E4C" w14:paraId="48F4A5C9"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177681C0" w14:textId="25B9F1CE" w:rsidR="00E47E4C" w:rsidRPr="00C617BD"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Adelaida Manore</w:t>
            </w:r>
          </w:p>
        </w:tc>
        <w:tc>
          <w:tcPr>
            <w:tcW w:w="4883" w:type="dxa"/>
            <w:tcBorders>
              <w:top w:val="single" w:sz="4" w:space="0" w:color="000000"/>
              <w:left w:val="single" w:sz="4" w:space="0" w:color="000000"/>
              <w:bottom w:val="single" w:sz="4" w:space="0" w:color="000000"/>
              <w:right w:val="single" w:sz="4" w:space="0" w:color="000000"/>
            </w:tcBorders>
            <w:vAlign w:val="bottom"/>
          </w:tcPr>
          <w:p w14:paraId="385C534E" w14:textId="697E290D" w:rsidR="00E47E4C" w:rsidRPr="00C617BD"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Kind Heart Home Health Care</w:t>
            </w:r>
          </w:p>
        </w:tc>
      </w:tr>
      <w:tr w:rsidR="00E47E4C" w14:paraId="1C273ABC"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6C88F0AD" w14:textId="27F9C0EC"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Amber Manwaring</w:t>
            </w:r>
          </w:p>
        </w:tc>
        <w:tc>
          <w:tcPr>
            <w:tcW w:w="4883" w:type="dxa"/>
            <w:tcBorders>
              <w:top w:val="single" w:sz="4" w:space="0" w:color="000000"/>
              <w:left w:val="single" w:sz="4" w:space="0" w:color="000000"/>
              <w:bottom w:val="single" w:sz="4" w:space="0" w:color="000000"/>
              <w:right w:val="single" w:sz="4" w:space="0" w:color="000000"/>
            </w:tcBorders>
            <w:vAlign w:val="bottom"/>
          </w:tcPr>
          <w:p w14:paraId="5C8602D3" w14:textId="336AF87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Pagosa Springs Medical Center</w:t>
            </w:r>
          </w:p>
        </w:tc>
      </w:tr>
      <w:tr w:rsidR="00E47E4C" w14:paraId="73081E5D"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28050F39" w14:textId="29CB1286"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Angie Wickersham</w:t>
            </w:r>
          </w:p>
        </w:tc>
        <w:tc>
          <w:tcPr>
            <w:tcW w:w="4883" w:type="dxa"/>
            <w:tcBorders>
              <w:top w:val="single" w:sz="4" w:space="0" w:color="000000"/>
              <w:left w:val="single" w:sz="4" w:space="0" w:color="000000"/>
              <w:bottom w:val="single" w:sz="4" w:space="0" w:color="000000"/>
              <w:right w:val="single" w:sz="4" w:space="0" w:color="000000"/>
            </w:tcBorders>
            <w:vAlign w:val="bottom"/>
          </w:tcPr>
          <w:p w14:paraId="6525B7C6" w14:textId="6E926CF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Hilltop Community Resources</w:t>
            </w:r>
          </w:p>
        </w:tc>
      </w:tr>
      <w:tr w:rsidR="00E47E4C" w14:paraId="4B10C769"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1981C428" w14:textId="026BABE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Beth Williams</w:t>
            </w:r>
          </w:p>
        </w:tc>
        <w:tc>
          <w:tcPr>
            <w:tcW w:w="4883" w:type="dxa"/>
            <w:tcBorders>
              <w:top w:val="single" w:sz="4" w:space="0" w:color="000000"/>
              <w:left w:val="single" w:sz="4" w:space="0" w:color="000000"/>
              <w:bottom w:val="single" w:sz="4" w:space="0" w:color="000000"/>
              <w:right w:val="single" w:sz="4" w:space="0" w:color="000000"/>
            </w:tcBorders>
            <w:vAlign w:val="bottom"/>
          </w:tcPr>
          <w:p w14:paraId="224EFB70" w14:textId="77AEAB22"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Ascent Living</w:t>
            </w:r>
          </w:p>
        </w:tc>
      </w:tr>
      <w:tr w:rsidR="00E47E4C" w14:paraId="3A397FDD"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5DBEEB2C" w14:textId="02E83EF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Bob Schaller - VP of Operations</w:t>
            </w:r>
          </w:p>
        </w:tc>
        <w:tc>
          <w:tcPr>
            <w:tcW w:w="4883" w:type="dxa"/>
            <w:tcBorders>
              <w:top w:val="single" w:sz="4" w:space="0" w:color="000000"/>
              <w:left w:val="single" w:sz="4" w:space="0" w:color="000000"/>
              <w:bottom w:val="single" w:sz="4" w:space="0" w:color="000000"/>
              <w:right w:val="single" w:sz="4" w:space="0" w:color="000000"/>
            </w:tcBorders>
            <w:vAlign w:val="bottom"/>
          </w:tcPr>
          <w:p w14:paraId="0050E3A2" w14:textId="22C4BE8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Southeast Colorado Hospital</w:t>
            </w:r>
          </w:p>
        </w:tc>
      </w:tr>
      <w:tr w:rsidR="00E47E4C" w14:paraId="340EC0BF"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4AEB1C19" w14:textId="70CE4CB6"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Charles Davis</w:t>
            </w:r>
          </w:p>
        </w:tc>
        <w:tc>
          <w:tcPr>
            <w:tcW w:w="4883" w:type="dxa"/>
            <w:tcBorders>
              <w:top w:val="single" w:sz="4" w:space="0" w:color="000000"/>
              <w:left w:val="single" w:sz="4" w:space="0" w:color="000000"/>
              <w:bottom w:val="single" w:sz="4" w:space="0" w:color="000000"/>
              <w:right w:val="single" w:sz="4" w:space="0" w:color="000000"/>
            </w:tcBorders>
            <w:vAlign w:val="bottom"/>
          </w:tcPr>
          <w:p w14:paraId="38A1D901" w14:textId="3561C2C7"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Crossroads' Turning Points, Inc.</w:t>
            </w:r>
          </w:p>
        </w:tc>
      </w:tr>
      <w:tr w:rsidR="00E47E4C" w14:paraId="16827E43"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350540DF" w14:textId="027A0C10"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Dan Olson - Agency Manager</w:t>
            </w:r>
          </w:p>
        </w:tc>
        <w:tc>
          <w:tcPr>
            <w:tcW w:w="4883" w:type="dxa"/>
            <w:tcBorders>
              <w:top w:val="single" w:sz="4" w:space="0" w:color="000000"/>
              <w:left w:val="single" w:sz="4" w:space="0" w:color="000000"/>
              <w:bottom w:val="single" w:sz="4" w:space="0" w:color="000000"/>
              <w:right w:val="single" w:sz="4" w:space="0" w:color="000000"/>
            </w:tcBorders>
            <w:vAlign w:val="bottom"/>
          </w:tcPr>
          <w:p w14:paraId="25966A8E" w14:textId="1F2D6508"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Western Slope In-Home Care</w:t>
            </w:r>
          </w:p>
        </w:tc>
      </w:tr>
      <w:tr w:rsidR="00E47E4C" w14:paraId="41633028"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27329E6B" w14:textId="2B89A59F"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Danielle Weidner</w:t>
            </w:r>
          </w:p>
        </w:tc>
        <w:tc>
          <w:tcPr>
            <w:tcW w:w="4883" w:type="dxa"/>
            <w:tcBorders>
              <w:top w:val="single" w:sz="4" w:space="0" w:color="000000"/>
              <w:left w:val="single" w:sz="4" w:space="0" w:color="000000"/>
              <w:bottom w:val="single" w:sz="4" w:space="0" w:color="000000"/>
              <w:right w:val="single" w:sz="4" w:space="0" w:color="000000"/>
            </w:tcBorders>
            <w:vAlign w:val="bottom"/>
          </w:tcPr>
          <w:p w14:paraId="5BF42CB0" w14:textId="5AA39AB4"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Interim Healthcare/Colorado Springs</w:t>
            </w:r>
          </w:p>
        </w:tc>
      </w:tr>
      <w:tr w:rsidR="00E47E4C" w14:paraId="4ECA4147"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153B4EAB" w14:textId="5172D257"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Dehlia Dodd</w:t>
            </w:r>
          </w:p>
        </w:tc>
        <w:tc>
          <w:tcPr>
            <w:tcW w:w="4883" w:type="dxa"/>
            <w:tcBorders>
              <w:top w:val="single" w:sz="4" w:space="0" w:color="000000"/>
              <w:left w:val="single" w:sz="4" w:space="0" w:color="000000"/>
              <w:bottom w:val="single" w:sz="4" w:space="0" w:color="000000"/>
              <w:right w:val="single" w:sz="4" w:space="0" w:color="000000"/>
            </w:tcBorders>
            <w:vAlign w:val="bottom"/>
          </w:tcPr>
          <w:p w14:paraId="1F45AB53" w14:textId="3CFC437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Western Slope In-Home Care</w:t>
            </w:r>
          </w:p>
        </w:tc>
      </w:tr>
      <w:tr w:rsidR="00E47E4C" w14:paraId="1F83AD19"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40372E7D" w14:textId="34B55A11"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 xml:space="preserve">Erika Saffer, Director of Risk </w:t>
            </w:r>
            <w:proofErr w:type="spellStart"/>
            <w:r>
              <w:rPr>
                <w:rFonts w:ascii="Trebuchet MS" w:hAnsi="Trebuchet MS" w:cs="Arial"/>
                <w:sz w:val="22"/>
                <w:szCs w:val="22"/>
              </w:rPr>
              <w:t>Mgmt</w:t>
            </w:r>
            <w:proofErr w:type="spellEnd"/>
          </w:p>
        </w:tc>
        <w:tc>
          <w:tcPr>
            <w:tcW w:w="4883" w:type="dxa"/>
            <w:tcBorders>
              <w:top w:val="single" w:sz="4" w:space="0" w:color="000000"/>
              <w:left w:val="single" w:sz="4" w:space="0" w:color="000000"/>
              <w:bottom w:val="single" w:sz="4" w:space="0" w:color="000000"/>
              <w:right w:val="single" w:sz="4" w:space="0" w:color="000000"/>
            </w:tcBorders>
            <w:vAlign w:val="bottom"/>
          </w:tcPr>
          <w:p w14:paraId="1FFF4841" w14:textId="2C4D013D"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Lincoln Health - Hugo</w:t>
            </w:r>
          </w:p>
        </w:tc>
      </w:tr>
      <w:tr w:rsidR="00E47E4C" w14:paraId="75E5D72F"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19945680" w14:textId="21354A71"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Gloria Glenn</w:t>
            </w:r>
          </w:p>
        </w:tc>
        <w:tc>
          <w:tcPr>
            <w:tcW w:w="4883" w:type="dxa"/>
            <w:tcBorders>
              <w:top w:val="single" w:sz="4" w:space="0" w:color="000000"/>
              <w:left w:val="single" w:sz="4" w:space="0" w:color="000000"/>
              <w:bottom w:val="single" w:sz="4" w:space="0" w:color="000000"/>
              <w:right w:val="single" w:sz="4" w:space="0" w:color="000000"/>
            </w:tcBorders>
            <w:vAlign w:val="bottom"/>
          </w:tcPr>
          <w:p w14:paraId="6AC72BBD" w14:textId="14759D41"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Spark Home Health</w:t>
            </w:r>
          </w:p>
        </w:tc>
      </w:tr>
      <w:tr w:rsidR="00E47E4C" w14:paraId="55F05E7E"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0D7D2B13" w14:textId="7F1E960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Heather Osborne - Compliance Manager</w:t>
            </w:r>
          </w:p>
        </w:tc>
        <w:tc>
          <w:tcPr>
            <w:tcW w:w="4883" w:type="dxa"/>
            <w:tcBorders>
              <w:top w:val="single" w:sz="4" w:space="0" w:color="000000"/>
              <w:left w:val="single" w:sz="4" w:space="0" w:color="000000"/>
              <w:bottom w:val="single" w:sz="4" w:space="0" w:color="000000"/>
              <w:right w:val="single" w:sz="4" w:space="0" w:color="000000"/>
            </w:tcBorders>
            <w:vAlign w:val="bottom"/>
          </w:tcPr>
          <w:p w14:paraId="15EA3B44" w14:textId="536EC5C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Brain Injury Services, Hilltop Community Resources</w:t>
            </w:r>
          </w:p>
        </w:tc>
      </w:tr>
      <w:tr w:rsidR="00E47E4C" w14:paraId="6DC81A1D"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0165E9DC" w14:textId="5BA6AD3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Hilary Samuel</w:t>
            </w:r>
          </w:p>
        </w:tc>
        <w:tc>
          <w:tcPr>
            <w:tcW w:w="4883" w:type="dxa"/>
            <w:tcBorders>
              <w:top w:val="single" w:sz="4" w:space="0" w:color="000000"/>
              <w:left w:val="single" w:sz="4" w:space="0" w:color="000000"/>
              <w:bottom w:val="single" w:sz="4" w:space="0" w:color="000000"/>
              <w:right w:val="single" w:sz="4" w:space="0" w:color="000000"/>
            </w:tcBorders>
            <w:vAlign w:val="bottom"/>
          </w:tcPr>
          <w:p w14:paraId="3DC9477B" w14:textId="2450518E"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RMCC</w:t>
            </w:r>
          </w:p>
        </w:tc>
      </w:tr>
      <w:tr w:rsidR="00E47E4C" w14:paraId="341C0834"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309ECD70" w14:textId="38557301"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Irina Gorovaya</w:t>
            </w:r>
          </w:p>
        </w:tc>
        <w:tc>
          <w:tcPr>
            <w:tcW w:w="4883" w:type="dxa"/>
            <w:tcBorders>
              <w:top w:val="single" w:sz="4" w:space="0" w:color="000000"/>
              <w:left w:val="single" w:sz="4" w:space="0" w:color="000000"/>
              <w:bottom w:val="single" w:sz="4" w:space="0" w:color="000000"/>
              <w:right w:val="single" w:sz="4" w:space="0" w:color="000000"/>
            </w:tcBorders>
            <w:vAlign w:val="bottom"/>
          </w:tcPr>
          <w:p w14:paraId="573C01C0" w14:textId="4129AC9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Amity Healthcare Group</w:t>
            </w:r>
          </w:p>
        </w:tc>
      </w:tr>
      <w:tr w:rsidR="00E47E4C" w14:paraId="7BB8B1FA"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32738A7C" w14:textId="76CF7578"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Janet Cornell</w:t>
            </w:r>
          </w:p>
        </w:tc>
        <w:tc>
          <w:tcPr>
            <w:tcW w:w="4883" w:type="dxa"/>
            <w:tcBorders>
              <w:top w:val="single" w:sz="4" w:space="0" w:color="000000"/>
              <w:left w:val="single" w:sz="4" w:space="0" w:color="000000"/>
              <w:bottom w:val="single" w:sz="4" w:space="0" w:color="000000"/>
              <w:right w:val="single" w:sz="4" w:space="0" w:color="000000"/>
            </w:tcBorders>
            <w:vAlign w:val="bottom"/>
          </w:tcPr>
          <w:p w14:paraId="1594777D" w14:textId="0FDA8185"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The Colorado Assisted Living Association</w:t>
            </w:r>
          </w:p>
        </w:tc>
      </w:tr>
      <w:tr w:rsidR="00E47E4C" w14:paraId="13D27AC0"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7790AD2B" w14:textId="4CA787C8"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Jenna Sallee</w:t>
            </w:r>
          </w:p>
        </w:tc>
        <w:tc>
          <w:tcPr>
            <w:tcW w:w="4883" w:type="dxa"/>
            <w:tcBorders>
              <w:top w:val="single" w:sz="4" w:space="0" w:color="000000"/>
              <w:left w:val="single" w:sz="4" w:space="0" w:color="000000"/>
              <w:bottom w:val="single" w:sz="4" w:space="0" w:color="000000"/>
              <w:right w:val="single" w:sz="4" w:space="0" w:color="000000"/>
            </w:tcBorders>
            <w:vAlign w:val="bottom"/>
          </w:tcPr>
          <w:p w14:paraId="04503373" w14:textId="5210F3E6"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Imagine!</w:t>
            </w:r>
          </w:p>
        </w:tc>
      </w:tr>
      <w:tr w:rsidR="00E47E4C" w14:paraId="6F221F08"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0CBBE587" w14:textId="6F699C23"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Jenny Albertson, Director of Quality and Regulatory Affairs</w:t>
            </w:r>
          </w:p>
        </w:tc>
        <w:tc>
          <w:tcPr>
            <w:tcW w:w="4883" w:type="dxa"/>
            <w:tcBorders>
              <w:top w:val="single" w:sz="4" w:space="0" w:color="000000"/>
              <w:left w:val="single" w:sz="4" w:space="0" w:color="000000"/>
              <w:bottom w:val="single" w:sz="4" w:space="0" w:color="000000"/>
              <w:right w:val="single" w:sz="4" w:space="0" w:color="000000"/>
            </w:tcBorders>
            <w:vAlign w:val="bottom"/>
          </w:tcPr>
          <w:p w14:paraId="1F61345A" w14:textId="4197E5E6"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CHCA</w:t>
            </w:r>
          </w:p>
        </w:tc>
      </w:tr>
      <w:tr w:rsidR="00E47E4C" w14:paraId="301A4DBC"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0B0D7AE8" w14:textId="7B5B73B4"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Joseph Dubroff</w:t>
            </w:r>
          </w:p>
        </w:tc>
        <w:tc>
          <w:tcPr>
            <w:tcW w:w="4883" w:type="dxa"/>
            <w:tcBorders>
              <w:top w:val="single" w:sz="4" w:space="0" w:color="000000"/>
              <w:left w:val="single" w:sz="4" w:space="0" w:color="000000"/>
              <w:bottom w:val="single" w:sz="4" w:space="0" w:color="000000"/>
              <w:right w:val="single" w:sz="4" w:space="0" w:color="000000"/>
            </w:tcBorders>
            <w:vAlign w:val="bottom"/>
          </w:tcPr>
          <w:p w14:paraId="1F30D9A5" w14:textId="7E72C7B5"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LeadingAge Colorado</w:t>
            </w:r>
          </w:p>
        </w:tc>
      </w:tr>
      <w:tr w:rsidR="00E47E4C" w14:paraId="7EC86E4E"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7C24E103" w14:textId="14646CC2"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Keleigh Kretsch</w:t>
            </w:r>
          </w:p>
        </w:tc>
        <w:tc>
          <w:tcPr>
            <w:tcW w:w="4883" w:type="dxa"/>
            <w:tcBorders>
              <w:top w:val="single" w:sz="4" w:space="0" w:color="000000"/>
              <w:left w:val="single" w:sz="4" w:space="0" w:color="000000"/>
              <w:bottom w:val="single" w:sz="4" w:space="0" w:color="000000"/>
              <w:right w:val="single" w:sz="4" w:space="0" w:color="000000"/>
            </w:tcBorders>
            <w:vAlign w:val="bottom"/>
          </w:tcPr>
          <w:p w14:paraId="2DD92761" w14:textId="6BAD07A5"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TRU Landmark Memory Care</w:t>
            </w:r>
          </w:p>
        </w:tc>
      </w:tr>
      <w:tr w:rsidR="00E47E4C" w14:paraId="13348BC3"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6A3C9DC5" w14:textId="680B357B"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Kelly Mullins</w:t>
            </w:r>
          </w:p>
        </w:tc>
        <w:tc>
          <w:tcPr>
            <w:tcW w:w="4883" w:type="dxa"/>
            <w:tcBorders>
              <w:top w:val="single" w:sz="4" w:space="0" w:color="000000"/>
              <w:left w:val="single" w:sz="4" w:space="0" w:color="000000"/>
              <w:bottom w:val="single" w:sz="4" w:space="0" w:color="000000"/>
              <w:right w:val="single" w:sz="4" w:space="0" w:color="000000"/>
            </w:tcBorders>
            <w:vAlign w:val="bottom"/>
          </w:tcPr>
          <w:p w14:paraId="327D7D16" w14:textId="110FA94C"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To The Rescue</w:t>
            </w:r>
          </w:p>
        </w:tc>
      </w:tr>
      <w:tr w:rsidR="00E47E4C" w14:paraId="74209572"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61E2785A" w14:textId="20DE7485"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Kimberly Diodosio</w:t>
            </w:r>
          </w:p>
        </w:tc>
        <w:tc>
          <w:tcPr>
            <w:tcW w:w="4883" w:type="dxa"/>
            <w:tcBorders>
              <w:top w:val="single" w:sz="4" w:space="0" w:color="000000"/>
              <w:left w:val="single" w:sz="4" w:space="0" w:color="000000"/>
              <w:bottom w:val="single" w:sz="4" w:space="0" w:color="000000"/>
              <w:right w:val="single" w:sz="4" w:space="0" w:color="000000"/>
            </w:tcBorders>
            <w:vAlign w:val="bottom"/>
          </w:tcPr>
          <w:p w14:paraId="482FFD98" w14:textId="1128D6BB"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Hildebrand Home Care</w:t>
            </w:r>
          </w:p>
        </w:tc>
      </w:tr>
      <w:tr w:rsidR="00E47E4C" w14:paraId="7A5E0474"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21121F77" w14:textId="66C27130"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Kristin Smock</w:t>
            </w:r>
          </w:p>
        </w:tc>
        <w:tc>
          <w:tcPr>
            <w:tcW w:w="4883" w:type="dxa"/>
            <w:tcBorders>
              <w:top w:val="single" w:sz="4" w:space="0" w:color="000000"/>
              <w:left w:val="single" w:sz="4" w:space="0" w:color="000000"/>
              <w:bottom w:val="single" w:sz="4" w:space="0" w:color="000000"/>
              <w:right w:val="single" w:sz="4" w:space="0" w:color="000000"/>
            </w:tcBorders>
            <w:vAlign w:val="bottom"/>
          </w:tcPr>
          <w:p w14:paraId="4F4DE52E" w14:textId="4C7D338D"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Megan's Place</w:t>
            </w:r>
          </w:p>
        </w:tc>
      </w:tr>
      <w:tr w:rsidR="00E47E4C" w14:paraId="428E59CC"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03DDC1D1" w14:textId="7A2F7E63"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Kristin Waldrop</w:t>
            </w:r>
          </w:p>
        </w:tc>
        <w:tc>
          <w:tcPr>
            <w:tcW w:w="4883" w:type="dxa"/>
            <w:tcBorders>
              <w:top w:val="single" w:sz="4" w:space="0" w:color="000000"/>
              <w:left w:val="single" w:sz="4" w:space="0" w:color="000000"/>
              <w:bottom w:val="single" w:sz="4" w:space="0" w:color="000000"/>
              <w:right w:val="single" w:sz="4" w:space="0" w:color="000000"/>
            </w:tcBorders>
            <w:vAlign w:val="bottom"/>
          </w:tcPr>
          <w:p w14:paraId="6D612326" w14:textId="0B1097D3"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Nursing and Therapy Services of Colorado- Home Health Provider</w:t>
            </w:r>
          </w:p>
        </w:tc>
      </w:tr>
      <w:tr w:rsidR="00E47E4C" w14:paraId="6C213F7A"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6A17BDA6" w14:textId="169D36DF"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Kyla Brubeck</w:t>
            </w:r>
          </w:p>
        </w:tc>
        <w:tc>
          <w:tcPr>
            <w:tcW w:w="4883" w:type="dxa"/>
            <w:tcBorders>
              <w:top w:val="single" w:sz="4" w:space="0" w:color="000000"/>
              <w:left w:val="single" w:sz="4" w:space="0" w:color="000000"/>
              <w:bottom w:val="single" w:sz="4" w:space="0" w:color="000000"/>
              <w:right w:val="single" w:sz="4" w:space="0" w:color="000000"/>
            </w:tcBorders>
            <w:vAlign w:val="bottom"/>
          </w:tcPr>
          <w:p w14:paraId="2BD381A4" w14:textId="284ECBD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Home Instead</w:t>
            </w:r>
          </w:p>
        </w:tc>
      </w:tr>
      <w:tr w:rsidR="00E47E4C" w14:paraId="6DA28A15"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528D0F6C" w14:textId="71EF1E91"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Leeah Key</w:t>
            </w:r>
          </w:p>
        </w:tc>
        <w:tc>
          <w:tcPr>
            <w:tcW w:w="4883" w:type="dxa"/>
            <w:tcBorders>
              <w:top w:val="single" w:sz="4" w:space="0" w:color="000000"/>
              <w:left w:val="single" w:sz="4" w:space="0" w:color="000000"/>
              <w:bottom w:val="single" w:sz="4" w:space="0" w:color="000000"/>
              <w:right w:val="single" w:sz="4" w:space="0" w:color="000000"/>
            </w:tcBorders>
            <w:vAlign w:val="bottom"/>
          </w:tcPr>
          <w:p w14:paraId="089595DA" w14:textId="7D749F9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ECSDD</w:t>
            </w:r>
          </w:p>
        </w:tc>
      </w:tr>
      <w:tr w:rsidR="00E47E4C" w14:paraId="034E8605"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0F98492F" w14:textId="7E1BCBC1"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Lorinda Durnil</w:t>
            </w:r>
          </w:p>
        </w:tc>
        <w:tc>
          <w:tcPr>
            <w:tcW w:w="4883" w:type="dxa"/>
            <w:tcBorders>
              <w:top w:val="single" w:sz="4" w:space="0" w:color="000000"/>
              <w:left w:val="single" w:sz="4" w:space="0" w:color="000000"/>
              <w:bottom w:val="single" w:sz="4" w:space="0" w:color="000000"/>
              <w:right w:val="single" w:sz="4" w:space="0" w:color="000000"/>
            </w:tcBorders>
            <w:vAlign w:val="bottom"/>
          </w:tcPr>
          <w:p w14:paraId="603C45CC" w14:textId="0B64B236" w:rsidR="00E47E4C" w:rsidRDefault="00E47E4C" w:rsidP="00E47E4C">
            <w:pPr>
              <w:ind w:left="2" w:hanging="2"/>
              <w:rPr>
                <w:rFonts w:ascii="Trebuchet MS" w:eastAsia="Trebuchet MS" w:hAnsi="Trebuchet MS" w:cs="Trebuchet MS"/>
                <w:sz w:val="22"/>
                <w:szCs w:val="22"/>
              </w:rPr>
            </w:pPr>
            <w:proofErr w:type="spellStart"/>
            <w:r>
              <w:rPr>
                <w:rFonts w:ascii="Trebuchet MS" w:hAnsi="Trebuchet MS" w:cs="Arial"/>
                <w:sz w:val="22"/>
                <w:szCs w:val="22"/>
              </w:rPr>
              <w:t>Vivage</w:t>
            </w:r>
            <w:proofErr w:type="spellEnd"/>
            <w:r>
              <w:rPr>
                <w:rFonts w:ascii="Trebuchet MS" w:hAnsi="Trebuchet MS" w:cs="Arial"/>
                <w:sz w:val="22"/>
                <w:szCs w:val="22"/>
              </w:rPr>
              <w:t xml:space="preserve"> </w:t>
            </w:r>
            <w:proofErr w:type="spellStart"/>
            <w:r>
              <w:rPr>
                <w:rFonts w:ascii="Trebuchet MS" w:hAnsi="Trebuchet MS" w:cs="Arial"/>
                <w:sz w:val="22"/>
                <w:szCs w:val="22"/>
              </w:rPr>
              <w:t>Beecan</w:t>
            </w:r>
            <w:proofErr w:type="spellEnd"/>
          </w:p>
        </w:tc>
      </w:tr>
      <w:tr w:rsidR="00E47E4C" w14:paraId="27AE83F6"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7678184C" w14:textId="31158847"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Madeline Landgren</w:t>
            </w:r>
          </w:p>
        </w:tc>
        <w:tc>
          <w:tcPr>
            <w:tcW w:w="4883" w:type="dxa"/>
            <w:tcBorders>
              <w:top w:val="single" w:sz="4" w:space="0" w:color="000000"/>
              <w:left w:val="single" w:sz="4" w:space="0" w:color="000000"/>
              <w:bottom w:val="single" w:sz="4" w:space="0" w:color="000000"/>
              <w:right w:val="single" w:sz="4" w:space="0" w:color="000000"/>
            </w:tcBorders>
            <w:vAlign w:val="bottom"/>
          </w:tcPr>
          <w:p w14:paraId="78491B70" w14:textId="2219CA4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Horizons Specialized Services</w:t>
            </w:r>
          </w:p>
        </w:tc>
      </w:tr>
      <w:tr w:rsidR="00E47E4C" w14:paraId="65276702"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6D0939F9" w14:textId="527218B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Matt Clark</w:t>
            </w:r>
          </w:p>
        </w:tc>
        <w:tc>
          <w:tcPr>
            <w:tcW w:w="4883" w:type="dxa"/>
            <w:tcBorders>
              <w:top w:val="single" w:sz="4" w:space="0" w:color="000000"/>
              <w:left w:val="single" w:sz="4" w:space="0" w:color="000000"/>
              <w:bottom w:val="single" w:sz="4" w:space="0" w:color="000000"/>
              <w:right w:val="single" w:sz="4" w:space="0" w:color="000000"/>
            </w:tcBorders>
            <w:vAlign w:val="bottom"/>
          </w:tcPr>
          <w:p w14:paraId="1601FBD9" w14:textId="7E2B78F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Home Instead</w:t>
            </w:r>
          </w:p>
        </w:tc>
      </w:tr>
      <w:tr w:rsidR="00E47E4C" w14:paraId="6593B754"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33A793E4" w14:textId="64CCEDC1"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Melanie Davis</w:t>
            </w:r>
          </w:p>
        </w:tc>
        <w:tc>
          <w:tcPr>
            <w:tcW w:w="4883" w:type="dxa"/>
            <w:tcBorders>
              <w:top w:val="single" w:sz="4" w:space="0" w:color="000000"/>
              <w:left w:val="single" w:sz="4" w:space="0" w:color="000000"/>
              <w:bottom w:val="single" w:sz="4" w:space="0" w:color="000000"/>
              <w:right w:val="single" w:sz="4" w:space="0" w:color="000000"/>
            </w:tcBorders>
            <w:vAlign w:val="bottom"/>
          </w:tcPr>
          <w:p w14:paraId="3EE15557" w14:textId="24C9E459" w:rsidR="00E47E4C" w:rsidRDefault="00E47E4C" w:rsidP="00E47E4C">
            <w:pPr>
              <w:ind w:left="2" w:hanging="2"/>
              <w:rPr>
                <w:rFonts w:ascii="Trebuchet MS" w:eastAsia="Trebuchet MS" w:hAnsi="Trebuchet MS" w:cs="Trebuchet MS"/>
                <w:sz w:val="22"/>
                <w:szCs w:val="22"/>
              </w:rPr>
            </w:pPr>
            <w:proofErr w:type="spellStart"/>
            <w:r>
              <w:rPr>
                <w:rFonts w:ascii="Trebuchet MS" w:hAnsi="Trebuchet MS" w:cs="Arial"/>
                <w:sz w:val="22"/>
                <w:szCs w:val="22"/>
              </w:rPr>
              <w:t>CNSCares</w:t>
            </w:r>
            <w:proofErr w:type="spellEnd"/>
          </w:p>
        </w:tc>
      </w:tr>
      <w:tr w:rsidR="00E47E4C" w14:paraId="44544E7E"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6EED11B7" w14:textId="7049FF00"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Melissa Brassington</w:t>
            </w:r>
          </w:p>
        </w:tc>
        <w:tc>
          <w:tcPr>
            <w:tcW w:w="4883" w:type="dxa"/>
            <w:tcBorders>
              <w:top w:val="single" w:sz="4" w:space="0" w:color="000000"/>
              <w:left w:val="single" w:sz="4" w:space="0" w:color="000000"/>
              <w:bottom w:val="single" w:sz="4" w:space="0" w:color="000000"/>
              <w:right w:val="single" w:sz="4" w:space="0" w:color="000000"/>
            </w:tcBorders>
            <w:vAlign w:val="bottom"/>
          </w:tcPr>
          <w:p w14:paraId="17CD9185" w14:textId="61C88694"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North Metro Community Services</w:t>
            </w:r>
          </w:p>
        </w:tc>
      </w:tr>
      <w:tr w:rsidR="00E47E4C" w14:paraId="71811CD3"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715413EF" w14:textId="64DFC50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Myria Normann, Director of Compliance</w:t>
            </w:r>
          </w:p>
        </w:tc>
        <w:tc>
          <w:tcPr>
            <w:tcW w:w="4883" w:type="dxa"/>
            <w:tcBorders>
              <w:top w:val="single" w:sz="4" w:space="0" w:color="000000"/>
              <w:left w:val="single" w:sz="4" w:space="0" w:color="000000"/>
              <w:bottom w:val="single" w:sz="4" w:space="0" w:color="000000"/>
              <w:right w:val="single" w:sz="4" w:space="0" w:color="000000"/>
            </w:tcBorders>
            <w:vAlign w:val="bottom"/>
          </w:tcPr>
          <w:p w14:paraId="418DA1B3" w14:textId="7796F256"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PASCO</w:t>
            </w:r>
          </w:p>
        </w:tc>
      </w:tr>
      <w:tr w:rsidR="00E47E4C" w14:paraId="2283F9A8"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013BD1D4" w14:textId="74DBC80C"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Phoebe Blessing</w:t>
            </w:r>
          </w:p>
        </w:tc>
        <w:tc>
          <w:tcPr>
            <w:tcW w:w="4883" w:type="dxa"/>
            <w:tcBorders>
              <w:top w:val="single" w:sz="4" w:space="0" w:color="000000"/>
              <w:left w:val="single" w:sz="4" w:space="0" w:color="000000"/>
              <w:bottom w:val="single" w:sz="4" w:space="0" w:color="000000"/>
              <w:right w:val="single" w:sz="4" w:space="0" w:color="000000"/>
            </w:tcBorders>
            <w:vAlign w:val="bottom"/>
          </w:tcPr>
          <w:p w14:paraId="6EED5933" w14:textId="2E96697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Colorado Hospital Association</w:t>
            </w:r>
          </w:p>
        </w:tc>
      </w:tr>
      <w:tr w:rsidR="00E47E4C" w14:paraId="0A0B9737"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3C0D7846" w14:textId="5B591D33"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Ryan Burmood</w:t>
            </w:r>
          </w:p>
        </w:tc>
        <w:tc>
          <w:tcPr>
            <w:tcW w:w="4883" w:type="dxa"/>
            <w:tcBorders>
              <w:top w:val="single" w:sz="4" w:space="0" w:color="000000"/>
              <w:left w:val="single" w:sz="4" w:space="0" w:color="000000"/>
              <w:bottom w:val="single" w:sz="4" w:space="0" w:color="000000"/>
              <w:right w:val="single" w:sz="4" w:space="0" w:color="000000"/>
            </w:tcBorders>
            <w:vAlign w:val="bottom"/>
          </w:tcPr>
          <w:p w14:paraId="6BCBF1E4" w14:textId="04C209FE"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Veterans Community Living Centers</w:t>
            </w:r>
          </w:p>
        </w:tc>
      </w:tr>
      <w:tr w:rsidR="00E47E4C" w14:paraId="087B44D7"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79B4D54B" w14:textId="23060E4C"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Sam DiCaro</w:t>
            </w:r>
          </w:p>
        </w:tc>
        <w:tc>
          <w:tcPr>
            <w:tcW w:w="4883" w:type="dxa"/>
            <w:tcBorders>
              <w:top w:val="single" w:sz="4" w:space="0" w:color="000000"/>
              <w:left w:val="single" w:sz="4" w:space="0" w:color="000000"/>
              <w:bottom w:val="single" w:sz="4" w:space="0" w:color="000000"/>
              <w:right w:val="single" w:sz="4" w:space="0" w:color="000000"/>
            </w:tcBorders>
            <w:vAlign w:val="bottom"/>
          </w:tcPr>
          <w:p w14:paraId="2967A6EB" w14:textId="3A5F35D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AdventHealth</w:t>
            </w:r>
          </w:p>
        </w:tc>
      </w:tr>
      <w:tr w:rsidR="00E47E4C" w14:paraId="5B8C005B"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7C0C99CF" w14:textId="71A1C788"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Seth Dalton</w:t>
            </w:r>
          </w:p>
        </w:tc>
        <w:tc>
          <w:tcPr>
            <w:tcW w:w="4883" w:type="dxa"/>
            <w:tcBorders>
              <w:top w:val="single" w:sz="4" w:space="0" w:color="000000"/>
              <w:left w:val="single" w:sz="4" w:space="0" w:color="000000"/>
              <w:bottom w:val="single" w:sz="4" w:space="0" w:color="000000"/>
              <w:right w:val="single" w:sz="4" w:space="0" w:color="000000"/>
            </w:tcBorders>
            <w:vAlign w:val="bottom"/>
          </w:tcPr>
          <w:p w14:paraId="0A7592C3" w14:textId="6670965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Pagosa Springs Medical Center</w:t>
            </w:r>
          </w:p>
        </w:tc>
      </w:tr>
      <w:tr w:rsidR="00E47E4C" w14:paraId="030D4E5B"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24F681C5" w14:textId="0844F4E8"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Sherrie Bonham</w:t>
            </w:r>
          </w:p>
        </w:tc>
        <w:tc>
          <w:tcPr>
            <w:tcW w:w="4883" w:type="dxa"/>
            <w:tcBorders>
              <w:top w:val="single" w:sz="4" w:space="0" w:color="000000"/>
              <w:left w:val="single" w:sz="4" w:space="0" w:color="000000"/>
              <w:bottom w:val="single" w:sz="4" w:space="0" w:color="000000"/>
              <w:right w:val="single" w:sz="4" w:space="0" w:color="000000"/>
            </w:tcBorders>
            <w:vAlign w:val="bottom"/>
          </w:tcPr>
          <w:p w14:paraId="1FDD2CD3" w14:textId="58742592"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Colorado Assisted Living Association, Ascension Assisted Living Solutions</w:t>
            </w:r>
          </w:p>
        </w:tc>
      </w:tr>
      <w:tr w:rsidR="00E47E4C" w14:paraId="459191DB"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3083B946" w14:textId="7AD24234"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Skye Gray, Quality Specialist</w:t>
            </w:r>
          </w:p>
        </w:tc>
        <w:tc>
          <w:tcPr>
            <w:tcW w:w="4883" w:type="dxa"/>
            <w:tcBorders>
              <w:top w:val="single" w:sz="4" w:space="0" w:color="000000"/>
              <w:left w:val="single" w:sz="4" w:space="0" w:color="000000"/>
              <w:bottom w:val="single" w:sz="4" w:space="0" w:color="000000"/>
              <w:right w:val="single" w:sz="4" w:space="0" w:color="000000"/>
            </w:tcBorders>
            <w:vAlign w:val="bottom"/>
          </w:tcPr>
          <w:p w14:paraId="48677F75" w14:textId="6F42C1DE"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Banner Health</w:t>
            </w:r>
          </w:p>
        </w:tc>
      </w:tr>
      <w:tr w:rsidR="00E47E4C" w14:paraId="1081E82F"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7C955D0A" w14:textId="6F1460F3"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Stephanie M Fakier SVP Compliance</w:t>
            </w:r>
          </w:p>
        </w:tc>
        <w:tc>
          <w:tcPr>
            <w:tcW w:w="4883" w:type="dxa"/>
            <w:tcBorders>
              <w:top w:val="single" w:sz="4" w:space="0" w:color="000000"/>
              <w:left w:val="single" w:sz="4" w:space="0" w:color="000000"/>
              <w:bottom w:val="single" w:sz="4" w:space="0" w:color="000000"/>
              <w:right w:val="single" w:sz="4" w:space="0" w:color="000000"/>
            </w:tcBorders>
            <w:vAlign w:val="bottom"/>
          </w:tcPr>
          <w:p w14:paraId="091F4AB6" w14:textId="7BD83B7E" w:rsidR="00E47E4C" w:rsidRDefault="00E47E4C" w:rsidP="00E47E4C">
            <w:pPr>
              <w:ind w:left="2" w:hanging="2"/>
              <w:rPr>
                <w:rFonts w:ascii="Trebuchet MS" w:eastAsia="Trebuchet MS" w:hAnsi="Trebuchet MS" w:cs="Trebuchet MS"/>
                <w:sz w:val="22"/>
                <w:szCs w:val="22"/>
              </w:rPr>
            </w:pPr>
            <w:proofErr w:type="spellStart"/>
            <w:r>
              <w:rPr>
                <w:rFonts w:ascii="Trebuchet MS" w:hAnsi="Trebuchet MS" w:cs="Arial"/>
                <w:sz w:val="22"/>
                <w:szCs w:val="22"/>
              </w:rPr>
              <w:t>HopeWest</w:t>
            </w:r>
            <w:proofErr w:type="spellEnd"/>
            <w:r>
              <w:rPr>
                <w:rFonts w:ascii="Trebuchet MS" w:hAnsi="Trebuchet MS" w:cs="Arial"/>
                <w:sz w:val="22"/>
                <w:szCs w:val="22"/>
              </w:rPr>
              <w:t xml:space="preserve"> Hospice</w:t>
            </w:r>
          </w:p>
        </w:tc>
      </w:tr>
      <w:tr w:rsidR="00E47E4C" w14:paraId="64A1E7A2"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62B51229" w14:textId="316F3C4C"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Suzanne Golden</w:t>
            </w:r>
          </w:p>
        </w:tc>
        <w:tc>
          <w:tcPr>
            <w:tcW w:w="4883" w:type="dxa"/>
            <w:tcBorders>
              <w:top w:val="single" w:sz="4" w:space="0" w:color="000000"/>
              <w:left w:val="single" w:sz="4" w:space="0" w:color="000000"/>
              <w:bottom w:val="single" w:sz="4" w:space="0" w:color="000000"/>
              <w:right w:val="single" w:sz="4" w:space="0" w:color="000000"/>
            </w:tcBorders>
            <w:vAlign w:val="bottom"/>
          </w:tcPr>
          <w:p w14:paraId="5786ACD9" w14:textId="1368FC44"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UCHealth</w:t>
            </w:r>
          </w:p>
        </w:tc>
      </w:tr>
      <w:tr w:rsidR="00E47E4C" w14:paraId="4683140A"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324013C9" w14:textId="3DA26936"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Tamara Trujillo</w:t>
            </w:r>
          </w:p>
        </w:tc>
        <w:tc>
          <w:tcPr>
            <w:tcW w:w="4883" w:type="dxa"/>
            <w:tcBorders>
              <w:top w:val="single" w:sz="4" w:space="0" w:color="000000"/>
              <w:left w:val="single" w:sz="4" w:space="0" w:color="000000"/>
              <w:bottom w:val="single" w:sz="4" w:space="0" w:color="000000"/>
              <w:right w:val="single" w:sz="4" w:space="0" w:color="000000"/>
            </w:tcBorders>
            <w:vAlign w:val="bottom"/>
          </w:tcPr>
          <w:p w14:paraId="5F43C901" w14:textId="1AAB126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The Independence Center</w:t>
            </w:r>
          </w:p>
        </w:tc>
      </w:tr>
      <w:tr w:rsidR="00E47E4C" w14:paraId="59AEFDC3"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2DA493F5" w14:textId="2FEE1F29"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Tonya Selvera</w:t>
            </w:r>
          </w:p>
        </w:tc>
        <w:tc>
          <w:tcPr>
            <w:tcW w:w="4883" w:type="dxa"/>
            <w:tcBorders>
              <w:top w:val="single" w:sz="4" w:space="0" w:color="000000"/>
              <w:left w:val="single" w:sz="4" w:space="0" w:color="000000"/>
              <w:bottom w:val="single" w:sz="4" w:space="0" w:color="000000"/>
              <w:right w:val="single" w:sz="4" w:space="0" w:color="000000"/>
            </w:tcBorders>
            <w:vAlign w:val="bottom"/>
          </w:tcPr>
          <w:p w14:paraId="1DCCED0E" w14:textId="5D2E39A4"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Pagosa Springs Medical Center</w:t>
            </w:r>
          </w:p>
        </w:tc>
      </w:tr>
      <w:tr w:rsidR="00E47E4C" w14:paraId="58E968E8" w14:textId="77777777" w:rsidTr="005C4AB4">
        <w:tc>
          <w:tcPr>
            <w:tcW w:w="4693" w:type="dxa"/>
            <w:tcBorders>
              <w:top w:val="single" w:sz="4" w:space="0" w:color="000000"/>
              <w:left w:val="single" w:sz="4" w:space="0" w:color="000000"/>
              <w:bottom w:val="single" w:sz="4" w:space="0" w:color="000000"/>
              <w:right w:val="single" w:sz="4" w:space="0" w:color="000000"/>
            </w:tcBorders>
            <w:vAlign w:val="bottom"/>
          </w:tcPr>
          <w:p w14:paraId="294A0D37" w14:textId="516628EF"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lastRenderedPageBreak/>
              <w:t>Yvonne Truelove</w:t>
            </w:r>
          </w:p>
        </w:tc>
        <w:tc>
          <w:tcPr>
            <w:tcW w:w="4883" w:type="dxa"/>
            <w:tcBorders>
              <w:top w:val="single" w:sz="4" w:space="0" w:color="000000"/>
              <w:left w:val="single" w:sz="4" w:space="0" w:color="000000"/>
              <w:bottom w:val="single" w:sz="4" w:space="0" w:color="000000"/>
              <w:right w:val="single" w:sz="4" w:space="0" w:color="000000"/>
            </w:tcBorders>
            <w:vAlign w:val="bottom"/>
          </w:tcPr>
          <w:p w14:paraId="18E9B5A0" w14:textId="573D494A" w:rsidR="00E47E4C" w:rsidRDefault="00E47E4C" w:rsidP="00E47E4C">
            <w:pPr>
              <w:ind w:left="2" w:hanging="2"/>
              <w:rPr>
                <w:rFonts w:ascii="Trebuchet MS" w:eastAsia="Trebuchet MS" w:hAnsi="Trebuchet MS" w:cs="Trebuchet MS"/>
                <w:sz w:val="22"/>
                <w:szCs w:val="22"/>
              </w:rPr>
            </w:pPr>
            <w:r>
              <w:rPr>
                <w:rFonts w:ascii="Trebuchet MS" w:hAnsi="Trebuchet MS" w:cs="Arial"/>
                <w:sz w:val="22"/>
                <w:szCs w:val="22"/>
              </w:rPr>
              <w:t>Horizons Specialized Services</w:t>
            </w:r>
          </w:p>
        </w:tc>
      </w:tr>
    </w:tbl>
    <w:p w14:paraId="7EDB46E6" w14:textId="0FEF2303" w:rsidR="00DC0E29" w:rsidRDefault="00DC0E29" w:rsidP="00DC0E29">
      <w:pPr>
        <w:widowControl w:val="0"/>
        <w:pBdr>
          <w:top w:val="nil"/>
          <w:left w:val="nil"/>
          <w:bottom w:val="nil"/>
          <w:right w:val="nil"/>
          <w:between w:val="nil"/>
        </w:pBdr>
        <w:rPr>
          <w:rFonts w:ascii="Trebuchet MS" w:eastAsia="Arial" w:hAnsi="Trebuchet MS" w:cs="Arial"/>
          <w:sz w:val="22"/>
          <w:szCs w:val="22"/>
        </w:rPr>
      </w:pPr>
      <w:r w:rsidRPr="00DC0E29">
        <w:rPr>
          <w:rFonts w:ascii="Trebuchet MS" w:eastAsia="Arial" w:hAnsi="Trebuchet MS" w:cs="Arial"/>
          <w:sz w:val="22"/>
          <w:szCs w:val="22"/>
        </w:rPr>
        <w:t xml:space="preserve">A total of </w:t>
      </w:r>
      <w:r w:rsidR="00405D6F">
        <w:rPr>
          <w:rFonts w:ascii="Trebuchet MS" w:eastAsia="Arial" w:hAnsi="Trebuchet MS" w:cs="Arial"/>
          <w:sz w:val="22"/>
          <w:szCs w:val="22"/>
        </w:rPr>
        <w:t>4</w:t>
      </w:r>
      <w:r w:rsidR="00E47E4C">
        <w:rPr>
          <w:rFonts w:ascii="Trebuchet MS" w:eastAsia="Arial" w:hAnsi="Trebuchet MS" w:cs="Arial"/>
          <w:sz w:val="22"/>
          <w:szCs w:val="22"/>
        </w:rPr>
        <w:t>2</w:t>
      </w:r>
      <w:r w:rsidR="00E7467B">
        <w:rPr>
          <w:rFonts w:ascii="Trebuchet MS" w:eastAsia="Arial" w:hAnsi="Trebuchet MS" w:cs="Arial"/>
          <w:sz w:val="22"/>
          <w:szCs w:val="22"/>
        </w:rPr>
        <w:t xml:space="preserve"> </w:t>
      </w:r>
      <w:r w:rsidRPr="00DC0E29">
        <w:rPr>
          <w:rFonts w:ascii="Trebuchet MS" w:eastAsia="Arial" w:hAnsi="Trebuchet MS" w:cs="Arial"/>
          <w:sz w:val="22"/>
          <w:szCs w:val="22"/>
        </w:rPr>
        <w:t xml:space="preserve">unique participants attended at least one meeting. </w:t>
      </w:r>
      <w:r w:rsidR="00ED7444">
        <w:rPr>
          <w:rFonts w:ascii="Trebuchet MS" w:eastAsia="Arial" w:hAnsi="Trebuchet MS" w:cs="Arial"/>
          <w:sz w:val="22"/>
          <w:szCs w:val="22"/>
        </w:rPr>
        <w:t>T</w:t>
      </w:r>
      <w:r w:rsidRPr="00DC0E29">
        <w:rPr>
          <w:rFonts w:ascii="Trebuchet MS" w:eastAsia="Arial" w:hAnsi="Trebuchet MS" w:cs="Arial"/>
          <w:sz w:val="22"/>
          <w:szCs w:val="22"/>
        </w:rPr>
        <w:t xml:space="preserve">here were </w:t>
      </w:r>
      <w:r w:rsidR="00ED7444">
        <w:rPr>
          <w:rFonts w:ascii="Trebuchet MS" w:eastAsia="Arial" w:hAnsi="Trebuchet MS" w:cs="Arial"/>
          <w:sz w:val="22"/>
          <w:szCs w:val="22"/>
        </w:rPr>
        <w:t xml:space="preserve">additionally </w:t>
      </w:r>
      <w:r w:rsidR="00405D6F">
        <w:rPr>
          <w:rFonts w:ascii="Trebuchet MS" w:eastAsia="Arial" w:hAnsi="Trebuchet MS" w:cs="Arial"/>
          <w:sz w:val="22"/>
          <w:szCs w:val="22"/>
        </w:rPr>
        <w:t>11</w:t>
      </w:r>
      <w:r w:rsidRPr="00DC0E29">
        <w:rPr>
          <w:rFonts w:ascii="Trebuchet MS" w:eastAsia="Arial" w:hAnsi="Trebuchet MS" w:cs="Arial"/>
          <w:sz w:val="22"/>
          <w:szCs w:val="22"/>
        </w:rPr>
        <w:t xml:space="preserve"> unnamed participants.</w:t>
      </w:r>
    </w:p>
    <w:p w14:paraId="6615D0B7" w14:textId="77777777" w:rsidR="00C45FBE" w:rsidRDefault="00C45FBE" w:rsidP="00DC0E29">
      <w:pPr>
        <w:widowControl w:val="0"/>
        <w:pBdr>
          <w:top w:val="nil"/>
          <w:left w:val="nil"/>
          <w:bottom w:val="nil"/>
          <w:right w:val="nil"/>
          <w:between w:val="nil"/>
        </w:pBdr>
        <w:rPr>
          <w:rFonts w:ascii="Trebuchet MS" w:eastAsia="Arial" w:hAnsi="Trebuchet MS" w:cs="Arial"/>
          <w:sz w:val="22"/>
          <w:szCs w:val="22"/>
        </w:rPr>
      </w:pPr>
    </w:p>
    <w:p w14:paraId="04635675" w14:textId="77777777" w:rsidR="00C45FBE" w:rsidRDefault="00C45FBE" w:rsidP="00C45FBE">
      <w:pPr>
        <w:widowControl w:val="0"/>
        <w:pBdr>
          <w:top w:val="nil"/>
          <w:left w:val="nil"/>
          <w:bottom w:val="nil"/>
          <w:right w:val="nil"/>
          <w:between w:val="nil"/>
        </w:pBdr>
        <w:rPr>
          <w:rFonts w:ascii="Trebuchet MS" w:eastAsia="Arial" w:hAnsi="Trebuchet MS" w:cs="Arial"/>
          <w:sz w:val="22"/>
          <w:szCs w:val="22"/>
        </w:rPr>
      </w:pPr>
      <w:r>
        <w:rPr>
          <w:rFonts w:ascii="Trebuchet MS" w:eastAsia="Arial" w:hAnsi="Trebuchet MS" w:cs="Arial"/>
          <w:sz w:val="22"/>
          <w:szCs w:val="22"/>
        </w:rPr>
        <w:t>Stakeholder response during the meetings represented broad support for the draft rules. No opposition to the final draft rules was expressed during the stakeholder process, and the rules incorporate stakeholder feedback and input.</w:t>
      </w:r>
    </w:p>
    <w:p w14:paraId="1E2C4C13" w14:textId="77777777" w:rsidR="001D19F8" w:rsidRDefault="001D19F8" w:rsidP="00DC0E29">
      <w:pPr>
        <w:widowControl w:val="0"/>
        <w:pBdr>
          <w:top w:val="nil"/>
          <w:left w:val="nil"/>
          <w:bottom w:val="nil"/>
          <w:right w:val="nil"/>
          <w:between w:val="nil"/>
        </w:pBdr>
        <w:rPr>
          <w:rFonts w:ascii="Trebuchet MS" w:eastAsia="Arial" w:hAnsi="Trebuchet MS" w:cs="Arial"/>
          <w:sz w:val="22"/>
          <w:szCs w:val="22"/>
        </w:rPr>
      </w:pPr>
    </w:p>
    <w:p w14:paraId="6BAE6780" w14:textId="77777777" w:rsidR="006F4846" w:rsidRDefault="006F4846">
      <w:pPr>
        <w:rPr>
          <w:rFonts w:ascii="Trebuchet MS" w:eastAsia="Trebuchet MS" w:hAnsi="Trebuchet MS" w:cs="Trebuchet MS"/>
          <w:sz w:val="22"/>
          <w:szCs w:val="22"/>
        </w:rPr>
      </w:pPr>
    </w:p>
    <w:p w14:paraId="10C1FDEC" w14:textId="77777777" w:rsidR="00DF7F26" w:rsidRPr="00CB1019" w:rsidRDefault="00CA51E6" w:rsidP="00C1170A">
      <w:pPr>
        <w:pStyle w:val="Heading3"/>
      </w:pPr>
      <w:r w:rsidRPr="00CB1019">
        <w:t>Stakeholder Group Notification</w:t>
      </w:r>
    </w:p>
    <w:p w14:paraId="7D36F736" w14:textId="77777777" w:rsidR="00DF7F26" w:rsidRDefault="00CA51E6">
      <w:pPr>
        <w:rPr>
          <w:rFonts w:ascii="Trebuchet MS" w:eastAsia="Trebuchet MS" w:hAnsi="Trebuchet MS" w:cs="Trebuchet MS"/>
          <w:sz w:val="22"/>
          <w:szCs w:val="22"/>
        </w:rPr>
      </w:pPr>
      <w:r>
        <w:rPr>
          <w:rFonts w:ascii="Trebuchet MS" w:eastAsia="Trebuchet MS" w:hAnsi="Trebuchet MS" w:cs="Trebuchet MS"/>
          <w:b/>
          <w:sz w:val="22"/>
          <w:szCs w:val="22"/>
        </w:rPr>
        <w:t>The stakeholder group was provided notice of the rulemaking hearing and provided a copy of the proposed rules or the internet location where the rules may be viewed. Notice was provided prior to the date the notice of rulemaking was published in the Colorado Register (typically, the 10</w:t>
      </w:r>
      <w:r>
        <w:rPr>
          <w:rFonts w:ascii="Trebuchet MS" w:eastAsia="Trebuchet MS" w:hAnsi="Trebuchet MS" w:cs="Trebuchet MS"/>
          <w:b/>
          <w:sz w:val="22"/>
          <w:szCs w:val="22"/>
          <w:vertAlign w:val="superscript"/>
        </w:rPr>
        <w:t>th</w:t>
      </w:r>
      <w:r>
        <w:rPr>
          <w:rFonts w:ascii="Trebuchet MS" w:eastAsia="Trebuchet MS" w:hAnsi="Trebuchet MS" w:cs="Trebuchet MS"/>
          <w:b/>
          <w:sz w:val="22"/>
          <w:szCs w:val="22"/>
        </w:rPr>
        <w:t xml:space="preserve"> of the month following the Request for Rulemaking).</w:t>
      </w:r>
      <w:r>
        <w:rPr>
          <w:rFonts w:ascii="Trebuchet MS" w:eastAsia="Trebuchet MS" w:hAnsi="Trebuchet MS" w:cs="Trebuchet MS"/>
          <w:sz w:val="22"/>
          <w:szCs w:val="22"/>
        </w:rPr>
        <w:t xml:space="preserve"> </w:t>
      </w:r>
    </w:p>
    <w:p w14:paraId="40B6C076" w14:textId="77777777" w:rsidR="00DF7F26" w:rsidRDefault="00DF7F26">
      <w:pPr>
        <w:rPr>
          <w:rFonts w:ascii="Trebuchet MS" w:eastAsia="Trebuchet MS" w:hAnsi="Trebuchet MS" w:cs="Trebuchet MS"/>
          <w:sz w:val="22"/>
          <w:szCs w:val="22"/>
        </w:rPr>
      </w:pPr>
    </w:p>
    <w:p w14:paraId="3E0253CC" w14:textId="0EB11689" w:rsidR="00DF7F26" w:rsidRPr="001E6902" w:rsidRDefault="00CA51E6">
      <w:pPr>
        <w:spacing w:after="120"/>
        <w:ind w:left="1440" w:hanging="720"/>
        <w:rPr>
          <w:rFonts w:ascii="Trebuchet MS" w:eastAsia="Trebuchet MS" w:hAnsi="Trebuchet MS" w:cs="Trebuchet MS"/>
          <w:b/>
          <w:sz w:val="22"/>
          <w:szCs w:val="22"/>
        </w:rPr>
      </w:pPr>
      <w:r w:rsidRPr="001E6902">
        <w:rPr>
          <w:rFonts w:ascii="Trebuchet MS" w:eastAsia="Trebuchet MS" w:hAnsi="Trebuchet MS" w:cs="Trebuchet MS"/>
          <w:b/>
          <w:sz w:val="22"/>
          <w:szCs w:val="22"/>
        </w:rPr>
        <w:t>__</w:t>
      </w:r>
      <w:r w:rsidR="006F4E19" w:rsidRPr="001E6902">
        <w:rPr>
          <w:rFonts w:ascii="Trebuchet MS" w:eastAsia="Trebuchet MS" w:hAnsi="Trebuchet MS" w:cs="Trebuchet MS"/>
          <w:b/>
          <w:sz w:val="22"/>
          <w:szCs w:val="22"/>
        </w:rPr>
        <w:t>X</w:t>
      </w:r>
      <w:r w:rsidR="00B234EC">
        <w:rPr>
          <w:rFonts w:ascii="Trebuchet MS" w:eastAsia="Trebuchet MS" w:hAnsi="Trebuchet MS" w:cs="Trebuchet MS"/>
          <w:b/>
          <w:sz w:val="22"/>
          <w:szCs w:val="22"/>
        </w:rPr>
        <w:t>_</w:t>
      </w:r>
      <w:proofErr w:type="gramStart"/>
      <w:r w:rsidRPr="001E6902">
        <w:rPr>
          <w:rFonts w:ascii="Trebuchet MS" w:eastAsia="Trebuchet MS" w:hAnsi="Trebuchet MS" w:cs="Trebuchet MS"/>
          <w:b/>
          <w:sz w:val="22"/>
          <w:szCs w:val="22"/>
        </w:rPr>
        <w:t xml:space="preserve">_ </w:t>
      </w:r>
      <w:r w:rsidRPr="001E6902">
        <w:rPr>
          <w:rFonts w:ascii="Trebuchet MS" w:eastAsia="Trebuchet MS" w:hAnsi="Trebuchet MS" w:cs="Trebuchet MS"/>
          <w:b/>
          <w:sz w:val="22"/>
          <w:szCs w:val="22"/>
        </w:rPr>
        <w:tab/>
        <w:t>Not</w:t>
      </w:r>
      <w:proofErr w:type="gramEnd"/>
      <w:r w:rsidRPr="001E6902">
        <w:rPr>
          <w:rFonts w:ascii="Trebuchet MS" w:eastAsia="Trebuchet MS" w:hAnsi="Trebuchet MS" w:cs="Trebuchet MS"/>
          <w:b/>
          <w:sz w:val="22"/>
          <w:szCs w:val="22"/>
        </w:rPr>
        <w:t xml:space="preserve"> applicable. This is a Request for Rulemaking Packet. Notification will occur if the Board of Health sets this matter for rulemaking.</w:t>
      </w:r>
    </w:p>
    <w:p w14:paraId="7A558648" w14:textId="071C3017" w:rsidR="00DF7F26" w:rsidRPr="008761E9" w:rsidRDefault="00CA51E6">
      <w:pPr>
        <w:spacing w:after="120"/>
        <w:ind w:left="1440" w:hanging="720"/>
        <w:rPr>
          <w:rFonts w:ascii="Trebuchet MS" w:eastAsia="Trebuchet MS" w:hAnsi="Trebuchet MS" w:cs="Trebuchet MS"/>
          <w:b/>
          <w:bCs/>
          <w:sz w:val="22"/>
          <w:szCs w:val="22"/>
        </w:rPr>
      </w:pPr>
      <w:r w:rsidRPr="008761E9">
        <w:rPr>
          <w:rFonts w:ascii="Trebuchet MS" w:eastAsia="Trebuchet MS" w:hAnsi="Trebuchet MS" w:cs="Trebuchet MS"/>
          <w:b/>
          <w:bCs/>
          <w:sz w:val="22"/>
          <w:szCs w:val="22"/>
        </w:rPr>
        <w:t>__</w:t>
      </w:r>
      <w:r w:rsidR="006F4E19">
        <w:rPr>
          <w:rFonts w:ascii="Trebuchet MS" w:eastAsia="Trebuchet MS" w:hAnsi="Trebuchet MS" w:cs="Trebuchet MS"/>
          <w:b/>
          <w:bCs/>
          <w:sz w:val="22"/>
          <w:szCs w:val="22"/>
        </w:rPr>
        <w:t>_</w:t>
      </w:r>
      <w:r w:rsidRPr="008761E9">
        <w:rPr>
          <w:rFonts w:ascii="Trebuchet MS" w:eastAsia="Trebuchet MS" w:hAnsi="Trebuchet MS" w:cs="Trebuchet MS"/>
          <w:b/>
          <w:bCs/>
          <w:sz w:val="22"/>
          <w:szCs w:val="22"/>
        </w:rPr>
        <w:t>_</w:t>
      </w:r>
      <w:r w:rsidR="00382DA5" w:rsidRPr="008761E9">
        <w:rPr>
          <w:rFonts w:ascii="Trebuchet MS" w:eastAsia="Trebuchet MS" w:hAnsi="Trebuchet MS" w:cs="Trebuchet MS"/>
          <w:b/>
          <w:bCs/>
          <w:sz w:val="22"/>
          <w:szCs w:val="22"/>
        </w:rPr>
        <w:t>_</w:t>
      </w:r>
      <w:r w:rsidRPr="008761E9">
        <w:rPr>
          <w:rFonts w:ascii="Trebuchet MS" w:eastAsia="Trebuchet MS" w:hAnsi="Trebuchet MS" w:cs="Trebuchet MS"/>
          <w:b/>
          <w:bCs/>
          <w:sz w:val="22"/>
          <w:szCs w:val="22"/>
        </w:rPr>
        <w:tab/>
        <w:t>Yes.</w:t>
      </w:r>
    </w:p>
    <w:p w14:paraId="3E0D7BCE" w14:textId="77777777" w:rsidR="00DF7F26" w:rsidRDefault="00CA51E6" w:rsidP="006F4846">
      <w:pPr>
        <w:spacing w:after="120"/>
        <w:rPr>
          <w:rFonts w:ascii="Trebuchet MS" w:eastAsia="Trebuchet MS" w:hAnsi="Trebuchet MS" w:cs="Trebuchet MS"/>
          <w:b/>
          <w:sz w:val="22"/>
          <w:szCs w:val="22"/>
        </w:rPr>
      </w:pPr>
      <w:r>
        <w:rPr>
          <w:rFonts w:ascii="Trebuchet MS" w:eastAsia="Trebuchet MS" w:hAnsi="Trebuchet MS" w:cs="Trebuchet MS"/>
          <w:b/>
          <w:sz w:val="22"/>
          <w:szCs w:val="22"/>
        </w:rPr>
        <w:t xml:space="preserve">Summarize Major Factual and Policy Issues Encountered and the Stakeholder Feedback Received.  If there is a lack of consensus regarding the proposed rule, please also identify the Department’s efforts to address stakeholder feedback or why the Department was unable to accommodate the request.   </w:t>
      </w:r>
    </w:p>
    <w:p w14:paraId="26536D39" w14:textId="77777777" w:rsidR="00DF7F26" w:rsidRDefault="00DF7F26">
      <w:pPr>
        <w:rPr>
          <w:rFonts w:ascii="Trebuchet MS" w:eastAsia="Trebuchet MS" w:hAnsi="Trebuchet MS" w:cs="Trebuchet MS"/>
          <w:sz w:val="22"/>
          <w:szCs w:val="22"/>
        </w:rPr>
      </w:pPr>
    </w:p>
    <w:p w14:paraId="1EF19BF6" w14:textId="21BCBB6F" w:rsidR="006A3E32" w:rsidRDefault="006F4846" w:rsidP="006A3E32">
      <w:pPr>
        <w:ind w:left="450"/>
        <w:rPr>
          <w:rFonts w:ascii="Trebuchet MS" w:eastAsia="Trebuchet MS" w:hAnsi="Trebuchet MS" w:cs="Trebuchet MS"/>
          <w:sz w:val="22"/>
          <w:szCs w:val="22"/>
        </w:rPr>
      </w:pPr>
      <w:r w:rsidRPr="006F4846">
        <w:rPr>
          <w:rFonts w:ascii="Trebuchet MS" w:eastAsia="Trebuchet MS" w:hAnsi="Trebuchet MS" w:cs="Trebuchet MS"/>
          <w:sz w:val="22"/>
          <w:szCs w:val="22"/>
        </w:rPr>
        <w:t xml:space="preserve">The Department worked closely </w:t>
      </w:r>
      <w:r w:rsidR="00330F36">
        <w:rPr>
          <w:rFonts w:ascii="Trebuchet MS" w:eastAsia="Trebuchet MS" w:hAnsi="Trebuchet MS" w:cs="Trebuchet MS"/>
          <w:sz w:val="22"/>
          <w:szCs w:val="22"/>
        </w:rPr>
        <w:t xml:space="preserve">with stakeholders </w:t>
      </w:r>
      <w:r w:rsidR="00F67149">
        <w:rPr>
          <w:rFonts w:ascii="Trebuchet MS" w:eastAsia="Trebuchet MS" w:hAnsi="Trebuchet MS" w:cs="Trebuchet MS"/>
          <w:sz w:val="22"/>
          <w:szCs w:val="22"/>
        </w:rPr>
        <w:t>to reach consensus on all</w:t>
      </w:r>
      <w:r w:rsidRPr="006F4846">
        <w:rPr>
          <w:rFonts w:ascii="Trebuchet MS" w:eastAsia="Trebuchet MS" w:hAnsi="Trebuchet MS" w:cs="Trebuchet MS"/>
          <w:sz w:val="22"/>
          <w:szCs w:val="22"/>
        </w:rPr>
        <w:t xml:space="preserve"> issues discussed</w:t>
      </w:r>
      <w:r w:rsidR="00360B7E">
        <w:rPr>
          <w:rFonts w:ascii="Trebuchet MS" w:eastAsia="Trebuchet MS" w:hAnsi="Trebuchet MS" w:cs="Trebuchet MS"/>
          <w:sz w:val="22"/>
          <w:szCs w:val="22"/>
        </w:rPr>
        <w:t xml:space="preserve"> during the stakeholder meetings</w:t>
      </w:r>
      <w:r w:rsidR="0045441E">
        <w:rPr>
          <w:rFonts w:ascii="Trebuchet MS" w:eastAsia="Trebuchet MS" w:hAnsi="Trebuchet MS" w:cs="Trebuchet MS"/>
          <w:sz w:val="22"/>
          <w:szCs w:val="22"/>
        </w:rPr>
        <w:t xml:space="preserve">. </w:t>
      </w:r>
      <w:r w:rsidR="005348E0">
        <w:rPr>
          <w:rFonts w:ascii="Trebuchet MS" w:eastAsia="Trebuchet MS" w:hAnsi="Trebuchet MS" w:cs="Trebuchet MS"/>
          <w:sz w:val="22"/>
          <w:szCs w:val="22"/>
        </w:rPr>
        <w:t xml:space="preserve">Questions raised by stakeholders which were discussed include </w:t>
      </w:r>
      <w:r w:rsidR="00F142C4">
        <w:rPr>
          <w:rFonts w:ascii="Trebuchet MS" w:eastAsia="Trebuchet MS" w:hAnsi="Trebuchet MS" w:cs="Trebuchet MS"/>
          <w:sz w:val="22"/>
          <w:szCs w:val="22"/>
        </w:rPr>
        <w:t>the existing, unchanged statutory definition of “enforcement activity,” and the detailed processes and parameters of extended licensing survey cycles.</w:t>
      </w:r>
    </w:p>
    <w:p w14:paraId="75408262" w14:textId="4D4B4F46" w:rsidR="006F4846" w:rsidRDefault="006F4846" w:rsidP="006F4E19">
      <w:pPr>
        <w:ind w:left="450"/>
        <w:rPr>
          <w:rFonts w:ascii="Trebuchet MS" w:eastAsia="Trebuchet MS" w:hAnsi="Trebuchet MS" w:cs="Trebuchet MS"/>
          <w:sz w:val="22"/>
          <w:szCs w:val="22"/>
        </w:rPr>
      </w:pPr>
    </w:p>
    <w:p w14:paraId="427398FC" w14:textId="77777777" w:rsidR="00DF7F26" w:rsidRDefault="00DF7F26">
      <w:pPr>
        <w:rPr>
          <w:rFonts w:ascii="Trebuchet MS" w:eastAsia="Trebuchet MS" w:hAnsi="Trebuchet MS" w:cs="Trebuchet MS"/>
          <w:sz w:val="22"/>
          <w:szCs w:val="22"/>
        </w:rPr>
      </w:pPr>
    </w:p>
    <w:p w14:paraId="67C0CF3D" w14:textId="77777777" w:rsidR="00DF7F26" w:rsidRDefault="00CA51E6">
      <w:pPr>
        <w:rPr>
          <w:rFonts w:ascii="Trebuchet MS" w:eastAsia="Trebuchet MS" w:hAnsi="Trebuchet MS" w:cs="Trebuchet MS"/>
          <w:b/>
          <w:strike/>
          <w:sz w:val="22"/>
          <w:szCs w:val="22"/>
        </w:rPr>
      </w:pPr>
      <w:bookmarkStart w:id="0" w:name="_heading=h.gjdgxs" w:colFirst="0" w:colLast="0"/>
      <w:bookmarkEnd w:id="0"/>
      <w:r>
        <w:rPr>
          <w:rFonts w:ascii="Trebuchet MS" w:eastAsia="Trebuchet MS" w:hAnsi="Trebuchet MS" w:cs="Trebuchet MS"/>
          <w:b/>
          <w:sz w:val="22"/>
          <w:szCs w:val="22"/>
        </w:rPr>
        <w:t>Please identify the determinants of health or other health equity and environmental justice considerations, values or outcomes related to this rulemaking.</w:t>
      </w:r>
    </w:p>
    <w:p w14:paraId="6ADB533D" w14:textId="77777777" w:rsidR="00DF7F26" w:rsidRDefault="00DF7F26">
      <w:pPr>
        <w:rPr>
          <w:rFonts w:ascii="Trebuchet MS" w:eastAsia="Trebuchet MS" w:hAnsi="Trebuchet MS" w:cs="Trebuchet MS"/>
          <w:strike/>
          <w:sz w:val="22"/>
          <w:szCs w:val="22"/>
        </w:rPr>
      </w:pPr>
      <w:bookmarkStart w:id="1" w:name="_heading=h.30j0zll" w:colFirst="0" w:colLast="0"/>
      <w:bookmarkEnd w:id="1"/>
    </w:p>
    <w:p w14:paraId="2B351CD1" w14:textId="3B40EC91" w:rsidR="00B22AD5" w:rsidRDefault="00ED0C84" w:rsidP="00B22AD5">
      <w:pPr>
        <w:pBdr>
          <w:top w:val="nil"/>
          <w:left w:val="nil"/>
          <w:bottom w:val="nil"/>
          <w:right w:val="nil"/>
          <w:between w:val="nil"/>
        </w:pBdr>
        <w:ind w:left="450"/>
        <w:rPr>
          <w:rFonts w:ascii="Trebuchet MS" w:eastAsia="Trebuchet MS" w:hAnsi="Trebuchet MS" w:cs="Trebuchet MS"/>
          <w:sz w:val="22"/>
          <w:szCs w:val="22"/>
        </w:rPr>
      </w:pPr>
      <w:r>
        <w:rPr>
          <w:rFonts w:ascii="Trebuchet MS" w:eastAsia="Trebuchet MS" w:hAnsi="Trebuchet MS" w:cs="Trebuchet MS"/>
          <w:sz w:val="22"/>
          <w:szCs w:val="22"/>
        </w:rPr>
        <w:t xml:space="preserve">N/A - </w:t>
      </w:r>
      <w:r w:rsidR="006F4E19">
        <w:rPr>
          <w:rFonts w:ascii="Trebuchet MS" w:eastAsia="Trebuchet MS" w:hAnsi="Trebuchet MS" w:cs="Trebuchet MS"/>
          <w:sz w:val="22"/>
          <w:szCs w:val="22"/>
        </w:rPr>
        <w:t>This rulemaking clarifies</w:t>
      </w:r>
      <w:r w:rsidR="006A3E32">
        <w:rPr>
          <w:rFonts w:ascii="Trebuchet MS" w:eastAsia="Trebuchet MS" w:hAnsi="Trebuchet MS" w:cs="Trebuchet MS"/>
          <w:sz w:val="22"/>
          <w:szCs w:val="22"/>
        </w:rPr>
        <w:t xml:space="preserve"> the extended licensing survey cycle criteria to</w:t>
      </w:r>
      <w:r w:rsidR="006F4E19">
        <w:rPr>
          <w:rFonts w:ascii="Trebuchet MS" w:eastAsia="Trebuchet MS" w:hAnsi="Trebuchet MS" w:cs="Trebuchet MS"/>
          <w:sz w:val="22"/>
          <w:szCs w:val="22"/>
        </w:rPr>
        <w:t xml:space="preserve"> licensees,</w:t>
      </w:r>
      <w:r w:rsidR="006A3E32">
        <w:rPr>
          <w:rFonts w:ascii="Trebuchet MS" w:eastAsia="Trebuchet MS" w:hAnsi="Trebuchet MS" w:cs="Trebuchet MS"/>
          <w:sz w:val="22"/>
          <w:szCs w:val="22"/>
        </w:rPr>
        <w:t xml:space="preserve"> the statutory definition of restraint, and medicine donation program requirements</w:t>
      </w:r>
      <w:r>
        <w:rPr>
          <w:rFonts w:ascii="Trebuchet MS" w:eastAsia="Trebuchet MS" w:hAnsi="Trebuchet MS" w:cs="Trebuchet MS"/>
          <w:sz w:val="22"/>
          <w:szCs w:val="22"/>
        </w:rPr>
        <w:t>, all existing regulatory topics contained within the rule</w:t>
      </w:r>
      <w:r w:rsidR="006F4E19">
        <w:rPr>
          <w:rFonts w:ascii="Trebuchet MS" w:eastAsia="Trebuchet MS" w:hAnsi="Trebuchet MS" w:cs="Trebuchet MS"/>
          <w:sz w:val="22"/>
          <w:szCs w:val="22"/>
        </w:rPr>
        <w:t>.</w:t>
      </w:r>
    </w:p>
    <w:p w14:paraId="21CD0B99" w14:textId="77777777" w:rsidR="00B22AD5" w:rsidRDefault="00B22AD5" w:rsidP="000A23A7">
      <w:pPr>
        <w:pBdr>
          <w:top w:val="nil"/>
          <w:left w:val="nil"/>
          <w:bottom w:val="nil"/>
          <w:right w:val="nil"/>
          <w:between w:val="nil"/>
        </w:pBdr>
        <w:rPr>
          <w:rFonts w:ascii="Trebuchet MS" w:eastAsia="Trebuchet MS" w:hAnsi="Trebuchet MS" w:cs="Trebuchet MS"/>
          <w:sz w:val="22"/>
          <w:szCs w:val="22"/>
        </w:rPr>
      </w:pPr>
    </w:p>
    <w:p w14:paraId="0603C30C" w14:textId="77777777" w:rsidR="00476D0E" w:rsidRPr="00C45F9F" w:rsidRDefault="00476D0E" w:rsidP="00360B7E">
      <w:pPr>
        <w:pBdr>
          <w:top w:val="nil"/>
          <w:left w:val="nil"/>
          <w:bottom w:val="nil"/>
          <w:right w:val="nil"/>
          <w:between w:val="nil"/>
        </w:pBdr>
        <w:rPr>
          <w:rFonts w:ascii="Trebuchet MS" w:eastAsia="Trebuchet MS" w:hAnsi="Trebuchet MS" w:cs="Trebuchet MS"/>
          <w:sz w:val="22"/>
          <w:szCs w:val="22"/>
        </w:rPr>
      </w:pPr>
    </w:p>
    <w:p w14:paraId="70FB3D35" w14:textId="52F991E1" w:rsidR="00DF7F26" w:rsidRDefault="00CA51E6">
      <w:pPr>
        <w:rPr>
          <w:rFonts w:ascii="Trebuchet MS" w:eastAsia="Trebuchet MS" w:hAnsi="Trebuchet MS" w:cs="Trebuchet MS"/>
          <w:sz w:val="22"/>
          <w:szCs w:val="22"/>
        </w:rPr>
      </w:pPr>
      <w:r>
        <w:rPr>
          <w:rFonts w:ascii="Trebuchet MS" w:eastAsia="Trebuchet MS" w:hAnsi="Trebuchet MS" w:cs="Trebuchet MS"/>
          <w:sz w:val="22"/>
          <w:szCs w:val="22"/>
        </w:rPr>
        <w:t>Select all that apply.</w:t>
      </w:r>
    </w:p>
    <w:tbl>
      <w:tblPr>
        <w:tblStyle w:val="1"/>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60"/>
        <w:gridCol w:w="4500"/>
        <w:gridCol w:w="297"/>
        <w:gridCol w:w="4311"/>
      </w:tblGrid>
      <w:tr w:rsidR="00DF7F26" w14:paraId="55C1638E" w14:textId="77777777" w:rsidTr="00737D05">
        <w:tc>
          <w:tcPr>
            <w:tcW w:w="360" w:type="dxa"/>
            <w:vAlign w:val="center"/>
          </w:tcPr>
          <w:p w14:paraId="7168112A" w14:textId="77777777" w:rsidR="00DF7F26" w:rsidRDefault="00DF7F26">
            <w:pPr>
              <w:rPr>
                <w:rFonts w:ascii="Trebuchet MS" w:eastAsia="Trebuchet MS" w:hAnsi="Trebuchet MS" w:cs="Trebuchet MS"/>
                <w:sz w:val="22"/>
                <w:szCs w:val="22"/>
              </w:rPr>
            </w:pPr>
          </w:p>
        </w:tc>
        <w:tc>
          <w:tcPr>
            <w:tcW w:w="4500" w:type="dxa"/>
            <w:vAlign w:val="center"/>
          </w:tcPr>
          <w:p w14:paraId="40675C4A" w14:textId="77777777" w:rsidR="00DF7F26" w:rsidRDefault="00CA51E6">
            <w:pPr>
              <w:spacing w:after="120"/>
              <w:rPr>
                <w:rFonts w:ascii="Trebuchet MS" w:eastAsia="Trebuchet MS" w:hAnsi="Trebuchet MS" w:cs="Trebuchet MS"/>
                <w:sz w:val="22"/>
                <w:szCs w:val="22"/>
              </w:rPr>
            </w:pPr>
            <w:r>
              <w:rPr>
                <w:rFonts w:ascii="Trebuchet MS" w:eastAsia="Trebuchet MS" w:hAnsi="Trebuchet MS" w:cs="Trebuchet MS"/>
                <w:sz w:val="22"/>
                <w:szCs w:val="22"/>
              </w:rPr>
              <w:t xml:space="preserve">Improves behavioral health and mental health; </w:t>
            </w:r>
            <w:proofErr w:type="gramStart"/>
            <w:r>
              <w:rPr>
                <w:rFonts w:ascii="Trebuchet MS" w:eastAsia="Trebuchet MS" w:hAnsi="Trebuchet MS" w:cs="Trebuchet MS"/>
                <w:sz w:val="22"/>
                <w:szCs w:val="22"/>
              </w:rPr>
              <w:t>or,</w:t>
            </w:r>
            <w:proofErr w:type="gramEnd"/>
            <w:r>
              <w:rPr>
                <w:rFonts w:ascii="Trebuchet MS" w:eastAsia="Trebuchet MS" w:hAnsi="Trebuchet MS" w:cs="Trebuchet MS"/>
                <w:sz w:val="22"/>
                <w:szCs w:val="22"/>
              </w:rPr>
              <w:t xml:space="preserve"> reduces substance abuse or suicide risk.</w:t>
            </w:r>
          </w:p>
        </w:tc>
        <w:tc>
          <w:tcPr>
            <w:tcW w:w="297" w:type="dxa"/>
            <w:vAlign w:val="center"/>
          </w:tcPr>
          <w:p w14:paraId="584C493D" w14:textId="5AC2F481" w:rsidR="00DF7F26" w:rsidRDefault="00F86C6B">
            <w:pPr>
              <w:spacing w:after="120"/>
              <w:rPr>
                <w:rFonts w:ascii="Trebuchet MS" w:eastAsia="Trebuchet MS" w:hAnsi="Trebuchet MS" w:cs="Trebuchet MS"/>
                <w:sz w:val="22"/>
                <w:szCs w:val="22"/>
              </w:rPr>
            </w:pPr>
            <w:r>
              <w:rPr>
                <w:rFonts w:ascii="Trebuchet MS" w:eastAsia="Trebuchet MS" w:hAnsi="Trebuchet MS" w:cs="Trebuchet MS"/>
                <w:sz w:val="22"/>
                <w:szCs w:val="22"/>
              </w:rPr>
              <w:t>X</w:t>
            </w:r>
          </w:p>
        </w:tc>
        <w:tc>
          <w:tcPr>
            <w:tcW w:w="4311" w:type="dxa"/>
            <w:vAlign w:val="center"/>
          </w:tcPr>
          <w:p w14:paraId="01A29882" w14:textId="77777777" w:rsidR="00DF7F26" w:rsidRPr="00360B7E" w:rsidRDefault="00CA51E6">
            <w:pPr>
              <w:spacing w:after="120"/>
              <w:rPr>
                <w:rFonts w:ascii="Trebuchet MS" w:eastAsia="Trebuchet MS" w:hAnsi="Trebuchet MS" w:cs="Trebuchet MS"/>
                <w:sz w:val="22"/>
                <w:szCs w:val="22"/>
              </w:rPr>
            </w:pPr>
            <w:r w:rsidRPr="00360B7E">
              <w:rPr>
                <w:rFonts w:ascii="Trebuchet MS" w:eastAsia="Trebuchet MS" w:hAnsi="Trebuchet MS" w:cs="Trebuchet MS"/>
                <w:sz w:val="22"/>
                <w:szCs w:val="22"/>
              </w:rPr>
              <w:t xml:space="preserve">Reduces or eliminates health care costs, improves access to health care or the system of care; stabilizes individual participation; </w:t>
            </w:r>
            <w:proofErr w:type="gramStart"/>
            <w:r w:rsidRPr="00360B7E">
              <w:rPr>
                <w:rFonts w:ascii="Trebuchet MS" w:eastAsia="Trebuchet MS" w:hAnsi="Trebuchet MS" w:cs="Trebuchet MS"/>
                <w:sz w:val="22"/>
                <w:szCs w:val="22"/>
              </w:rPr>
              <w:t>or,</w:t>
            </w:r>
            <w:proofErr w:type="gramEnd"/>
            <w:r w:rsidRPr="00360B7E">
              <w:rPr>
                <w:rFonts w:ascii="Trebuchet MS" w:eastAsia="Trebuchet MS" w:hAnsi="Trebuchet MS" w:cs="Trebuchet MS"/>
                <w:sz w:val="22"/>
                <w:szCs w:val="22"/>
              </w:rPr>
              <w:t xml:space="preserve"> improves the quality of care for unserved or underserved populations.</w:t>
            </w:r>
          </w:p>
        </w:tc>
      </w:tr>
      <w:tr w:rsidR="00DF7F26" w14:paraId="63013CFC" w14:textId="77777777" w:rsidTr="00737D05">
        <w:tc>
          <w:tcPr>
            <w:tcW w:w="360" w:type="dxa"/>
            <w:vAlign w:val="center"/>
          </w:tcPr>
          <w:p w14:paraId="77151E7E" w14:textId="77777777" w:rsidR="00DF7F26" w:rsidRDefault="00DF7F26">
            <w:pPr>
              <w:rPr>
                <w:rFonts w:ascii="Trebuchet MS" w:eastAsia="Trebuchet MS" w:hAnsi="Trebuchet MS" w:cs="Trebuchet MS"/>
                <w:sz w:val="22"/>
                <w:szCs w:val="22"/>
              </w:rPr>
            </w:pPr>
          </w:p>
        </w:tc>
        <w:tc>
          <w:tcPr>
            <w:tcW w:w="4500" w:type="dxa"/>
            <w:vAlign w:val="center"/>
          </w:tcPr>
          <w:p w14:paraId="003FC043" w14:textId="77777777" w:rsidR="00DF7F26" w:rsidRDefault="00CA51E6">
            <w:pPr>
              <w:spacing w:after="120"/>
              <w:rPr>
                <w:rFonts w:ascii="Trebuchet MS" w:eastAsia="Trebuchet MS" w:hAnsi="Trebuchet MS" w:cs="Trebuchet MS"/>
                <w:sz w:val="22"/>
                <w:szCs w:val="22"/>
              </w:rPr>
            </w:pPr>
            <w:r>
              <w:rPr>
                <w:rFonts w:ascii="Trebuchet MS" w:eastAsia="Trebuchet MS" w:hAnsi="Trebuchet MS" w:cs="Trebuchet MS"/>
                <w:sz w:val="22"/>
                <w:szCs w:val="22"/>
              </w:rPr>
              <w:t xml:space="preserve">Improves housing, land use, neighborhoods, local infrastructure, </w:t>
            </w:r>
            <w:r>
              <w:rPr>
                <w:rFonts w:ascii="Trebuchet MS" w:eastAsia="Trebuchet MS" w:hAnsi="Trebuchet MS" w:cs="Trebuchet MS"/>
                <w:sz w:val="22"/>
                <w:szCs w:val="22"/>
              </w:rPr>
              <w:lastRenderedPageBreak/>
              <w:t>community services, built environment, safe physical spaces or transportation.</w:t>
            </w:r>
          </w:p>
        </w:tc>
        <w:tc>
          <w:tcPr>
            <w:tcW w:w="297" w:type="dxa"/>
            <w:vAlign w:val="center"/>
          </w:tcPr>
          <w:p w14:paraId="28BF80D1" w14:textId="3E34F27D" w:rsidR="00DF7F26" w:rsidRDefault="00DF7F26">
            <w:pPr>
              <w:spacing w:after="120"/>
              <w:rPr>
                <w:rFonts w:ascii="Trebuchet MS" w:eastAsia="Trebuchet MS" w:hAnsi="Trebuchet MS" w:cs="Trebuchet MS"/>
                <w:sz w:val="22"/>
                <w:szCs w:val="22"/>
              </w:rPr>
            </w:pPr>
          </w:p>
        </w:tc>
        <w:tc>
          <w:tcPr>
            <w:tcW w:w="4311" w:type="dxa"/>
            <w:vAlign w:val="center"/>
          </w:tcPr>
          <w:p w14:paraId="55BD876D" w14:textId="77777777" w:rsidR="00DF7F26" w:rsidRPr="00B22AD5" w:rsidRDefault="00CA51E6">
            <w:pPr>
              <w:spacing w:after="120"/>
              <w:rPr>
                <w:rFonts w:ascii="Trebuchet MS" w:eastAsia="Trebuchet MS" w:hAnsi="Trebuchet MS" w:cs="Trebuchet MS"/>
                <w:sz w:val="22"/>
                <w:szCs w:val="22"/>
              </w:rPr>
            </w:pPr>
            <w:r w:rsidRPr="00B22AD5">
              <w:rPr>
                <w:rFonts w:ascii="Trebuchet MS" w:eastAsia="Trebuchet MS" w:hAnsi="Trebuchet MS" w:cs="Trebuchet MS"/>
                <w:sz w:val="22"/>
                <w:szCs w:val="22"/>
              </w:rPr>
              <w:t xml:space="preserve">Reduces occupational hazards; improves an individual’s ability to secure or </w:t>
            </w:r>
            <w:r w:rsidRPr="00B22AD5">
              <w:rPr>
                <w:rFonts w:ascii="Trebuchet MS" w:eastAsia="Trebuchet MS" w:hAnsi="Trebuchet MS" w:cs="Trebuchet MS"/>
                <w:sz w:val="22"/>
                <w:szCs w:val="22"/>
              </w:rPr>
              <w:lastRenderedPageBreak/>
              <w:t xml:space="preserve">maintain employment; </w:t>
            </w:r>
            <w:proofErr w:type="gramStart"/>
            <w:r w:rsidRPr="00B22AD5">
              <w:rPr>
                <w:rFonts w:ascii="Trebuchet MS" w:eastAsia="Trebuchet MS" w:hAnsi="Trebuchet MS" w:cs="Trebuchet MS"/>
                <w:sz w:val="22"/>
                <w:szCs w:val="22"/>
              </w:rPr>
              <w:t>or,</w:t>
            </w:r>
            <w:proofErr w:type="gramEnd"/>
            <w:r w:rsidRPr="00B22AD5">
              <w:rPr>
                <w:rFonts w:ascii="Trebuchet MS" w:eastAsia="Trebuchet MS" w:hAnsi="Trebuchet MS" w:cs="Trebuchet MS"/>
                <w:sz w:val="22"/>
                <w:szCs w:val="22"/>
              </w:rPr>
              <w:t xml:space="preserve"> increases stability in an employer’s workforce.</w:t>
            </w:r>
          </w:p>
        </w:tc>
      </w:tr>
      <w:tr w:rsidR="00DF7F26" w14:paraId="4B5E426F" w14:textId="77777777" w:rsidTr="00737D05">
        <w:tc>
          <w:tcPr>
            <w:tcW w:w="360" w:type="dxa"/>
            <w:vAlign w:val="center"/>
          </w:tcPr>
          <w:p w14:paraId="418D67F6" w14:textId="77777777" w:rsidR="00DF7F26" w:rsidRDefault="00DF7F26">
            <w:pPr>
              <w:rPr>
                <w:rFonts w:ascii="Trebuchet MS" w:eastAsia="Trebuchet MS" w:hAnsi="Trebuchet MS" w:cs="Trebuchet MS"/>
                <w:sz w:val="22"/>
                <w:szCs w:val="22"/>
              </w:rPr>
            </w:pPr>
          </w:p>
        </w:tc>
        <w:tc>
          <w:tcPr>
            <w:tcW w:w="4500" w:type="dxa"/>
            <w:vAlign w:val="center"/>
          </w:tcPr>
          <w:p w14:paraId="68DA2F17" w14:textId="77777777" w:rsidR="00DF7F26" w:rsidRDefault="00CA51E6">
            <w:pPr>
              <w:spacing w:after="120"/>
              <w:rPr>
                <w:rFonts w:ascii="Trebuchet MS" w:eastAsia="Trebuchet MS" w:hAnsi="Trebuchet MS" w:cs="Trebuchet MS"/>
                <w:sz w:val="22"/>
                <w:szCs w:val="22"/>
              </w:rPr>
            </w:pPr>
            <w:r>
              <w:rPr>
                <w:rFonts w:ascii="Trebuchet MS" w:eastAsia="Trebuchet MS" w:hAnsi="Trebuchet MS" w:cs="Trebuchet MS"/>
                <w:sz w:val="22"/>
                <w:szCs w:val="22"/>
              </w:rPr>
              <w:t xml:space="preserve">Improves access to food and healthy food options. </w:t>
            </w:r>
          </w:p>
          <w:p w14:paraId="154D86AF" w14:textId="77777777" w:rsidR="00DF7F26" w:rsidRDefault="00DF7F26">
            <w:pPr>
              <w:spacing w:after="120"/>
              <w:rPr>
                <w:rFonts w:ascii="Trebuchet MS" w:eastAsia="Trebuchet MS" w:hAnsi="Trebuchet MS" w:cs="Trebuchet MS"/>
                <w:sz w:val="22"/>
                <w:szCs w:val="22"/>
              </w:rPr>
            </w:pPr>
          </w:p>
        </w:tc>
        <w:tc>
          <w:tcPr>
            <w:tcW w:w="297" w:type="dxa"/>
            <w:vAlign w:val="center"/>
          </w:tcPr>
          <w:p w14:paraId="5A34AEAE" w14:textId="77777777" w:rsidR="00DF7F26" w:rsidRDefault="00DF7F26">
            <w:pPr>
              <w:spacing w:after="120"/>
              <w:rPr>
                <w:rFonts w:ascii="Trebuchet MS" w:eastAsia="Trebuchet MS" w:hAnsi="Trebuchet MS" w:cs="Trebuchet MS"/>
                <w:sz w:val="22"/>
                <w:szCs w:val="22"/>
              </w:rPr>
            </w:pPr>
          </w:p>
        </w:tc>
        <w:tc>
          <w:tcPr>
            <w:tcW w:w="4311" w:type="dxa"/>
            <w:vAlign w:val="center"/>
          </w:tcPr>
          <w:p w14:paraId="321E3183" w14:textId="77777777" w:rsidR="00DF7F26" w:rsidRDefault="00CA51E6">
            <w:pPr>
              <w:spacing w:after="120"/>
              <w:rPr>
                <w:rFonts w:ascii="Trebuchet MS" w:eastAsia="Trebuchet MS" w:hAnsi="Trebuchet MS" w:cs="Trebuchet MS"/>
                <w:sz w:val="22"/>
                <w:szCs w:val="22"/>
              </w:rPr>
            </w:pPr>
            <w:r>
              <w:rPr>
                <w:rFonts w:ascii="Trebuchet MS" w:eastAsia="Trebuchet MS" w:hAnsi="Trebuchet MS" w:cs="Trebuchet MS"/>
                <w:sz w:val="22"/>
                <w:szCs w:val="22"/>
              </w:rPr>
              <w:t xml:space="preserve">Reduces exposure to toxins, pollutants, contaminants or hazardous substances; or ensures the safe application of radioactive material or chemicals. </w:t>
            </w:r>
          </w:p>
        </w:tc>
      </w:tr>
      <w:tr w:rsidR="00DF7F26" w14:paraId="57EB4C37" w14:textId="77777777" w:rsidTr="00737D05">
        <w:tc>
          <w:tcPr>
            <w:tcW w:w="360" w:type="dxa"/>
            <w:vAlign w:val="center"/>
          </w:tcPr>
          <w:p w14:paraId="7A277FFA" w14:textId="2C313CAB" w:rsidR="00DF7F26" w:rsidRDefault="006A3E32">
            <w:pPr>
              <w:rPr>
                <w:rFonts w:ascii="Trebuchet MS" w:eastAsia="Trebuchet MS" w:hAnsi="Trebuchet MS" w:cs="Trebuchet MS"/>
                <w:sz w:val="22"/>
                <w:szCs w:val="22"/>
              </w:rPr>
            </w:pPr>
            <w:r>
              <w:rPr>
                <w:rFonts w:ascii="Trebuchet MS" w:eastAsia="Trebuchet MS" w:hAnsi="Trebuchet MS" w:cs="Trebuchet MS"/>
                <w:sz w:val="22"/>
                <w:szCs w:val="22"/>
              </w:rPr>
              <w:t>X</w:t>
            </w:r>
          </w:p>
        </w:tc>
        <w:tc>
          <w:tcPr>
            <w:tcW w:w="4500" w:type="dxa"/>
            <w:vAlign w:val="center"/>
          </w:tcPr>
          <w:p w14:paraId="586589FD" w14:textId="77777777" w:rsidR="00DF7F26" w:rsidRPr="00360B7E" w:rsidRDefault="00CA51E6">
            <w:pPr>
              <w:spacing w:after="120"/>
              <w:rPr>
                <w:rFonts w:ascii="Trebuchet MS" w:eastAsia="Trebuchet MS" w:hAnsi="Trebuchet MS" w:cs="Trebuchet MS"/>
                <w:sz w:val="22"/>
                <w:szCs w:val="22"/>
              </w:rPr>
            </w:pPr>
            <w:r w:rsidRPr="00360B7E">
              <w:rPr>
                <w:rFonts w:ascii="Trebuchet MS" w:eastAsia="Trebuchet MS" w:hAnsi="Trebuchet MS" w:cs="Trebuchet MS"/>
                <w:sz w:val="22"/>
                <w:szCs w:val="22"/>
              </w:rPr>
              <w:t xml:space="preserve">Improves access to public and environmental health information; improves the readability of the rule; </w:t>
            </w:r>
            <w:proofErr w:type="gramStart"/>
            <w:r w:rsidRPr="00360B7E">
              <w:rPr>
                <w:rFonts w:ascii="Trebuchet MS" w:eastAsia="Trebuchet MS" w:hAnsi="Trebuchet MS" w:cs="Trebuchet MS"/>
                <w:sz w:val="22"/>
                <w:szCs w:val="22"/>
              </w:rPr>
              <w:t>or,</w:t>
            </w:r>
            <w:proofErr w:type="gramEnd"/>
            <w:r w:rsidRPr="00360B7E">
              <w:rPr>
                <w:rFonts w:ascii="Trebuchet MS" w:eastAsia="Trebuchet MS" w:hAnsi="Trebuchet MS" w:cs="Trebuchet MS"/>
                <w:sz w:val="22"/>
                <w:szCs w:val="22"/>
              </w:rPr>
              <w:t xml:space="preserve"> increases the shared understanding of roles and responsibilities, or what occurs under a rule.</w:t>
            </w:r>
          </w:p>
        </w:tc>
        <w:tc>
          <w:tcPr>
            <w:tcW w:w="297" w:type="dxa"/>
            <w:vAlign w:val="center"/>
          </w:tcPr>
          <w:p w14:paraId="4A6B859A" w14:textId="77777777" w:rsidR="00DF7F26" w:rsidRDefault="00DF7F26">
            <w:pPr>
              <w:spacing w:after="120"/>
              <w:rPr>
                <w:rFonts w:ascii="Trebuchet MS" w:eastAsia="Trebuchet MS" w:hAnsi="Trebuchet MS" w:cs="Trebuchet MS"/>
                <w:sz w:val="22"/>
                <w:szCs w:val="22"/>
              </w:rPr>
            </w:pPr>
          </w:p>
        </w:tc>
        <w:tc>
          <w:tcPr>
            <w:tcW w:w="4311" w:type="dxa"/>
            <w:vAlign w:val="center"/>
          </w:tcPr>
          <w:p w14:paraId="19F144DB" w14:textId="77777777" w:rsidR="00DF7F26" w:rsidRDefault="00CA51E6">
            <w:pPr>
              <w:spacing w:after="120"/>
              <w:rPr>
                <w:rFonts w:ascii="Trebuchet MS" w:eastAsia="Trebuchet MS" w:hAnsi="Trebuchet MS" w:cs="Trebuchet MS"/>
                <w:sz w:val="22"/>
                <w:szCs w:val="22"/>
              </w:rPr>
            </w:pPr>
            <w:r>
              <w:rPr>
                <w:rFonts w:ascii="Trebuchet MS" w:eastAsia="Trebuchet MS" w:hAnsi="Trebuchet MS" w:cs="Trebuchet MS"/>
                <w:sz w:val="22"/>
                <w:szCs w:val="22"/>
              </w:rPr>
              <w:t>Supports community partnerships; community planning efforts; community needs for data to inform decisions; community needs to evaluate the effectiveness of its efforts and outcomes.</w:t>
            </w:r>
          </w:p>
        </w:tc>
      </w:tr>
      <w:tr w:rsidR="00DF7F26" w14:paraId="61A9B046" w14:textId="77777777" w:rsidTr="00737D05">
        <w:tc>
          <w:tcPr>
            <w:tcW w:w="360" w:type="dxa"/>
            <w:vAlign w:val="center"/>
          </w:tcPr>
          <w:p w14:paraId="78D7BED5" w14:textId="77777777" w:rsidR="00DF7F26" w:rsidRDefault="00DF7F26">
            <w:pPr>
              <w:rPr>
                <w:rFonts w:ascii="Trebuchet MS" w:eastAsia="Trebuchet MS" w:hAnsi="Trebuchet MS" w:cs="Trebuchet MS"/>
                <w:sz w:val="22"/>
                <w:szCs w:val="22"/>
              </w:rPr>
            </w:pPr>
          </w:p>
        </w:tc>
        <w:tc>
          <w:tcPr>
            <w:tcW w:w="4500" w:type="dxa"/>
            <w:vAlign w:val="center"/>
          </w:tcPr>
          <w:p w14:paraId="07C0DDF4" w14:textId="77777777" w:rsidR="00DF7F26" w:rsidRDefault="00CA51E6">
            <w:pPr>
              <w:spacing w:after="120"/>
              <w:rPr>
                <w:rFonts w:ascii="Trebuchet MS" w:eastAsia="Trebuchet MS" w:hAnsi="Trebuchet MS" w:cs="Trebuchet MS"/>
                <w:sz w:val="22"/>
                <w:szCs w:val="22"/>
              </w:rPr>
            </w:pPr>
            <w:bookmarkStart w:id="2" w:name="_heading=h.1fob9te" w:colFirst="0" w:colLast="0"/>
            <w:bookmarkEnd w:id="2"/>
            <w:r>
              <w:rPr>
                <w:rFonts w:ascii="Trebuchet MS" w:eastAsia="Trebuchet MS" w:hAnsi="Trebuchet MS" w:cs="Trebuchet MS"/>
                <w:sz w:val="22"/>
                <w:szCs w:val="22"/>
              </w:rPr>
              <w:t xml:space="preserve">Increases a child’s ability to participate in early education and educational opportunities through prevention efforts that increase protective factors and decrease risk </w:t>
            </w:r>
            <w:proofErr w:type="gramStart"/>
            <w:r>
              <w:rPr>
                <w:rFonts w:ascii="Trebuchet MS" w:eastAsia="Trebuchet MS" w:hAnsi="Trebuchet MS" w:cs="Trebuchet MS"/>
                <w:sz w:val="22"/>
                <w:szCs w:val="22"/>
              </w:rPr>
              <w:t>factors, or</w:t>
            </w:r>
            <w:proofErr w:type="gramEnd"/>
            <w:r>
              <w:rPr>
                <w:rFonts w:ascii="Trebuchet MS" w:eastAsia="Trebuchet MS" w:hAnsi="Trebuchet MS" w:cs="Trebuchet MS"/>
                <w:sz w:val="22"/>
                <w:szCs w:val="22"/>
              </w:rPr>
              <w:t xml:space="preserve"> stabilizes individual participation in the opportunity.</w:t>
            </w:r>
          </w:p>
        </w:tc>
        <w:tc>
          <w:tcPr>
            <w:tcW w:w="297" w:type="dxa"/>
            <w:vAlign w:val="center"/>
          </w:tcPr>
          <w:p w14:paraId="0D0F94C3" w14:textId="0BD31BAB" w:rsidR="00DF7F26" w:rsidRDefault="00DF7F26">
            <w:pPr>
              <w:spacing w:after="120"/>
              <w:rPr>
                <w:rFonts w:ascii="Trebuchet MS" w:eastAsia="Trebuchet MS" w:hAnsi="Trebuchet MS" w:cs="Trebuchet MS"/>
                <w:sz w:val="22"/>
                <w:szCs w:val="22"/>
              </w:rPr>
            </w:pPr>
          </w:p>
        </w:tc>
        <w:tc>
          <w:tcPr>
            <w:tcW w:w="4311" w:type="dxa"/>
            <w:vAlign w:val="center"/>
          </w:tcPr>
          <w:p w14:paraId="29CABC61" w14:textId="77777777" w:rsidR="00DF7F26" w:rsidRPr="00360B7E" w:rsidRDefault="00CA51E6">
            <w:pPr>
              <w:spacing w:after="120"/>
              <w:rPr>
                <w:rFonts w:ascii="Trebuchet MS" w:eastAsia="Trebuchet MS" w:hAnsi="Trebuchet MS" w:cs="Trebuchet MS"/>
                <w:sz w:val="22"/>
                <w:szCs w:val="22"/>
              </w:rPr>
            </w:pPr>
            <w:proofErr w:type="gramStart"/>
            <w:r w:rsidRPr="00360B7E">
              <w:rPr>
                <w:rFonts w:ascii="Trebuchet MS" w:eastAsia="Trebuchet MS" w:hAnsi="Trebuchet MS" w:cs="Trebuchet MS"/>
                <w:sz w:val="22"/>
                <w:szCs w:val="22"/>
              </w:rPr>
              <w:t>Considers</w:t>
            </w:r>
            <w:proofErr w:type="gramEnd"/>
            <w:r w:rsidRPr="00360B7E">
              <w:rPr>
                <w:rFonts w:ascii="Trebuchet MS" w:eastAsia="Trebuchet MS" w:hAnsi="Trebuchet MS" w:cs="Trebuchet MS"/>
                <w:sz w:val="22"/>
                <w:szCs w:val="22"/>
              </w:rPr>
              <w:t xml:space="preserve"> the value of different lived experiences and the increased opportunity to be effective when services are culturally responsive.</w:t>
            </w:r>
          </w:p>
        </w:tc>
      </w:tr>
      <w:tr w:rsidR="00DF7F26" w14:paraId="7E01E905" w14:textId="77777777" w:rsidTr="00737D05">
        <w:tc>
          <w:tcPr>
            <w:tcW w:w="360" w:type="dxa"/>
            <w:vAlign w:val="center"/>
          </w:tcPr>
          <w:p w14:paraId="45DC61DE" w14:textId="77777777" w:rsidR="00DF7F26" w:rsidRDefault="00DF7F26">
            <w:pPr>
              <w:rPr>
                <w:rFonts w:ascii="Trebuchet MS" w:eastAsia="Trebuchet MS" w:hAnsi="Trebuchet MS" w:cs="Trebuchet MS"/>
                <w:sz w:val="22"/>
                <w:szCs w:val="22"/>
              </w:rPr>
            </w:pPr>
          </w:p>
        </w:tc>
        <w:tc>
          <w:tcPr>
            <w:tcW w:w="4500" w:type="dxa"/>
            <w:vAlign w:val="center"/>
          </w:tcPr>
          <w:p w14:paraId="32A365D4" w14:textId="77777777" w:rsidR="00DF7F26" w:rsidRDefault="00CA51E6">
            <w:pPr>
              <w:spacing w:after="120"/>
              <w:rPr>
                <w:rFonts w:ascii="Trebuchet MS" w:eastAsia="Trebuchet MS" w:hAnsi="Trebuchet MS" w:cs="Trebuchet MS"/>
                <w:sz w:val="22"/>
                <w:szCs w:val="22"/>
              </w:rPr>
            </w:pPr>
            <w:r>
              <w:rPr>
                <w:rFonts w:ascii="Trebuchet MS" w:eastAsia="Trebuchet MS" w:hAnsi="Trebuchet MS" w:cs="Trebuchet MS"/>
                <w:sz w:val="22"/>
                <w:szCs w:val="22"/>
              </w:rPr>
              <w:t>Monitors, diagnoses and investigates health problems, and health or environmental hazards in the community.</w:t>
            </w:r>
          </w:p>
        </w:tc>
        <w:tc>
          <w:tcPr>
            <w:tcW w:w="297" w:type="dxa"/>
            <w:vAlign w:val="center"/>
          </w:tcPr>
          <w:p w14:paraId="41864A3C" w14:textId="77777777" w:rsidR="00DF7F26" w:rsidRDefault="00DF7F26">
            <w:pPr>
              <w:spacing w:after="120"/>
              <w:rPr>
                <w:rFonts w:ascii="Trebuchet MS" w:eastAsia="Trebuchet MS" w:hAnsi="Trebuchet MS" w:cs="Trebuchet MS"/>
                <w:sz w:val="22"/>
                <w:szCs w:val="22"/>
              </w:rPr>
            </w:pPr>
          </w:p>
        </w:tc>
        <w:tc>
          <w:tcPr>
            <w:tcW w:w="4311" w:type="dxa"/>
            <w:vAlign w:val="center"/>
          </w:tcPr>
          <w:p w14:paraId="57DABFEE" w14:textId="77777777" w:rsidR="00DF7F26" w:rsidRDefault="00CA51E6">
            <w:pPr>
              <w:spacing w:after="120"/>
              <w:rPr>
                <w:rFonts w:ascii="Trebuchet MS" w:eastAsia="Trebuchet MS" w:hAnsi="Trebuchet MS" w:cs="Trebuchet MS"/>
                <w:sz w:val="22"/>
                <w:szCs w:val="22"/>
              </w:rPr>
            </w:pPr>
            <w:proofErr w:type="gramStart"/>
            <w:r>
              <w:rPr>
                <w:rFonts w:ascii="Trebuchet MS" w:eastAsia="Trebuchet MS" w:hAnsi="Trebuchet MS" w:cs="Trebuchet MS"/>
                <w:sz w:val="22"/>
                <w:szCs w:val="22"/>
              </w:rPr>
              <w:t>Ensures</w:t>
            </w:r>
            <w:proofErr w:type="gramEnd"/>
            <w:r>
              <w:rPr>
                <w:rFonts w:ascii="Trebuchet MS" w:eastAsia="Trebuchet MS" w:hAnsi="Trebuchet MS" w:cs="Trebuchet MS"/>
                <w:sz w:val="22"/>
                <w:szCs w:val="22"/>
              </w:rPr>
              <w:t xml:space="preserve"> a competent public and environmental health workforce or health care workforce.</w:t>
            </w:r>
          </w:p>
        </w:tc>
      </w:tr>
      <w:tr w:rsidR="00DF7F26" w14:paraId="48C7B5DC" w14:textId="77777777" w:rsidTr="00737D05">
        <w:tc>
          <w:tcPr>
            <w:tcW w:w="360" w:type="dxa"/>
            <w:vAlign w:val="center"/>
          </w:tcPr>
          <w:p w14:paraId="2A5563AC" w14:textId="0701DD71" w:rsidR="00DF7F26" w:rsidRDefault="00B83A06">
            <w:pPr>
              <w:rPr>
                <w:rFonts w:ascii="Trebuchet MS" w:eastAsia="Trebuchet MS" w:hAnsi="Trebuchet MS" w:cs="Trebuchet MS"/>
                <w:sz w:val="22"/>
                <w:szCs w:val="22"/>
              </w:rPr>
            </w:pPr>
            <w:r>
              <w:rPr>
                <w:rFonts w:ascii="Trebuchet MS" w:eastAsia="Trebuchet MS" w:hAnsi="Trebuchet MS" w:cs="Trebuchet MS"/>
                <w:sz w:val="22"/>
                <w:szCs w:val="22"/>
              </w:rPr>
              <w:t>X</w:t>
            </w:r>
          </w:p>
        </w:tc>
        <w:tc>
          <w:tcPr>
            <w:tcW w:w="4500" w:type="dxa"/>
            <w:vAlign w:val="center"/>
          </w:tcPr>
          <w:p w14:paraId="553FFCA3" w14:textId="7339BF9D" w:rsidR="00DF7F26" w:rsidRDefault="00CA51E6" w:rsidP="00EC09EB">
            <w:pPr>
              <w:spacing w:after="120"/>
              <w:rPr>
                <w:rFonts w:ascii="Trebuchet MS" w:eastAsia="Trebuchet MS" w:hAnsi="Trebuchet MS" w:cs="Trebuchet MS"/>
                <w:sz w:val="22"/>
                <w:szCs w:val="22"/>
              </w:rPr>
            </w:pPr>
            <w:proofErr w:type="spellStart"/>
            <w:proofErr w:type="gramStart"/>
            <w:r>
              <w:rPr>
                <w:rFonts w:ascii="Trebuchet MS" w:eastAsia="Trebuchet MS" w:hAnsi="Trebuchet MS" w:cs="Trebuchet MS"/>
                <w:sz w:val="22"/>
                <w:szCs w:val="22"/>
              </w:rPr>
              <w:t>Other:_</w:t>
            </w:r>
            <w:proofErr w:type="gramEnd"/>
            <w:r w:rsidR="006F4E19">
              <w:rPr>
                <w:rFonts w:ascii="Trebuchet MS" w:eastAsia="Trebuchet MS" w:hAnsi="Trebuchet MS" w:cs="Trebuchet MS"/>
                <w:sz w:val="22"/>
                <w:szCs w:val="22"/>
              </w:rPr>
              <w:t>Statutory</w:t>
            </w:r>
            <w:proofErr w:type="spellEnd"/>
            <w:r w:rsidR="006F4E19">
              <w:rPr>
                <w:rFonts w:ascii="Trebuchet MS" w:eastAsia="Trebuchet MS" w:hAnsi="Trebuchet MS" w:cs="Trebuchet MS"/>
                <w:sz w:val="22"/>
                <w:szCs w:val="22"/>
              </w:rPr>
              <w:t xml:space="preserve"> </w:t>
            </w:r>
            <w:r w:rsidR="00F703C7">
              <w:rPr>
                <w:rFonts w:ascii="Trebuchet MS" w:eastAsia="Trebuchet MS" w:hAnsi="Trebuchet MS" w:cs="Trebuchet MS"/>
                <w:sz w:val="22"/>
                <w:szCs w:val="22"/>
              </w:rPr>
              <w:t>changes due to</w:t>
            </w:r>
            <w:r w:rsidR="00A73E96">
              <w:rPr>
                <w:rFonts w:ascii="Trebuchet MS" w:eastAsia="Trebuchet MS" w:hAnsi="Trebuchet MS" w:cs="Trebuchet MS"/>
                <w:sz w:val="22"/>
                <w:szCs w:val="22"/>
              </w:rPr>
              <w:t xml:space="preserve"> SB25-</w:t>
            </w:r>
            <w:r w:rsidR="00F703C7">
              <w:rPr>
                <w:rFonts w:ascii="Trebuchet MS" w:eastAsia="Trebuchet MS" w:hAnsi="Trebuchet MS" w:cs="Trebuchet MS"/>
                <w:sz w:val="22"/>
                <w:szCs w:val="22"/>
              </w:rPr>
              <w:t>289</w:t>
            </w:r>
            <w:r w:rsidR="00A73E96">
              <w:rPr>
                <w:rFonts w:ascii="Trebuchet MS" w:eastAsia="Trebuchet MS" w:hAnsi="Trebuchet MS" w:cs="Trebuchet MS"/>
                <w:sz w:val="22"/>
                <w:szCs w:val="22"/>
              </w:rPr>
              <w:t>,</w:t>
            </w:r>
            <w:r w:rsidR="00F703C7">
              <w:rPr>
                <w:rFonts w:ascii="Trebuchet MS" w:eastAsia="Trebuchet MS" w:hAnsi="Trebuchet MS" w:cs="Trebuchet MS"/>
                <w:sz w:val="22"/>
                <w:szCs w:val="22"/>
              </w:rPr>
              <w:t xml:space="preserve"> HB25-1248</w:t>
            </w:r>
            <w:r>
              <w:rPr>
                <w:rFonts w:ascii="Trebuchet MS" w:eastAsia="Trebuchet MS" w:hAnsi="Trebuchet MS" w:cs="Trebuchet MS"/>
                <w:sz w:val="22"/>
                <w:szCs w:val="22"/>
              </w:rPr>
              <w:t>______________________</w:t>
            </w:r>
          </w:p>
        </w:tc>
        <w:tc>
          <w:tcPr>
            <w:tcW w:w="297" w:type="dxa"/>
            <w:vAlign w:val="center"/>
          </w:tcPr>
          <w:p w14:paraId="12CBE2F1" w14:textId="77777777" w:rsidR="00DF7F26" w:rsidRDefault="00DF7F26">
            <w:pPr>
              <w:spacing w:after="120"/>
              <w:rPr>
                <w:rFonts w:ascii="Trebuchet MS" w:eastAsia="Trebuchet MS" w:hAnsi="Trebuchet MS" w:cs="Trebuchet MS"/>
                <w:sz w:val="22"/>
                <w:szCs w:val="22"/>
              </w:rPr>
            </w:pPr>
          </w:p>
        </w:tc>
        <w:tc>
          <w:tcPr>
            <w:tcW w:w="4311" w:type="dxa"/>
            <w:vAlign w:val="center"/>
          </w:tcPr>
          <w:p w14:paraId="32CDF658" w14:textId="77777777" w:rsidR="00DF7F26" w:rsidRDefault="00CA51E6">
            <w:pPr>
              <w:spacing w:after="120"/>
              <w:rPr>
                <w:rFonts w:ascii="Trebuchet MS" w:eastAsia="Trebuchet MS" w:hAnsi="Trebuchet MS" w:cs="Trebuchet MS"/>
                <w:sz w:val="22"/>
                <w:szCs w:val="22"/>
              </w:rPr>
            </w:pPr>
            <w:proofErr w:type="gramStart"/>
            <w:r>
              <w:rPr>
                <w:rFonts w:ascii="Trebuchet MS" w:eastAsia="Trebuchet MS" w:hAnsi="Trebuchet MS" w:cs="Trebuchet MS"/>
                <w:sz w:val="22"/>
                <w:szCs w:val="22"/>
              </w:rPr>
              <w:t>Other:_</w:t>
            </w:r>
            <w:proofErr w:type="gramEnd"/>
            <w:r>
              <w:rPr>
                <w:rFonts w:ascii="Trebuchet MS" w:eastAsia="Trebuchet MS" w:hAnsi="Trebuchet MS" w:cs="Trebuchet MS"/>
                <w:sz w:val="22"/>
                <w:szCs w:val="22"/>
              </w:rPr>
              <w:t>__________________________</w:t>
            </w:r>
          </w:p>
          <w:p w14:paraId="227049B0" w14:textId="77777777" w:rsidR="00DF7F26" w:rsidRDefault="00CA51E6">
            <w:pPr>
              <w:spacing w:after="120"/>
              <w:rPr>
                <w:rFonts w:ascii="Trebuchet MS" w:eastAsia="Trebuchet MS" w:hAnsi="Trebuchet MS" w:cs="Trebuchet MS"/>
                <w:sz w:val="22"/>
                <w:szCs w:val="22"/>
              </w:rPr>
            </w:pPr>
            <w:r>
              <w:rPr>
                <w:rFonts w:ascii="Trebuchet MS" w:eastAsia="Trebuchet MS" w:hAnsi="Trebuchet MS" w:cs="Trebuchet MS"/>
                <w:sz w:val="22"/>
                <w:szCs w:val="22"/>
              </w:rPr>
              <w:t>__________________________________</w:t>
            </w:r>
          </w:p>
        </w:tc>
      </w:tr>
    </w:tbl>
    <w:p w14:paraId="7E1CD3A2" w14:textId="77777777" w:rsidR="00A47A1B" w:rsidRDefault="00A47A1B">
      <w:r>
        <w:br w:type="page"/>
      </w:r>
    </w:p>
    <w:p w14:paraId="1D04DBBC" w14:textId="77777777" w:rsidR="009F4DAC" w:rsidRDefault="009F4DAC">
      <w:pPr>
        <w:sectPr w:rsidR="009F4DAC">
          <w:pgSz w:w="12240" w:h="15840"/>
          <w:pgMar w:top="1440" w:right="1440" w:bottom="1440" w:left="1440" w:header="720" w:footer="720" w:gutter="0"/>
          <w:pgNumType w:start="1"/>
          <w:cols w:space="720"/>
        </w:sectPr>
      </w:pPr>
    </w:p>
    <w:p w14:paraId="0D1F58F7" w14:textId="77777777" w:rsidR="00453FDE" w:rsidRPr="00453FDE" w:rsidRDefault="00453FDE" w:rsidP="00453FDE">
      <w:pPr>
        <w:tabs>
          <w:tab w:val="left" w:pos="720"/>
          <w:tab w:val="left" w:pos="1440"/>
        </w:tabs>
        <w:spacing w:before="240"/>
        <w:rPr>
          <w:rFonts w:ascii="Arial" w:hAnsi="Arial" w:cs="Arial"/>
          <w:b/>
          <w:bCs/>
        </w:rPr>
      </w:pPr>
      <w:r w:rsidRPr="00453FDE">
        <w:rPr>
          <w:rFonts w:ascii="Arial" w:hAnsi="Arial" w:cs="Arial"/>
          <w:b/>
          <w:bCs/>
        </w:rPr>
        <w:lastRenderedPageBreak/>
        <w:t>DEPARTMENT OF PUBLIC HEALTH AND ENVIRONMENT</w:t>
      </w:r>
    </w:p>
    <w:p w14:paraId="06A4B67A" w14:textId="77777777" w:rsidR="00453FDE" w:rsidRPr="00453FDE" w:rsidRDefault="00453FDE" w:rsidP="00453FDE">
      <w:pPr>
        <w:tabs>
          <w:tab w:val="left" w:pos="720"/>
          <w:tab w:val="left" w:pos="1440"/>
        </w:tabs>
        <w:spacing w:before="240"/>
        <w:rPr>
          <w:rFonts w:ascii="Arial" w:hAnsi="Arial" w:cs="Arial"/>
          <w:b/>
          <w:bCs/>
        </w:rPr>
      </w:pPr>
      <w:r w:rsidRPr="00453FDE">
        <w:rPr>
          <w:rFonts w:ascii="Arial" w:hAnsi="Arial" w:cs="Arial"/>
          <w:b/>
          <w:bCs/>
        </w:rPr>
        <w:t>Health Facilities and Emergency Medical Services Division</w:t>
      </w:r>
    </w:p>
    <w:p w14:paraId="77F92961" w14:textId="77777777" w:rsidR="00453FDE" w:rsidRPr="00453FDE" w:rsidRDefault="00453FDE" w:rsidP="00453FDE">
      <w:pPr>
        <w:tabs>
          <w:tab w:val="left" w:pos="720"/>
          <w:tab w:val="left" w:pos="1440"/>
        </w:tabs>
        <w:spacing w:before="240"/>
        <w:rPr>
          <w:rFonts w:ascii="Arial" w:hAnsi="Arial" w:cs="Arial"/>
          <w:b/>
          <w:bCs/>
        </w:rPr>
      </w:pPr>
      <w:r w:rsidRPr="00453FDE">
        <w:rPr>
          <w:rFonts w:ascii="Arial" w:hAnsi="Arial" w:cs="Arial"/>
          <w:b/>
          <w:bCs/>
        </w:rPr>
        <w:t>STANDARDS FOR HOSPITALS AND HEALTH FACILITIES</w:t>
      </w:r>
    </w:p>
    <w:p w14:paraId="2CB55DE2" w14:textId="77777777" w:rsidR="00453FDE" w:rsidRPr="00C1170A" w:rsidRDefault="00453FDE" w:rsidP="00C1170A">
      <w:pPr>
        <w:spacing w:before="240"/>
        <w:rPr>
          <w:rFonts w:ascii="Arial" w:hAnsi="Arial" w:cs="Arial"/>
          <w:b/>
          <w:bCs/>
        </w:rPr>
      </w:pPr>
      <w:r w:rsidRPr="00C1170A">
        <w:rPr>
          <w:rFonts w:ascii="Arial" w:hAnsi="Arial" w:cs="Arial"/>
          <w:b/>
          <w:bCs/>
        </w:rPr>
        <w:t>CHAPTER 2 - GENERAL LICENSURE STANDARDS</w:t>
      </w:r>
    </w:p>
    <w:p w14:paraId="44DF7374" w14:textId="77777777" w:rsidR="00453FDE" w:rsidRPr="00C1170A" w:rsidRDefault="00453FDE" w:rsidP="00C1170A">
      <w:pPr>
        <w:pStyle w:val="Heading3"/>
      </w:pPr>
      <w:r w:rsidRPr="00C1170A">
        <w:t>6 CCR 1011-1 Chapter 2</w:t>
      </w:r>
    </w:p>
    <w:p w14:paraId="4B5D0680" w14:textId="77777777" w:rsidR="00453FDE" w:rsidRPr="00453FDE" w:rsidRDefault="00453FDE" w:rsidP="00453FDE">
      <w:pPr>
        <w:spacing w:before="120"/>
        <w:rPr>
          <w:rFonts w:ascii="Arial" w:hAnsi="Arial"/>
          <w:i/>
          <w:sz w:val="16"/>
          <w:szCs w:val="16"/>
        </w:rPr>
      </w:pPr>
      <w:r w:rsidRPr="00453FDE">
        <w:rPr>
          <w:rFonts w:ascii="Arial" w:hAnsi="Arial"/>
          <w:i/>
          <w:sz w:val="16"/>
          <w:szCs w:val="16"/>
        </w:rPr>
        <w:t>[Editor’s Notes follow the text of the rules at the end of this CCR Document.]</w:t>
      </w:r>
    </w:p>
    <w:p w14:paraId="4ACF42C7" w14:textId="77777777" w:rsidR="00453FDE" w:rsidRPr="00453FDE" w:rsidRDefault="00453FDE" w:rsidP="00453FDE">
      <w:pPr>
        <w:tabs>
          <w:tab w:val="left" w:pos="720"/>
          <w:tab w:val="left" w:pos="1440"/>
        </w:tabs>
        <w:spacing w:before="240"/>
        <w:rPr>
          <w:rFonts w:ascii="Arial" w:hAnsi="Arial" w:cs="Arial"/>
        </w:rPr>
      </w:pPr>
      <w:r w:rsidRPr="00453FDE">
        <w:rPr>
          <w:rFonts w:ascii="Arial" w:hAnsi="Arial" w:cs="Arial"/>
        </w:rPr>
        <w:t>_________________________________________________________________________</w:t>
      </w:r>
    </w:p>
    <w:p w14:paraId="0C41A3D0" w14:textId="77777777" w:rsidR="00453FDE" w:rsidRPr="00453FDE" w:rsidRDefault="00453FDE" w:rsidP="00453FDE">
      <w:pPr>
        <w:tabs>
          <w:tab w:val="left" w:pos="720"/>
          <w:tab w:val="left" w:pos="1440"/>
        </w:tabs>
        <w:spacing w:before="240"/>
        <w:rPr>
          <w:rFonts w:ascii="Arial" w:hAnsi="Arial" w:cs="Arial"/>
          <w:b/>
          <w:bCs/>
        </w:rPr>
      </w:pPr>
      <w:r w:rsidRPr="00453FDE">
        <w:rPr>
          <w:rFonts w:ascii="Arial" w:hAnsi="Arial" w:cs="Arial"/>
          <w:b/>
          <w:bCs/>
        </w:rPr>
        <w:t>Adopted by the Board of Health on June 18, 2025. Effective September 14, 2025.</w:t>
      </w:r>
    </w:p>
    <w:p w14:paraId="4D361C08" w14:textId="77777777" w:rsidR="00453FDE" w:rsidRPr="00453FDE" w:rsidRDefault="00453FDE" w:rsidP="00453FDE">
      <w:pPr>
        <w:tabs>
          <w:tab w:val="left" w:pos="720"/>
          <w:tab w:val="left" w:pos="1440"/>
        </w:tabs>
        <w:spacing w:before="240"/>
        <w:rPr>
          <w:rFonts w:ascii="Arial" w:hAnsi="Arial" w:cs="Arial"/>
        </w:rPr>
      </w:pPr>
      <w:r w:rsidRPr="00453FDE">
        <w:rPr>
          <w:rFonts w:ascii="Arial" w:hAnsi="Arial" w:cs="Arial"/>
        </w:rPr>
        <w:t>*****</w:t>
      </w:r>
    </w:p>
    <w:p w14:paraId="2FDE44F6" w14:textId="77777777" w:rsidR="00453FDE" w:rsidRPr="00453FDE" w:rsidRDefault="00453FDE" w:rsidP="00453FDE">
      <w:pPr>
        <w:tabs>
          <w:tab w:val="left" w:pos="720"/>
          <w:tab w:val="left" w:pos="1440"/>
        </w:tabs>
        <w:spacing w:before="240"/>
        <w:rPr>
          <w:rFonts w:ascii="Arial" w:hAnsi="Arial" w:cs="Arial"/>
          <w:b/>
          <w:bCs/>
        </w:rPr>
      </w:pPr>
      <w:r w:rsidRPr="00453FDE">
        <w:rPr>
          <w:rFonts w:ascii="Arial" w:hAnsi="Arial" w:cs="Arial"/>
          <w:b/>
          <w:bCs/>
        </w:rPr>
        <w:t>INDEX</w:t>
      </w:r>
    </w:p>
    <w:p w14:paraId="7D0853FA" w14:textId="77777777" w:rsidR="00453FDE" w:rsidRPr="00453FDE" w:rsidRDefault="00453FDE" w:rsidP="00453FDE">
      <w:pPr>
        <w:tabs>
          <w:tab w:val="left" w:pos="720"/>
          <w:tab w:val="left" w:pos="1440"/>
        </w:tabs>
        <w:spacing w:before="240"/>
        <w:rPr>
          <w:rFonts w:ascii="Arial" w:hAnsi="Arial" w:cs="Arial"/>
        </w:rPr>
      </w:pPr>
      <w:r w:rsidRPr="00453FDE">
        <w:rPr>
          <w:rFonts w:ascii="Arial" w:hAnsi="Arial" w:cs="Arial"/>
        </w:rPr>
        <w:t>*****</w:t>
      </w:r>
    </w:p>
    <w:p w14:paraId="438A8A04" w14:textId="77777777" w:rsidR="00453FDE" w:rsidRPr="00CB1019" w:rsidRDefault="00453FDE" w:rsidP="00CB1019">
      <w:pPr>
        <w:pStyle w:val="Heading4"/>
      </w:pPr>
      <w:r w:rsidRPr="00CB1019">
        <w:t xml:space="preserve">Part 9 – </w:t>
      </w:r>
      <w:ins w:id="3" w:author="Jackson, Ash" w:date="2026-07-16T14:02:00Z">
        <w:r w:rsidRPr="00CB1019">
          <w:t xml:space="preserve">Donations of </w:t>
        </w:r>
      </w:ins>
      <w:r w:rsidRPr="00CB1019">
        <w:t>Medic</w:t>
      </w:r>
      <w:ins w:id="4" w:author="Jackson, Ash" w:date="2026-07-16T14:02:00Z">
        <w:r w:rsidRPr="00CB1019">
          <w:t>ine</w:t>
        </w:r>
      </w:ins>
      <w:del w:id="5" w:author="Jackson, Ash" w:date="2026-07-16T14:02:00Z">
        <w:r w:rsidRPr="00CB1019" w:rsidDel="00BA74EC">
          <w:delText>ations</w:delText>
        </w:r>
      </w:del>
      <w:r w:rsidRPr="00CB1019">
        <w:t>, Medical Devices, and Medical Supplies</w:t>
      </w:r>
    </w:p>
    <w:p w14:paraId="34DDA062" w14:textId="77777777" w:rsidR="00453FDE" w:rsidRPr="00453FDE" w:rsidRDefault="00453FDE" w:rsidP="00453FDE">
      <w:pPr>
        <w:tabs>
          <w:tab w:val="left" w:pos="720"/>
          <w:tab w:val="left" w:pos="1440"/>
        </w:tabs>
        <w:spacing w:before="240"/>
        <w:rPr>
          <w:rFonts w:ascii="Arial" w:hAnsi="Arial" w:cs="Arial"/>
        </w:rPr>
      </w:pPr>
      <w:r w:rsidRPr="00453FDE">
        <w:rPr>
          <w:rFonts w:ascii="Arial" w:hAnsi="Arial" w:cs="Arial"/>
        </w:rPr>
        <w:t>*****</w:t>
      </w:r>
    </w:p>
    <w:p w14:paraId="355E9CC7" w14:textId="77777777" w:rsidR="00453FDE" w:rsidRPr="00CB1019" w:rsidRDefault="00453FDE" w:rsidP="00CB1019">
      <w:pPr>
        <w:pStyle w:val="Heading4"/>
      </w:pPr>
      <w:r w:rsidRPr="00CB1019">
        <w:t>Part 1.</w:t>
      </w:r>
      <w:r w:rsidRPr="00CB1019">
        <w:tab/>
        <w:t>Definitions</w:t>
      </w:r>
    </w:p>
    <w:p w14:paraId="1C28E08B"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w:t>
      </w:r>
    </w:p>
    <w:p w14:paraId="673AEDAA" w14:textId="77777777" w:rsidR="00453FDE" w:rsidRPr="00453FDE" w:rsidRDefault="00453FDE" w:rsidP="00453FDE">
      <w:pPr>
        <w:tabs>
          <w:tab w:val="left" w:pos="720"/>
          <w:tab w:val="left" w:pos="1440"/>
          <w:tab w:val="left" w:pos="2160"/>
        </w:tabs>
        <w:spacing w:before="240"/>
        <w:ind w:left="720" w:hanging="720"/>
        <w:rPr>
          <w:ins w:id="6" w:author="Jackson, Ash" w:date="2026-05-11T11:42:00Z"/>
          <w:rFonts w:ascii="Arial" w:hAnsi="Arial"/>
          <w:smallCaps/>
          <w:color w:val="C00000"/>
          <w:szCs w:val="24"/>
        </w:rPr>
      </w:pPr>
      <w:r w:rsidRPr="00453FDE">
        <w:rPr>
          <w:rFonts w:ascii="Arial" w:hAnsi="Arial"/>
          <w:szCs w:val="24"/>
        </w:rPr>
        <w:t>1.49</w:t>
      </w:r>
      <w:r w:rsidRPr="00453FDE">
        <w:rPr>
          <w:rFonts w:ascii="Arial" w:hAnsi="Arial"/>
          <w:szCs w:val="24"/>
        </w:rPr>
        <w:tab/>
        <w:t>“Restraint” means</w:t>
      </w:r>
      <w:ins w:id="7" w:author="Jackson, Ash" w:date="2026-05-11T11:39:00Z">
        <w:r w:rsidRPr="00453FDE">
          <w:rPr>
            <w:rFonts w:ascii="Arial" w:hAnsi="Arial"/>
            <w:smallCaps/>
            <w:color w:val="C00000"/>
            <w:szCs w:val="24"/>
            <w:rPrChange w:id="8" w:author="Jackson, Ash" w:date="2026-05-11T11:41:00Z">
              <w:rPr/>
            </w:rPrChange>
          </w:rPr>
          <w:t>, pursuant to Sec</w:t>
        </w:r>
      </w:ins>
      <w:ins w:id="9" w:author="Jackson, Ash" w:date="2026-05-11T11:40:00Z">
        <w:r w:rsidRPr="00453FDE">
          <w:rPr>
            <w:rFonts w:ascii="Arial" w:hAnsi="Arial"/>
            <w:smallCaps/>
            <w:color w:val="C00000"/>
            <w:szCs w:val="24"/>
            <w:rPrChange w:id="10" w:author="Jackson, Ash" w:date="2026-05-11T11:41:00Z">
              <w:rPr/>
            </w:rPrChange>
          </w:rPr>
          <w:t>tion 26-20-10</w:t>
        </w:r>
      </w:ins>
      <w:ins w:id="11" w:author="Jackson, Ash" w:date="2026-06-05T10:10:00Z">
        <w:r w:rsidRPr="00453FDE">
          <w:rPr>
            <w:rFonts w:ascii="Arial" w:hAnsi="Arial"/>
            <w:smallCaps/>
            <w:color w:val="C00000"/>
            <w:szCs w:val="24"/>
          </w:rPr>
          <w:t>1</w:t>
        </w:r>
      </w:ins>
      <w:ins w:id="12" w:author="Jackson, Ash" w:date="2026-05-11T11:40:00Z">
        <w:r w:rsidRPr="00453FDE">
          <w:rPr>
            <w:rFonts w:ascii="Arial" w:hAnsi="Arial"/>
            <w:smallCaps/>
            <w:color w:val="C00000"/>
            <w:szCs w:val="24"/>
            <w:rPrChange w:id="13" w:author="Jackson, Ash" w:date="2026-05-11T11:41:00Z">
              <w:rPr/>
            </w:rPrChange>
          </w:rPr>
          <w:t>, C.R.S</w:t>
        </w:r>
      </w:ins>
      <w:ins w:id="14" w:author="Jackson, Ash" w:date="2026-05-12T10:44:00Z">
        <w:r w:rsidRPr="00453FDE">
          <w:rPr>
            <w:rFonts w:ascii="Arial" w:hAnsi="Arial"/>
            <w:smallCaps/>
            <w:color w:val="C00000"/>
            <w:szCs w:val="24"/>
          </w:rPr>
          <w:t>. et seq</w:t>
        </w:r>
      </w:ins>
      <w:ins w:id="15" w:author="Jackson, Ash" w:date="2026-05-11T11:40:00Z">
        <w:r w:rsidRPr="00453FDE">
          <w:rPr>
            <w:rFonts w:ascii="Arial" w:hAnsi="Arial"/>
            <w:smallCaps/>
            <w:color w:val="C00000"/>
            <w:szCs w:val="24"/>
            <w:rPrChange w:id="16" w:author="Jackson, Ash" w:date="2026-05-11T11:41:00Z">
              <w:rPr/>
            </w:rPrChange>
          </w:rPr>
          <w:t>,</w:t>
        </w:r>
      </w:ins>
      <w:r w:rsidRPr="00453FDE">
        <w:rPr>
          <w:rFonts w:ascii="Arial" w:hAnsi="Arial"/>
          <w:szCs w:val="24"/>
        </w:rPr>
        <w:t xml:space="preserve"> any method or device used to involuntarily limit freedom of movement, including but not limited to bodily physical force, mechanical devices, or chemicals. </w:t>
      </w:r>
      <w:del w:id="17" w:author="Jackson, Ash" w:date="2026-05-11T11:42:00Z">
        <w:r w:rsidRPr="00453FDE" w:rsidDel="00B71458">
          <w:rPr>
            <w:rFonts w:ascii="Arial" w:hAnsi="Arial"/>
            <w:szCs w:val="24"/>
          </w:rPr>
          <w:delText>“</w:delText>
        </w:r>
      </w:del>
      <w:r w:rsidRPr="00453FDE">
        <w:rPr>
          <w:rFonts w:ascii="Arial" w:hAnsi="Arial"/>
          <w:szCs w:val="24"/>
        </w:rPr>
        <w:t>Restraint</w:t>
      </w:r>
      <w:del w:id="18" w:author="Jackson, Ash" w:date="2026-05-11T11:42:00Z">
        <w:r w:rsidRPr="00453FDE" w:rsidDel="00B71458">
          <w:rPr>
            <w:rFonts w:ascii="Arial" w:hAnsi="Arial"/>
            <w:szCs w:val="24"/>
          </w:rPr>
          <w:delText>”</w:delText>
        </w:r>
      </w:del>
      <w:r w:rsidRPr="00453FDE">
        <w:rPr>
          <w:rFonts w:ascii="Arial" w:hAnsi="Arial"/>
          <w:szCs w:val="24"/>
        </w:rPr>
        <w:t xml:space="preserve"> includes </w:t>
      </w:r>
      <w:del w:id="19" w:author="Jackson, Ash" w:date="2026-05-12T10:49:00Z">
        <w:r w:rsidRPr="00453FDE" w:rsidDel="00055D8F">
          <w:rPr>
            <w:rFonts w:ascii="Arial" w:hAnsi="Arial"/>
            <w:szCs w:val="24"/>
          </w:rPr>
          <w:delText xml:space="preserve">a </w:delText>
        </w:r>
      </w:del>
      <w:r w:rsidRPr="00453FDE">
        <w:rPr>
          <w:rFonts w:ascii="Arial" w:hAnsi="Arial"/>
          <w:szCs w:val="24"/>
        </w:rPr>
        <w:t xml:space="preserve">chemical restraint, </w:t>
      </w:r>
      <w:del w:id="20" w:author="Jackson, Ash" w:date="2026-05-12T10:49:00Z">
        <w:r w:rsidRPr="00453FDE" w:rsidDel="00055D8F">
          <w:rPr>
            <w:rFonts w:ascii="Arial" w:hAnsi="Arial"/>
            <w:szCs w:val="24"/>
          </w:rPr>
          <w:delText xml:space="preserve">a </w:delText>
        </w:r>
      </w:del>
      <w:r w:rsidRPr="00453FDE">
        <w:rPr>
          <w:rFonts w:ascii="Arial" w:hAnsi="Arial"/>
          <w:szCs w:val="24"/>
        </w:rPr>
        <w:t xml:space="preserve">mechanical restraint, </w:t>
      </w:r>
      <w:del w:id="21" w:author="Jackson, Ash" w:date="2026-05-12T10:49:00Z">
        <w:r w:rsidRPr="00453FDE" w:rsidDel="00055D8F">
          <w:rPr>
            <w:rFonts w:ascii="Arial" w:hAnsi="Arial"/>
            <w:szCs w:val="24"/>
          </w:rPr>
          <w:delText xml:space="preserve">a </w:delText>
        </w:r>
      </w:del>
      <w:r w:rsidRPr="00453FDE">
        <w:rPr>
          <w:rFonts w:ascii="Arial" w:hAnsi="Arial"/>
          <w:szCs w:val="24"/>
        </w:rPr>
        <w:t>physical restraint, and/or seclusion.</w:t>
      </w:r>
      <w:ins w:id="22" w:author="Jackson, Ash" w:date="2026-05-11T11:40:00Z">
        <w:r w:rsidRPr="00453FDE">
          <w:rPr>
            <w:rFonts w:ascii="Arial" w:hAnsi="Arial"/>
            <w:smallCaps/>
            <w:color w:val="C00000"/>
            <w:szCs w:val="24"/>
            <w:rPrChange w:id="23" w:author="Jackson, Ash" w:date="2026-05-11T11:42:00Z">
              <w:rPr/>
            </w:rPrChange>
          </w:rPr>
          <w:t xml:space="preserve"> Restraint must not be used </w:t>
        </w:r>
      </w:ins>
      <w:ins w:id="24" w:author="Jackson, Ash" w:date="2026-05-11T11:42:00Z">
        <w:r w:rsidRPr="00453FDE">
          <w:rPr>
            <w:rFonts w:ascii="Arial" w:hAnsi="Arial"/>
            <w:smallCaps/>
            <w:color w:val="C00000"/>
            <w:szCs w:val="24"/>
          </w:rPr>
          <w:t>as a form of discipline</w:t>
        </w:r>
      </w:ins>
      <w:ins w:id="25" w:author="Jackson, Ash" w:date="2026-05-12T10:44:00Z">
        <w:r w:rsidRPr="00453FDE">
          <w:rPr>
            <w:rFonts w:ascii="Arial" w:hAnsi="Arial"/>
            <w:smallCaps/>
            <w:color w:val="C00000"/>
            <w:szCs w:val="24"/>
          </w:rPr>
          <w:t>, punishment,</w:t>
        </w:r>
      </w:ins>
      <w:ins w:id="26" w:author="Jackson, Ash" w:date="2026-05-11T11:42:00Z">
        <w:r w:rsidRPr="00453FDE">
          <w:rPr>
            <w:rFonts w:ascii="Arial" w:hAnsi="Arial"/>
            <w:smallCaps/>
            <w:color w:val="C00000"/>
            <w:szCs w:val="24"/>
          </w:rPr>
          <w:t xml:space="preserve"> or to gain compliance</w:t>
        </w:r>
      </w:ins>
      <w:ins w:id="27" w:author="Jackson, Ash" w:date="2026-05-12T10:46:00Z">
        <w:r w:rsidRPr="00453FDE">
          <w:rPr>
            <w:rFonts w:ascii="Arial" w:hAnsi="Arial"/>
            <w:smallCaps/>
            <w:color w:val="C00000"/>
            <w:szCs w:val="24"/>
          </w:rPr>
          <w:t>. Restraint does not include:</w:t>
        </w:r>
      </w:ins>
      <w:ins w:id="28" w:author="Jackson, Ash" w:date="2026-05-11T11:42:00Z">
        <w:r w:rsidRPr="00453FDE">
          <w:rPr>
            <w:rFonts w:ascii="Arial" w:hAnsi="Arial"/>
            <w:smallCaps/>
            <w:color w:val="C00000"/>
            <w:szCs w:val="24"/>
          </w:rPr>
          <w:t xml:space="preserve"> </w:t>
        </w:r>
      </w:ins>
    </w:p>
    <w:p w14:paraId="5ABC834C" w14:textId="77777777" w:rsidR="00453FDE" w:rsidRPr="00453FDE" w:rsidRDefault="00453FDE" w:rsidP="00453FDE">
      <w:pPr>
        <w:tabs>
          <w:tab w:val="left" w:pos="720"/>
          <w:tab w:val="left" w:pos="1440"/>
          <w:tab w:val="left" w:pos="2160"/>
        </w:tabs>
        <w:spacing w:before="240"/>
        <w:ind w:left="1440" w:hanging="720"/>
        <w:rPr>
          <w:ins w:id="29" w:author="Jackson, Ash" w:date="2026-05-12T10:46:00Z"/>
          <w:rFonts w:ascii="Arial" w:hAnsi="Arial"/>
          <w:smallCaps/>
          <w:color w:val="C00000"/>
          <w:szCs w:val="24"/>
        </w:rPr>
      </w:pPr>
      <w:ins w:id="30" w:author="Jackson, Ash" w:date="2026-05-11T11:42:00Z">
        <w:r w:rsidRPr="00453FDE">
          <w:rPr>
            <w:rFonts w:ascii="Arial" w:hAnsi="Arial"/>
            <w:smallCaps/>
            <w:color w:val="C00000"/>
            <w:szCs w:val="24"/>
          </w:rPr>
          <w:t>(</w:t>
        </w:r>
      </w:ins>
      <w:ins w:id="31" w:author="Jackson, Ash" w:date="2026-05-12T10:47:00Z">
        <w:r w:rsidRPr="00453FDE">
          <w:rPr>
            <w:rFonts w:ascii="Arial" w:hAnsi="Arial"/>
            <w:smallCaps/>
            <w:color w:val="C00000"/>
            <w:szCs w:val="24"/>
          </w:rPr>
          <w:t>A</w:t>
        </w:r>
      </w:ins>
      <w:ins w:id="32" w:author="Jackson, Ash" w:date="2026-05-11T11:42:00Z">
        <w:r w:rsidRPr="00453FDE">
          <w:rPr>
            <w:rFonts w:ascii="Arial" w:hAnsi="Arial"/>
            <w:smallCaps/>
            <w:color w:val="C00000"/>
            <w:szCs w:val="24"/>
          </w:rPr>
          <w:t>)</w:t>
        </w:r>
        <w:r w:rsidRPr="00453FDE">
          <w:rPr>
            <w:rFonts w:ascii="Arial" w:hAnsi="Arial"/>
            <w:smallCaps/>
            <w:color w:val="C00000"/>
            <w:szCs w:val="24"/>
          </w:rPr>
          <w:tab/>
        </w:r>
      </w:ins>
      <w:ins w:id="33" w:author="Jackson, Ash" w:date="2026-05-12T10:46:00Z">
        <w:r w:rsidRPr="00453FDE">
          <w:rPr>
            <w:rFonts w:ascii="Arial" w:hAnsi="Arial"/>
            <w:smallCaps/>
            <w:color w:val="C00000"/>
            <w:szCs w:val="24"/>
          </w:rPr>
          <w:t>T</w:t>
        </w:r>
      </w:ins>
      <w:ins w:id="34" w:author="Jackson, Ash" w:date="2026-05-11T11:42:00Z">
        <w:r w:rsidRPr="00453FDE">
          <w:rPr>
            <w:rFonts w:ascii="Arial" w:hAnsi="Arial"/>
            <w:smallCaps/>
            <w:color w:val="C00000"/>
            <w:szCs w:val="24"/>
          </w:rPr>
          <w:t xml:space="preserve">he holding of an individual for one </w:t>
        </w:r>
      </w:ins>
      <w:ins w:id="35" w:author="Jackson, Ash" w:date="2026-05-11T11:43:00Z">
        <w:r w:rsidRPr="00453FDE">
          <w:rPr>
            <w:rFonts w:ascii="Arial" w:hAnsi="Arial"/>
            <w:smallCaps/>
            <w:color w:val="C00000"/>
            <w:szCs w:val="24"/>
          </w:rPr>
          <w:t>minute or less by a staff person for protection of the individual or other persons, pursuant to Section 26-20-102, C.R.S</w:t>
        </w:r>
      </w:ins>
      <w:ins w:id="36" w:author="Jackson, Ash" w:date="2026-05-12T10:46:00Z">
        <w:r w:rsidRPr="00453FDE">
          <w:rPr>
            <w:rFonts w:ascii="Arial" w:hAnsi="Arial"/>
            <w:smallCaps/>
            <w:color w:val="C00000"/>
            <w:szCs w:val="24"/>
          </w:rPr>
          <w:t>;</w:t>
        </w:r>
      </w:ins>
    </w:p>
    <w:p w14:paraId="0D05F412" w14:textId="77777777" w:rsidR="00453FDE" w:rsidRPr="00453FDE" w:rsidRDefault="00453FDE" w:rsidP="00453FDE">
      <w:pPr>
        <w:tabs>
          <w:tab w:val="left" w:pos="720"/>
          <w:tab w:val="left" w:pos="1440"/>
          <w:tab w:val="left" w:pos="2160"/>
        </w:tabs>
        <w:spacing w:before="240"/>
        <w:ind w:left="1440" w:hanging="720"/>
        <w:rPr>
          <w:ins w:id="37" w:author="Jackson, Ash" w:date="2026-05-12T10:48:00Z"/>
          <w:rFonts w:ascii="Arial" w:hAnsi="Arial"/>
          <w:smallCaps/>
          <w:color w:val="C00000"/>
          <w:szCs w:val="24"/>
        </w:rPr>
      </w:pPr>
      <w:ins w:id="38" w:author="Jackson, Ash" w:date="2026-05-12T10:46:00Z">
        <w:r w:rsidRPr="00453FDE">
          <w:rPr>
            <w:rFonts w:ascii="Arial" w:hAnsi="Arial"/>
            <w:smallCaps/>
            <w:color w:val="C00000"/>
            <w:szCs w:val="24"/>
          </w:rPr>
          <w:t>(B)</w:t>
        </w:r>
        <w:r w:rsidRPr="00453FDE">
          <w:rPr>
            <w:rFonts w:ascii="Arial" w:hAnsi="Arial"/>
            <w:smallCaps/>
            <w:color w:val="C00000"/>
            <w:szCs w:val="24"/>
          </w:rPr>
          <w:tab/>
        </w:r>
      </w:ins>
      <w:ins w:id="39" w:author="Jackson, Ash" w:date="2026-05-12T10:48:00Z">
        <w:r w:rsidRPr="00453FDE">
          <w:rPr>
            <w:rFonts w:ascii="Arial" w:hAnsi="Arial"/>
            <w:smallCaps/>
            <w:color w:val="C00000"/>
            <w:szCs w:val="24"/>
          </w:rPr>
          <w:t>The use of protective or adaptive devices for providing physical support, prevention of injury, or voluntary or life-saving medical procedures; or</w:t>
        </w:r>
      </w:ins>
    </w:p>
    <w:p w14:paraId="38711AE0" w14:textId="77777777" w:rsidR="00453FDE" w:rsidRPr="00453FDE" w:rsidRDefault="00453FDE">
      <w:pPr>
        <w:tabs>
          <w:tab w:val="left" w:pos="720"/>
          <w:tab w:val="left" w:pos="1440"/>
          <w:tab w:val="left" w:pos="2160"/>
        </w:tabs>
        <w:spacing w:before="240"/>
        <w:ind w:left="1440" w:hanging="720"/>
        <w:pPrChange w:id="40" w:author="Jackson, Ash" w:date="2026-05-11T11:42:00Z">
          <w:pPr>
            <w:pStyle w:val="par1"/>
          </w:pPr>
        </w:pPrChange>
      </w:pPr>
      <w:ins w:id="41" w:author="Jackson, Ash" w:date="2026-05-12T10:48:00Z">
        <w:r w:rsidRPr="00453FDE">
          <w:rPr>
            <w:rFonts w:ascii="Arial" w:hAnsi="Arial"/>
            <w:smallCaps/>
            <w:color w:val="C00000"/>
            <w:szCs w:val="24"/>
          </w:rPr>
          <w:t>(C)</w:t>
        </w:r>
        <w:r w:rsidRPr="00453FDE">
          <w:rPr>
            <w:rFonts w:ascii="Arial" w:hAnsi="Arial"/>
            <w:smallCaps/>
            <w:color w:val="C00000"/>
            <w:szCs w:val="24"/>
          </w:rPr>
          <w:tab/>
          <w:t>Placement of an inpatient or resident in their room for the night.</w:t>
        </w:r>
      </w:ins>
    </w:p>
    <w:p w14:paraId="6620D006"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w:t>
      </w:r>
    </w:p>
    <w:p w14:paraId="13D96F6B"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del w:id="42" w:author="Jackson, Ash" w:date="2026-05-11T11:36:00Z">
        <w:r w:rsidRPr="00453FDE" w:rsidDel="00B71458">
          <w:rPr>
            <w:rFonts w:ascii="Arial" w:hAnsi="Arial"/>
            <w:szCs w:val="24"/>
          </w:rPr>
          <w:delText>1.54</w:delText>
        </w:r>
        <w:r w:rsidRPr="00453FDE" w:rsidDel="00B71458">
          <w:rPr>
            <w:rFonts w:ascii="Arial" w:hAnsi="Arial"/>
            <w:szCs w:val="24"/>
          </w:rPr>
          <w:tab/>
          <w:delText>“Tiered Inspection” means an on-site re-licensure survey that has a reduced scope and reviews fewer items for compliance with applicable state regulations than a full re-licensure survey.</w:delText>
        </w:r>
      </w:del>
    </w:p>
    <w:p w14:paraId="17940B4E" w14:textId="77777777" w:rsidR="00453FDE" w:rsidRPr="00CB1019" w:rsidRDefault="00453FDE" w:rsidP="00CB1019">
      <w:pPr>
        <w:pStyle w:val="Heading4"/>
      </w:pPr>
      <w:r w:rsidRPr="00CB1019">
        <w:t>Part 2.</w:t>
      </w:r>
      <w:r w:rsidRPr="00CB1019">
        <w:tab/>
        <w:t>Licensure Process</w:t>
      </w:r>
    </w:p>
    <w:p w14:paraId="258261FD"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w:t>
      </w:r>
    </w:p>
    <w:p w14:paraId="15F5F8A9"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2.10</w:t>
      </w:r>
      <w:r w:rsidRPr="00453FDE">
        <w:rPr>
          <w:rFonts w:ascii="Arial" w:hAnsi="Arial"/>
          <w:szCs w:val="24"/>
        </w:rPr>
        <w:tab/>
        <w:t>Department Oversight</w:t>
      </w:r>
    </w:p>
    <w:p w14:paraId="18512564"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w:t>
      </w:r>
    </w:p>
    <w:p w14:paraId="7C14376E"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t>2.10.2</w:t>
      </w:r>
      <w:r w:rsidRPr="00453FDE">
        <w:rPr>
          <w:rFonts w:ascii="Arial" w:hAnsi="Arial"/>
          <w:szCs w:val="24"/>
        </w:rPr>
        <w:tab/>
      </w:r>
      <w:ins w:id="43" w:author="Jackson, Ash" w:date="2026-05-28T14:06:00Z">
        <w:r w:rsidRPr="00453FDE">
          <w:rPr>
            <w:rFonts w:ascii="Arial" w:hAnsi="Arial"/>
            <w:smallCaps/>
            <w:szCs w:val="24"/>
          </w:rPr>
          <w:t xml:space="preserve">Extended State </w:t>
        </w:r>
      </w:ins>
      <w:r w:rsidRPr="00453FDE">
        <w:rPr>
          <w:rFonts w:ascii="Arial" w:hAnsi="Arial"/>
          <w:szCs w:val="24"/>
        </w:rPr>
        <w:t>Licensure Survey</w:t>
      </w:r>
      <w:del w:id="44" w:author="Jackson, Ash" w:date="2026-05-28T14:06:00Z">
        <w:r w:rsidRPr="00453FDE" w:rsidDel="005D3101">
          <w:rPr>
            <w:rFonts w:ascii="Arial" w:hAnsi="Arial"/>
            <w:szCs w:val="24"/>
          </w:rPr>
          <w:delText>s</w:delText>
        </w:r>
      </w:del>
      <w:r w:rsidRPr="00453FDE">
        <w:rPr>
          <w:rFonts w:ascii="Arial" w:hAnsi="Arial"/>
          <w:szCs w:val="24"/>
        </w:rPr>
        <w:t xml:space="preserve"> </w:t>
      </w:r>
      <w:ins w:id="45" w:author="Jackson, Ash" w:date="2026-05-28T14:06:00Z">
        <w:r w:rsidRPr="00453FDE">
          <w:rPr>
            <w:rFonts w:ascii="Arial" w:hAnsi="Arial"/>
            <w:smallCaps/>
            <w:szCs w:val="24"/>
          </w:rPr>
          <w:t xml:space="preserve">Cycle </w:t>
        </w:r>
      </w:ins>
      <w:del w:id="46" w:author="Jackson, Ash" w:date="2026-05-14T10:41:00Z">
        <w:r w:rsidRPr="00453FDE" w:rsidDel="00541EE4">
          <w:rPr>
            <w:rFonts w:ascii="Arial" w:hAnsi="Arial"/>
            <w:szCs w:val="24"/>
          </w:rPr>
          <w:delText xml:space="preserve">and </w:delText>
        </w:r>
      </w:del>
      <w:del w:id="47" w:author="Jackson, Ash" w:date="2026-05-14T10:40:00Z">
        <w:r w:rsidRPr="00453FDE" w:rsidDel="00541EE4">
          <w:rPr>
            <w:rFonts w:ascii="Arial" w:hAnsi="Arial"/>
            <w:szCs w:val="24"/>
          </w:rPr>
          <w:delText>Tiered Inspections</w:delText>
        </w:r>
      </w:del>
    </w:p>
    <w:p w14:paraId="2E9F6974" w14:textId="77777777" w:rsidR="00453FDE" w:rsidRPr="00453FDE" w:rsidRDefault="00453FDE" w:rsidP="00453FDE">
      <w:pPr>
        <w:tabs>
          <w:tab w:val="left" w:pos="720"/>
          <w:tab w:val="left" w:pos="1440"/>
        </w:tabs>
        <w:spacing w:before="240"/>
        <w:ind w:left="1440"/>
        <w:rPr>
          <w:rFonts w:ascii="Arial" w:hAnsi="Arial" w:cs="Arial"/>
        </w:rPr>
      </w:pPr>
      <w:ins w:id="48" w:author="Jackson, Ash" w:date="2026-05-13T10:47:00Z">
        <w:r w:rsidRPr="00453FDE">
          <w:rPr>
            <w:rFonts w:ascii="Arial" w:hAnsi="Arial" w:cs="Arial"/>
          </w:rPr>
          <w:lastRenderedPageBreak/>
          <w:t>(A)</w:t>
        </w:r>
        <w:r w:rsidRPr="00453FDE">
          <w:rPr>
            <w:rFonts w:ascii="Arial" w:hAnsi="Arial" w:cs="Arial"/>
          </w:rPr>
          <w:tab/>
        </w:r>
      </w:ins>
      <w:del w:id="49" w:author="Jackson, Ash" w:date="2026-05-13T09:39:00Z">
        <w:r w:rsidRPr="00453FDE" w:rsidDel="00676835">
          <w:rPr>
            <w:rFonts w:ascii="Arial" w:hAnsi="Arial" w:cs="Arial"/>
          </w:rPr>
          <w:delText>F</w:delText>
        </w:r>
      </w:del>
      <w:del w:id="50" w:author="Jackson, Ash" w:date="2026-05-13T10:43:00Z">
        <w:r w:rsidRPr="00453FDE" w:rsidDel="00137670">
          <w:rPr>
            <w:rFonts w:ascii="Arial" w:hAnsi="Arial" w:cs="Arial"/>
          </w:rPr>
          <w:delText>or</w:delText>
        </w:r>
      </w:del>
      <w:del w:id="51" w:author="Jackson, Ash" w:date="2026-05-13T10:44:00Z">
        <w:r w:rsidRPr="00453FDE" w:rsidDel="00137670">
          <w:rPr>
            <w:rFonts w:ascii="Arial" w:hAnsi="Arial" w:cs="Arial"/>
          </w:rPr>
          <w:delText xml:space="preserve"> </w:delText>
        </w:r>
      </w:del>
      <w:ins w:id="52" w:author="Jackson, Ash" w:date="2026-05-13T10:44:00Z">
        <w:r w:rsidRPr="00453FDE">
          <w:rPr>
            <w:rFonts w:ascii="Arial" w:hAnsi="Arial" w:cs="Arial"/>
          </w:rPr>
          <w:t>E</w:t>
        </w:r>
      </w:ins>
      <w:del w:id="53" w:author="Jackson, Ash" w:date="2026-05-13T10:44:00Z">
        <w:r w:rsidRPr="00453FDE" w:rsidDel="00137670">
          <w:rPr>
            <w:rFonts w:ascii="Arial" w:hAnsi="Arial" w:cs="Arial"/>
          </w:rPr>
          <w:delText>e</w:delText>
        </w:r>
      </w:del>
      <w:r w:rsidRPr="00453FDE">
        <w:rPr>
          <w:rFonts w:ascii="Arial" w:hAnsi="Arial" w:cs="Arial"/>
        </w:rPr>
        <w:t xml:space="preserve">ach licensee </w:t>
      </w:r>
      <w:del w:id="54" w:author="Jackson, Ash" w:date="2026-05-13T10:43:00Z">
        <w:r w:rsidRPr="00453FDE" w:rsidDel="00137670">
          <w:rPr>
            <w:rFonts w:ascii="Arial" w:hAnsi="Arial" w:cs="Arial"/>
          </w:rPr>
          <w:delText xml:space="preserve">that is eligible, the Department </w:delText>
        </w:r>
      </w:del>
      <w:del w:id="55" w:author="Jackson, Ash" w:date="2026-05-13T09:39:00Z">
        <w:r w:rsidRPr="00453FDE" w:rsidDel="00676835">
          <w:rPr>
            <w:rFonts w:ascii="Arial" w:hAnsi="Arial" w:cs="Arial"/>
          </w:rPr>
          <w:delText xml:space="preserve">will either </w:delText>
        </w:r>
      </w:del>
      <w:del w:id="56" w:author="Jackson, Ash" w:date="2026-05-13T10:43:00Z">
        <w:r w:rsidRPr="00453FDE" w:rsidDel="00137670">
          <w:rPr>
            <w:rFonts w:ascii="Arial" w:hAnsi="Arial" w:cs="Arial"/>
          </w:rPr>
          <w:delText xml:space="preserve">extend the standard licensure survey cycle </w:delText>
        </w:r>
      </w:del>
      <w:del w:id="57" w:author="Jackson, Ash" w:date="2026-05-13T10:12:00Z">
        <w:r w:rsidRPr="00453FDE" w:rsidDel="00755347">
          <w:rPr>
            <w:rFonts w:ascii="Arial" w:hAnsi="Arial" w:cs="Arial"/>
          </w:rPr>
          <w:delText xml:space="preserve">up </w:delText>
        </w:r>
      </w:del>
      <w:del w:id="58" w:author="Jackson, Ash" w:date="2026-05-13T10:43:00Z">
        <w:r w:rsidRPr="00453FDE" w:rsidDel="00137670">
          <w:rPr>
            <w:rFonts w:ascii="Arial" w:hAnsi="Arial" w:cs="Arial"/>
          </w:rPr>
          <w:delText>to three (3) years</w:delText>
        </w:r>
      </w:del>
      <w:del w:id="59" w:author="Jackson, Ash" w:date="2026-05-13T10:12:00Z">
        <w:r w:rsidRPr="00453FDE" w:rsidDel="00755347">
          <w:rPr>
            <w:rFonts w:ascii="Arial" w:hAnsi="Arial" w:cs="Arial"/>
          </w:rPr>
          <w:delText xml:space="preserve"> or utilize a tiered licensure inspection system</w:delText>
        </w:r>
      </w:del>
      <w:del w:id="60" w:author="Jackson, Ash" w:date="2026-05-13T10:43:00Z">
        <w:r w:rsidRPr="00453FDE" w:rsidDel="00137670">
          <w:rPr>
            <w:rFonts w:ascii="Arial" w:hAnsi="Arial" w:cs="Arial"/>
          </w:rPr>
          <w:delText>.(A)</w:delText>
        </w:r>
        <w:r w:rsidRPr="00453FDE" w:rsidDel="00137670">
          <w:rPr>
            <w:rFonts w:ascii="Arial" w:hAnsi="Arial" w:cs="Arial"/>
          </w:rPr>
          <w:tab/>
        </w:r>
      </w:del>
      <w:del w:id="61" w:author="Jackson, Ash" w:date="2026-05-13T10:12:00Z">
        <w:r w:rsidRPr="00453FDE" w:rsidDel="00755347">
          <w:rPr>
            <w:rFonts w:ascii="Arial" w:hAnsi="Arial" w:cs="Arial"/>
          </w:rPr>
          <w:delText xml:space="preserve">In order to be eligible, the licensee shall </w:delText>
        </w:r>
      </w:del>
      <w:r w:rsidRPr="00453FDE">
        <w:rPr>
          <w:rFonts w:ascii="Arial" w:hAnsi="Arial" w:cs="Arial"/>
        </w:rPr>
        <w:t>meet</w:t>
      </w:r>
      <w:ins w:id="62" w:author="Jackson, Ash" w:date="2026-05-13T10:12:00Z">
        <w:r w:rsidRPr="00453FDE">
          <w:rPr>
            <w:rFonts w:ascii="Arial" w:hAnsi="Arial" w:cs="Arial"/>
            <w:smallCaps/>
            <w:color w:val="C00000"/>
            <w:szCs w:val="24"/>
          </w:rPr>
          <w:t>ing</w:t>
        </w:r>
      </w:ins>
      <w:r w:rsidRPr="00453FDE">
        <w:rPr>
          <w:rFonts w:ascii="Arial" w:hAnsi="Arial" w:cs="Arial"/>
        </w:rPr>
        <w:t xml:space="preserve"> </w:t>
      </w:r>
      <w:proofErr w:type="gramStart"/>
      <w:r w:rsidRPr="00453FDE">
        <w:rPr>
          <w:rFonts w:ascii="Arial" w:hAnsi="Arial" w:cs="Arial"/>
        </w:rPr>
        <w:t>all of</w:t>
      </w:r>
      <w:proofErr w:type="gramEnd"/>
      <w:r w:rsidRPr="00453FDE">
        <w:rPr>
          <w:rFonts w:ascii="Arial" w:hAnsi="Arial" w:cs="Arial"/>
        </w:rPr>
        <w:t xml:space="preserve"> the following criteria</w:t>
      </w:r>
      <w:ins w:id="63" w:author="Jackson, Ash" w:date="2026-05-13T10:38:00Z">
        <w:r w:rsidRPr="00453FDE">
          <w:rPr>
            <w:rFonts w:ascii="Arial" w:hAnsi="Arial" w:cs="Arial"/>
            <w:smallCaps/>
            <w:color w:val="C00000"/>
            <w:szCs w:val="24"/>
          </w:rPr>
          <w:t xml:space="preserve"> </w:t>
        </w:r>
      </w:ins>
      <w:ins w:id="64" w:author="Jackson, Ash" w:date="2026-05-13T10:39:00Z">
        <w:r w:rsidRPr="00453FDE">
          <w:rPr>
            <w:rFonts w:ascii="Arial" w:hAnsi="Arial" w:cs="Arial"/>
            <w:smallCaps/>
            <w:color w:val="C00000"/>
            <w:szCs w:val="24"/>
          </w:rPr>
          <w:t>shall</w:t>
        </w:r>
      </w:ins>
      <w:ins w:id="65" w:author="Jackson, Ash" w:date="2026-05-22T09:15:00Z">
        <w:r w:rsidRPr="00453FDE">
          <w:rPr>
            <w:rFonts w:ascii="Arial" w:hAnsi="Arial" w:cs="Arial"/>
            <w:smallCaps/>
            <w:color w:val="C00000"/>
            <w:szCs w:val="24"/>
          </w:rPr>
          <w:t xml:space="preserve"> be scheduled for an extended</w:t>
        </w:r>
      </w:ins>
      <w:ins w:id="66" w:author="Jackson, Ash" w:date="2026-05-27T15:23:00Z">
        <w:r w:rsidRPr="00453FDE">
          <w:rPr>
            <w:rFonts w:ascii="Arial" w:hAnsi="Arial" w:cs="Arial"/>
            <w:smallCaps/>
            <w:color w:val="C00000"/>
            <w:szCs w:val="24"/>
          </w:rPr>
          <w:t xml:space="preserve"> state licensing</w:t>
        </w:r>
      </w:ins>
      <w:ins w:id="67" w:author="Jackson, Ash" w:date="2026-05-22T09:15:00Z">
        <w:r w:rsidRPr="00453FDE">
          <w:rPr>
            <w:rFonts w:ascii="Arial" w:hAnsi="Arial" w:cs="Arial"/>
            <w:smallCaps/>
            <w:color w:val="C00000"/>
            <w:szCs w:val="24"/>
          </w:rPr>
          <w:t xml:space="preserve"> survey cycle of</w:t>
        </w:r>
      </w:ins>
      <w:ins w:id="68" w:author="Jackson, Ash" w:date="2026-05-13T10:39:00Z">
        <w:r w:rsidRPr="00453FDE">
          <w:rPr>
            <w:rFonts w:ascii="Arial" w:hAnsi="Arial" w:cs="Arial"/>
            <w:smallCaps/>
            <w:color w:val="C00000"/>
            <w:szCs w:val="24"/>
          </w:rPr>
          <w:t xml:space="preserve"> three</w:t>
        </w:r>
      </w:ins>
      <w:ins w:id="69" w:author="Jackson, Ash" w:date="2026-05-27T15:23:00Z">
        <w:r w:rsidRPr="00453FDE">
          <w:rPr>
            <w:rFonts w:ascii="Arial" w:hAnsi="Arial" w:cs="Arial"/>
            <w:smallCaps/>
            <w:color w:val="C00000"/>
            <w:szCs w:val="24"/>
          </w:rPr>
          <w:t xml:space="preserve"> (3)</w:t>
        </w:r>
      </w:ins>
      <w:ins w:id="70" w:author="Jackson, Ash" w:date="2026-05-13T10:39:00Z">
        <w:r w:rsidRPr="00453FDE">
          <w:rPr>
            <w:rFonts w:ascii="Arial" w:hAnsi="Arial" w:cs="Arial"/>
            <w:smallCaps/>
            <w:color w:val="C00000"/>
            <w:szCs w:val="24"/>
          </w:rPr>
          <w:t xml:space="preserve"> years</w:t>
        </w:r>
      </w:ins>
      <w:ins w:id="71" w:author="Jackson, Ash" w:date="2026-05-13T10:48:00Z">
        <w:r w:rsidRPr="00453FDE">
          <w:rPr>
            <w:rFonts w:ascii="Arial" w:hAnsi="Arial" w:cs="Arial"/>
            <w:smallCaps/>
            <w:color w:val="C00000"/>
            <w:szCs w:val="24"/>
          </w:rPr>
          <w:t>, pursuant to Section 25-1.5-103 (1)</w:t>
        </w:r>
      </w:ins>
      <w:ins w:id="72" w:author="Jackson, Ash" w:date="2026-05-13T11:56:00Z">
        <w:r w:rsidRPr="00453FDE">
          <w:rPr>
            <w:rFonts w:ascii="Arial" w:hAnsi="Arial" w:cs="Arial"/>
            <w:smallCaps/>
            <w:color w:val="C00000"/>
            <w:szCs w:val="24"/>
          </w:rPr>
          <w:t>(</w:t>
        </w:r>
        <w:proofErr w:type="gramStart"/>
        <w:r w:rsidRPr="00453FDE">
          <w:rPr>
            <w:rFonts w:ascii="Arial" w:hAnsi="Arial" w:cs="Arial"/>
            <w:smallCaps/>
            <w:color w:val="C00000"/>
            <w:szCs w:val="24"/>
          </w:rPr>
          <w:t>a)(I</w:t>
        </w:r>
        <w:proofErr w:type="gramEnd"/>
        <w:r w:rsidRPr="00453FDE">
          <w:rPr>
            <w:rFonts w:ascii="Arial" w:hAnsi="Arial" w:cs="Arial"/>
            <w:smallCaps/>
            <w:color w:val="C00000"/>
            <w:szCs w:val="24"/>
          </w:rPr>
          <w:t>)</w:t>
        </w:r>
      </w:ins>
      <w:ins w:id="73" w:author="Jackson, Ash" w:date="2026-05-13T10:48:00Z">
        <w:r w:rsidRPr="00453FDE">
          <w:rPr>
            <w:rFonts w:ascii="Arial" w:hAnsi="Arial" w:cs="Arial"/>
            <w:smallCaps/>
            <w:color w:val="C00000"/>
            <w:szCs w:val="24"/>
          </w:rPr>
          <w:t>(C) C.R.S</w:t>
        </w:r>
      </w:ins>
      <w:ins w:id="74" w:author="Jackson, Ash" w:date="2026-05-13T10:39:00Z">
        <w:r w:rsidRPr="00453FDE">
          <w:rPr>
            <w:rFonts w:ascii="Arial" w:hAnsi="Arial" w:cs="Arial"/>
            <w:smallCaps/>
            <w:color w:val="C00000"/>
            <w:szCs w:val="24"/>
          </w:rPr>
          <w:t xml:space="preserve">, unless </w:t>
        </w:r>
      </w:ins>
      <w:ins w:id="75" w:author="Jackson, Ash" w:date="2026-05-13T10:43:00Z">
        <w:r w:rsidRPr="00453FDE">
          <w:rPr>
            <w:rFonts w:ascii="Arial" w:hAnsi="Arial" w:cs="Arial"/>
            <w:smallCaps/>
            <w:color w:val="C00000"/>
            <w:szCs w:val="24"/>
          </w:rPr>
          <w:t>otherwise prohibited by law</w:t>
        </w:r>
      </w:ins>
      <w:r w:rsidRPr="00453FDE">
        <w:rPr>
          <w:rFonts w:ascii="Arial" w:hAnsi="Arial" w:cs="Arial"/>
        </w:rPr>
        <w:t>:</w:t>
      </w:r>
    </w:p>
    <w:p w14:paraId="349D4F99" w14:textId="77777777" w:rsidR="00453FDE" w:rsidRPr="00453FDE" w:rsidRDefault="00453FDE" w:rsidP="00453FDE">
      <w:pPr>
        <w:tabs>
          <w:tab w:val="left" w:pos="720"/>
          <w:tab w:val="left" w:pos="1440"/>
          <w:tab w:val="left" w:pos="2160"/>
        </w:tabs>
        <w:spacing w:before="240"/>
        <w:ind w:left="2880" w:hanging="720"/>
        <w:rPr>
          <w:rFonts w:ascii="Arial" w:hAnsi="Arial"/>
          <w:szCs w:val="24"/>
        </w:rPr>
      </w:pPr>
      <w:r w:rsidRPr="00453FDE">
        <w:rPr>
          <w:rFonts w:ascii="Arial" w:hAnsi="Arial"/>
          <w:szCs w:val="24"/>
        </w:rPr>
        <w:t>(1)</w:t>
      </w:r>
      <w:r w:rsidRPr="00453FDE">
        <w:rPr>
          <w:rFonts w:ascii="Arial" w:hAnsi="Arial"/>
          <w:szCs w:val="24"/>
        </w:rPr>
        <w:tab/>
        <w:t>Licensed for at least three (3) years;</w:t>
      </w:r>
    </w:p>
    <w:p w14:paraId="12036CDD" w14:textId="77777777" w:rsidR="00453FDE" w:rsidRPr="00453FDE" w:rsidRDefault="00453FDE" w:rsidP="00453FDE">
      <w:pPr>
        <w:tabs>
          <w:tab w:val="left" w:pos="720"/>
          <w:tab w:val="left" w:pos="1440"/>
          <w:tab w:val="left" w:pos="2160"/>
        </w:tabs>
        <w:spacing w:before="240"/>
        <w:ind w:left="2880" w:hanging="720"/>
        <w:rPr>
          <w:ins w:id="76" w:author="Jackson, Ash" w:date="2026-05-13T11:04:00Z"/>
          <w:rFonts w:ascii="Arial" w:hAnsi="Arial"/>
          <w:smallCaps/>
          <w:szCs w:val="24"/>
        </w:rPr>
      </w:pPr>
      <w:r w:rsidRPr="00453FDE">
        <w:rPr>
          <w:rFonts w:ascii="Arial" w:hAnsi="Arial"/>
          <w:szCs w:val="24"/>
        </w:rPr>
        <w:t>(2)</w:t>
      </w:r>
      <w:r w:rsidRPr="00453FDE">
        <w:rPr>
          <w:rFonts w:ascii="Arial" w:hAnsi="Arial"/>
          <w:szCs w:val="24"/>
        </w:rPr>
        <w:tab/>
        <w:t>No</w:t>
      </w:r>
      <w:ins w:id="77" w:author="Jackson, Ash" w:date="2026-05-13T11:03:00Z">
        <w:r w:rsidRPr="00453FDE">
          <w:rPr>
            <w:rFonts w:ascii="Arial" w:hAnsi="Arial"/>
            <w:smallCaps/>
            <w:color w:val="C00000"/>
            <w:szCs w:val="24"/>
          </w:rPr>
          <w:t>ne of the following</w:t>
        </w:r>
      </w:ins>
      <w:del w:id="78" w:author="Jackson, Ash" w:date="2026-05-13T11:04:00Z">
        <w:r w:rsidRPr="00453FDE" w:rsidDel="00420F88">
          <w:rPr>
            <w:rFonts w:ascii="Arial" w:hAnsi="Arial"/>
            <w:szCs w:val="24"/>
          </w:rPr>
          <w:delText xml:space="preserve"> enforcement </w:delText>
        </w:r>
      </w:del>
      <w:del w:id="79" w:author="Jackson, Ash" w:date="2026-05-13T10:49:00Z">
        <w:r w:rsidRPr="00453FDE" w:rsidDel="006809C9">
          <w:rPr>
            <w:rFonts w:ascii="Arial" w:hAnsi="Arial"/>
            <w:szCs w:val="24"/>
          </w:rPr>
          <w:delText xml:space="preserve">activity </w:delText>
        </w:r>
      </w:del>
      <w:ins w:id="80" w:author="Jackson, Ash" w:date="2026-05-13T10:49:00Z">
        <w:r w:rsidRPr="00453FDE">
          <w:rPr>
            <w:rFonts w:ascii="Arial" w:hAnsi="Arial"/>
            <w:smallCaps/>
            <w:color w:val="C00000"/>
            <w:szCs w:val="24"/>
          </w:rPr>
          <w:t xml:space="preserve"> </w:t>
        </w:r>
      </w:ins>
      <w:r w:rsidRPr="00453FDE">
        <w:rPr>
          <w:rFonts w:ascii="Arial" w:hAnsi="Arial"/>
          <w:szCs w:val="24"/>
        </w:rPr>
        <w:t>within three (3) years prior to the date of the survey;</w:t>
      </w:r>
    </w:p>
    <w:p w14:paraId="28740A51" w14:textId="77777777" w:rsidR="00453FDE" w:rsidRPr="00453FDE" w:rsidRDefault="00453FDE" w:rsidP="00453FDE">
      <w:pPr>
        <w:tabs>
          <w:tab w:val="left" w:pos="720"/>
          <w:tab w:val="left" w:pos="1440"/>
          <w:tab w:val="left" w:pos="2160"/>
        </w:tabs>
        <w:spacing w:before="240"/>
        <w:ind w:left="3600" w:hanging="720"/>
        <w:rPr>
          <w:ins w:id="81" w:author="Jackson, Ash" w:date="2026-05-13T11:08:00Z"/>
          <w:rFonts w:ascii="Arial" w:hAnsi="Arial"/>
          <w:smallCaps/>
          <w:color w:val="C00000"/>
          <w:szCs w:val="24"/>
        </w:rPr>
      </w:pPr>
      <w:ins w:id="82" w:author="Jackson, Ash" w:date="2026-05-13T11:04:00Z">
        <w:r w:rsidRPr="00453FDE">
          <w:rPr>
            <w:rFonts w:ascii="Arial" w:hAnsi="Arial"/>
            <w:smallCaps/>
            <w:color w:val="C00000"/>
            <w:szCs w:val="24"/>
          </w:rPr>
          <w:t>(a)</w:t>
        </w:r>
        <w:r w:rsidRPr="00453FDE">
          <w:rPr>
            <w:rFonts w:ascii="Arial" w:hAnsi="Arial"/>
            <w:smallCaps/>
            <w:color w:val="C00000"/>
            <w:szCs w:val="24"/>
          </w:rPr>
          <w:tab/>
        </w:r>
      </w:ins>
      <w:ins w:id="83" w:author="Jackson, Ash" w:date="2026-06-04T11:12:00Z">
        <w:r w:rsidRPr="00453FDE">
          <w:rPr>
            <w:rFonts w:ascii="Arial" w:hAnsi="Arial"/>
            <w:color w:val="C00000"/>
            <w:szCs w:val="24"/>
          </w:rPr>
          <w:t xml:space="preserve">No </w:t>
        </w:r>
      </w:ins>
      <w:r w:rsidRPr="00453FDE">
        <w:rPr>
          <w:rFonts w:ascii="Arial" w:hAnsi="Arial"/>
          <w:szCs w:val="24"/>
        </w:rPr>
        <w:t>enforcement activity</w:t>
      </w:r>
      <w:ins w:id="84" w:author="Jackson, Ash" w:date="2026-05-13T11:07:00Z">
        <w:r w:rsidRPr="00453FDE">
          <w:rPr>
            <w:rFonts w:ascii="Arial" w:hAnsi="Arial"/>
            <w:smallCaps/>
            <w:color w:val="C00000"/>
            <w:szCs w:val="24"/>
          </w:rPr>
          <w:t xml:space="preserve"> </w:t>
        </w:r>
      </w:ins>
      <w:ins w:id="85" w:author="Jackson, Ash" w:date="2026-05-13T11:08:00Z">
        <w:r w:rsidRPr="00453FDE">
          <w:rPr>
            <w:rFonts w:ascii="Arial" w:hAnsi="Arial"/>
            <w:smallCaps/>
            <w:color w:val="C00000"/>
            <w:szCs w:val="24"/>
          </w:rPr>
          <w:t>taken against the licensee;</w:t>
        </w:r>
      </w:ins>
    </w:p>
    <w:p w14:paraId="06BC8977" w14:textId="77777777" w:rsidR="00453FDE" w:rsidRPr="00453FDE" w:rsidRDefault="00453FDE" w:rsidP="00453FDE">
      <w:pPr>
        <w:tabs>
          <w:tab w:val="left" w:pos="720"/>
          <w:tab w:val="left" w:pos="1440"/>
          <w:tab w:val="left" w:pos="2160"/>
        </w:tabs>
        <w:spacing w:before="240"/>
        <w:ind w:left="3600" w:hanging="720"/>
        <w:rPr>
          <w:rFonts w:ascii="Arial" w:hAnsi="Arial"/>
          <w:smallCaps/>
          <w:color w:val="C00000"/>
          <w:szCs w:val="24"/>
        </w:rPr>
      </w:pPr>
      <w:r w:rsidRPr="00453FDE">
        <w:rPr>
          <w:rFonts w:ascii="Arial" w:hAnsi="Arial"/>
          <w:szCs w:val="24"/>
        </w:rPr>
        <w:t>(</w:t>
      </w:r>
      <w:ins w:id="86" w:author="Jackson, Ash" w:date="2026-05-13T12:01:00Z">
        <w:r w:rsidRPr="00453FDE">
          <w:rPr>
            <w:rFonts w:ascii="Arial" w:hAnsi="Arial"/>
            <w:smallCaps/>
            <w:szCs w:val="24"/>
          </w:rPr>
          <w:t>b</w:t>
        </w:r>
      </w:ins>
      <w:del w:id="87" w:author="Jackson, Ash" w:date="2026-05-13T11:26:00Z">
        <w:r w:rsidRPr="00453FDE" w:rsidDel="00A239FD">
          <w:rPr>
            <w:rFonts w:ascii="Arial" w:hAnsi="Arial"/>
            <w:szCs w:val="24"/>
          </w:rPr>
          <w:delText>3</w:delText>
        </w:r>
      </w:del>
      <w:r w:rsidRPr="00453FDE">
        <w:rPr>
          <w:rFonts w:ascii="Arial" w:hAnsi="Arial"/>
          <w:szCs w:val="24"/>
        </w:rPr>
        <w:t>)</w:t>
      </w:r>
      <w:r w:rsidRPr="00453FDE">
        <w:rPr>
          <w:rFonts w:ascii="Arial" w:hAnsi="Arial"/>
          <w:szCs w:val="24"/>
        </w:rPr>
        <w:tab/>
        <w:t xml:space="preserve">No patterns of deficient practices, as </w:t>
      </w:r>
      <w:ins w:id="88" w:author="Jackson, Ash" w:date="2026-05-22T09:38:00Z">
        <w:r w:rsidRPr="00453FDE">
          <w:rPr>
            <w:rFonts w:ascii="Arial" w:hAnsi="Arial"/>
            <w:smallCaps/>
            <w:szCs w:val="24"/>
          </w:rPr>
          <w:t xml:space="preserve">demonstrated by and </w:t>
        </w:r>
      </w:ins>
      <w:r w:rsidRPr="00453FDE">
        <w:rPr>
          <w:rFonts w:ascii="Arial" w:hAnsi="Arial"/>
          <w:szCs w:val="24"/>
        </w:rPr>
        <w:t xml:space="preserve">documented in </w:t>
      </w:r>
      <w:del w:id="89" w:author="Jackson, Ash" w:date="2026-05-21T13:16:00Z">
        <w:r w:rsidRPr="00453FDE" w:rsidDel="00F8421D">
          <w:rPr>
            <w:rFonts w:ascii="Arial" w:hAnsi="Arial"/>
            <w:szCs w:val="24"/>
          </w:rPr>
          <w:delText xml:space="preserve">the </w:delText>
        </w:r>
      </w:del>
      <w:r w:rsidRPr="00453FDE">
        <w:rPr>
          <w:rFonts w:ascii="Arial" w:hAnsi="Arial"/>
          <w:szCs w:val="24"/>
        </w:rPr>
        <w:t>inspection and survey reports</w:t>
      </w:r>
      <w:del w:id="90" w:author="Jackson, Ash" w:date="2026-05-21T13:16:00Z">
        <w:r w:rsidRPr="00453FDE" w:rsidDel="00F8421D">
          <w:rPr>
            <w:rFonts w:ascii="Arial" w:hAnsi="Arial"/>
            <w:szCs w:val="24"/>
          </w:rPr>
          <w:delText xml:space="preserve"> issued by the Department within the three (3) years prior to the date of the inspection</w:delText>
        </w:r>
      </w:del>
      <w:r w:rsidRPr="00453FDE">
        <w:rPr>
          <w:rFonts w:ascii="Arial" w:hAnsi="Arial"/>
          <w:szCs w:val="24"/>
        </w:rPr>
        <w:t>;</w:t>
      </w:r>
      <w:del w:id="91" w:author="Jackson, Ash" w:date="2026-05-21T13:16:00Z">
        <w:r w:rsidRPr="00453FDE" w:rsidDel="00F8421D">
          <w:rPr>
            <w:rFonts w:ascii="Arial" w:hAnsi="Arial"/>
            <w:szCs w:val="24"/>
          </w:rPr>
          <w:delText xml:space="preserve"> and</w:delText>
        </w:r>
      </w:del>
    </w:p>
    <w:p w14:paraId="09F24B03" w14:textId="77777777" w:rsidR="00453FDE" w:rsidRPr="00453FDE" w:rsidRDefault="00453FDE" w:rsidP="00453FDE">
      <w:pPr>
        <w:tabs>
          <w:tab w:val="left" w:pos="720"/>
          <w:tab w:val="left" w:pos="1440"/>
          <w:tab w:val="left" w:pos="2160"/>
        </w:tabs>
        <w:spacing w:before="240"/>
        <w:ind w:left="4320" w:hanging="720"/>
        <w:rPr>
          <w:ins w:id="92" w:author="Jackson, Ash" w:date="2026-05-13T11:08:00Z"/>
          <w:rFonts w:ascii="Arial" w:hAnsi="Arial"/>
          <w:smallCaps/>
          <w:color w:val="C00000"/>
          <w:szCs w:val="24"/>
        </w:rPr>
      </w:pPr>
      <w:ins w:id="93" w:author="Jackson, Ash" w:date="2026-05-13T11:08:00Z">
        <w:r w:rsidRPr="00453FDE">
          <w:rPr>
            <w:rFonts w:ascii="Arial" w:hAnsi="Arial"/>
            <w:smallCaps/>
            <w:color w:val="C00000"/>
            <w:szCs w:val="24"/>
          </w:rPr>
          <w:t>(</w:t>
        </w:r>
      </w:ins>
      <w:proofErr w:type="spellStart"/>
      <w:ins w:id="94" w:author="Jackson, Ash" w:date="2026-05-13T12:01:00Z">
        <w:r w:rsidRPr="00453FDE">
          <w:rPr>
            <w:rFonts w:ascii="Arial" w:hAnsi="Arial"/>
            <w:smallCaps/>
            <w:color w:val="C00000"/>
            <w:szCs w:val="24"/>
          </w:rPr>
          <w:t>i</w:t>
        </w:r>
      </w:ins>
      <w:proofErr w:type="spellEnd"/>
      <w:ins w:id="95" w:author="Jackson, Ash" w:date="2026-05-13T11:08:00Z">
        <w:r w:rsidRPr="00453FDE">
          <w:rPr>
            <w:rFonts w:ascii="Arial" w:hAnsi="Arial"/>
            <w:smallCaps/>
            <w:color w:val="C00000"/>
            <w:szCs w:val="24"/>
          </w:rPr>
          <w:t>)</w:t>
        </w:r>
        <w:r w:rsidRPr="00453FDE">
          <w:rPr>
            <w:rFonts w:ascii="Arial" w:hAnsi="Arial"/>
            <w:smallCaps/>
            <w:color w:val="C00000"/>
            <w:szCs w:val="24"/>
          </w:rPr>
          <w:tab/>
          <w:t>No</w:t>
        </w:r>
      </w:ins>
      <w:ins w:id="96" w:author="Jackson, Ash" w:date="2026-05-13T11:13:00Z">
        <w:r w:rsidRPr="00453FDE">
          <w:rPr>
            <w:rFonts w:ascii="Arial" w:hAnsi="Arial"/>
            <w:smallCaps/>
            <w:color w:val="C00000"/>
            <w:szCs w:val="24"/>
          </w:rPr>
          <w:t xml:space="preserve"> deficienc</w:t>
        </w:r>
      </w:ins>
      <w:ins w:id="97" w:author="Jackson, Ash" w:date="2026-05-27T14:38:00Z">
        <w:r w:rsidRPr="00453FDE">
          <w:rPr>
            <w:rFonts w:ascii="Arial" w:hAnsi="Arial"/>
            <w:smallCaps/>
            <w:color w:val="C00000"/>
            <w:szCs w:val="24"/>
          </w:rPr>
          <w:t>y</w:t>
        </w:r>
      </w:ins>
      <w:ins w:id="98" w:author="Jackson, Ash" w:date="2026-05-13T11:13:00Z">
        <w:r w:rsidRPr="00453FDE">
          <w:rPr>
            <w:rFonts w:ascii="Arial" w:hAnsi="Arial"/>
            <w:smallCaps/>
            <w:color w:val="C00000"/>
            <w:szCs w:val="24"/>
          </w:rPr>
          <w:t xml:space="preserve"> cited</w:t>
        </w:r>
      </w:ins>
      <w:ins w:id="99" w:author="Jackson, Ash" w:date="2026-05-27T14:38:00Z">
        <w:r w:rsidRPr="00453FDE">
          <w:rPr>
            <w:rFonts w:ascii="Arial" w:hAnsi="Arial"/>
            <w:smallCaps/>
            <w:color w:val="C00000"/>
            <w:szCs w:val="24"/>
          </w:rPr>
          <w:t xml:space="preserve"> that resulted in actual harm, immediate jeopardy, or a serious threat to the life, health, or safety of consumers</w:t>
        </w:r>
      </w:ins>
      <w:ins w:id="100" w:author="Jackson, Ash" w:date="2026-05-13T11:13:00Z">
        <w:r w:rsidRPr="00453FDE">
          <w:rPr>
            <w:rFonts w:ascii="Arial" w:hAnsi="Arial"/>
            <w:smallCaps/>
            <w:color w:val="C00000"/>
            <w:szCs w:val="24"/>
          </w:rPr>
          <w:t>;</w:t>
        </w:r>
      </w:ins>
    </w:p>
    <w:p w14:paraId="2F346F15" w14:textId="77777777" w:rsidR="00453FDE" w:rsidRPr="00453FDE" w:rsidRDefault="00453FDE" w:rsidP="00453FDE">
      <w:pPr>
        <w:tabs>
          <w:tab w:val="left" w:pos="720"/>
          <w:tab w:val="left" w:pos="1440"/>
          <w:tab w:val="left" w:pos="2160"/>
        </w:tabs>
        <w:spacing w:before="240"/>
        <w:ind w:left="4320" w:hanging="720"/>
        <w:rPr>
          <w:ins w:id="101" w:author="Jackson, Ash" w:date="2026-05-13T11:23:00Z"/>
          <w:rFonts w:ascii="Arial" w:hAnsi="Arial"/>
          <w:smallCaps/>
          <w:color w:val="C00000"/>
          <w:szCs w:val="24"/>
        </w:rPr>
      </w:pPr>
      <w:ins w:id="102" w:author="Jackson, Ash" w:date="2026-05-13T11:08:00Z">
        <w:r w:rsidRPr="00453FDE">
          <w:rPr>
            <w:rFonts w:ascii="Arial" w:hAnsi="Arial"/>
            <w:smallCaps/>
            <w:color w:val="C00000"/>
            <w:szCs w:val="24"/>
          </w:rPr>
          <w:t>(</w:t>
        </w:r>
      </w:ins>
      <w:ins w:id="103" w:author="Jackson, Ash" w:date="2026-05-13T12:01:00Z">
        <w:r w:rsidRPr="00453FDE">
          <w:rPr>
            <w:rFonts w:ascii="Arial" w:hAnsi="Arial"/>
            <w:smallCaps/>
            <w:color w:val="C00000"/>
            <w:szCs w:val="24"/>
          </w:rPr>
          <w:t>ii</w:t>
        </w:r>
      </w:ins>
      <w:ins w:id="104" w:author="Jackson, Ash" w:date="2026-05-13T11:08:00Z">
        <w:r w:rsidRPr="00453FDE">
          <w:rPr>
            <w:rFonts w:ascii="Arial" w:hAnsi="Arial"/>
            <w:smallCaps/>
            <w:color w:val="C00000"/>
            <w:szCs w:val="24"/>
          </w:rPr>
          <w:t>)</w:t>
        </w:r>
        <w:r w:rsidRPr="00453FDE">
          <w:rPr>
            <w:rFonts w:ascii="Arial" w:hAnsi="Arial"/>
            <w:smallCaps/>
            <w:color w:val="C00000"/>
            <w:szCs w:val="24"/>
          </w:rPr>
          <w:tab/>
        </w:r>
      </w:ins>
      <w:ins w:id="105" w:author="Jackson, Ash" w:date="2026-05-13T11:12:00Z">
        <w:r w:rsidRPr="00453FDE">
          <w:rPr>
            <w:rFonts w:ascii="Arial" w:hAnsi="Arial"/>
            <w:smallCaps/>
            <w:color w:val="C00000"/>
            <w:szCs w:val="24"/>
          </w:rPr>
          <w:t>No</w:t>
        </w:r>
      </w:ins>
      <w:ins w:id="106" w:author="Jackson, Ash" w:date="2026-05-13T11:13:00Z">
        <w:r w:rsidRPr="00453FDE">
          <w:rPr>
            <w:rFonts w:ascii="Arial" w:hAnsi="Arial"/>
            <w:smallCaps/>
            <w:color w:val="C00000"/>
            <w:szCs w:val="24"/>
          </w:rPr>
          <w:t>t more than one (1) revisit per survey</w:t>
        </w:r>
      </w:ins>
      <w:ins w:id="107" w:author="Jackson, Ash" w:date="2026-05-13T11:23:00Z">
        <w:r w:rsidRPr="00453FDE">
          <w:rPr>
            <w:rFonts w:ascii="Arial" w:hAnsi="Arial"/>
            <w:smallCaps/>
            <w:color w:val="C00000"/>
            <w:szCs w:val="24"/>
          </w:rPr>
          <w:t>;</w:t>
        </w:r>
      </w:ins>
    </w:p>
    <w:p w14:paraId="09964CED" w14:textId="77777777" w:rsidR="00453FDE" w:rsidRPr="00453FDE" w:rsidRDefault="00453FDE" w:rsidP="00453FDE">
      <w:pPr>
        <w:tabs>
          <w:tab w:val="left" w:pos="720"/>
          <w:tab w:val="left" w:pos="1440"/>
          <w:tab w:val="left" w:pos="2160"/>
        </w:tabs>
        <w:spacing w:before="240"/>
        <w:ind w:left="4320" w:hanging="720"/>
        <w:rPr>
          <w:ins w:id="108" w:author="Jackson, Ash" w:date="2026-05-13T12:24:00Z"/>
          <w:rFonts w:ascii="Arial" w:hAnsi="Arial"/>
          <w:smallCaps/>
          <w:szCs w:val="24"/>
        </w:rPr>
      </w:pPr>
      <w:ins w:id="109" w:author="Jackson, Ash" w:date="2026-05-13T11:23:00Z">
        <w:r w:rsidRPr="00453FDE">
          <w:rPr>
            <w:rFonts w:ascii="Arial" w:hAnsi="Arial"/>
            <w:smallCaps/>
            <w:szCs w:val="24"/>
          </w:rPr>
          <w:t>(</w:t>
        </w:r>
      </w:ins>
      <w:ins w:id="110" w:author="Jackson, Ash" w:date="2026-05-13T12:01:00Z">
        <w:r w:rsidRPr="00453FDE">
          <w:rPr>
            <w:rFonts w:ascii="Arial" w:hAnsi="Arial"/>
            <w:smallCaps/>
            <w:szCs w:val="24"/>
          </w:rPr>
          <w:t>iii</w:t>
        </w:r>
      </w:ins>
      <w:ins w:id="111" w:author="Jackson, Ash" w:date="2026-05-13T11:23:00Z">
        <w:r w:rsidRPr="00453FDE">
          <w:rPr>
            <w:rFonts w:ascii="Arial" w:hAnsi="Arial"/>
            <w:smallCaps/>
            <w:szCs w:val="24"/>
          </w:rPr>
          <w:t>)</w:t>
        </w:r>
        <w:r w:rsidRPr="00453FDE">
          <w:rPr>
            <w:rFonts w:ascii="Arial" w:hAnsi="Arial"/>
            <w:smallCaps/>
            <w:szCs w:val="24"/>
          </w:rPr>
          <w:tab/>
        </w:r>
      </w:ins>
      <w:ins w:id="112" w:author="Jackson, Ash" w:date="2026-05-27T14:39:00Z">
        <w:r w:rsidRPr="00453FDE">
          <w:rPr>
            <w:rFonts w:ascii="Arial" w:hAnsi="Arial"/>
            <w:smallCaps/>
            <w:szCs w:val="24"/>
          </w:rPr>
          <w:t>No failure to report occurrences, as required by Section 25-1-124, C.R.S</w:t>
        </w:r>
      </w:ins>
      <w:ins w:id="113" w:author="Jackson, Ash" w:date="2026-05-27T14:40:00Z">
        <w:r w:rsidRPr="00453FDE">
          <w:rPr>
            <w:rFonts w:ascii="Arial" w:hAnsi="Arial"/>
            <w:smallCaps/>
            <w:szCs w:val="24"/>
          </w:rPr>
          <w:t>, and rule;</w:t>
        </w:r>
      </w:ins>
    </w:p>
    <w:p w14:paraId="6611E0D5" w14:textId="77777777" w:rsidR="00453FDE" w:rsidRPr="00453FDE" w:rsidRDefault="00453FDE" w:rsidP="00453FDE">
      <w:pPr>
        <w:tabs>
          <w:tab w:val="left" w:pos="720"/>
          <w:tab w:val="left" w:pos="1440"/>
          <w:tab w:val="left" w:pos="2160"/>
        </w:tabs>
        <w:spacing w:before="240"/>
        <w:ind w:left="4320" w:hanging="720"/>
        <w:rPr>
          <w:rFonts w:ascii="Arial" w:hAnsi="Arial"/>
          <w:smallCaps/>
          <w:szCs w:val="24"/>
        </w:rPr>
      </w:pPr>
      <w:ins w:id="114" w:author="Jackson, Ash" w:date="2026-05-13T12:24:00Z">
        <w:r w:rsidRPr="00453FDE">
          <w:rPr>
            <w:rFonts w:ascii="Arial" w:hAnsi="Arial"/>
            <w:smallCaps/>
            <w:szCs w:val="24"/>
          </w:rPr>
          <w:t>(</w:t>
        </w:r>
      </w:ins>
      <w:ins w:id="115" w:author="Jackson, Ash" w:date="2026-05-27T14:38:00Z">
        <w:r w:rsidRPr="00453FDE">
          <w:rPr>
            <w:rFonts w:ascii="Arial" w:hAnsi="Arial"/>
            <w:smallCaps/>
            <w:szCs w:val="24"/>
          </w:rPr>
          <w:t>i</w:t>
        </w:r>
      </w:ins>
      <w:ins w:id="116" w:author="Jackson, Ash" w:date="2026-05-13T12:24:00Z">
        <w:r w:rsidRPr="00453FDE">
          <w:rPr>
            <w:rFonts w:ascii="Arial" w:hAnsi="Arial"/>
            <w:smallCaps/>
            <w:szCs w:val="24"/>
          </w:rPr>
          <w:t>v)</w:t>
        </w:r>
      </w:ins>
      <w:ins w:id="117" w:author="Jackson, Ash" w:date="2026-05-13T12:25:00Z">
        <w:r w:rsidRPr="00453FDE">
          <w:rPr>
            <w:rFonts w:ascii="Arial" w:hAnsi="Arial"/>
            <w:smallCaps/>
            <w:szCs w:val="24"/>
          </w:rPr>
          <w:tab/>
        </w:r>
      </w:ins>
      <w:ins w:id="118" w:author="Jackson, Ash" w:date="2026-05-14T08:04:00Z">
        <w:r w:rsidRPr="00453FDE">
          <w:rPr>
            <w:rFonts w:ascii="Arial" w:hAnsi="Arial"/>
            <w:smallCaps/>
            <w:szCs w:val="24"/>
          </w:rPr>
          <w:t>T</w:t>
        </w:r>
      </w:ins>
      <w:ins w:id="119" w:author="Jackson, Ash" w:date="2026-05-13T12:25:00Z">
        <w:r w:rsidRPr="00453FDE">
          <w:rPr>
            <w:rFonts w:ascii="Arial" w:hAnsi="Arial"/>
            <w:smallCaps/>
            <w:szCs w:val="24"/>
          </w:rPr>
          <w:t>imely submittal of all license documentation and fees</w:t>
        </w:r>
      </w:ins>
      <w:ins w:id="120" w:author="Jackson, Ash" w:date="2026-05-14T08:04:00Z">
        <w:r w:rsidRPr="00453FDE">
          <w:rPr>
            <w:rFonts w:ascii="Arial" w:hAnsi="Arial"/>
            <w:smallCaps/>
            <w:szCs w:val="24"/>
          </w:rPr>
          <w:t>;</w:t>
        </w:r>
      </w:ins>
    </w:p>
    <w:p w14:paraId="56EB492F" w14:textId="77777777" w:rsidR="00453FDE" w:rsidRPr="00453FDE" w:rsidRDefault="00453FDE" w:rsidP="00453FDE">
      <w:pPr>
        <w:tabs>
          <w:tab w:val="left" w:pos="720"/>
          <w:tab w:val="left" w:pos="1440"/>
          <w:tab w:val="left" w:pos="2160"/>
        </w:tabs>
        <w:spacing w:before="240"/>
        <w:ind w:left="3600" w:hanging="720"/>
        <w:rPr>
          <w:rFonts w:ascii="Arial" w:hAnsi="Arial"/>
          <w:szCs w:val="24"/>
        </w:rPr>
      </w:pPr>
      <w:r w:rsidRPr="00453FDE">
        <w:rPr>
          <w:rFonts w:ascii="Arial" w:hAnsi="Arial"/>
          <w:szCs w:val="24"/>
        </w:rPr>
        <w:t>(</w:t>
      </w:r>
      <w:ins w:id="121" w:author="Jackson, Ash" w:date="2026-05-13T12:02:00Z">
        <w:r w:rsidRPr="00453FDE">
          <w:rPr>
            <w:rFonts w:ascii="Arial" w:hAnsi="Arial"/>
            <w:smallCaps/>
            <w:szCs w:val="24"/>
          </w:rPr>
          <w:t>c</w:t>
        </w:r>
      </w:ins>
      <w:del w:id="122" w:author="Jackson, Ash" w:date="2026-05-13T11:26:00Z">
        <w:r w:rsidRPr="00453FDE" w:rsidDel="00A239FD">
          <w:rPr>
            <w:rFonts w:ascii="Arial" w:hAnsi="Arial"/>
            <w:szCs w:val="24"/>
          </w:rPr>
          <w:delText>4</w:delText>
        </w:r>
      </w:del>
      <w:r w:rsidRPr="00453FDE">
        <w:rPr>
          <w:rFonts w:ascii="Arial" w:hAnsi="Arial"/>
          <w:szCs w:val="24"/>
        </w:rPr>
        <w:t>)</w:t>
      </w:r>
      <w:r w:rsidRPr="00453FDE">
        <w:rPr>
          <w:rFonts w:ascii="Arial" w:hAnsi="Arial"/>
          <w:szCs w:val="24"/>
        </w:rPr>
        <w:tab/>
        <w:t>No substantiated complaint resulting in the discovery of significant deficiencies that may negatively affect the life, health, or safety of clients of the licensee</w:t>
      </w:r>
      <w:del w:id="123" w:author="Jackson, Ash" w:date="2026-05-13T11:05:00Z">
        <w:r w:rsidRPr="00453FDE" w:rsidDel="00420F88">
          <w:rPr>
            <w:rFonts w:ascii="Arial" w:hAnsi="Arial"/>
            <w:szCs w:val="24"/>
          </w:rPr>
          <w:delText xml:space="preserve"> within the three (3) years prior to the date of the survey</w:delText>
        </w:r>
      </w:del>
      <w:r w:rsidRPr="00453FDE">
        <w:rPr>
          <w:rFonts w:ascii="Arial" w:hAnsi="Arial"/>
          <w:szCs w:val="24"/>
        </w:rPr>
        <w:t>.</w:t>
      </w:r>
    </w:p>
    <w:p w14:paraId="1B6368F1"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del w:id="124" w:author="Jackson, Ash" w:date="2026-05-13T10:45:00Z">
        <w:r w:rsidRPr="00453FDE" w:rsidDel="00137670">
          <w:rPr>
            <w:rFonts w:ascii="Arial" w:hAnsi="Arial"/>
            <w:szCs w:val="24"/>
          </w:rPr>
          <w:delText>(B)</w:delText>
        </w:r>
        <w:r w:rsidRPr="00453FDE" w:rsidDel="00137670">
          <w:rPr>
            <w:rFonts w:ascii="Arial" w:hAnsi="Arial"/>
            <w:szCs w:val="24"/>
          </w:rPr>
          <w:tab/>
          <w:delText>The Department may expand the scope of a tiered inspection to an extended or full survey if the Department finds deficient practice during the tiered inspection process.</w:delText>
        </w:r>
      </w:del>
    </w:p>
    <w:p w14:paraId="4FBDA95C" w14:textId="77777777" w:rsidR="00453FDE" w:rsidRPr="00453FDE" w:rsidRDefault="00453FDE" w:rsidP="00453FDE">
      <w:pPr>
        <w:tabs>
          <w:tab w:val="left" w:pos="720"/>
          <w:tab w:val="left" w:pos="1440"/>
          <w:tab w:val="left" w:pos="2160"/>
        </w:tabs>
        <w:spacing w:before="240"/>
        <w:ind w:left="2160" w:hanging="720"/>
        <w:rPr>
          <w:ins w:id="125" w:author="Jackson, Ash" w:date="2026-05-21T13:17:00Z"/>
          <w:rFonts w:ascii="Arial" w:hAnsi="Arial"/>
          <w:szCs w:val="24"/>
        </w:rPr>
      </w:pPr>
      <w:r w:rsidRPr="00453FDE">
        <w:rPr>
          <w:rFonts w:ascii="Arial" w:hAnsi="Arial"/>
          <w:szCs w:val="24"/>
        </w:rPr>
        <w:t>(</w:t>
      </w:r>
      <w:ins w:id="126" w:author="Jackson, Ash" w:date="2026-05-13T10:45:00Z">
        <w:r w:rsidRPr="00453FDE">
          <w:rPr>
            <w:rFonts w:ascii="Arial" w:hAnsi="Arial"/>
            <w:szCs w:val="24"/>
          </w:rPr>
          <w:t>B</w:t>
        </w:r>
      </w:ins>
      <w:del w:id="127" w:author="Jackson, Ash" w:date="2026-05-13T10:45:00Z">
        <w:r w:rsidRPr="00453FDE" w:rsidDel="00137670">
          <w:rPr>
            <w:rFonts w:ascii="Arial" w:hAnsi="Arial"/>
            <w:szCs w:val="24"/>
          </w:rPr>
          <w:delText>C</w:delText>
        </w:r>
      </w:del>
      <w:r w:rsidRPr="00453FDE">
        <w:rPr>
          <w:rFonts w:ascii="Arial" w:hAnsi="Arial"/>
          <w:szCs w:val="24"/>
        </w:rPr>
        <w:t>)</w:t>
      </w:r>
      <w:r w:rsidRPr="00453FDE">
        <w:rPr>
          <w:rFonts w:ascii="Arial" w:hAnsi="Arial"/>
          <w:szCs w:val="24"/>
        </w:rPr>
        <w:tab/>
        <w:t>Nothing in this Part 2.10.2 limits the ability of the Department to conduct a periodic inspection or survey that is required to meet its obligations as a state survey agency on behalf of the Centers for Medicare and Medicaid Services or the Department of Health Care Policy and Financing to assure that the licensee meets the requirements for participation in the Medicare and Medicaid programs.</w:t>
      </w:r>
    </w:p>
    <w:p w14:paraId="3A171706" w14:textId="77777777" w:rsidR="00453FDE" w:rsidRPr="00453FDE" w:rsidRDefault="00453FDE" w:rsidP="00453FDE">
      <w:pPr>
        <w:tabs>
          <w:tab w:val="left" w:pos="720"/>
          <w:tab w:val="left" w:pos="1440"/>
          <w:tab w:val="left" w:pos="2160"/>
        </w:tabs>
        <w:spacing w:before="240"/>
        <w:ind w:left="2160" w:hanging="720"/>
        <w:rPr>
          <w:rFonts w:ascii="Arial" w:hAnsi="Arial"/>
          <w:smallCaps/>
          <w:szCs w:val="24"/>
          <w:rPrChange w:id="128" w:author="Jackson, Ash" w:date="2026-05-21T13:17:00Z">
            <w:rPr/>
          </w:rPrChange>
        </w:rPr>
      </w:pPr>
      <w:ins w:id="129" w:author="Jackson, Ash" w:date="2026-05-21T13:17:00Z">
        <w:r w:rsidRPr="00453FDE">
          <w:rPr>
            <w:rFonts w:ascii="Arial" w:hAnsi="Arial"/>
            <w:smallCaps/>
            <w:szCs w:val="24"/>
          </w:rPr>
          <w:t>(C)</w:t>
        </w:r>
        <w:r w:rsidRPr="00453FDE">
          <w:rPr>
            <w:rFonts w:ascii="Arial" w:hAnsi="Arial"/>
            <w:smallCaps/>
            <w:szCs w:val="24"/>
          </w:rPr>
          <w:tab/>
          <w:t>Assisted living residences, pursuant to Section 25-27-</w:t>
        </w:r>
      </w:ins>
      <w:ins w:id="130" w:author="Jackson, Ash" w:date="2026-05-21T13:18:00Z">
        <w:r w:rsidRPr="00453FDE">
          <w:rPr>
            <w:rFonts w:ascii="Arial" w:hAnsi="Arial"/>
            <w:smallCaps/>
            <w:szCs w:val="24"/>
          </w:rPr>
          <w:t>104 (2)(b)</w:t>
        </w:r>
      </w:ins>
      <w:ins w:id="131" w:author="Jackson, Ash" w:date="2026-05-21T13:35:00Z">
        <w:r w:rsidRPr="00453FDE">
          <w:rPr>
            <w:rFonts w:ascii="Arial" w:hAnsi="Arial"/>
            <w:smallCaps/>
            <w:szCs w:val="24"/>
          </w:rPr>
          <w:t xml:space="preserve"> C.R.S</w:t>
        </w:r>
      </w:ins>
      <w:ins w:id="132" w:author="Jackson, Ash" w:date="2026-05-21T13:18:00Z">
        <w:r w:rsidRPr="00453FDE">
          <w:rPr>
            <w:rFonts w:ascii="Arial" w:hAnsi="Arial"/>
            <w:smallCaps/>
            <w:szCs w:val="24"/>
          </w:rPr>
          <w:t xml:space="preserve">, shall </w:t>
        </w:r>
      </w:ins>
      <w:ins w:id="133" w:author="Jackson, Ash" w:date="2026-05-21T13:20:00Z">
        <w:r w:rsidRPr="00453FDE">
          <w:rPr>
            <w:rFonts w:ascii="Arial" w:hAnsi="Arial"/>
            <w:smallCaps/>
            <w:szCs w:val="24"/>
          </w:rPr>
          <w:t>be su</w:t>
        </w:r>
      </w:ins>
      <w:ins w:id="134" w:author="Jackson, Ash" w:date="2026-05-21T13:21:00Z">
        <w:r w:rsidRPr="00453FDE">
          <w:rPr>
            <w:rFonts w:ascii="Arial" w:hAnsi="Arial"/>
            <w:smallCaps/>
            <w:szCs w:val="24"/>
          </w:rPr>
          <w:t>bject to annual survey</w:t>
        </w:r>
      </w:ins>
      <w:ins w:id="135" w:author="Jackson, Ash" w:date="2026-05-21T13:20:00Z">
        <w:r w:rsidRPr="00453FDE">
          <w:rPr>
            <w:rFonts w:ascii="Arial" w:hAnsi="Arial"/>
            <w:smallCaps/>
            <w:szCs w:val="24"/>
          </w:rPr>
          <w:t xml:space="preserve"> and </w:t>
        </w:r>
      </w:ins>
      <w:ins w:id="136" w:author="Jackson, Ash" w:date="2026-05-21T13:21:00Z">
        <w:r w:rsidRPr="00453FDE">
          <w:rPr>
            <w:rFonts w:ascii="Arial" w:hAnsi="Arial"/>
            <w:smallCaps/>
            <w:szCs w:val="24"/>
          </w:rPr>
          <w:t xml:space="preserve">shall </w:t>
        </w:r>
      </w:ins>
      <w:ins w:id="137" w:author="Jackson, Ash" w:date="2026-05-21T13:20:00Z">
        <w:r w:rsidRPr="00453FDE">
          <w:rPr>
            <w:rFonts w:ascii="Arial" w:hAnsi="Arial"/>
            <w:smallCaps/>
            <w:szCs w:val="24"/>
          </w:rPr>
          <w:t>not</w:t>
        </w:r>
      </w:ins>
      <w:ins w:id="138" w:author="Jackson, Ash" w:date="2026-05-21T13:36:00Z">
        <w:r w:rsidRPr="00453FDE">
          <w:rPr>
            <w:rFonts w:ascii="Arial" w:hAnsi="Arial"/>
            <w:smallCaps/>
            <w:szCs w:val="24"/>
          </w:rPr>
          <w:t xml:space="preserve"> be</w:t>
        </w:r>
      </w:ins>
      <w:ins w:id="139" w:author="Jackson, Ash" w:date="2026-05-21T13:20:00Z">
        <w:r w:rsidRPr="00453FDE">
          <w:rPr>
            <w:rFonts w:ascii="Arial" w:hAnsi="Arial"/>
            <w:smallCaps/>
            <w:szCs w:val="24"/>
          </w:rPr>
          <w:t xml:space="preserve"> eligible for </w:t>
        </w:r>
      </w:ins>
      <w:ins w:id="140" w:author="Jackson, Ash" w:date="2026-05-26T06:09:00Z">
        <w:r w:rsidRPr="00453FDE">
          <w:rPr>
            <w:rFonts w:ascii="Arial" w:hAnsi="Arial"/>
            <w:smallCaps/>
            <w:szCs w:val="24"/>
          </w:rPr>
          <w:t xml:space="preserve">the </w:t>
        </w:r>
      </w:ins>
      <w:ins w:id="141" w:author="Jackson, Ash" w:date="2026-05-21T13:20:00Z">
        <w:r w:rsidRPr="00453FDE">
          <w:rPr>
            <w:rFonts w:ascii="Arial" w:hAnsi="Arial"/>
            <w:smallCaps/>
            <w:szCs w:val="24"/>
          </w:rPr>
          <w:t xml:space="preserve">extended </w:t>
        </w:r>
      </w:ins>
      <w:ins w:id="142" w:author="Jackson, Ash" w:date="2026-05-26T06:09:00Z">
        <w:r w:rsidRPr="00453FDE">
          <w:rPr>
            <w:rFonts w:ascii="Arial" w:hAnsi="Arial"/>
            <w:smallCaps/>
            <w:szCs w:val="24"/>
          </w:rPr>
          <w:t xml:space="preserve">state licensure </w:t>
        </w:r>
      </w:ins>
      <w:ins w:id="143" w:author="Jackson, Ash" w:date="2026-05-21T13:20:00Z">
        <w:r w:rsidRPr="00453FDE">
          <w:rPr>
            <w:rFonts w:ascii="Arial" w:hAnsi="Arial"/>
            <w:smallCaps/>
            <w:szCs w:val="24"/>
          </w:rPr>
          <w:t>survey cycle.</w:t>
        </w:r>
      </w:ins>
    </w:p>
    <w:p w14:paraId="22DB0A89" w14:textId="77777777" w:rsidR="00453FDE" w:rsidRPr="00453FDE" w:rsidRDefault="00453FDE" w:rsidP="00453FDE">
      <w:pPr>
        <w:tabs>
          <w:tab w:val="left" w:pos="720"/>
          <w:tab w:val="left" w:pos="1440"/>
          <w:tab w:val="left" w:pos="2160"/>
        </w:tabs>
        <w:spacing w:before="240"/>
        <w:ind w:left="720" w:hanging="720"/>
        <w:rPr>
          <w:ins w:id="144" w:author="Jackson, Ash" w:date="2026-05-13T09:14:00Z"/>
          <w:rFonts w:ascii="Arial" w:hAnsi="Arial"/>
          <w:szCs w:val="24"/>
        </w:rPr>
      </w:pPr>
      <w:r w:rsidRPr="00453FDE">
        <w:rPr>
          <w:rFonts w:ascii="Arial" w:hAnsi="Arial"/>
          <w:szCs w:val="24"/>
        </w:rPr>
        <w:t>*****</w:t>
      </w:r>
    </w:p>
    <w:p w14:paraId="482FFCF1" w14:textId="77777777" w:rsidR="00453FDE" w:rsidRPr="00CB1019" w:rsidRDefault="00453FDE" w:rsidP="00CB1019">
      <w:pPr>
        <w:pStyle w:val="Heading4"/>
      </w:pPr>
      <w:r w:rsidRPr="00CB1019">
        <w:t>Part 8.</w:t>
      </w:r>
      <w:r w:rsidRPr="00CB1019">
        <w:tab/>
        <w:t>Protection of Clients from Involuntary Restraint or Seclusion</w:t>
      </w:r>
    </w:p>
    <w:p w14:paraId="740774DA"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8.1</w:t>
      </w:r>
      <w:r w:rsidRPr="00453FDE">
        <w:rPr>
          <w:rFonts w:ascii="Arial" w:hAnsi="Arial"/>
          <w:szCs w:val="24"/>
        </w:rPr>
        <w:tab/>
        <w:t>Statutory Authority and Applicability</w:t>
      </w:r>
    </w:p>
    <w:p w14:paraId="5D1ABE16"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lastRenderedPageBreak/>
        <w:t>8.1.1</w:t>
      </w:r>
      <w:r w:rsidRPr="00453FDE">
        <w:rPr>
          <w:rFonts w:ascii="Arial" w:hAnsi="Arial"/>
          <w:szCs w:val="24"/>
        </w:rPr>
        <w:tab/>
        <w:t xml:space="preserve">The statutory authority for the promulgation of these rules is set forth pursuant to Section 26-20-101, </w:t>
      </w:r>
      <w:r w:rsidRPr="00453FDE">
        <w:rPr>
          <w:rFonts w:ascii="Arial" w:hAnsi="Arial"/>
          <w:i/>
          <w:iCs/>
          <w:szCs w:val="24"/>
        </w:rPr>
        <w:t>et seq</w:t>
      </w:r>
      <w:r w:rsidRPr="00453FDE">
        <w:rPr>
          <w:rFonts w:ascii="Arial" w:hAnsi="Arial"/>
          <w:szCs w:val="24"/>
        </w:rPr>
        <w:t>., C.R.S.</w:t>
      </w:r>
    </w:p>
    <w:p w14:paraId="65FB4B99" w14:textId="77777777" w:rsidR="00453FDE" w:rsidRPr="00453FDE" w:rsidDel="002E70E9" w:rsidRDefault="00453FDE" w:rsidP="00453FDE">
      <w:pPr>
        <w:tabs>
          <w:tab w:val="left" w:pos="720"/>
          <w:tab w:val="left" w:pos="1440"/>
          <w:tab w:val="left" w:pos="2160"/>
        </w:tabs>
        <w:spacing w:before="240"/>
        <w:ind w:left="1440" w:hanging="720"/>
        <w:rPr>
          <w:del w:id="145" w:author="Jackson, Ash" w:date="2026-05-13T09:21:00Z"/>
          <w:rFonts w:ascii="Arial" w:hAnsi="Arial"/>
          <w:szCs w:val="24"/>
        </w:rPr>
      </w:pPr>
      <w:r w:rsidRPr="00453FDE">
        <w:rPr>
          <w:rFonts w:ascii="Arial" w:hAnsi="Arial"/>
          <w:szCs w:val="24"/>
        </w:rPr>
        <w:t>8.1.2</w:t>
      </w:r>
      <w:r w:rsidRPr="00453FDE">
        <w:rPr>
          <w:rFonts w:ascii="Arial" w:hAnsi="Arial"/>
          <w:szCs w:val="24"/>
        </w:rPr>
        <w:tab/>
        <w:t>This part applies to the use of involuntary restraint and seclusion in all licensed health care facilities, except for</w:t>
      </w:r>
      <w:ins w:id="146" w:author="Jackson, Ash" w:date="2026-06-05T09:57:00Z">
        <w:r w:rsidRPr="00453FDE">
          <w:rPr>
            <w:rFonts w:ascii="Arial" w:hAnsi="Arial"/>
            <w:szCs w:val="24"/>
          </w:rPr>
          <w:t xml:space="preserve"> </w:t>
        </w:r>
        <w:r w:rsidRPr="00453FDE">
          <w:rPr>
            <w:rFonts w:ascii="Arial" w:hAnsi="Arial"/>
            <w:smallCaps/>
            <w:szCs w:val="24"/>
          </w:rPr>
          <w:t>those exemptions detailed below in Part 8.2.</w:t>
        </w:r>
      </w:ins>
      <w:del w:id="147" w:author="Jackson, Ash" w:date="2026-06-05T09:57:00Z">
        <w:r w:rsidRPr="00453FDE" w:rsidDel="004F7E2A">
          <w:rPr>
            <w:rFonts w:ascii="Arial" w:hAnsi="Arial"/>
            <w:szCs w:val="24"/>
          </w:rPr>
          <w:delText>:</w:delText>
        </w:r>
      </w:del>
    </w:p>
    <w:p w14:paraId="74902537" w14:textId="77777777" w:rsidR="00453FDE" w:rsidRPr="00453FDE" w:rsidDel="002E70E9" w:rsidRDefault="00453FDE" w:rsidP="00453FDE">
      <w:pPr>
        <w:tabs>
          <w:tab w:val="left" w:pos="720"/>
          <w:tab w:val="left" w:pos="1440"/>
          <w:tab w:val="left" w:pos="2160"/>
        </w:tabs>
        <w:spacing w:before="240"/>
        <w:ind w:left="2160" w:hanging="720"/>
        <w:rPr>
          <w:del w:id="148" w:author="Jackson, Ash" w:date="2026-05-13T09:21:00Z"/>
          <w:rFonts w:ascii="Arial" w:hAnsi="Arial"/>
          <w:szCs w:val="24"/>
        </w:rPr>
      </w:pPr>
      <w:del w:id="149" w:author="Jackson, Ash" w:date="2026-05-13T09:21:00Z">
        <w:r w:rsidRPr="00453FDE" w:rsidDel="002E70E9">
          <w:rPr>
            <w:rFonts w:ascii="Arial" w:hAnsi="Arial"/>
            <w:szCs w:val="24"/>
          </w:rPr>
          <w:delText>(A)</w:delText>
        </w:r>
        <w:r w:rsidRPr="00453FDE" w:rsidDel="002E70E9">
          <w:rPr>
            <w:rFonts w:ascii="Arial" w:hAnsi="Arial"/>
            <w:szCs w:val="24"/>
          </w:rPr>
          <w:tab/>
          <w:delText>Hospitals as provided for in Part 8.2.1(</w:delText>
        </w:r>
      </w:del>
      <w:del w:id="150" w:author="Jackson, Ash" w:date="2026-05-13T09:17:00Z">
        <w:r w:rsidRPr="00453FDE" w:rsidDel="002E70E9">
          <w:rPr>
            <w:rFonts w:ascii="Arial" w:hAnsi="Arial"/>
            <w:szCs w:val="24"/>
          </w:rPr>
          <w:delText>A</w:delText>
        </w:r>
      </w:del>
      <w:del w:id="151" w:author="Jackson, Ash" w:date="2026-05-13T09:21:00Z">
        <w:r w:rsidRPr="00453FDE" w:rsidDel="002E70E9">
          <w:rPr>
            <w:rFonts w:ascii="Arial" w:hAnsi="Arial"/>
            <w:szCs w:val="24"/>
          </w:rPr>
          <w:delText>)(1); and</w:delText>
        </w:r>
      </w:del>
    </w:p>
    <w:p w14:paraId="58F099C1"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del w:id="152" w:author="Jackson, Ash" w:date="2026-05-13T09:21:00Z">
        <w:r w:rsidRPr="00453FDE" w:rsidDel="002E70E9">
          <w:rPr>
            <w:rFonts w:ascii="Arial" w:hAnsi="Arial"/>
            <w:szCs w:val="24"/>
          </w:rPr>
          <w:delText>(B)</w:delText>
        </w:r>
        <w:r w:rsidRPr="00453FDE" w:rsidDel="002E70E9">
          <w:rPr>
            <w:rFonts w:ascii="Arial" w:hAnsi="Arial"/>
            <w:szCs w:val="24"/>
          </w:rPr>
          <w:tab/>
          <w:delText>Medicare/Medicaid certified nursing homes as provided for in Part 8.2.1(</w:delText>
        </w:r>
      </w:del>
      <w:del w:id="153" w:author="Jackson, Ash" w:date="2026-05-13T09:17:00Z">
        <w:r w:rsidRPr="00453FDE" w:rsidDel="002E70E9">
          <w:rPr>
            <w:rFonts w:ascii="Arial" w:hAnsi="Arial"/>
            <w:szCs w:val="24"/>
          </w:rPr>
          <w:delText>A</w:delText>
        </w:r>
      </w:del>
      <w:del w:id="154" w:author="Jackson, Ash" w:date="2026-05-13T09:21:00Z">
        <w:r w:rsidRPr="00453FDE" w:rsidDel="002E70E9">
          <w:rPr>
            <w:rFonts w:ascii="Arial" w:hAnsi="Arial"/>
            <w:szCs w:val="24"/>
          </w:rPr>
          <w:delText>)(2)</w:delText>
        </w:r>
      </w:del>
      <w:r w:rsidRPr="00453FDE">
        <w:rPr>
          <w:rFonts w:ascii="Arial" w:hAnsi="Arial"/>
          <w:szCs w:val="24"/>
        </w:rPr>
        <w:t>.</w:t>
      </w:r>
    </w:p>
    <w:p w14:paraId="214754CF"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t>8.1.3</w:t>
      </w:r>
      <w:r w:rsidRPr="00453FDE">
        <w:rPr>
          <w:rFonts w:ascii="Arial" w:hAnsi="Arial"/>
          <w:szCs w:val="24"/>
        </w:rPr>
        <w:tab/>
        <w:t xml:space="preserve">In accordance with Section 26-20-102(b)(I), C.R.S., </w:t>
      </w:r>
      <w:proofErr w:type="gramStart"/>
      <w:r w:rsidRPr="00453FDE">
        <w:rPr>
          <w:rFonts w:ascii="Arial" w:hAnsi="Arial"/>
          <w:szCs w:val="24"/>
        </w:rPr>
        <w:t>this Part</w:t>
      </w:r>
      <w:proofErr w:type="gramEnd"/>
      <w:r w:rsidRPr="00453FDE">
        <w:rPr>
          <w:rFonts w:ascii="Arial" w:hAnsi="Arial"/>
          <w:szCs w:val="24"/>
        </w:rPr>
        <w:t xml:space="preserve"> 8 does not apply to facilities or agencies within the Department of Corrections or a public or private entity that has entered into a contract for services with such department.</w:t>
      </w:r>
    </w:p>
    <w:p w14:paraId="488D5EEB"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8.2</w:t>
      </w:r>
      <w:r w:rsidRPr="00453FDE">
        <w:rPr>
          <w:rFonts w:ascii="Arial" w:hAnsi="Arial"/>
          <w:szCs w:val="24"/>
        </w:rPr>
        <w:tab/>
        <w:t>Exemptions</w:t>
      </w:r>
    </w:p>
    <w:p w14:paraId="727F2F6A"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t>8.2.1</w:t>
      </w:r>
      <w:r w:rsidRPr="00453FDE">
        <w:rPr>
          <w:rFonts w:ascii="Arial" w:hAnsi="Arial"/>
          <w:szCs w:val="24"/>
        </w:rPr>
        <w:tab/>
        <w:t>“Restraint” does not include:</w:t>
      </w:r>
    </w:p>
    <w:p w14:paraId="144AF1BE" w14:textId="77777777" w:rsidR="00453FDE" w:rsidRPr="00453FDE" w:rsidRDefault="00453FDE" w:rsidP="00453FDE">
      <w:pPr>
        <w:tabs>
          <w:tab w:val="left" w:pos="720"/>
          <w:tab w:val="left" w:pos="1440"/>
          <w:tab w:val="left" w:pos="2160"/>
        </w:tabs>
        <w:spacing w:before="240"/>
        <w:ind w:left="2160" w:hanging="720"/>
        <w:rPr>
          <w:ins w:id="155" w:author="Jackson, Ash" w:date="2026-05-13T09:17:00Z"/>
          <w:rFonts w:ascii="Arial" w:hAnsi="Arial"/>
          <w:smallCaps/>
          <w:color w:val="C00000"/>
          <w:szCs w:val="24"/>
        </w:rPr>
      </w:pPr>
      <w:ins w:id="156" w:author="Jackson, Ash" w:date="2026-05-13T09:17:00Z">
        <w:r w:rsidRPr="00453FDE">
          <w:rPr>
            <w:rFonts w:ascii="Arial" w:hAnsi="Arial"/>
            <w:smallCaps/>
            <w:color w:val="C00000"/>
            <w:szCs w:val="24"/>
          </w:rPr>
          <w:t>(A)</w:t>
        </w:r>
        <w:r w:rsidRPr="00453FDE">
          <w:rPr>
            <w:rFonts w:ascii="Arial" w:hAnsi="Arial"/>
            <w:smallCaps/>
            <w:color w:val="C00000"/>
            <w:szCs w:val="24"/>
          </w:rPr>
          <w:tab/>
        </w:r>
      </w:ins>
      <w:ins w:id="157" w:author="Jackson, Ash" w:date="2026-05-13T09:20:00Z">
        <w:r w:rsidRPr="00453FDE">
          <w:rPr>
            <w:rFonts w:ascii="Arial" w:hAnsi="Arial"/>
            <w:smallCaps/>
            <w:color w:val="C00000"/>
            <w:szCs w:val="24"/>
          </w:rPr>
          <w:t>The holding of an individual for one minute or less by a</w:t>
        </w:r>
      </w:ins>
      <w:ins w:id="158" w:author="Jackson, Ash" w:date="2026-05-13T09:21:00Z">
        <w:r w:rsidRPr="00453FDE">
          <w:rPr>
            <w:rFonts w:ascii="Arial" w:hAnsi="Arial"/>
            <w:smallCaps/>
            <w:color w:val="C00000"/>
            <w:szCs w:val="24"/>
          </w:rPr>
          <w:t xml:space="preserve"> staff person for protection of the individual or other persons</w:t>
        </w:r>
      </w:ins>
      <w:ins w:id="159" w:author="Jackson, Ash" w:date="2026-06-05T10:01:00Z">
        <w:r w:rsidRPr="00453FDE">
          <w:rPr>
            <w:rFonts w:ascii="Arial" w:hAnsi="Arial"/>
            <w:smallCaps/>
            <w:color w:val="C00000"/>
            <w:szCs w:val="24"/>
          </w:rPr>
          <w:t>, pursuant to Section 26-20-102, (6)(c), C.R.S</w:t>
        </w:r>
      </w:ins>
      <w:ins w:id="160" w:author="Jackson, Ash" w:date="2026-05-13T09:21:00Z">
        <w:r w:rsidRPr="00453FDE">
          <w:rPr>
            <w:rFonts w:ascii="Arial" w:hAnsi="Arial"/>
            <w:smallCaps/>
            <w:color w:val="C00000"/>
            <w:szCs w:val="24"/>
          </w:rPr>
          <w:t>.</w:t>
        </w:r>
      </w:ins>
    </w:p>
    <w:p w14:paraId="1A28BFCC" w14:textId="77777777" w:rsidR="00453FDE" w:rsidRPr="00453FDE" w:rsidRDefault="00453FDE" w:rsidP="00453FDE">
      <w:pPr>
        <w:tabs>
          <w:tab w:val="left" w:pos="720"/>
          <w:tab w:val="left" w:pos="1440"/>
          <w:tab w:val="left" w:pos="2160"/>
        </w:tabs>
        <w:spacing w:before="240"/>
        <w:ind w:left="2160" w:hanging="720"/>
        <w:rPr>
          <w:rFonts w:ascii="Arial" w:hAnsi="Arial"/>
          <w:smallCaps/>
          <w:szCs w:val="24"/>
        </w:rPr>
      </w:pPr>
      <w:r w:rsidRPr="00453FDE">
        <w:rPr>
          <w:rFonts w:ascii="Arial" w:hAnsi="Arial"/>
          <w:szCs w:val="24"/>
        </w:rPr>
        <w:t>(</w:t>
      </w:r>
      <w:ins w:id="161" w:author="Jackson, Ash" w:date="2026-05-13T09:22:00Z">
        <w:r w:rsidRPr="00453FDE">
          <w:rPr>
            <w:rFonts w:ascii="Arial" w:hAnsi="Arial"/>
            <w:szCs w:val="24"/>
          </w:rPr>
          <w:t>B</w:t>
        </w:r>
      </w:ins>
      <w:del w:id="162" w:author="Jackson, Ash" w:date="2026-05-13T09:22:00Z">
        <w:r w:rsidRPr="00453FDE" w:rsidDel="002E70E9">
          <w:rPr>
            <w:rFonts w:ascii="Arial" w:hAnsi="Arial"/>
            <w:szCs w:val="24"/>
          </w:rPr>
          <w:delText>A</w:delText>
        </w:r>
      </w:del>
      <w:r w:rsidRPr="00453FDE">
        <w:rPr>
          <w:rFonts w:ascii="Arial" w:hAnsi="Arial"/>
          <w:szCs w:val="24"/>
        </w:rPr>
        <w:t>)</w:t>
      </w:r>
      <w:r w:rsidRPr="00453FDE">
        <w:rPr>
          <w:rFonts w:ascii="Arial" w:hAnsi="Arial"/>
          <w:szCs w:val="24"/>
        </w:rPr>
        <w:tab/>
        <w:t>The use of any form of restraint in a licensed or certified hospital</w:t>
      </w:r>
      <w:del w:id="163" w:author="Jackson, Ash" w:date="2026-06-01T06:16:00Z">
        <w:r w:rsidRPr="00453FDE" w:rsidDel="00B31C90">
          <w:rPr>
            <w:rFonts w:ascii="Arial" w:hAnsi="Arial"/>
            <w:szCs w:val="24"/>
          </w:rPr>
          <w:delText xml:space="preserve"> when such use</w:delText>
        </w:r>
      </w:del>
      <w:del w:id="164" w:author="Jackson, Ash" w:date="2026-06-01T06:14:00Z">
        <w:r w:rsidRPr="00453FDE" w:rsidDel="001B2FFC">
          <w:rPr>
            <w:rFonts w:ascii="Arial" w:hAnsi="Arial"/>
            <w:szCs w:val="24"/>
          </w:rPr>
          <w:delText>:(1)</w:delText>
        </w:r>
        <w:r w:rsidRPr="00453FDE" w:rsidDel="001B2FFC">
          <w:rPr>
            <w:rFonts w:ascii="Arial" w:hAnsi="Arial"/>
            <w:szCs w:val="24"/>
          </w:rPr>
          <w:tab/>
          <w:delText>I</w:delText>
        </w:r>
      </w:del>
      <w:del w:id="165" w:author="Jackson, Ash" w:date="2026-06-01T06:16:00Z">
        <w:r w:rsidRPr="00453FDE" w:rsidDel="00B31C90">
          <w:rPr>
            <w:rFonts w:ascii="Arial" w:hAnsi="Arial"/>
            <w:szCs w:val="24"/>
          </w:rPr>
          <w:delText>s</w:delText>
        </w:r>
      </w:del>
      <w:r w:rsidRPr="00453FDE">
        <w:rPr>
          <w:rFonts w:ascii="Arial" w:hAnsi="Arial"/>
          <w:szCs w:val="24"/>
        </w:rPr>
        <w:t xml:space="preserve"> in the context of providing medical or dental services that are provided with the consent of the client or the client’s guardian</w:t>
      </w:r>
      <w:ins w:id="166" w:author="Jackson, Ash" w:date="2026-06-01T06:19:00Z">
        <w:r w:rsidRPr="00453FDE">
          <w:rPr>
            <w:rFonts w:ascii="Arial" w:hAnsi="Arial"/>
            <w:smallCaps/>
            <w:szCs w:val="24"/>
          </w:rPr>
          <w:t>,</w:t>
        </w:r>
      </w:ins>
      <w:del w:id="167" w:author="Jackson, Ash" w:date="2026-06-01T06:18:00Z">
        <w:r w:rsidRPr="00453FDE" w:rsidDel="00B31C90">
          <w:rPr>
            <w:rFonts w:ascii="Arial" w:hAnsi="Arial"/>
            <w:szCs w:val="24"/>
          </w:rPr>
          <w:delText xml:space="preserve">. For the purposes of this </w:delText>
        </w:r>
      </w:del>
      <w:del w:id="168" w:author="Jackson, Ash" w:date="2026-06-01T06:16:00Z">
        <w:r w:rsidRPr="00453FDE" w:rsidDel="00B31C90">
          <w:rPr>
            <w:rFonts w:ascii="Arial" w:hAnsi="Arial"/>
            <w:szCs w:val="24"/>
          </w:rPr>
          <w:delText>P</w:delText>
        </w:r>
      </w:del>
      <w:del w:id="169" w:author="Jackson, Ash" w:date="2026-06-01T06:18:00Z">
        <w:r w:rsidRPr="00453FDE" w:rsidDel="00B31C90">
          <w:rPr>
            <w:rFonts w:ascii="Arial" w:hAnsi="Arial"/>
            <w:szCs w:val="24"/>
          </w:rPr>
          <w:delText xml:space="preserve">art </w:delText>
        </w:r>
      </w:del>
      <w:del w:id="170" w:author="Jackson, Ash" w:date="2026-06-01T06:16:00Z">
        <w:r w:rsidRPr="00453FDE" w:rsidDel="00B31C90">
          <w:rPr>
            <w:rFonts w:ascii="Arial" w:hAnsi="Arial"/>
            <w:szCs w:val="24"/>
          </w:rPr>
          <w:delText>8.2.1(</w:delText>
        </w:r>
      </w:del>
      <w:del w:id="171" w:author="Jackson, Ash" w:date="2026-06-01T06:12:00Z">
        <w:r w:rsidRPr="00453FDE" w:rsidDel="001B2FFC">
          <w:rPr>
            <w:rFonts w:ascii="Arial" w:hAnsi="Arial"/>
            <w:szCs w:val="24"/>
          </w:rPr>
          <w:delText>A</w:delText>
        </w:r>
      </w:del>
      <w:del w:id="172" w:author="Jackson, Ash" w:date="2026-06-01T06:16:00Z">
        <w:r w:rsidRPr="00453FDE" w:rsidDel="00B31C90">
          <w:rPr>
            <w:rFonts w:ascii="Arial" w:hAnsi="Arial"/>
            <w:szCs w:val="24"/>
          </w:rPr>
          <w:delText>)(1)</w:delText>
        </w:r>
      </w:del>
      <w:del w:id="173" w:author="Jackson, Ash" w:date="2026-06-01T06:18:00Z">
        <w:r w:rsidRPr="00453FDE" w:rsidDel="00B31C90">
          <w:rPr>
            <w:rFonts w:ascii="Arial" w:hAnsi="Arial"/>
            <w:szCs w:val="24"/>
          </w:rPr>
          <w:delText xml:space="preserve"> the term “medical services” means the</w:delText>
        </w:r>
      </w:del>
      <w:del w:id="174" w:author="Jackson, Ash" w:date="2026-06-01T06:19:00Z">
        <w:r w:rsidRPr="00453FDE" w:rsidDel="008728AF">
          <w:rPr>
            <w:rFonts w:ascii="Arial" w:hAnsi="Arial"/>
            <w:szCs w:val="24"/>
          </w:rPr>
          <w:delText xml:space="preserve"> voluntary provision of care in a hospital</w:delText>
        </w:r>
      </w:del>
      <w:r w:rsidRPr="00453FDE">
        <w:rPr>
          <w:rFonts w:ascii="Arial" w:hAnsi="Arial"/>
          <w:szCs w:val="24"/>
        </w:rPr>
        <w:t xml:space="preserve"> where the primary goal of treatment is treatment of a medical condition as opposed to treatment of a psychiatric disorder, and</w:t>
      </w:r>
      <w:ins w:id="175" w:author="Jackson, Ash" w:date="2026-06-01T06:19:00Z">
        <w:r w:rsidRPr="00453FDE">
          <w:rPr>
            <w:rFonts w:ascii="Arial" w:hAnsi="Arial"/>
            <w:szCs w:val="24"/>
          </w:rPr>
          <w:t xml:space="preserve"> </w:t>
        </w:r>
        <w:r w:rsidRPr="00453FDE">
          <w:rPr>
            <w:rFonts w:ascii="Arial" w:hAnsi="Arial"/>
            <w:smallCaps/>
            <w:szCs w:val="24"/>
          </w:rPr>
          <w:t>is voluntary</w:t>
        </w:r>
      </w:ins>
      <w:ins w:id="176" w:author="Jackson, Ash" w:date="2026-06-05T10:02:00Z">
        <w:r w:rsidRPr="00453FDE">
          <w:rPr>
            <w:rFonts w:ascii="Arial" w:hAnsi="Arial"/>
            <w:smallCaps/>
            <w:szCs w:val="24"/>
          </w:rPr>
          <w:t xml:space="preserve">, and </w:t>
        </w:r>
      </w:ins>
      <w:del w:id="177" w:author="Jackson, Ash" w:date="2026-06-05T10:02:00Z">
        <w:r w:rsidRPr="00453FDE" w:rsidDel="00AD77C9">
          <w:rPr>
            <w:rFonts w:ascii="Arial" w:hAnsi="Arial"/>
            <w:smallCaps/>
            <w:szCs w:val="24"/>
          </w:rPr>
          <w:delText>(2)</w:delText>
        </w:r>
        <w:r w:rsidRPr="00453FDE" w:rsidDel="00AD77C9">
          <w:rPr>
            <w:rFonts w:ascii="Arial" w:hAnsi="Arial"/>
            <w:smallCaps/>
            <w:szCs w:val="24"/>
          </w:rPr>
          <w:tab/>
        </w:r>
      </w:del>
      <w:ins w:id="178" w:author="Jackson, Ash" w:date="2026-06-05T10:02:00Z">
        <w:r w:rsidRPr="00453FDE">
          <w:rPr>
            <w:rFonts w:ascii="Arial" w:hAnsi="Arial"/>
            <w:smallCaps/>
            <w:szCs w:val="24"/>
          </w:rPr>
          <w:t>i</w:t>
        </w:r>
      </w:ins>
      <w:del w:id="179" w:author="Jackson, Ash" w:date="2026-06-05T10:02:00Z">
        <w:r w:rsidRPr="00453FDE" w:rsidDel="00AD77C9">
          <w:rPr>
            <w:rFonts w:ascii="Arial" w:hAnsi="Arial"/>
            <w:smallCaps/>
            <w:szCs w:val="24"/>
          </w:rPr>
          <w:delText>I</w:delText>
        </w:r>
      </w:del>
      <w:r w:rsidRPr="00453FDE">
        <w:rPr>
          <w:rFonts w:ascii="Arial" w:hAnsi="Arial"/>
          <w:smallCaps/>
          <w:szCs w:val="24"/>
        </w:rPr>
        <w:t xml:space="preserve">s </w:t>
      </w:r>
      <w:r w:rsidRPr="00453FDE">
        <w:rPr>
          <w:rFonts w:ascii="Arial" w:hAnsi="Arial"/>
          <w:szCs w:val="24"/>
        </w:rPr>
        <w:t>in compliance with industry standards adopted by a nationally recognized accrediting body or the conditions of participation adopted for federal Medicare and Medicaid programs.</w:t>
      </w:r>
    </w:p>
    <w:p w14:paraId="2852AA4F"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r w:rsidRPr="00453FDE">
        <w:rPr>
          <w:rFonts w:ascii="Arial" w:hAnsi="Arial"/>
          <w:szCs w:val="24"/>
        </w:rPr>
        <w:t>(</w:t>
      </w:r>
      <w:ins w:id="180" w:author="Jackson, Ash" w:date="2026-06-01T06:14:00Z">
        <w:r w:rsidRPr="00453FDE">
          <w:rPr>
            <w:rFonts w:ascii="Arial" w:hAnsi="Arial"/>
            <w:szCs w:val="24"/>
          </w:rPr>
          <w:t>C</w:t>
        </w:r>
      </w:ins>
      <w:del w:id="181" w:author="Jackson, Ash" w:date="2026-06-01T06:14:00Z">
        <w:r w:rsidRPr="00453FDE" w:rsidDel="001B2FFC">
          <w:rPr>
            <w:rFonts w:ascii="Arial" w:hAnsi="Arial"/>
            <w:szCs w:val="24"/>
          </w:rPr>
          <w:delText>2</w:delText>
        </w:r>
      </w:del>
      <w:r w:rsidRPr="00453FDE">
        <w:rPr>
          <w:rFonts w:ascii="Arial" w:hAnsi="Arial"/>
          <w:szCs w:val="24"/>
        </w:rPr>
        <w:t>)</w:t>
      </w:r>
      <w:r w:rsidRPr="00453FDE">
        <w:rPr>
          <w:rFonts w:ascii="Arial" w:hAnsi="Arial"/>
          <w:szCs w:val="24"/>
        </w:rPr>
        <w:tab/>
      </w:r>
      <w:ins w:id="182" w:author="Jackson, Ash" w:date="2026-06-01T06:14:00Z">
        <w:r w:rsidRPr="00453FDE">
          <w:rPr>
            <w:rFonts w:ascii="Arial" w:hAnsi="Arial"/>
            <w:smallCaps/>
            <w:szCs w:val="24"/>
          </w:rPr>
          <w:t>The use of any form of restraint in a</w:t>
        </w:r>
      </w:ins>
      <w:ins w:id="183" w:author="Jackson, Ash" w:date="2026-06-05T10:01:00Z">
        <w:r w:rsidRPr="00453FDE">
          <w:rPr>
            <w:rFonts w:ascii="Arial" w:hAnsi="Arial"/>
            <w:smallCaps/>
            <w:szCs w:val="24"/>
          </w:rPr>
          <w:t xml:space="preserve"> certified</w:t>
        </w:r>
      </w:ins>
      <w:ins w:id="184" w:author="Jackson, Ash" w:date="2026-06-01T06:14:00Z">
        <w:r w:rsidRPr="00453FDE">
          <w:rPr>
            <w:rFonts w:ascii="Arial" w:hAnsi="Arial"/>
            <w:smallCaps/>
            <w:szCs w:val="24"/>
          </w:rPr>
          <w:t xml:space="preserve"> </w:t>
        </w:r>
      </w:ins>
      <w:ins w:id="185" w:author="Jackson, Ash" w:date="2026-06-01T06:15:00Z">
        <w:r w:rsidRPr="00453FDE">
          <w:rPr>
            <w:rFonts w:ascii="Arial" w:hAnsi="Arial"/>
            <w:smallCaps/>
            <w:szCs w:val="24"/>
          </w:rPr>
          <w:t xml:space="preserve">nursing </w:t>
        </w:r>
      </w:ins>
      <w:ins w:id="186" w:author="Jackson, Ash" w:date="2026-06-03T13:50:00Z">
        <w:r w:rsidRPr="00453FDE">
          <w:rPr>
            <w:rFonts w:ascii="Arial" w:hAnsi="Arial"/>
            <w:smallCaps/>
            <w:szCs w:val="24"/>
          </w:rPr>
          <w:t>home</w:t>
        </w:r>
      </w:ins>
      <w:ins w:id="187" w:author="Jackson, Ash" w:date="2026-06-01T06:15:00Z">
        <w:r w:rsidRPr="00453FDE">
          <w:rPr>
            <w:rFonts w:ascii="Arial" w:hAnsi="Arial"/>
            <w:smallCaps/>
            <w:szCs w:val="24"/>
          </w:rPr>
          <w:t xml:space="preserve"> </w:t>
        </w:r>
      </w:ins>
      <w:del w:id="188" w:author="Jackson, Ash" w:date="2026-06-01T06:15:00Z">
        <w:r w:rsidRPr="00453FDE" w:rsidDel="001B2FFC">
          <w:rPr>
            <w:rFonts w:ascii="Arial" w:hAnsi="Arial"/>
            <w:szCs w:val="24"/>
          </w:rPr>
          <w:delText>I</w:delText>
        </w:r>
      </w:del>
      <w:del w:id="189" w:author="Jackson, Ash" w:date="2026-06-01T06:16:00Z">
        <w:r w:rsidRPr="00453FDE" w:rsidDel="00B31C90">
          <w:rPr>
            <w:rFonts w:ascii="Arial" w:hAnsi="Arial"/>
            <w:szCs w:val="24"/>
          </w:rPr>
          <w:delText xml:space="preserve">s </w:delText>
        </w:r>
      </w:del>
      <w:r w:rsidRPr="00453FDE">
        <w:rPr>
          <w:rFonts w:ascii="Arial" w:hAnsi="Arial"/>
          <w:szCs w:val="24"/>
        </w:rPr>
        <w:t>in compliance with industry standards adopted by a nationally recognized accrediting body or the conditions of participation adopted for federal Medicare and Medicaid programs.</w:t>
      </w:r>
    </w:p>
    <w:p w14:paraId="065C7132"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r w:rsidRPr="00453FDE">
        <w:rPr>
          <w:rFonts w:ascii="Arial" w:hAnsi="Arial"/>
          <w:szCs w:val="24"/>
        </w:rPr>
        <w:t>(</w:t>
      </w:r>
      <w:ins w:id="190" w:author="Jackson, Ash" w:date="2026-06-01T06:15:00Z">
        <w:r w:rsidRPr="00453FDE">
          <w:rPr>
            <w:rFonts w:ascii="Arial" w:hAnsi="Arial"/>
            <w:szCs w:val="24"/>
          </w:rPr>
          <w:t>D</w:t>
        </w:r>
      </w:ins>
      <w:del w:id="191" w:author="Jackson, Ash" w:date="2026-05-13T09:22:00Z">
        <w:r w:rsidRPr="00453FDE" w:rsidDel="002E70E9">
          <w:rPr>
            <w:rFonts w:ascii="Arial" w:hAnsi="Arial"/>
            <w:szCs w:val="24"/>
          </w:rPr>
          <w:delText>B</w:delText>
        </w:r>
      </w:del>
      <w:r w:rsidRPr="00453FDE">
        <w:rPr>
          <w:rFonts w:ascii="Arial" w:hAnsi="Arial"/>
          <w:szCs w:val="24"/>
        </w:rPr>
        <w:t>)</w:t>
      </w:r>
      <w:r w:rsidRPr="00453FDE">
        <w:rPr>
          <w:rFonts w:ascii="Arial" w:hAnsi="Arial"/>
          <w:szCs w:val="24"/>
        </w:rPr>
        <w:tab/>
        <w:t>Methods typically used for medical-surgical care, such as the use of bandages and orthopedically prescribed devices, the use of a required device to limit mobility during a medical procedure, or the use of a drug when it is part of a standard treatment or dosage for the patient’s condition.</w:t>
      </w:r>
    </w:p>
    <w:p w14:paraId="236F2C22"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r w:rsidRPr="00453FDE">
        <w:rPr>
          <w:rFonts w:ascii="Arial" w:hAnsi="Arial"/>
          <w:szCs w:val="24"/>
        </w:rPr>
        <w:t>(</w:t>
      </w:r>
      <w:ins w:id="192" w:author="Jackson, Ash" w:date="2026-06-01T06:15:00Z">
        <w:r w:rsidRPr="00453FDE">
          <w:rPr>
            <w:rFonts w:ascii="Arial" w:hAnsi="Arial"/>
            <w:szCs w:val="24"/>
          </w:rPr>
          <w:t>E</w:t>
        </w:r>
      </w:ins>
      <w:del w:id="193" w:author="Jackson, Ash" w:date="2026-05-13T09:22:00Z">
        <w:r w:rsidRPr="00453FDE" w:rsidDel="002E70E9">
          <w:rPr>
            <w:rFonts w:ascii="Arial" w:hAnsi="Arial"/>
            <w:szCs w:val="24"/>
          </w:rPr>
          <w:delText>C</w:delText>
        </w:r>
      </w:del>
      <w:r w:rsidRPr="00453FDE">
        <w:rPr>
          <w:rFonts w:ascii="Arial" w:hAnsi="Arial"/>
          <w:szCs w:val="24"/>
        </w:rPr>
        <w:t>)</w:t>
      </w:r>
      <w:r w:rsidRPr="00453FDE">
        <w:rPr>
          <w:rFonts w:ascii="Arial" w:hAnsi="Arial"/>
          <w:szCs w:val="24"/>
        </w:rPr>
        <w:tab/>
        <w:t>The use of protective devices or adaptive devices for providing physical support, prevention of injury, or voluntary or life-saving medical procedures.</w:t>
      </w:r>
    </w:p>
    <w:p w14:paraId="7AFCEB31"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r w:rsidRPr="00453FDE">
        <w:rPr>
          <w:rFonts w:ascii="Arial" w:hAnsi="Arial"/>
          <w:szCs w:val="24"/>
        </w:rPr>
        <w:t>(</w:t>
      </w:r>
      <w:ins w:id="194" w:author="Jackson, Ash" w:date="2026-06-01T06:15:00Z">
        <w:r w:rsidRPr="00453FDE">
          <w:rPr>
            <w:rFonts w:ascii="Arial" w:hAnsi="Arial"/>
            <w:szCs w:val="24"/>
          </w:rPr>
          <w:t>F</w:t>
        </w:r>
      </w:ins>
      <w:del w:id="195" w:author="Jackson, Ash" w:date="2026-05-13T09:22:00Z">
        <w:r w:rsidRPr="00453FDE" w:rsidDel="002E70E9">
          <w:rPr>
            <w:rFonts w:ascii="Arial" w:hAnsi="Arial"/>
            <w:szCs w:val="24"/>
          </w:rPr>
          <w:delText>D</w:delText>
        </w:r>
      </w:del>
      <w:r w:rsidRPr="00453FDE">
        <w:rPr>
          <w:rFonts w:ascii="Arial" w:hAnsi="Arial"/>
          <w:szCs w:val="24"/>
        </w:rPr>
        <w:t>)</w:t>
      </w:r>
      <w:r w:rsidRPr="00453FDE">
        <w:rPr>
          <w:rFonts w:ascii="Arial" w:hAnsi="Arial"/>
          <w:szCs w:val="24"/>
        </w:rPr>
        <w:tab/>
        <w:t xml:space="preserve">The holding of an individual for less than five (5) minutes by a staff person for protection of the individual or other </w:t>
      </w:r>
      <w:proofErr w:type="gramStart"/>
      <w:r w:rsidRPr="00453FDE">
        <w:rPr>
          <w:rFonts w:ascii="Arial" w:hAnsi="Arial"/>
          <w:szCs w:val="24"/>
        </w:rPr>
        <w:t>persons</w:t>
      </w:r>
      <w:proofErr w:type="gramEnd"/>
      <w:r w:rsidRPr="00453FDE">
        <w:rPr>
          <w:rFonts w:ascii="Arial" w:hAnsi="Arial"/>
          <w:szCs w:val="24"/>
        </w:rPr>
        <w:t>.</w:t>
      </w:r>
    </w:p>
    <w:p w14:paraId="53D7A4A5"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r w:rsidRPr="00453FDE">
        <w:rPr>
          <w:rFonts w:ascii="Arial" w:hAnsi="Arial"/>
          <w:szCs w:val="24"/>
        </w:rPr>
        <w:t>(</w:t>
      </w:r>
      <w:ins w:id="196" w:author="Jackson, Ash" w:date="2026-06-01T06:15:00Z">
        <w:r w:rsidRPr="00453FDE">
          <w:rPr>
            <w:rFonts w:ascii="Arial" w:hAnsi="Arial"/>
            <w:szCs w:val="24"/>
          </w:rPr>
          <w:t>G</w:t>
        </w:r>
      </w:ins>
      <w:del w:id="197" w:author="Jackson, Ash" w:date="2026-05-13T09:22:00Z">
        <w:r w:rsidRPr="00453FDE" w:rsidDel="002E70E9">
          <w:rPr>
            <w:rFonts w:ascii="Arial" w:hAnsi="Arial"/>
            <w:szCs w:val="24"/>
          </w:rPr>
          <w:delText>E</w:delText>
        </w:r>
      </w:del>
      <w:r w:rsidRPr="00453FDE">
        <w:rPr>
          <w:rFonts w:ascii="Arial" w:hAnsi="Arial"/>
          <w:szCs w:val="24"/>
        </w:rPr>
        <w:t>)</w:t>
      </w:r>
      <w:r w:rsidRPr="00453FDE">
        <w:rPr>
          <w:rFonts w:ascii="Arial" w:hAnsi="Arial"/>
          <w:szCs w:val="24"/>
        </w:rPr>
        <w:tab/>
        <w:t>Placement of a client in their room for the night in an inpatient or residential setting.</w:t>
      </w:r>
    </w:p>
    <w:p w14:paraId="12D432DF"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w:t>
      </w:r>
    </w:p>
    <w:p w14:paraId="71B0622F" w14:textId="77777777" w:rsidR="00453FDE" w:rsidRPr="00CB1019" w:rsidRDefault="00453FDE" w:rsidP="00CB1019">
      <w:pPr>
        <w:pStyle w:val="Heading4"/>
      </w:pPr>
      <w:r w:rsidRPr="00CB1019">
        <w:t>Part 9.</w:t>
      </w:r>
      <w:r w:rsidRPr="00CB1019">
        <w:tab/>
      </w:r>
      <w:ins w:id="198" w:author="Jackson, Ash" w:date="2026-07-16T14:01:00Z">
        <w:r w:rsidRPr="00CB1019">
          <w:t xml:space="preserve">Donations of </w:t>
        </w:r>
      </w:ins>
      <w:r w:rsidRPr="00CB1019">
        <w:t>Medic</w:t>
      </w:r>
      <w:ins w:id="199" w:author="Jackson, Ash" w:date="2026-07-16T14:01:00Z">
        <w:r w:rsidRPr="00CB1019">
          <w:t>ine</w:t>
        </w:r>
      </w:ins>
      <w:del w:id="200" w:author="Jackson, Ash" w:date="2026-07-16T14:01:00Z">
        <w:r w:rsidRPr="00CB1019" w:rsidDel="00F51B55">
          <w:delText>ations</w:delText>
        </w:r>
      </w:del>
      <w:r w:rsidRPr="00CB1019">
        <w:t>, Medical Devices, and Medical Supplies</w:t>
      </w:r>
    </w:p>
    <w:p w14:paraId="16B3A8BA"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w:t>
      </w:r>
    </w:p>
    <w:p w14:paraId="055CA098" w14:textId="77777777" w:rsidR="00453FDE"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lastRenderedPageBreak/>
        <w:t>9.2</w:t>
      </w:r>
      <w:r w:rsidRPr="00453FDE">
        <w:rPr>
          <w:rFonts w:ascii="Arial" w:hAnsi="Arial"/>
          <w:szCs w:val="24"/>
        </w:rPr>
        <w:tab/>
        <w:t xml:space="preserve">Donation </w:t>
      </w:r>
      <w:ins w:id="201" w:author="Jackson, Ash" w:date="2026-05-11T12:21:00Z">
        <w:r w:rsidRPr="00453FDE">
          <w:rPr>
            <w:rFonts w:ascii="Arial" w:hAnsi="Arial"/>
            <w:smallCaps/>
            <w:color w:val="C00000"/>
            <w:szCs w:val="24"/>
          </w:rPr>
          <w:t>and</w:t>
        </w:r>
      </w:ins>
      <w:ins w:id="202" w:author="Jackson, Ash" w:date="2026-05-11T12:25:00Z">
        <w:r w:rsidRPr="00453FDE">
          <w:rPr>
            <w:rFonts w:ascii="Arial" w:hAnsi="Arial"/>
            <w:smallCaps/>
            <w:color w:val="C00000"/>
            <w:szCs w:val="24"/>
          </w:rPr>
          <w:t xml:space="preserve"> accep</w:t>
        </w:r>
      </w:ins>
      <w:ins w:id="203" w:author="Jackson, Ash" w:date="2026-05-11T12:26:00Z">
        <w:r w:rsidRPr="00453FDE">
          <w:rPr>
            <w:rFonts w:ascii="Arial" w:hAnsi="Arial"/>
            <w:smallCaps/>
            <w:color w:val="C00000"/>
            <w:szCs w:val="24"/>
          </w:rPr>
          <w:t>ting</w:t>
        </w:r>
      </w:ins>
      <w:ins w:id="204" w:author="Jackson, Ash" w:date="2026-05-11T12:21:00Z">
        <w:r w:rsidRPr="00453FDE">
          <w:rPr>
            <w:rFonts w:ascii="Arial" w:hAnsi="Arial"/>
            <w:smallCaps/>
            <w:color w:val="C00000"/>
            <w:szCs w:val="24"/>
          </w:rPr>
          <w:t xml:space="preserve"> donation</w:t>
        </w:r>
        <w:r w:rsidRPr="00453FDE">
          <w:rPr>
            <w:rFonts w:ascii="Arial" w:hAnsi="Arial"/>
            <w:szCs w:val="24"/>
          </w:rPr>
          <w:t xml:space="preserve"> </w:t>
        </w:r>
      </w:ins>
      <w:r w:rsidRPr="00453FDE">
        <w:rPr>
          <w:rFonts w:ascii="Arial" w:hAnsi="Arial"/>
          <w:szCs w:val="24"/>
        </w:rPr>
        <w:t xml:space="preserve">of </w:t>
      </w:r>
      <w:del w:id="205" w:author="Jackson, Ash" w:date="2026-05-11T12:20:00Z">
        <w:r w:rsidRPr="00453FDE" w:rsidDel="001F67C8">
          <w:rPr>
            <w:rFonts w:ascii="Arial" w:hAnsi="Arial"/>
            <w:szCs w:val="24"/>
          </w:rPr>
          <w:delText xml:space="preserve">Unused </w:delText>
        </w:r>
      </w:del>
      <w:r w:rsidRPr="00453FDE">
        <w:rPr>
          <w:rFonts w:ascii="Arial" w:hAnsi="Arial"/>
          <w:szCs w:val="24"/>
        </w:rPr>
        <w:t>Medic</w:t>
      </w:r>
      <w:ins w:id="206" w:author="Jackson, Ash" w:date="2026-05-11T11:52:00Z">
        <w:r w:rsidRPr="00453FDE">
          <w:rPr>
            <w:rFonts w:ascii="Arial" w:hAnsi="Arial"/>
            <w:smallCaps/>
            <w:color w:val="C00000"/>
            <w:szCs w:val="24"/>
          </w:rPr>
          <w:t>ine</w:t>
        </w:r>
      </w:ins>
      <w:del w:id="207" w:author="Jackson, Ash" w:date="2026-05-11T11:52:00Z">
        <w:r w:rsidRPr="00453FDE" w:rsidDel="004F744F">
          <w:rPr>
            <w:rFonts w:ascii="Arial" w:hAnsi="Arial"/>
            <w:szCs w:val="24"/>
          </w:rPr>
          <w:delText>ations</w:delText>
        </w:r>
      </w:del>
      <w:r w:rsidRPr="00453FDE">
        <w:rPr>
          <w:rFonts w:ascii="Arial" w:hAnsi="Arial"/>
          <w:szCs w:val="24"/>
        </w:rPr>
        <w:t>, Medical Devices, and Medical Supplies</w:t>
      </w:r>
    </w:p>
    <w:p w14:paraId="4D89A376"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t>9.2.1</w:t>
      </w:r>
      <w:r w:rsidRPr="00453FDE">
        <w:rPr>
          <w:rFonts w:ascii="Arial" w:hAnsi="Arial"/>
          <w:szCs w:val="24"/>
        </w:rPr>
        <w:tab/>
      </w:r>
      <w:ins w:id="208" w:author="Jackson, Ash" w:date="2026-05-11T11:48:00Z">
        <w:r w:rsidRPr="00453FDE">
          <w:rPr>
            <w:rFonts w:ascii="Arial" w:hAnsi="Arial"/>
            <w:smallCaps/>
            <w:color w:val="C00000"/>
            <w:szCs w:val="24"/>
          </w:rPr>
          <w:t>Pursuant t</w:t>
        </w:r>
      </w:ins>
      <w:ins w:id="209" w:author="Jackson, Ash" w:date="2026-05-11T11:50:00Z">
        <w:r w:rsidRPr="00453FDE">
          <w:rPr>
            <w:rFonts w:ascii="Arial" w:hAnsi="Arial"/>
            <w:smallCaps/>
            <w:color w:val="C00000"/>
            <w:szCs w:val="24"/>
          </w:rPr>
          <w:t>o Section 12-280-135, C.R.S, et. seq, a</w:t>
        </w:r>
      </w:ins>
      <w:del w:id="210" w:author="Jackson, Ash" w:date="2026-05-11T11:50:00Z">
        <w:r w:rsidRPr="00453FDE" w:rsidDel="004F744F">
          <w:rPr>
            <w:rFonts w:ascii="Arial" w:hAnsi="Arial"/>
            <w:szCs w:val="24"/>
          </w:rPr>
          <w:delText>A</w:delText>
        </w:r>
      </w:del>
      <w:r w:rsidRPr="00453FDE">
        <w:rPr>
          <w:rFonts w:ascii="Arial" w:hAnsi="Arial"/>
          <w:szCs w:val="24"/>
        </w:rPr>
        <w:t xml:space="preserve"> facility or agency may accept </w:t>
      </w:r>
      <w:ins w:id="211" w:author="Jackson, Ash" w:date="2026-05-11T12:25:00Z">
        <w:r w:rsidRPr="00453FDE">
          <w:rPr>
            <w:rFonts w:ascii="Arial" w:hAnsi="Arial"/>
            <w:smallCaps/>
            <w:color w:val="C00000"/>
            <w:szCs w:val="24"/>
          </w:rPr>
          <w:t xml:space="preserve">donation of </w:t>
        </w:r>
      </w:ins>
      <w:r w:rsidRPr="00453FDE">
        <w:rPr>
          <w:rFonts w:ascii="Arial" w:hAnsi="Arial"/>
          <w:szCs w:val="24"/>
        </w:rPr>
        <w:t>unused medic</w:t>
      </w:r>
      <w:ins w:id="212" w:author="Jackson, Ash" w:date="2026-05-11T12:03:00Z">
        <w:r w:rsidRPr="00453FDE">
          <w:rPr>
            <w:rFonts w:ascii="Arial" w:hAnsi="Arial"/>
            <w:smallCaps/>
            <w:color w:val="C00000"/>
            <w:szCs w:val="24"/>
          </w:rPr>
          <w:t>ine</w:t>
        </w:r>
      </w:ins>
      <w:del w:id="213" w:author="Jackson, Ash" w:date="2026-05-11T12:03:00Z">
        <w:r w:rsidRPr="00453FDE" w:rsidDel="00AB6B1F">
          <w:rPr>
            <w:rFonts w:ascii="Arial" w:hAnsi="Arial"/>
            <w:szCs w:val="24"/>
          </w:rPr>
          <w:delText>ations</w:delText>
        </w:r>
      </w:del>
      <w:r w:rsidRPr="00453FDE">
        <w:rPr>
          <w:rFonts w:ascii="Arial" w:hAnsi="Arial"/>
          <w:szCs w:val="24"/>
        </w:rPr>
        <w:t xml:space="preserve"> or medical supplies and used or unused medical devices from a client or a client’s personal representative.</w:t>
      </w:r>
    </w:p>
    <w:p w14:paraId="3450C135" w14:textId="77777777" w:rsidR="00453FDE" w:rsidRPr="00453FDE" w:rsidDel="00342432" w:rsidRDefault="00453FDE" w:rsidP="00453FDE">
      <w:pPr>
        <w:tabs>
          <w:tab w:val="left" w:pos="720"/>
          <w:tab w:val="left" w:pos="1440"/>
          <w:tab w:val="left" w:pos="2160"/>
        </w:tabs>
        <w:spacing w:before="240"/>
        <w:ind w:left="2160" w:hanging="720"/>
        <w:rPr>
          <w:del w:id="214" w:author="Jackson, Ash" w:date="2026-05-11T12:23:00Z"/>
          <w:rFonts w:ascii="Arial" w:hAnsi="Arial"/>
          <w:szCs w:val="24"/>
        </w:rPr>
      </w:pPr>
      <w:del w:id="215" w:author="Jackson, Ash" w:date="2026-05-11T12:00:00Z">
        <w:r w:rsidRPr="00453FDE" w:rsidDel="00AB6B1F">
          <w:rPr>
            <w:rFonts w:ascii="Arial" w:hAnsi="Arial"/>
            <w:szCs w:val="24"/>
          </w:rPr>
          <w:delText>(A)</w:delText>
        </w:r>
      </w:del>
      <w:del w:id="216" w:author="Jackson, Ash" w:date="2026-05-11T12:23:00Z">
        <w:r w:rsidRPr="00453FDE" w:rsidDel="00342432">
          <w:rPr>
            <w:rFonts w:ascii="Arial" w:hAnsi="Arial"/>
            <w:szCs w:val="24"/>
          </w:rPr>
          <w:tab/>
        </w:r>
      </w:del>
      <w:del w:id="217" w:author="Jackson, Ash" w:date="2026-05-11T11:51:00Z">
        <w:r w:rsidRPr="00453FDE" w:rsidDel="004F744F">
          <w:rPr>
            <w:rFonts w:ascii="Arial" w:hAnsi="Arial"/>
            <w:szCs w:val="24"/>
          </w:rPr>
          <w:delText>In accordance with Section 12-280-135, C.R.S., t</w:delText>
        </w:r>
      </w:del>
      <w:del w:id="218" w:author="Jackson, Ash" w:date="2026-05-11T12:23:00Z">
        <w:r w:rsidRPr="00453FDE" w:rsidDel="00342432">
          <w:rPr>
            <w:rFonts w:ascii="Arial" w:hAnsi="Arial"/>
            <w:szCs w:val="24"/>
          </w:rPr>
          <w:delText>he facility or agency may choose to either:</w:delText>
        </w:r>
      </w:del>
    </w:p>
    <w:p w14:paraId="1910D1D8" w14:textId="77777777" w:rsidR="00453FDE" w:rsidRPr="00453FDE" w:rsidDel="00342432" w:rsidRDefault="00453FDE" w:rsidP="00453FDE">
      <w:pPr>
        <w:tabs>
          <w:tab w:val="left" w:pos="720"/>
          <w:tab w:val="left" w:pos="1440"/>
          <w:tab w:val="left" w:pos="2160"/>
        </w:tabs>
        <w:spacing w:before="240"/>
        <w:ind w:left="2880" w:hanging="720"/>
        <w:rPr>
          <w:del w:id="219" w:author="Jackson, Ash" w:date="2026-05-11T12:23:00Z"/>
          <w:rFonts w:ascii="Arial" w:hAnsi="Arial"/>
          <w:szCs w:val="24"/>
        </w:rPr>
      </w:pPr>
      <w:del w:id="220" w:author="Jackson, Ash" w:date="2026-05-11T12:23:00Z">
        <w:r w:rsidRPr="00453FDE" w:rsidDel="00342432">
          <w:rPr>
            <w:rFonts w:ascii="Arial" w:hAnsi="Arial"/>
            <w:szCs w:val="24"/>
          </w:rPr>
          <w:delText>(</w:delText>
        </w:r>
      </w:del>
      <w:del w:id="221" w:author="Jackson, Ash" w:date="2026-05-11T12:00:00Z">
        <w:r w:rsidRPr="00453FDE" w:rsidDel="00AB6B1F">
          <w:rPr>
            <w:rFonts w:ascii="Arial" w:hAnsi="Arial"/>
            <w:szCs w:val="24"/>
          </w:rPr>
          <w:delText>1</w:delText>
        </w:r>
      </w:del>
      <w:del w:id="222" w:author="Jackson, Ash" w:date="2026-05-11T12:23:00Z">
        <w:r w:rsidRPr="00453FDE" w:rsidDel="00342432">
          <w:rPr>
            <w:rFonts w:ascii="Arial" w:hAnsi="Arial"/>
            <w:szCs w:val="24"/>
          </w:rPr>
          <w:delText>)</w:delText>
        </w:r>
        <w:r w:rsidRPr="00453FDE" w:rsidDel="00342432">
          <w:rPr>
            <w:rFonts w:ascii="Arial" w:hAnsi="Arial"/>
            <w:szCs w:val="24"/>
          </w:rPr>
          <w:tab/>
          <w:delText>Return the medic</w:delText>
        </w:r>
      </w:del>
      <w:del w:id="223" w:author="Jackson, Ash" w:date="2026-05-11T12:04:00Z">
        <w:r w:rsidRPr="00453FDE" w:rsidDel="00AB6B1F">
          <w:rPr>
            <w:rFonts w:ascii="Arial" w:hAnsi="Arial"/>
            <w:szCs w:val="24"/>
          </w:rPr>
          <w:delText>ations</w:delText>
        </w:r>
      </w:del>
      <w:del w:id="224" w:author="Jackson, Ash" w:date="2026-05-11T12:23:00Z">
        <w:r w:rsidRPr="00453FDE" w:rsidDel="00342432">
          <w:rPr>
            <w:rFonts w:ascii="Arial" w:hAnsi="Arial"/>
            <w:szCs w:val="24"/>
          </w:rPr>
          <w:delText>, medical supplies, or medical devices to a pharmacist within the licensed facility or a prescription drug outlet, or</w:delText>
        </w:r>
      </w:del>
    </w:p>
    <w:p w14:paraId="354EF8CD" w14:textId="77777777" w:rsidR="00453FDE" w:rsidRPr="00453FDE" w:rsidRDefault="00453FDE">
      <w:pPr>
        <w:tabs>
          <w:tab w:val="left" w:pos="720"/>
          <w:tab w:val="left" w:pos="1440"/>
          <w:tab w:val="left" w:pos="2160"/>
        </w:tabs>
        <w:spacing w:before="240"/>
        <w:ind w:left="2880" w:hanging="720"/>
        <w:rPr>
          <w:ins w:id="225" w:author="Jackson, Ash" w:date="2026-05-11T12:06:00Z"/>
        </w:rPr>
        <w:pPrChange w:id="226" w:author="Jackson, Ash" w:date="2026-05-11T12:26:00Z">
          <w:pPr>
            <w:pStyle w:val="par2"/>
          </w:pPr>
        </w:pPrChange>
      </w:pPr>
      <w:del w:id="227" w:author="Jackson, Ash" w:date="2026-05-11T12:23:00Z">
        <w:r w:rsidRPr="00453FDE" w:rsidDel="00342432">
          <w:rPr>
            <w:rFonts w:ascii="Arial" w:hAnsi="Arial"/>
            <w:szCs w:val="24"/>
          </w:rPr>
          <w:delText>(</w:delText>
        </w:r>
      </w:del>
      <w:del w:id="228" w:author="Jackson, Ash" w:date="2026-05-11T12:00:00Z">
        <w:r w:rsidRPr="00453FDE" w:rsidDel="00AB6B1F">
          <w:rPr>
            <w:rFonts w:ascii="Arial" w:hAnsi="Arial"/>
            <w:szCs w:val="24"/>
          </w:rPr>
          <w:delText>2</w:delText>
        </w:r>
      </w:del>
      <w:del w:id="229" w:author="Jackson, Ash" w:date="2026-05-11T12:23:00Z">
        <w:r w:rsidRPr="00453FDE" w:rsidDel="00342432">
          <w:rPr>
            <w:rFonts w:ascii="Arial" w:hAnsi="Arial"/>
            <w:szCs w:val="24"/>
          </w:rPr>
          <w:delText>)</w:delText>
        </w:r>
        <w:r w:rsidRPr="00453FDE" w:rsidDel="00342432">
          <w:rPr>
            <w:rFonts w:ascii="Arial" w:hAnsi="Arial"/>
            <w:szCs w:val="24"/>
          </w:rPr>
          <w:tab/>
          <w:delText>Donate to a third party who has the legal authority to possess the medic</w:delText>
        </w:r>
      </w:del>
      <w:del w:id="230" w:author="Jackson, Ash" w:date="2026-05-11T12:04:00Z">
        <w:r w:rsidRPr="00453FDE" w:rsidDel="00AB6B1F">
          <w:rPr>
            <w:rFonts w:ascii="Arial" w:hAnsi="Arial"/>
            <w:szCs w:val="24"/>
          </w:rPr>
          <w:delText>ations</w:delText>
        </w:r>
      </w:del>
      <w:del w:id="231" w:author="Jackson, Ash" w:date="2026-05-11T12:23:00Z">
        <w:r w:rsidRPr="00453FDE" w:rsidDel="00342432">
          <w:rPr>
            <w:rFonts w:ascii="Arial" w:hAnsi="Arial"/>
            <w:szCs w:val="24"/>
          </w:rPr>
          <w:delText>, medical supplies, or medical devices.</w:delText>
        </w:r>
      </w:del>
    </w:p>
    <w:p w14:paraId="31ABA631"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t>9.2.2</w:t>
      </w:r>
      <w:r w:rsidRPr="00453FDE">
        <w:rPr>
          <w:rFonts w:ascii="Arial" w:hAnsi="Arial"/>
          <w:szCs w:val="24"/>
        </w:rPr>
        <w:tab/>
        <w:t>A facility or agency may donate unused medic</w:t>
      </w:r>
      <w:ins w:id="232" w:author="Jackson, Ash" w:date="2026-05-11T12:04:00Z">
        <w:r w:rsidRPr="00453FDE">
          <w:rPr>
            <w:rFonts w:ascii="Arial" w:hAnsi="Arial"/>
            <w:smallCaps/>
            <w:color w:val="C00000"/>
            <w:szCs w:val="24"/>
          </w:rPr>
          <w:t>ine</w:t>
        </w:r>
      </w:ins>
      <w:del w:id="233" w:author="Jackson, Ash" w:date="2026-05-11T12:04:00Z">
        <w:r w:rsidRPr="00453FDE" w:rsidDel="00AB6B1F">
          <w:rPr>
            <w:rFonts w:ascii="Arial" w:hAnsi="Arial"/>
            <w:szCs w:val="24"/>
          </w:rPr>
          <w:delText>ations</w:delText>
        </w:r>
      </w:del>
      <w:r w:rsidRPr="00453FDE">
        <w:rPr>
          <w:rFonts w:ascii="Arial" w:hAnsi="Arial"/>
          <w:szCs w:val="24"/>
        </w:rPr>
        <w:t xml:space="preserve"> or medical supplies, and used or unused medical devices, that are in the </w:t>
      </w:r>
      <w:proofErr w:type="gramStart"/>
      <w:r w:rsidRPr="00453FDE">
        <w:rPr>
          <w:rFonts w:ascii="Arial" w:hAnsi="Arial"/>
          <w:szCs w:val="24"/>
        </w:rPr>
        <w:t>facility's</w:t>
      </w:r>
      <w:proofErr w:type="gramEnd"/>
      <w:r w:rsidRPr="00453FDE">
        <w:rPr>
          <w:rFonts w:ascii="Arial" w:hAnsi="Arial"/>
          <w:szCs w:val="24"/>
        </w:rPr>
        <w:t xml:space="preserve"> or agency’s possession, to a</w:t>
      </w:r>
      <w:ins w:id="234" w:author="Jackson, Ash" w:date="2026-05-11T12:22:00Z">
        <w:r w:rsidRPr="00453FDE">
          <w:rPr>
            <w:rFonts w:ascii="Arial" w:hAnsi="Arial"/>
            <w:smallCaps/>
            <w:color w:val="C00000"/>
            <w:szCs w:val="24"/>
          </w:rPr>
          <w:t>n</w:t>
        </w:r>
      </w:ins>
      <w:r w:rsidRPr="00453FDE">
        <w:rPr>
          <w:rFonts w:ascii="Arial" w:hAnsi="Arial"/>
          <w:szCs w:val="24"/>
        </w:rPr>
        <w:t xml:space="preserve"> </w:t>
      </w:r>
      <w:del w:id="235" w:author="Jackson, Ash" w:date="2026-05-11T12:22:00Z">
        <w:r w:rsidRPr="00453FDE" w:rsidDel="00342432">
          <w:rPr>
            <w:rFonts w:ascii="Arial" w:hAnsi="Arial"/>
            <w:szCs w:val="24"/>
          </w:rPr>
          <w:delText xml:space="preserve">nonprofit </w:delText>
        </w:r>
      </w:del>
      <w:r w:rsidRPr="00453FDE">
        <w:rPr>
          <w:rFonts w:ascii="Arial" w:hAnsi="Arial"/>
          <w:szCs w:val="24"/>
        </w:rPr>
        <w:t>entity that has legal authority to possess the materials or to a person legally authorized to dispense the materials.</w:t>
      </w:r>
    </w:p>
    <w:p w14:paraId="211377D9" w14:textId="77777777" w:rsidR="00453FDE" w:rsidRPr="00453FDE" w:rsidRDefault="00453FDE" w:rsidP="00453FDE">
      <w:pPr>
        <w:tabs>
          <w:tab w:val="left" w:pos="720"/>
          <w:tab w:val="left" w:pos="1440"/>
          <w:tab w:val="left" w:pos="2160"/>
        </w:tabs>
        <w:spacing w:before="240"/>
        <w:ind w:left="2160" w:hanging="720"/>
        <w:rPr>
          <w:rFonts w:ascii="Arial" w:hAnsi="Arial"/>
          <w:szCs w:val="24"/>
        </w:rPr>
      </w:pPr>
      <w:r w:rsidRPr="00453FDE">
        <w:rPr>
          <w:rFonts w:ascii="Arial" w:hAnsi="Arial"/>
          <w:szCs w:val="24"/>
        </w:rPr>
        <w:t>(A)</w:t>
      </w:r>
      <w:r w:rsidRPr="00453FDE">
        <w:rPr>
          <w:rFonts w:ascii="Arial" w:hAnsi="Arial"/>
          <w:szCs w:val="24"/>
        </w:rPr>
        <w:tab/>
        <w:t xml:space="preserve">A licensed pharmacist shall review the </w:t>
      </w:r>
      <w:proofErr w:type="gramStart"/>
      <w:r w:rsidRPr="00453FDE">
        <w:rPr>
          <w:rFonts w:ascii="Arial" w:hAnsi="Arial"/>
          <w:szCs w:val="24"/>
        </w:rPr>
        <w:t>facility’s</w:t>
      </w:r>
      <w:proofErr w:type="gramEnd"/>
      <w:r w:rsidRPr="00453FDE">
        <w:rPr>
          <w:rFonts w:ascii="Arial" w:hAnsi="Arial"/>
          <w:szCs w:val="24"/>
        </w:rPr>
        <w:t xml:space="preserve"> or agency’s process of donating unused medic</w:t>
      </w:r>
      <w:ins w:id="236" w:author="Jackson, Ash" w:date="2026-05-11T12:05:00Z">
        <w:r w:rsidRPr="00453FDE">
          <w:rPr>
            <w:rFonts w:ascii="Arial" w:hAnsi="Arial"/>
            <w:smallCaps/>
            <w:color w:val="C00000"/>
            <w:szCs w:val="24"/>
          </w:rPr>
          <w:t>ine</w:t>
        </w:r>
      </w:ins>
      <w:del w:id="237" w:author="Jackson, Ash" w:date="2026-05-11T12:05:00Z">
        <w:r w:rsidRPr="00453FDE" w:rsidDel="00AB6B1F">
          <w:rPr>
            <w:rFonts w:ascii="Arial" w:hAnsi="Arial"/>
            <w:szCs w:val="24"/>
          </w:rPr>
          <w:delText>ations</w:delText>
        </w:r>
      </w:del>
      <w:del w:id="238" w:author="Jackson, Ash" w:date="2026-05-11T12:27:00Z">
        <w:r w:rsidRPr="00453FDE" w:rsidDel="000F1B0D">
          <w:rPr>
            <w:rFonts w:ascii="Arial" w:hAnsi="Arial"/>
            <w:szCs w:val="24"/>
          </w:rPr>
          <w:delText xml:space="preserve"> to a nonprofit entity</w:delText>
        </w:r>
      </w:del>
      <w:r w:rsidRPr="00453FDE">
        <w:rPr>
          <w:rFonts w:ascii="Arial" w:hAnsi="Arial"/>
          <w:szCs w:val="24"/>
        </w:rPr>
        <w:t>.</w:t>
      </w:r>
    </w:p>
    <w:p w14:paraId="02E995B4"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t>9.2.3</w:t>
      </w:r>
      <w:r w:rsidRPr="00453FDE">
        <w:rPr>
          <w:rFonts w:ascii="Arial" w:hAnsi="Arial"/>
          <w:szCs w:val="24"/>
        </w:rPr>
        <w:tab/>
        <w:t>Medic</w:t>
      </w:r>
      <w:ins w:id="239" w:author="Jackson, Ash" w:date="2026-05-11T12:05:00Z">
        <w:r w:rsidRPr="00453FDE">
          <w:rPr>
            <w:rFonts w:ascii="Arial" w:hAnsi="Arial"/>
            <w:smallCaps/>
            <w:color w:val="C00000"/>
            <w:szCs w:val="24"/>
          </w:rPr>
          <w:t>ine</w:t>
        </w:r>
      </w:ins>
      <w:del w:id="240" w:author="Jackson, Ash" w:date="2026-05-11T12:05:00Z">
        <w:r w:rsidRPr="00453FDE" w:rsidDel="00AB6B1F">
          <w:rPr>
            <w:rFonts w:ascii="Arial" w:hAnsi="Arial"/>
            <w:szCs w:val="24"/>
          </w:rPr>
          <w:delText>ation</w:delText>
        </w:r>
      </w:del>
      <w:r w:rsidRPr="00453FDE">
        <w:rPr>
          <w:rFonts w:ascii="Arial" w:hAnsi="Arial"/>
          <w:szCs w:val="24"/>
        </w:rPr>
        <w:t xml:space="preserve"> dispensed or donated under this part must meet the </w:t>
      </w:r>
      <w:del w:id="241" w:author="Jackson, Ash" w:date="2026-05-11T12:08:00Z">
        <w:r w:rsidRPr="00453FDE" w:rsidDel="006E7C16">
          <w:rPr>
            <w:rFonts w:ascii="Arial" w:hAnsi="Arial"/>
            <w:szCs w:val="24"/>
          </w:rPr>
          <w:delText xml:space="preserve">following </w:delText>
        </w:r>
      </w:del>
      <w:r w:rsidRPr="00453FDE">
        <w:rPr>
          <w:rFonts w:ascii="Arial" w:hAnsi="Arial"/>
          <w:szCs w:val="24"/>
        </w:rPr>
        <w:t>requirements</w:t>
      </w:r>
      <w:ins w:id="242" w:author="Jackson, Ash" w:date="2026-05-11T12:01:00Z">
        <w:r w:rsidRPr="00453FDE">
          <w:rPr>
            <w:rFonts w:ascii="Arial" w:hAnsi="Arial"/>
            <w:szCs w:val="24"/>
          </w:rPr>
          <w:t xml:space="preserve"> </w:t>
        </w:r>
        <w:r w:rsidRPr="00453FDE">
          <w:rPr>
            <w:rFonts w:ascii="Arial" w:hAnsi="Arial"/>
            <w:smallCaps/>
            <w:color w:val="C00000"/>
            <w:szCs w:val="24"/>
          </w:rPr>
          <w:t>in Section 12-280-1</w:t>
        </w:r>
      </w:ins>
      <w:ins w:id="243" w:author="Jackson, Ash" w:date="2026-05-11T12:02:00Z">
        <w:r w:rsidRPr="00453FDE">
          <w:rPr>
            <w:rFonts w:ascii="Arial" w:hAnsi="Arial"/>
            <w:smallCaps/>
            <w:color w:val="C00000"/>
            <w:szCs w:val="24"/>
          </w:rPr>
          <w:t>35</w:t>
        </w:r>
      </w:ins>
      <w:ins w:id="244" w:author="Jackson, Ash" w:date="2026-05-26T06:18:00Z">
        <w:r w:rsidRPr="00453FDE">
          <w:rPr>
            <w:rFonts w:ascii="Arial" w:hAnsi="Arial"/>
            <w:smallCaps/>
            <w:color w:val="C00000"/>
            <w:szCs w:val="24"/>
          </w:rPr>
          <w:t xml:space="preserve">, </w:t>
        </w:r>
      </w:ins>
      <w:ins w:id="245" w:author="Jackson, Ash" w:date="2026-05-26T06:19:00Z">
        <w:r w:rsidRPr="00453FDE">
          <w:rPr>
            <w:rFonts w:ascii="Arial" w:hAnsi="Arial"/>
            <w:smallCaps/>
            <w:color w:val="C00000"/>
            <w:szCs w:val="24"/>
          </w:rPr>
          <w:t>135.5</w:t>
        </w:r>
      </w:ins>
      <w:ins w:id="246" w:author="Jackson, Ash" w:date="2026-05-11T12:02:00Z">
        <w:r w:rsidRPr="00453FDE">
          <w:rPr>
            <w:rFonts w:ascii="Arial" w:hAnsi="Arial"/>
            <w:smallCaps/>
            <w:color w:val="C00000"/>
            <w:szCs w:val="24"/>
          </w:rPr>
          <w:t>, C.R.S.</w:t>
        </w:r>
      </w:ins>
      <w:del w:id="247" w:author="Jackson, Ash" w:date="2026-05-11T12:09:00Z">
        <w:r w:rsidRPr="00453FDE" w:rsidDel="006E7C16">
          <w:rPr>
            <w:rFonts w:ascii="Arial" w:hAnsi="Arial"/>
            <w:szCs w:val="24"/>
          </w:rPr>
          <w:delText>:</w:delText>
        </w:r>
      </w:del>
    </w:p>
    <w:p w14:paraId="5620D402" w14:textId="77777777" w:rsidR="00453FDE" w:rsidRPr="00453FDE" w:rsidDel="006E7C16" w:rsidRDefault="00453FDE" w:rsidP="00453FDE">
      <w:pPr>
        <w:tabs>
          <w:tab w:val="left" w:pos="720"/>
          <w:tab w:val="left" w:pos="1440"/>
          <w:tab w:val="left" w:pos="2160"/>
        </w:tabs>
        <w:spacing w:before="240"/>
        <w:ind w:left="2160" w:hanging="720"/>
        <w:rPr>
          <w:del w:id="248" w:author="Jackson, Ash" w:date="2026-05-11T12:09:00Z"/>
          <w:rFonts w:ascii="Arial" w:hAnsi="Arial"/>
          <w:szCs w:val="24"/>
        </w:rPr>
      </w:pPr>
      <w:del w:id="249" w:author="Jackson, Ash" w:date="2026-05-11T12:09:00Z">
        <w:r w:rsidRPr="00453FDE" w:rsidDel="006E7C16">
          <w:rPr>
            <w:rFonts w:ascii="Arial" w:hAnsi="Arial"/>
            <w:szCs w:val="24"/>
          </w:rPr>
          <w:delText>(A)</w:delText>
        </w:r>
        <w:r w:rsidRPr="00453FDE" w:rsidDel="006E7C16">
          <w:rPr>
            <w:rFonts w:ascii="Arial" w:hAnsi="Arial"/>
            <w:szCs w:val="24"/>
          </w:rPr>
          <w:tab/>
          <w:delText>The medication must not be expired and shall not be dispensed if it will expire before use by the patient based on the prescribing practitioner’s directions for use.</w:delText>
        </w:r>
      </w:del>
    </w:p>
    <w:p w14:paraId="447244B8" w14:textId="77777777" w:rsidR="00453FDE" w:rsidRPr="00453FDE" w:rsidDel="006E7C16" w:rsidRDefault="00453FDE" w:rsidP="00453FDE">
      <w:pPr>
        <w:tabs>
          <w:tab w:val="left" w:pos="720"/>
          <w:tab w:val="left" w:pos="1440"/>
          <w:tab w:val="left" w:pos="2160"/>
        </w:tabs>
        <w:spacing w:before="240"/>
        <w:ind w:left="2160" w:hanging="720"/>
        <w:rPr>
          <w:del w:id="250" w:author="Jackson, Ash" w:date="2026-05-11T12:09:00Z"/>
          <w:rFonts w:ascii="Arial" w:hAnsi="Arial"/>
          <w:szCs w:val="24"/>
        </w:rPr>
      </w:pPr>
      <w:del w:id="251" w:author="Jackson, Ash" w:date="2026-05-11T12:09:00Z">
        <w:r w:rsidRPr="00453FDE" w:rsidDel="006E7C16">
          <w:rPr>
            <w:rFonts w:ascii="Arial" w:hAnsi="Arial"/>
            <w:szCs w:val="24"/>
          </w:rPr>
          <w:delText>(B)</w:delText>
        </w:r>
        <w:r w:rsidRPr="00453FDE" w:rsidDel="006E7C16">
          <w:rPr>
            <w:rFonts w:ascii="Arial" w:hAnsi="Arial"/>
            <w:szCs w:val="24"/>
          </w:rPr>
          <w:tab/>
          <w:delText>Medications are only available to be dispensed to another client or donated to a nonprofit entity if the medications are:</w:delText>
        </w:r>
      </w:del>
    </w:p>
    <w:p w14:paraId="6EC31837" w14:textId="77777777" w:rsidR="00453FDE" w:rsidRPr="00453FDE" w:rsidDel="006E7C16" w:rsidRDefault="00453FDE" w:rsidP="00453FDE">
      <w:pPr>
        <w:tabs>
          <w:tab w:val="left" w:pos="720"/>
          <w:tab w:val="left" w:pos="1440"/>
          <w:tab w:val="left" w:pos="2160"/>
        </w:tabs>
        <w:spacing w:before="240"/>
        <w:ind w:left="2880" w:hanging="720"/>
        <w:rPr>
          <w:del w:id="252" w:author="Jackson, Ash" w:date="2026-05-11T12:09:00Z"/>
          <w:rFonts w:ascii="Arial" w:hAnsi="Arial"/>
          <w:szCs w:val="24"/>
        </w:rPr>
      </w:pPr>
      <w:del w:id="253" w:author="Jackson, Ash" w:date="2026-05-11T12:09:00Z">
        <w:r w:rsidRPr="00453FDE" w:rsidDel="006E7C16">
          <w:rPr>
            <w:rFonts w:ascii="Arial" w:hAnsi="Arial"/>
            <w:szCs w:val="24"/>
          </w:rPr>
          <w:delText>(1)</w:delText>
        </w:r>
        <w:r w:rsidRPr="00453FDE" w:rsidDel="006E7C16">
          <w:rPr>
            <w:rFonts w:ascii="Arial" w:hAnsi="Arial"/>
            <w:szCs w:val="24"/>
          </w:rPr>
          <w:tab/>
          <w:delText>Liquid and the vial is still sealed and properly stored,</w:delText>
        </w:r>
      </w:del>
    </w:p>
    <w:p w14:paraId="4D84D9DC" w14:textId="77777777" w:rsidR="00453FDE" w:rsidRPr="00453FDE" w:rsidDel="006E7C16" w:rsidRDefault="00453FDE" w:rsidP="00453FDE">
      <w:pPr>
        <w:tabs>
          <w:tab w:val="left" w:pos="720"/>
          <w:tab w:val="left" w:pos="1440"/>
          <w:tab w:val="left" w:pos="2160"/>
        </w:tabs>
        <w:spacing w:before="240"/>
        <w:ind w:left="2880" w:hanging="720"/>
        <w:rPr>
          <w:del w:id="254" w:author="Jackson, Ash" w:date="2026-05-11T12:09:00Z"/>
          <w:rFonts w:ascii="Arial" w:hAnsi="Arial"/>
          <w:szCs w:val="24"/>
        </w:rPr>
      </w:pPr>
      <w:del w:id="255" w:author="Jackson, Ash" w:date="2026-05-11T12:09:00Z">
        <w:r w:rsidRPr="00453FDE" w:rsidDel="006E7C16">
          <w:rPr>
            <w:rFonts w:ascii="Arial" w:hAnsi="Arial"/>
            <w:szCs w:val="24"/>
          </w:rPr>
          <w:delText>(2)</w:delText>
        </w:r>
        <w:r w:rsidRPr="00453FDE" w:rsidDel="006E7C16">
          <w:rPr>
            <w:rFonts w:ascii="Arial" w:hAnsi="Arial"/>
            <w:szCs w:val="24"/>
          </w:rPr>
          <w:tab/>
          <w:delText>Individually packaged and the packaging has not been damaged, or</w:delText>
        </w:r>
      </w:del>
    </w:p>
    <w:p w14:paraId="7CA6ABB4" w14:textId="77777777" w:rsidR="00453FDE" w:rsidRPr="00453FDE" w:rsidDel="006E7C16" w:rsidRDefault="00453FDE" w:rsidP="00453FDE">
      <w:pPr>
        <w:tabs>
          <w:tab w:val="left" w:pos="720"/>
          <w:tab w:val="left" w:pos="1440"/>
          <w:tab w:val="left" w:pos="2160"/>
        </w:tabs>
        <w:spacing w:before="240"/>
        <w:ind w:left="2880" w:hanging="720"/>
        <w:rPr>
          <w:del w:id="256" w:author="Jackson, Ash" w:date="2026-05-11T12:09:00Z"/>
          <w:rFonts w:ascii="Arial" w:hAnsi="Arial"/>
          <w:szCs w:val="24"/>
        </w:rPr>
      </w:pPr>
      <w:del w:id="257" w:author="Jackson, Ash" w:date="2026-05-11T12:09:00Z">
        <w:r w:rsidRPr="00453FDE" w:rsidDel="006E7C16">
          <w:rPr>
            <w:rFonts w:ascii="Arial" w:hAnsi="Arial"/>
            <w:szCs w:val="24"/>
          </w:rPr>
          <w:delText>(3)</w:delText>
        </w:r>
        <w:r w:rsidRPr="00453FDE" w:rsidDel="006E7C16">
          <w:rPr>
            <w:rFonts w:ascii="Arial" w:hAnsi="Arial"/>
            <w:szCs w:val="24"/>
          </w:rPr>
          <w:tab/>
          <w:delText>In the original, unopened, sealed, and tamper-evident unit-dose packaging.</w:delText>
        </w:r>
      </w:del>
    </w:p>
    <w:p w14:paraId="21160FFA" w14:textId="77777777" w:rsidR="00453FDE" w:rsidRPr="00453FDE" w:rsidDel="006E7C16" w:rsidRDefault="00453FDE" w:rsidP="00453FDE">
      <w:pPr>
        <w:tabs>
          <w:tab w:val="left" w:pos="720"/>
          <w:tab w:val="left" w:pos="1440"/>
          <w:tab w:val="left" w:pos="2160"/>
        </w:tabs>
        <w:spacing w:before="240"/>
        <w:ind w:left="2160" w:hanging="720"/>
        <w:rPr>
          <w:del w:id="258" w:author="Jackson, Ash" w:date="2026-05-11T12:09:00Z"/>
          <w:rFonts w:ascii="Arial" w:hAnsi="Arial"/>
          <w:szCs w:val="24"/>
        </w:rPr>
      </w:pPr>
      <w:del w:id="259" w:author="Jackson, Ash" w:date="2026-05-11T12:09:00Z">
        <w:r w:rsidRPr="00453FDE" w:rsidDel="006E7C16">
          <w:rPr>
            <w:rFonts w:ascii="Arial" w:hAnsi="Arial"/>
            <w:szCs w:val="24"/>
          </w:rPr>
          <w:delText>(C)</w:delText>
        </w:r>
        <w:r w:rsidRPr="00453FDE" w:rsidDel="006E7C16">
          <w:rPr>
            <w:rFonts w:ascii="Arial" w:hAnsi="Arial"/>
            <w:szCs w:val="24"/>
          </w:rPr>
          <w:tab/>
          <w:delText>The following medications may not be donated:</w:delText>
        </w:r>
      </w:del>
    </w:p>
    <w:p w14:paraId="666FBFC3" w14:textId="77777777" w:rsidR="00453FDE" w:rsidRPr="00453FDE" w:rsidDel="006E7C16" w:rsidRDefault="00453FDE" w:rsidP="00453FDE">
      <w:pPr>
        <w:tabs>
          <w:tab w:val="left" w:pos="720"/>
          <w:tab w:val="left" w:pos="1440"/>
          <w:tab w:val="left" w:pos="2160"/>
        </w:tabs>
        <w:spacing w:before="240"/>
        <w:ind w:left="2880" w:hanging="720"/>
        <w:rPr>
          <w:del w:id="260" w:author="Jackson, Ash" w:date="2026-05-11T12:09:00Z"/>
          <w:rFonts w:ascii="Arial" w:hAnsi="Arial"/>
          <w:szCs w:val="24"/>
        </w:rPr>
      </w:pPr>
      <w:del w:id="261" w:author="Jackson, Ash" w:date="2026-05-11T12:09:00Z">
        <w:r w:rsidRPr="00453FDE" w:rsidDel="006E7C16">
          <w:rPr>
            <w:rFonts w:ascii="Arial" w:hAnsi="Arial"/>
            <w:szCs w:val="24"/>
          </w:rPr>
          <w:delText>(1)</w:delText>
        </w:r>
        <w:r w:rsidRPr="00453FDE" w:rsidDel="006E7C16">
          <w:rPr>
            <w:rFonts w:ascii="Arial" w:hAnsi="Arial"/>
            <w:szCs w:val="24"/>
          </w:rPr>
          <w:tab/>
          <w:delText>Medications packaged in traditional brown or amber pill bottles,</w:delText>
        </w:r>
      </w:del>
    </w:p>
    <w:p w14:paraId="681C82CA" w14:textId="77777777" w:rsidR="00453FDE" w:rsidRPr="00453FDE" w:rsidDel="006E7C16" w:rsidRDefault="00453FDE" w:rsidP="00453FDE">
      <w:pPr>
        <w:tabs>
          <w:tab w:val="left" w:pos="720"/>
          <w:tab w:val="left" w:pos="1440"/>
          <w:tab w:val="left" w:pos="2160"/>
        </w:tabs>
        <w:spacing w:before="240"/>
        <w:ind w:left="2880" w:hanging="720"/>
        <w:rPr>
          <w:del w:id="262" w:author="Jackson, Ash" w:date="2026-05-11T12:09:00Z"/>
          <w:rFonts w:ascii="Arial" w:hAnsi="Arial"/>
          <w:szCs w:val="24"/>
        </w:rPr>
      </w:pPr>
      <w:del w:id="263" w:author="Jackson, Ash" w:date="2026-05-11T12:09:00Z">
        <w:r w:rsidRPr="00453FDE" w:rsidDel="006E7C16">
          <w:rPr>
            <w:rFonts w:ascii="Arial" w:hAnsi="Arial"/>
            <w:szCs w:val="24"/>
          </w:rPr>
          <w:delText>(2)</w:delText>
        </w:r>
        <w:r w:rsidRPr="00453FDE" w:rsidDel="006E7C16">
          <w:rPr>
            <w:rFonts w:ascii="Arial" w:hAnsi="Arial"/>
            <w:szCs w:val="24"/>
          </w:rPr>
          <w:tab/>
          <w:delText>Controlled substances,</w:delText>
        </w:r>
      </w:del>
    </w:p>
    <w:p w14:paraId="28D26F41" w14:textId="77777777" w:rsidR="00453FDE" w:rsidRPr="00453FDE" w:rsidDel="006E7C16" w:rsidRDefault="00453FDE" w:rsidP="00453FDE">
      <w:pPr>
        <w:tabs>
          <w:tab w:val="left" w:pos="720"/>
          <w:tab w:val="left" w:pos="1440"/>
          <w:tab w:val="left" w:pos="2160"/>
        </w:tabs>
        <w:spacing w:before="240"/>
        <w:ind w:left="2880" w:hanging="720"/>
        <w:rPr>
          <w:del w:id="264" w:author="Jackson, Ash" w:date="2026-05-11T12:09:00Z"/>
          <w:rFonts w:ascii="Arial" w:hAnsi="Arial"/>
          <w:szCs w:val="24"/>
        </w:rPr>
      </w:pPr>
      <w:del w:id="265" w:author="Jackson, Ash" w:date="2026-05-11T12:09:00Z">
        <w:r w:rsidRPr="00453FDE" w:rsidDel="006E7C16">
          <w:rPr>
            <w:rFonts w:ascii="Arial" w:hAnsi="Arial"/>
            <w:szCs w:val="24"/>
          </w:rPr>
          <w:delText>(3)</w:delText>
        </w:r>
        <w:r w:rsidRPr="00453FDE" w:rsidDel="006E7C16">
          <w:rPr>
            <w:rFonts w:ascii="Arial" w:hAnsi="Arial"/>
            <w:szCs w:val="24"/>
          </w:rPr>
          <w:tab/>
          <w:delText>Medications that require refrigeration, freezing, or special storage,</w:delText>
        </w:r>
      </w:del>
    </w:p>
    <w:p w14:paraId="2C02CB5C" w14:textId="77777777" w:rsidR="00453FDE" w:rsidRPr="00453FDE" w:rsidDel="006E7C16" w:rsidRDefault="00453FDE" w:rsidP="00453FDE">
      <w:pPr>
        <w:tabs>
          <w:tab w:val="left" w:pos="720"/>
          <w:tab w:val="left" w:pos="1440"/>
          <w:tab w:val="left" w:pos="2160"/>
        </w:tabs>
        <w:spacing w:before="240"/>
        <w:ind w:left="2880" w:hanging="720"/>
        <w:rPr>
          <w:del w:id="266" w:author="Jackson, Ash" w:date="2026-05-11T12:09:00Z"/>
          <w:rFonts w:ascii="Arial" w:hAnsi="Arial"/>
          <w:szCs w:val="24"/>
        </w:rPr>
      </w:pPr>
      <w:del w:id="267" w:author="Jackson, Ash" w:date="2026-05-11T12:09:00Z">
        <w:r w:rsidRPr="00453FDE" w:rsidDel="006E7C16">
          <w:rPr>
            <w:rFonts w:ascii="Arial" w:hAnsi="Arial"/>
            <w:szCs w:val="24"/>
          </w:rPr>
          <w:delText>(4)</w:delText>
        </w:r>
        <w:r w:rsidRPr="00453FDE" w:rsidDel="006E7C16">
          <w:rPr>
            <w:rFonts w:ascii="Arial" w:hAnsi="Arial"/>
            <w:szCs w:val="24"/>
          </w:rPr>
          <w:tab/>
          <w:delText>Medications that require special registration with the manufacturer, or</w:delText>
        </w:r>
      </w:del>
    </w:p>
    <w:p w14:paraId="02404B7D" w14:textId="77777777" w:rsidR="00453FDE" w:rsidRPr="00453FDE" w:rsidDel="006E7C16" w:rsidRDefault="00453FDE" w:rsidP="00453FDE">
      <w:pPr>
        <w:tabs>
          <w:tab w:val="left" w:pos="720"/>
          <w:tab w:val="left" w:pos="1440"/>
          <w:tab w:val="left" w:pos="2160"/>
        </w:tabs>
        <w:spacing w:before="240"/>
        <w:ind w:left="2880" w:hanging="720"/>
        <w:rPr>
          <w:del w:id="268" w:author="Jackson, Ash" w:date="2026-05-11T12:09:00Z"/>
          <w:rFonts w:ascii="Arial" w:hAnsi="Arial"/>
          <w:szCs w:val="24"/>
        </w:rPr>
      </w:pPr>
      <w:del w:id="269" w:author="Jackson, Ash" w:date="2026-05-11T12:09:00Z">
        <w:r w:rsidRPr="00453FDE" w:rsidDel="006E7C16">
          <w:rPr>
            <w:rFonts w:ascii="Arial" w:hAnsi="Arial"/>
            <w:szCs w:val="24"/>
          </w:rPr>
          <w:delText>(5)</w:delText>
        </w:r>
        <w:r w:rsidRPr="00453FDE" w:rsidDel="006E7C16">
          <w:rPr>
            <w:rFonts w:ascii="Arial" w:hAnsi="Arial"/>
            <w:szCs w:val="24"/>
          </w:rPr>
          <w:tab/>
          <w:delText>Medications that are adulterated or misbranded, as determined by a person legally authorized to dispense the medications on behalf of the nonprofit entity.</w:delText>
        </w:r>
      </w:del>
    </w:p>
    <w:p w14:paraId="779C9D53" w14:textId="77777777" w:rsidR="00453FDE" w:rsidRPr="00453FDE" w:rsidRDefault="00453FDE" w:rsidP="00453FDE">
      <w:pPr>
        <w:tabs>
          <w:tab w:val="left" w:pos="720"/>
          <w:tab w:val="left" w:pos="1440"/>
          <w:tab w:val="left" w:pos="2160"/>
        </w:tabs>
        <w:spacing w:before="240"/>
        <w:ind w:left="1440" w:hanging="720"/>
        <w:rPr>
          <w:ins w:id="270" w:author="Jackson, Ash" w:date="2026-05-11T12:26:00Z"/>
          <w:rFonts w:ascii="Arial" w:hAnsi="Arial"/>
          <w:szCs w:val="24"/>
        </w:rPr>
      </w:pPr>
      <w:r w:rsidRPr="00453FDE">
        <w:rPr>
          <w:rFonts w:ascii="Arial" w:hAnsi="Arial"/>
          <w:szCs w:val="24"/>
        </w:rPr>
        <w:lastRenderedPageBreak/>
        <w:t>9.2.4</w:t>
      </w:r>
      <w:r w:rsidRPr="00453FDE">
        <w:rPr>
          <w:rFonts w:ascii="Arial" w:hAnsi="Arial"/>
          <w:szCs w:val="24"/>
        </w:rPr>
        <w:tab/>
        <w:t>Medic</w:t>
      </w:r>
      <w:ins w:id="271" w:author="Jackson, Ash" w:date="2026-05-11T12:20:00Z">
        <w:r w:rsidRPr="00453FDE">
          <w:rPr>
            <w:rFonts w:ascii="Arial" w:hAnsi="Arial"/>
            <w:smallCaps/>
            <w:color w:val="C00000"/>
            <w:szCs w:val="24"/>
          </w:rPr>
          <w:t>ine</w:t>
        </w:r>
      </w:ins>
      <w:del w:id="272" w:author="Jackson, Ash" w:date="2026-05-11T12:20:00Z">
        <w:r w:rsidRPr="00453FDE" w:rsidDel="00A97D06">
          <w:rPr>
            <w:rFonts w:ascii="Arial" w:hAnsi="Arial"/>
            <w:szCs w:val="24"/>
          </w:rPr>
          <w:delText>ations</w:delText>
        </w:r>
      </w:del>
      <w:r w:rsidRPr="00453FDE">
        <w:rPr>
          <w:rFonts w:ascii="Arial" w:hAnsi="Arial"/>
          <w:szCs w:val="24"/>
        </w:rPr>
        <w:t xml:space="preserve">, medical supplies, and medical devices </w:t>
      </w:r>
      <w:ins w:id="273" w:author="Jackson, Ash" w:date="2026-05-11T12:09:00Z">
        <w:r w:rsidRPr="00453FDE">
          <w:rPr>
            <w:rFonts w:ascii="Arial" w:hAnsi="Arial"/>
            <w:smallCaps/>
            <w:color w:val="C00000"/>
            <w:szCs w:val="24"/>
          </w:rPr>
          <w:t xml:space="preserve">received </w:t>
        </w:r>
      </w:ins>
      <w:del w:id="274" w:author="Jackson, Ash" w:date="2026-05-11T12:09:00Z">
        <w:r w:rsidRPr="00453FDE" w:rsidDel="00713C8A">
          <w:rPr>
            <w:rFonts w:ascii="Arial" w:hAnsi="Arial"/>
            <w:szCs w:val="24"/>
          </w:rPr>
          <w:delText xml:space="preserve">donated </w:delText>
        </w:r>
      </w:del>
      <w:r w:rsidRPr="00453FDE">
        <w:rPr>
          <w:rFonts w:ascii="Arial" w:hAnsi="Arial"/>
          <w:szCs w:val="24"/>
        </w:rPr>
        <w:t>pursuant to this part shall not be resold for profit</w:t>
      </w:r>
      <w:ins w:id="275" w:author="Jackson, Ash" w:date="2026-05-11T12:10:00Z">
        <w:r w:rsidRPr="00453FDE">
          <w:rPr>
            <w:rFonts w:ascii="Arial" w:hAnsi="Arial"/>
            <w:smallCaps/>
            <w:color w:val="C00000"/>
            <w:szCs w:val="24"/>
          </w:rPr>
          <w:t xml:space="preserve"> by the facility or agency</w:t>
        </w:r>
      </w:ins>
      <w:r w:rsidRPr="00453FDE">
        <w:rPr>
          <w:rFonts w:ascii="Arial" w:hAnsi="Arial"/>
          <w:szCs w:val="24"/>
        </w:rPr>
        <w:t>.</w:t>
      </w:r>
    </w:p>
    <w:p w14:paraId="4E4C6BB8" w14:textId="77777777" w:rsidR="00453FDE" w:rsidRPr="00453FDE" w:rsidRDefault="00453FDE">
      <w:pPr>
        <w:tabs>
          <w:tab w:val="left" w:pos="720"/>
          <w:tab w:val="left" w:pos="1440"/>
          <w:tab w:val="left" w:pos="2160"/>
        </w:tabs>
        <w:spacing w:before="240"/>
        <w:ind w:left="1440" w:hanging="720"/>
        <w:rPr>
          <w:smallCaps/>
          <w:color w:val="C00000"/>
        </w:rPr>
        <w:pPrChange w:id="276" w:author="Jackson, Ash" w:date="2026-05-11T12:27:00Z">
          <w:pPr>
            <w:pStyle w:val="par2"/>
          </w:pPr>
        </w:pPrChange>
      </w:pPr>
      <w:ins w:id="277" w:author="Jackson, Ash" w:date="2026-05-11T12:26:00Z">
        <w:r w:rsidRPr="00453FDE">
          <w:rPr>
            <w:rFonts w:ascii="Arial" w:hAnsi="Arial"/>
            <w:smallCaps/>
            <w:color w:val="C00000"/>
            <w:szCs w:val="24"/>
          </w:rPr>
          <w:t>9.2</w:t>
        </w:r>
      </w:ins>
      <w:ins w:id="278" w:author="Jackson, Ash" w:date="2026-05-11T12:27:00Z">
        <w:r w:rsidRPr="00453FDE">
          <w:rPr>
            <w:rFonts w:ascii="Arial" w:hAnsi="Arial"/>
            <w:smallCaps/>
            <w:color w:val="C00000"/>
            <w:szCs w:val="24"/>
          </w:rPr>
          <w:t>.5</w:t>
        </w:r>
        <w:r w:rsidRPr="00453FDE">
          <w:rPr>
            <w:rFonts w:ascii="Arial" w:hAnsi="Arial"/>
            <w:smallCaps/>
            <w:color w:val="C00000"/>
            <w:szCs w:val="24"/>
          </w:rPr>
          <w:tab/>
        </w:r>
      </w:ins>
      <w:ins w:id="279" w:author="Jackson, Ash" w:date="2026-05-11T12:28:00Z">
        <w:r w:rsidRPr="00453FDE">
          <w:rPr>
            <w:rFonts w:ascii="Arial" w:hAnsi="Arial"/>
            <w:smallCaps/>
            <w:color w:val="C00000"/>
            <w:szCs w:val="24"/>
          </w:rPr>
          <w:t xml:space="preserve">Medicine, medical supplies, and medical devices </w:t>
        </w:r>
      </w:ins>
      <w:ins w:id="280" w:author="Jackson, Ash" w:date="2026-05-11T12:29:00Z">
        <w:r w:rsidRPr="00453FDE">
          <w:rPr>
            <w:rFonts w:ascii="Arial" w:hAnsi="Arial"/>
            <w:smallCaps/>
            <w:color w:val="C00000"/>
            <w:szCs w:val="24"/>
          </w:rPr>
          <w:t>accepted or donated shall have any previous patient information redacted or removed.</w:t>
        </w:r>
      </w:ins>
    </w:p>
    <w:p w14:paraId="64CD5845" w14:textId="77777777" w:rsidR="00453FDE" w:rsidRPr="00453FDE" w:rsidRDefault="00453FDE" w:rsidP="00453FDE">
      <w:pPr>
        <w:tabs>
          <w:tab w:val="left" w:pos="720"/>
          <w:tab w:val="left" w:pos="1440"/>
          <w:tab w:val="left" w:pos="2160"/>
        </w:tabs>
        <w:spacing w:before="240"/>
        <w:ind w:left="1440" w:hanging="720"/>
        <w:rPr>
          <w:rFonts w:ascii="Arial" w:hAnsi="Arial"/>
          <w:szCs w:val="24"/>
        </w:rPr>
      </w:pPr>
      <w:r w:rsidRPr="00453FDE">
        <w:rPr>
          <w:rFonts w:ascii="Arial" w:hAnsi="Arial"/>
          <w:szCs w:val="24"/>
        </w:rPr>
        <w:t>9.2.</w:t>
      </w:r>
      <w:ins w:id="281" w:author="Jackson, Ash" w:date="2026-05-11T12:30:00Z">
        <w:r w:rsidRPr="00453FDE">
          <w:rPr>
            <w:rFonts w:ascii="Arial" w:hAnsi="Arial"/>
            <w:szCs w:val="24"/>
          </w:rPr>
          <w:t>6</w:t>
        </w:r>
      </w:ins>
      <w:del w:id="282" w:author="Jackson, Ash" w:date="2026-05-11T12:30:00Z">
        <w:r w:rsidRPr="00453FDE" w:rsidDel="000F1B0D">
          <w:rPr>
            <w:rFonts w:ascii="Arial" w:hAnsi="Arial"/>
            <w:szCs w:val="24"/>
          </w:rPr>
          <w:delText>5</w:delText>
        </w:r>
      </w:del>
      <w:r w:rsidRPr="00453FDE">
        <w:rPr>
          <w:rFonts w:ascii="Arial" w:hAnsi="Arial"/>
          <w:szCs w:val="24"/>
        </w:rPr>
        <w:tab/>
        <w:t>A person or entity is not subject to civil or criminal liability or professional disciplinary action for donating, accepting, dispensing, or facilitating the donation of material in good faith, without negligence</w:t>
      </w:r>
      <w:ins w:id="283" w:author="Jackson, Ash" w:date="2026-05-11T12:06:00Z">
        <w:r w:rsidRPr="00453FDE">
          <w:rPr>
            <w:rFonts w:ascii="Arial" w:hAnsi="Arial"/>
            <w:smallCaps/>
            <w:color w:val="C00000"/>
            <w:szCs w:val="24"/>
            <w:rPrChange w:id="284" w:author="Jackson, Ash" w:date="2026-05-11T12:06:00Z">
              <w:rPr/>
            </w:rPrChange>
          </w:rPr>
          <w:t xml:space="preserve"> or</w:t>
        </w:r>
        <w:r w:rsidRPr="00453FDE">
          <w:rPr>
            <w:rFonts w:ascii="Arial" w:hAnsi="Arial"/>
            <w:smallCaps/>
            <w:color w:val="C00000"/>
            <w:szCs w:val="24"/>
          </w:rPr>
          <w:t xml:space="preserve"> willful or wanton misconduct</w:t>
        </w:r>
      </w:ins>
      <w:r w:rsidRPr="00453FDE">
        <w:rPr>
          <w:rFonts w:ascii="Arial" w:hAnsi="Arial"/>
          <w:szCs w:val="24"/>
        </w:rPr>
        <w:t>, and in compliance with Colorado law.</w:t>
      </w:r>
    </w:p>
    <w:p w14:paraId="617DA242" w14:textId="5296E5F2" w:rsidR="00FF06B0" w:rsidRPr="00453FDE" w:rsidRDefault="00453FDE" w:rsidP="00453FDE">
      <w:pPr>
        <w:tabs>
          <w:tab w:val="left" w:pos="720"/>
          <w:tab w:val="left" w:pos="1440"/>
          <w:tab w:val="left" w:pos="2160"/>
        </w:tabs>
        <w:spacing w:before="240"/>
        <w:ind w:left="720" w:hanging="720"/>
        <w:rPr>
          <w:rFonts w:ascii="Arial" w:hAnsi="Arial"/>
          <w:szCs w:val="24"/>
        </w:rPr>
      </w:pPr>
      <w:r w:rsidRPr="00453FDE">
        <w:rPr>
          <w:rFonts w:ascii="Arial" w:hAnsi="Arial"/>
          <w:szCs w:val="24"/>
        </w:rPr>
        <w:t>*****</w:t>
      </w:r>
    </w:p>
    <w:sectPr w:rsidR="00FF06B0" w:rsidRPr="00453FDE" w:rsidSect="00453FDE">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432" w:footer="432"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EA7D" w14:textId="77777777" w:rsidR="00465B71" w:rsidRDefault="00465B71">
      <w:r>
        <w:separator/>
      </w:r>
    </w:p>
  </w:endnote>
  <w:endnote w:type="continuationSeparator" w:id="0">
    <w:p w14:paraId="7C3C928C" w14:textId="77777777" w:rsidR="00465B71" w:rsidRDefault="00465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4A48" w14:textId="77777777" w:rsidR="00453FDE" w:rsidRDefault="00453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BCBF" w14:textId="77777777" w:rsidR="00453FDE" w:rsidRPr="000A5A5A" w:rsidRDefault="00453FDE"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21</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A3D3" w14:textId="77777777" w:rsidR="00453FDE" w:rsidRPr="00A36541" w:rsidRDefault="00453FDE"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9F0A0" w14:textId="77777777" w:rsidR="00465B71" w:rsidRDefault="00465B71">
      <w:r>
        <w:separator/>
      </w:r>
    </w:p>
  </w:footnote>
  <w:footnote w:type="continuationSeparator" w:id="0">
    <w:p w14:paraId="68A6A8FB" w14:textId="77777777" w:rsidR="00465B71" w:rsidRDefault="00465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1E8E" w14:textId="77777777" w:rsidR="00453FDE" w:rsidRDefault="00000000">
    <w:pPr>
      <w:pStyle w:val="Header"/>
    </w:pPr>
    <w:r>
      <w:rPr>
        <w:noProof/>
      </w:rPr>
      <w:pict w14:anchorId="54F038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7657" o:spid="_x0000_s1037" type="#_x0000_t136" style="position:absolute;margin-left:0;margin-top:0;width:471.3pt;height:188.5pt;rotation:315;z-index:-2516597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0B69" w14:textId="77777777" w:rsidR="00453FDE" w:rsidRDefault="00000000" w:rsidP="000A5A5A">
    <w:pPr>
      <w:pStyle w:val="Header"/>
      <w:pBdr>
        <w:bottom w:val="single" w:sz="12" w:space="1" w:color="auto"/>
      </w:pBdr>
      <w:tabs>
        <w:tab w:val="clear" w:pos="4680"/>
      </w:tabs>
      <w:rPr>
        <w:rFonts w:cs="Arial"/>
        <w:b/>
        <w:i/>
        <w:color w:val="000000"/>
        <w:sz w:val="18"/>
        <w:szCs w:val="18"/>
      </w:rPr>
    </w:pPr>
    <w:r>
      <w:rPr>
        <w:noProof/>
      </w:rPr>
      <w:pict w14:anchorId="46421D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7658" o:spid="_x0000_s1038" type="#_x0000_t136" style="position:absolute;margin-left:0;margin-top:0;width:471.3pt;height:188.5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453FDE" w:rsidRPr="00967C63">
      <w:rPr>
        <w:rFonts w:cs="Arial"/>
        <w:b/>
        <w:i/>
        <w:caps/>
        <w:sz w:val="18"/>
        <w:szCs w:val="18"/>
      </w:rPr>
      <w:t>Code of Colorado Regulations</w:t>
    </w:r>
    <w:r w:rsidR="00453FDE" w:rsidRPr="00967C63">
      <w:rPr>
        <w:rFonts w:cs="Arial"/>
        <w:b/>
        <w:i/>
        <w:caps/>
        <w:sz w:val="18"/>
        <w:szCs w:val="18"/>
      </w:rPr>
      <w:tab/>
    </w:r>
    <w:r w:rsidR="00453FDE">
      <w:rPr>
        <w:rFonts w:cs="Arial"/>
        <w:b/>
        <w:i/>
        <w:caps/>
        <w:sz w:val="18"/>
        <w:szCs w:val="18"/>
      </w:rPr>
      <w:t>6</w:t>
    </w:r>
    <w:r w:rsidR="00453FDE" w:rsidRPr="00967C63">
      <w:rPr>
        <w:rFonts w:cs="Arial"/>
        <w:b/>
        <w:i/>
        <w:color w:val="000000"/>
        <w:sz w:val="18"/>
        <w:szCs w:val="18"/>
      </w:rPr>
      <w:t xml:space="preserve"> CCR </w:t>
    </w:r>
    <w:r w:rsidR="00453FDE">
      <w:rPr>
        <w:rFonts w:cs="Arial"/>
        <w:b/>
        <w:i/>
        <w:color w:val="000000"/>
        <w:sz w:val="18"/>
        <w:szCs w:val="18"/>
      </w:rPr>
      <w:t>1011-1 Chapter 2</w:t>
    </w:r>
  </w:p>
  <w:p w14:paraId="1813A432" w14:textId="77777777" w:rsidR="00453FDE" w:rsidRPr="000A5A5A" w:rsidRDefault="00453FDE" w:rsidP="000A5A5A">
    <w:pPr>
      <w:pStyle w:val="Header"/>
      <w:pBdr>
        <w:bottom w:val="single" w:sz="12" w:space="1" w:color="auto"/>
      </w:pBdr>
      <w:tabs>
        <w:tab w:val="clear" w:pos="4680"/>
      </w:tabs>
      <w:rPr>
        <w:rFonts w:cs="Arial"/>
        <w:b/>
        <w:i/>
        <w:sz w:val="18"/>
        <w:szCs w:val="18"/>
      </w:rPr>
    </w:pPr>
    <w:r>
      <w:rPr>
        <w:rFonts w:cs="Arial"/>
        <w:b/>
        <w:i/>
        <w:color w:val="000000"/>
        <w:sz w:val="18"/>
        <w:szCs w:val="18"/>
      </w:rPr>
      <w:t>Health Facilities and Emergency Medical Services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C9C7" w14:textId="77777777" w:rsidR="00453FDE" w:rsidRDefault="00000000">
    <w:pPr>
      <w:pStyle w:val="Header"/>
    </w:pPr>
    <w:r>
      <w:rPr>
        <w:noProof/>
      </w:rPr>
      <w:pict w14:anchorId="4FF63A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7656" o:spid="_x0000_s1039" type="#_x0000_t136" style="position:absolute;margin-left:0;margin-top:0;width:471.3pt;height:188.5pt;rotation:315;z-index:-25165772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6619A"/>
    <w:multiLevelType w:val="hybridMultilevel"/>
    <w:tmpl w:val="3F58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3543B9"/>
    <w:multiLevelType w:val="hybridMultilevel"/>
    <w:tmpl w:val="952E7A32"/>
    <w:lvl w:ilvl="0" w:tplc="4D447B2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94264B"/>
    <w:multiLevelType w:val="hybridMultilevel"/>
    <w:tmpl w:val="9B0A4AE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1476381B"/>
    <w:multiLevelType w:val="hybridMultilevel"/>
    <w:tmpl w:val="BF442D24"/>
    <w:lvl w:ilvl="0" w:tplc="12F800B0">
      <w:start w:val="1"/>
      <w:numFmt w:val="upperRoman"/>
      <w:lvlText w:val="(%1)"/>
      <w:lvlJc w:val="left"/>
      <w:pPr>
        <w:ind w:left="3600" w:hanging="720"/>
      </w:pPr>
      <w:rPr>
        <w:rFonts w:hint="default"/>
        <w:color w:val="FF000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153B2573"/>
    <w:multiLevelType w:val="hybridMultilevel"/>
    <w:tmpl w:val="E6CC9D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8C3D65"/>
    <w:multiLevelType w:val="hybridMultilevel"/>
    <w:tmpl w:val="BF2CACF2"/>
    <w:lvl w:ilvl="0" w:tplc="418881B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D131556"/>
    <w:multiLevelType w:val="hybridMultilevel"/>
    <w:tmpl w:val="B23AC898"/>
    <w:lvl w:ilvl="0" w:tplc="340AB01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8D93799"/>
    <w:multiLevelType w:val="hybridMultilevel"/>
    <w:tmpl w:val="391C4268"/>
    <w:lvl w:ilvl="0" w:tplc="31665D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BF0A46"/>
    <w:multiLevelType w:val="hybridMultilevel"/>
    <w:tmpl w:val="4C8AC9C8"/>
    <w:lvl w:ilvl="0" w:tplc="7F962AD4">
      <w:start w:val="1"/>
      <w:numFmt w:val="upperLetter"/>
      <w:lvlText w:val="%1)"/>
      <w:lvlJc w:val="left"/>
      <w:pPr>
        <w:ind w:left="1020" w:hanging="360"/>
      </w:pPr>
    </w:lvl>
    <w:lvl w:ilvl="1" w:tplc="649E71D8">
      <w:start w:val="1"/>
      <w:numFmt w:val="upperLetter"/>
      <w:lvlText w:val="%2)"/>
      <w:lvlJc w:val="left"/>
      <w:pPr>
        <w:ind w:left="1020" w:hanging="360"/>
      </w:pPr>
    </w:lvl>
    <w:lvl w:ilvl="2" w:tplc="DE66AC48">
      <w:start w:val="1"/>
      <w:numFmt w:val="upperLetter"/>
      <w:lvlText w:val="%3)"/>
      <w:lvlJc w:val="left"/>
      <w:pPr>
        <w:ind w:left="1020" w:hanging="360"/>
      </w:pPr>
    </w:lvl>
    <w:lvl w:ilvl="3" w:tplc="BD5AC21E">
      <w:start w:val="1"/>
      <w:numFmt w:val="upperLetter"/>
      <w:lvlText w:val="%4)"/>
      <w:lvlJc w:val="left"/>
      <w:pPr>
        <w:ind w:left="1020" w:hanging="360"/>
      </w:pPr>
    </w:lvl>
    <w:lvl w:ilvl="4" w:tplc="6DC22BA4">
      <w:start w:val="1"/>
      <w:numFmt w:val="upperLetter"/>
      <w:lvlText w:val="%5)"/>
      <w:lvlJc w:val="left"/>
      <w:pPr>
        <w:ind w:left="1020" w:hanging="360"/>
      </w:pPr>
    </w:lvl>
    <w:lvl w:ilvl="5" w:tplc="7DE2A954">
      <w:start w:val="1"/>
      <w:numFmt w:val="upperLetter"/>
      <w:lvlText w:val="%6)"/>
      <w:lvlJc w:val="left"/>
      <w:pPr>
        <w:ind w:left="1020" w:hanging="360"/>
      </w:pPr>
    </w:lvl>
    <w:lvl w:ilvl="6" w:tplc="92F64D88">
      <w:start w:val="1"/>
      <w:numFmt w:val="upperLetter"/>
      <w:lvlText w:val="%7)"/>
      <w:lvlJc w:val="left"/>
      <w:pPr>
        <w:ind w:left="1020" w:hanging="360"/>
      </w:pPr>
    </w:lvl>
    <w:lvl w:ilvl="7" w:tplc="ADA88988">
      <w:start w:val="1"/>
      <w:numFmt w:val="upperLetter"/>
      <w:lvlText w:val="%8)"/>
      <w:lvlJc w:val="left"/>
      <w:pPr>
        <w:ind w:left="1020" w:hanging="360"/>
      </w:pPr>
    </w:lvl>
    <w:lvl w:ilvl="8" w:tplc="90EAED48">
      <w:start w:val="1"/>
      <w:numFmt w:val="upperLetter"/>
      <w:lvlText w:val="%9)"/>
      <w:lvlJc w:val="left"/>
      <w:pPr>
        <w:ind w:left="1020" w:hanging="360"/>
      </w:pPr>
    </w:lvl>
  </w:abstractNum>
  <w:abstractNum w:abstractNumId="19" w15:restartNumberingAfterBreak="0">
    <w:nsid w:val="37591157"/>
    <w:multiLevelType w:val="hybridMultilevel"/>
    <w:tmpl w:val="09A0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807292"/>
    <w:multiLevelType w:val="hybridMultilevel"/>
    <w:tmpl w:val="4046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FF5037"/>
    <w:multiLevelType w:val="hybridMultilevel"/>
    <w:tmpl w:val="2C04F8C0"/>
    <w:lvl w:ilvl="0" w:tplc="8CD09484">
      <w:start w:val="1"/>
      <w:numFmt w:val="upperLetter"/>
      <w:lvlText w:val="(%1)"/>
      <w:lvlJc w:val="left"/>
      <w:pPr>
        <w:ind w:left="1440" w:hanging="720"/>
      </w:pPr>
      <w:rPr>
        <w:rFonts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62529C"/>
    <w:multiLevelType w:val="hybridMultilevel"/>
    <w:tmpl w:val="CC429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B83ACB"/>
    <w:multiLevelType w:val="hybridMultilevel"/>
    <w:tmpl w:val="755CEE38"/>
    <w:lvl w:ilvl="0" w:tplc="4D447B2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BB33D4"/>
    <w:multiLevelType w:val="multilevel"/>
    <w:tmpl w:val="0E28728C"/>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8A25ACA"/>
    <w:multiLevelType w:val="hybridMultilevel"/>
    <w:tmpl w:val="A01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F0FCF"/>
    <w:multiLevelType w:val="hybridMultilevel"/>
    <w:tmpl w:val="1FF8DCCE"/>
    <w:lvl w:ilvl="0" w:tplc="1F54433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031E2C"/>
    <w:multiLevelType w:val="hybridMultilevel"/>
    <w:tmpl w:val="E666756E"/>
    <w:lvl w:ilvl="0" w:tplc="5A7CD2D2">
      <w:start w:val="1"/>
      <w:numFmt w:val="decimal"/>
      <w:lvlText w:val="(%1)"/>
      <w:lvlJc w:val="left"/>
      <w:pPr>
        <w:ind w:left="2160" w:hanging="720"/>
      </w:pPr>
      <w:rPr>
        <w:rFonts w:hint="default"/>
        <w:strike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F351CB7"/>
    <w:multiLevelType w:val="hybridMultilevel"/>
    <w:tmpl w:val="C1CA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C04DC5"/>
    <w:multiLevelType w:val="multilevel"/>
    <w:tmpl w:val="7FE85B04"/>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0" w15:restartNumberingAfterBreak="0">
    <w:nsid w:val="79AF0174"/>
    <w:multiLevelType w:val="hybridMultilevel"/>
    <w:tmpl w:val="74E025DA"/>
    <w:lvl w:ilvl="0" w:tplc="4D447B2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3D3F51"/>
    <w:multiLevelType w:val="multilevel"/>
    <w:tmpl w:val="692ADC7A"/>
    <w:lvl w:ilvl="0">
      <w:start w:val="1"/>
      <w:numFmt w:val="bullet"/>
      <w:lvlText w:val="●"/>
      <w:lvlJc w:val="left"/>
      <w:pPr>
        <w:ind w:left="1710" w:hanging="360"/>
      </w:pPr>
      <w:rPr>
        <w:rFonts w:ascii="Noto Sans Symbols" w:eastAsia="Noto Sans Symbols" w:hAnsi="Noto Sans Symbols" w:cs="Noto Sans Symbols"/>
        <w:vertAlign w:val="baseline"/>
      </w:rPr>
    </w:lvl>
    <w:lvl w:ilvl="1">
      <w:start w:val="1"/>
      <w:numFmt w:val="bullet"/>
      <w:lvlText w:val="o"/>
      <w:lvlJc w:val="left"/>
      <w:pPr>
        <w:ind w:left="2430" w:hanging="360"/>
      </w:pPr>
      <w:rPr>
        <w:rFonts w:ascii="Courier New" w:eastAsia="Courier New" w:hAnsi="Courier New" w:cs="Courier New"/>
        <w:vertAlign w:val="baseline"/>
      </w:rPr>
    </w:lvl>
    <w:lvl w:ilvl="2">
      <w:start w:val="1"/>
      <w:numFmt w:val="bullet"/>
      <w:lvlText w:val="▪"/>
      <w:lvlJc w:val="left"/>
      <w:pPr>
        <w:ind w:left="3150" w:hanging="360"/>
      </w:pPr>
      <w:rPr>
        <w:rFonts w:ascii="Noto Sans Symbols" w:eastAsia="Noto Sans Symbols" w:hAnsi="Noto Sans Symbols" w:cs="Noto Sans Symbols"/>
        <w:vertAlign w:val="baseline"/>
      </w:rPr>
    </w:lvl>
    <w:lvl w:ilvl="3">
      <w:start w:val="1"/>
      <w:numFmt w:val="bullet"/>
      <w:lvlText w:val="●"/>
      <w:lvlJc w:val="left"/>
      <w:pPr>
        <w:ind w:left="3870" w:hanging="360"/>
      </w:pPr>
      <w:rPr>
        <w:rFonts w:ascii="Noto Sans Symbols" w:eastAsia="Noto Sans Symbols" w:hAnsi="Noto Sans Symbols" w:cs="Noto Sans Symbols"/>
        <w:vertAlign w:val="baseline"/>
      </w:rPr>
    </w:lvl>
    <w:lvl w:ilvl="4">
      <w:start w:val="1"/>
      <w:numFmt w:val="bullet"/>
      <w:lvlText w:val="o"/>
      <w:lvlJc w:val="left"/>
      <w:pPr>
        <w:ind w:left="4590" w:hanging="360"/>
      </w:pPr>
      <w:rPr>
        <w:rFonts w:ascii="Courier New" w:eastAsia="Courier New" w:hAnsi="Courier New" w:cs="Courier New"/>
        <w:vertAlign w:val="baseline"/>
      </w:rPr>
    </w:lvl>
    <w:lvl w:ilvl="5">
      <w:start w:val="1"/>
      <w:numFmt w:val="bullet"/>
      <w:lvlText w:val="▪"/>
      <w:lvlJc w:val="left"/>
      <w:pPr>
        <w:ind w:left="5310" w:hanging="360"/>
      </w:pPr>
      <w:rPr>
        <w:rFonts w:ascii="Noto Sans Symbols" w:eastAsia="Noto Sans Symbols" w:hAnsi="Noto Sans Symbols" w:cs="Noto Sans Symbols"/>
        <w:vertAlign w:val="baseline"/>
      </w:rPr>
    </w:lvl>
    <w:lvl w:ilvl="6">
      <w:start w:val="1"/>
      <w:numFmt w:val="bullet"/>
      <w:lvlText w:val="●"/>
      <w:lvlJc w:val="left"/>
      <w:pPr>
        <w:ind w:left="6030" w:hanging="360"/>
      </w:pPr>
      <w:rPr>
        <w:rFonts w:ascii="Noto Sans Symbols" w:eastAsia="Noto Sans Symbols" w:hAnsi="Noto Sans Symbols" w:cs="Noto Sans Symbols"/>
        <w:vertAlign w:val="baseline"/>
      </w:rPr>
    </w:lvl>
    <w:lvl w:ilvl="7">
      <w:start w:val="1"/>
      <w:numFmt w:val="bullet"/>
      <w:lvlText w:val="o"/>
      <w:lvlJc w:val="left"/>
      <w:pPr>
        <w:ind w:left="6750" w:hanging="360"/>
      </w:pPr>
      <w:rPr>
        <w:rFonts w:ascii="Courier New" w:eastAsia="Courier New" w:hAnsi="Courier New" w:cs="Courier New"/>
        <w:vertAlign w:val="baseline"/>
      </w:rPr>
    </w:lvl>
    <w:lvl w:ilvl="8">
      <w:start w:val="1"/>
      <w:numFmt w:val="bullet"/>
      <w:lvlText w:val="▪"/>
      <w:lvlJc w:val="left"/>
      <w:pPr>
        <w:ind w:left="7470" w:hanging="360"/>
      </w:pPr>
      <w:rPr>
        <w:rFonts w:ascii="Noto Sans Symbols" w:eastAsia="Noto Sans Symbols" w:hAnsi="Noto Sans Symbols" w:cs="Noto Sans Symbols"/>
        <w:vertAlign w:val="baseline"/>
      </w:rPr>
    </w:lvl>
  </w:abstractNum>
  <w:abstractNum w:abstractNumId="32" w15:restartNumberingAfterBreak="0">
    <w:nsid w:val="7A462EDF"/>
    <w:multiLevelType w:val="hybridMultilevel"/>
    <w:tmpl w:val="6F080850"/>
    <w:lvl w:ilvl="0" w:tplc="EAAA2BB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7FA94ACB"/>
    <w:multiLevelType w:val="multilevel"/>
    <w:tmpl w:val="0CCEB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5468933">
    <w:abstractNumId w:val="24"/>
  </w:num>
  <w:num w:numId="2" w16cid:durableId="332071528">
    <w:abstractNumId w:val="33"/>
  </w:num>
  <w:num w:numId="3" w16cid:durableId="1402756046">
    <w:abstractNumId w:val="31"/>
  </w:num>
  <w:num w:numId="4" w16cid:durableId="2063629593">
    <w:abstractNumId w:val="29"/>
  </w:num>
  <w:num w:numId="5" w16cid:durableId="367146951">
    <w:abstractNumId w:val="25"/>
  </w:num>
  <w:num w:numId="6" w16cid:durableId="160245797">
    <w:abstractNumId w:val="28"/>
  </w:num>
  <w:num w:numId="7" w16cid:durableId="1091855968">
    <w:abstractNumId w:val="22"/>
  </w:num>
  <w:num w:numId="8" w16cid:durableId="1301839581">
    <w:abstractNumId w:val="19"/>
  </w:num>
  <w:num w:numId="9" w16cid:durableId="1479345756">
    <w:abstractNumId w:val="9"/>
  </w:num>
  <w:num w:numId="10" w16cid:durableId="441802906">
    <w:abstractNumId w:val="7"/>
  </w:num>
  <w:num w:numId="11" w16cid:durableId="992611370">
    <w:abstractNumId w:val="6"/>
  </w:num>
  <w:num w:numId="12" w16cid:durableId="1895239305">
    <w:abstractNumId w:val="5"/>
  </w:num>
  <w:num w:numId="13" w16cid:durableId="658847552">
    <w:abstractNumId w:val="4"/>
  </w:num>
  <w:num w:numId="14" w16cid:durableId="2076274893">
    <w:abstractNumId w:val="8"/>
  </w:num>
  <w:num w:numId="15" w16cid:durableId="138618468">
    <w:abstractNumId w:val="3"/>
  </w:num>
  <w:num w:numId="16" w16cid:durableId="698973040">
    <w:abstractNumId w:val="2"/>
  </w:num>
  <w:num w:numId="17" w16cid:durableId="565650826">
    <w:abstractNumId w:val="1"/>
  </w:num>
  <w:num w:numId="18" w16cid:durableId="1200360212">
    <w:abstractNumId w:val="0"/>
  </w:num>
  <w:num w:numId="19" w16cid:durableId="176232666">
    <w:abstractNumId w:val="17"/>
  </w:num>
  <w:num w:numId="20" w16cid:durableId="1366835025">
    <w:abstractNumId w:val="30"/>
  </w:num>
  <w:num w:numId="21" w16cid:durableId="509755257">
    <w:abstractNumId w:val="11"/>
  </w:num>
  <w:num w:numId="22" w16cid:durableId="1528565351">
    <w:abstractNumId w:val="23"/>
  </w:num>
  <w:num w:numId="23" w16cid:durableId="2021277893">
    <w:abstractNumId w:val="27"/>
  </w:num>
  <w:num w:numId="24" w16cid:durableId="610088935">
    <w:abstractNumId w:val="26"/>
  </w:num>
  <w:num w:numId="25" w16cid:durableId="1893229418">
    <w:abstractNumId w:val="21"/>
  </w:num>
  <w:num w:numId="26" w16cid:durableId="774516211">
    <w:abstractNumId w:val="13"/>
  </w:num>
  <w:num w:numId="27" w16cid:durableId="1486429030">
    <w:abstractNumId w:val="10"/>
  </w:num>
  <w:num w:numId="28" w16cid:durableId="1486363095">
    <w:abstractNumId w:val="16"/>
  </w:num>
  <w:num w:numId="29" w16cid:durableId="2076393862">
    <w:abstractNumId w:val="15"/>
  </w:num>
  <w:num w:numId="30" w16cid:durableId="40440989">
    <w:abstractNumId w:val="18"/>
  </w:num>
  <w:num w:numId="31" w16cid:durableId="100300861">
    <w:abstractNumId w:val="32"/>
  </w:num>
  <w:num w:numId="32" w16cid:durableId="1504320490">
    <w:abstractNumId w:val="14"/>
  </w:num>
  <w:num w:numId="33" w16cid:durableId="382289227">
    <w:abstractNumId w:val="12"/>
  </w:num>
  <w:num w:numId="34" w16cid:durableId="103573900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son, Ash">
    <w15:presenceInfo w15:providerId="AD" w15:userId="S::tajackso@dphe.state.co.us::5ad87799-96b6-4a52-9149-6a17654896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F26"/>
    <w:rsid w:val="000013D5"/>
    <w:rsid w:val="00003071"/>
    <w:rsid w:val="0001293E"/>
    <w:rsid w:val="00021DF7"/>
    <w:rsid w:val="00021F66"/>
    <w:rsid w:val="000225CA"/>
    <w:rsid w:val="00022D14"/>
    <w:rsid w:val="000245D7"/>
    <w:rsid w:val="0003124E"/>
    <w:rsid w:val="00031922"/>
    <w:rsid w:val="000326AD"/>
    <w:rsid w:val="00034F5D"/>
    <w:rsid w:val="0003576E"/>
    <w:rsid w:val="0005302B"/>
    <w:rsid w:val="00060B03"/>
    <w:rsid w:val="00061827"/>
    <w:rsid w:val="00065758"/>
    <w:rsid w:val="000676A4"/>
    <w:rsid w:val="00067CFD"/>
    <w:rsid w:val="00073A79"/>
    <w:rsid w:val="00076352"/>
    <w:rsid w:val="0007725A"/>
    <w:rsid w:val="00096D5F"/>
    <w:rsid w:val="0009745F"/>
    <w:rsid w:val="000A23A7"/>
    <w:rsid w:val="000A4D2B"/>
    <w:rsid w:val="000A6D2B"/>
    <w:rsid w:val="000B5DA5"/>
    <w:rsid w:val="000B71D3"/>
    <w:rsid w:val="000D036A"/>
    <w:rsid w:val="000D74E4"/>
    <w:rsid w:val="000E0E3D"/>
    <w:rsid w:val="000E1000"/>
    <w:rsid w:val="000E2090"/>
    <w:rsid w:val="000E6F36"/>
    <w:rsid w:val="000F06AD"/>
    <w:rsid w:val="000F0723"/>
    <w:rsid w:val="000F3CAE"/>
    <w:rsid w:val="000F4A66"/>
    <w:rsid w:val="000F770E"/>
    <w:rsid w:val="00111CEB"/>
    <w:rsid w:val="00112EC0"/>
    <w:rsid w:val="00116267"/>
    <w:rsid w:val="00116DC2"/>
    <w:rsid w:val="00122652"/>
    <w:rsid w:val="00122EE6"/>
    <w:rsid w:val="00125357"/>
    <w:rsid w:val="00126F0F"/>
    <w:rsid w:val="00126F95"/>
    <w:rsid w:val="00127F61"/>
    <w:rsid w:val="001363F1"/>
    <w:rsid w:val="00137EF6"/>
    <w:rsid w:val="00144787"/>
    <w:rsid w:val="00152DC9"/>
    <w:rsid w:val="001543FD"/>
    <w:rsid w:val="00160DA8"/>
    <w:rsid w:val="00163F09"/>
    <w:rsid w:val="0016520F"/>
    <w:rsid w:val="00170267"/>
    <w:rsid w:val="0017053E"/>
    <w:rsid w:val="001730A0"/>
    <w:rsid w:val="001779A4"/>
    <w:rsid w:val="00190228"/>
    <w:rsid w:val="00190DCD"/>
    <w:rsid w:val="001939AC"/>
    <w:rsid w:val="001A03BD"/>
    <w:rsid w:val="001A2B85"/>
    <w:rsid w:val="001A3B3F"/>
    <w:rsid w:val="001A608C"/>
    <w:rsid w:val="001A6856"/>
    <w:rsid w:val="001B2016"/>
    <w:rsid w:val="001B2A74"/>
    <w:rsid w:val="001B3A5D"/>
    <w:rsid w:val="001B41BC"/>
    <w:rsid w:val="001C4442"/>
    <w:rsid w:val="001D19F8"/>
    <w:rsid w:val="001D70F4"/>
    <w:rsid w:val="001E0964"/>
    <w:rsid w:val="001E224F"/>
    <w:rsid w:val="001E6902"/>
    <w:rsid w:val="001F5E65"/>
    <w:rsid w:val="00206C05"/>
    <w:rsid w:val="0021173A"/>
    <w:rsid w:val="00216A5E"/>
    <w:rsid w:val="00220CEE"/>
    <w:rsid w:val="002304B8"/>
    <w:rsid w:val="0023086B"/>
    <w:rsid w:val="0023091F"/>
    <w:rsid w:val="00234189"/>
    <w:rsid w:val="0025401F"/>
    <w:rsid w:val="002546E8"/>
    <w:rsid w:val="00254FF2"/>
    <w:rsid w:val="002605AB"/>
    <w:rsid w:val="00261966"/>
    <w:rsid w:val="00262B05"/>
    <w:rsid w:val="00266579"/>
    <w:rsid w:val="002700BB"/>
    <w:rsid w:val="00270ABC"/>
    <w:rsid w:val="00275622"/>
    <w:rsid w:val="00280925"/>
    <w:rsid w:val="00283FCD"/>
    <w:rsid w:val="00284CCC"/>
    <w:rsid w:val="002927E4"/>
    <w:rsid w:val="00292B66"/>
    <w:rsid w:val="002940B2"/>
    <w:rsid w:val="0029527F"/>
    <w:rsid w:val="002A5E4F"/>
    <w:rsid w:val="002B0646"/>
    <w:rsid w:val="002B429F"/>
    <w:rsid w:val="002C000C"/>
    <w:rsid w:val="002C3080"/>
    <w:rsid w:val="002C695F"/>
    <w:rsid w:val="002D2E5E"/>
    <w:rsid w:val="002D61C8"/>
    <w:rsid w:val="002D65BD"/>
    <w:rsid w:val="002D7DEB"/>
    <w:rsid w:val="002E17AC"/>
    <w:rsid w:val="002F0A32"/>
    <w:rsid w:val="002F1226"/>
    <w:rsid w:val="0030093C"/>
    <w:rsid w:val="00323EC5"/>
    <w:rsid w:val="00326E12"/>
    <w:rsid w:val="00326E54"/>
    <w:rsid w:val="00330EE8"/>
    <w:rsid w:val="00330F36"/>
    <w:rsid w:val="00334346"/>
    <w:rsid w:val="003379F0"/>
    <w:rsid w:val="00342A9B"/>
    <w:rsid w:val="00343CE8"/>
    <w:rsid w:val="00346441"/>
    <w:rsid w:val="00351EE0"/>
    <w:rsid w:val="00352645"/>
    <w:rsid w:val="00352CF9"/>
    <w:rsid w:val="003546CB"/>
    <w:rsid w:val="003601CC"/>
    <w:rsid w:val="00360B7E"/>
    <w:rsid w:val="00365B4B"/>
    <w:rsid w:val="00366531"/>
    <w:rsid w:val="0037383E"/>
    <w:rsid w:val="0037442B"/>
    <w:rsid w:val="00375BE4"/>
    <w:rsid w:val="00382049"/>
    <w:rsid w:val="00382809"/>
    <w:rsid w:val="00382DA5"/>
    <w:rsid w:val="00395048"/>
    <w:rsid w:val="003A2EC7"/>
    <w:rsid w:val="003B7E16"/>
    <w:rsid w:val="003C63C4"/>
    <w:rsid w:val="003D31FE"/>
    <w:rsid w:val="003D485B"/>
    <w:rsid w:val="003F443B"/>
    <w:rsid w:val="003F4ED9"/>
    <w:rsid w:val="003F6ECB"/>
    <w:rsid w:val="00404203"/>
    <w:rsid w:val="00405D6F"/>
    <w:rsid w:val="00413F97"/>
    <w:rsid w:val="004201F4"/>
    <w:rsid w:val="0042308C"/>
    <w:rsid w:val="004230FA"/>
    <w:rsid w:val="00423D52"/>
    <w:rsid w:val="00424D37"/>
    <w:rsid w:val="004306EE"/>
    <w:rsid w:val="00430B1F"/>
    <w:rsid w:val="00442719"/>
    <w:rsid w:val="00450BD3"/>
    <w:rsid w:val="004527A5"/>
    <w:rsid w:val="00453FDE"/>
    <w:rsid w:val="0045441E"/>
    <w:rsid w:val="004552F4"/>
    <w:rsid w:val="00457380"/>
    <w:rsid w:val="00457B81"/>
    <w:rsid w:val="00464F1D"/>
    <w:rsid w:val="004651C8"/>
    <w:rsid w:val="00465B71"/>
    <w:rsid w:val="00470AE8"/>
    <w:rsid w:val="0047120D"/>
    <w:rsid w:val="004749B9"/>
    <w:rsid w:val="00475EDC"/>
    <w:rsid w:val="00476D0E"/>
    <w:rsid w:val="00480C37"/>
    <w:rsid w:val="00480F0E"/>
    <w:rsid w:val="00484ECE"/>
    <w:rsid w:val="00486C01"/>
    <w:rsid w:val="00487148"/>
    <w:rsid w:val="00497755"/>
    <w:rsid w:val="004A25A0"/>
    <w:rsid w:val="004A3CA9"/>
    <w:rsid w:val="004A4484"/>
    <w:rsid w:val="004A45BC"/>
    <w:rsid w:val="004A713F"/>
    <w:rsid w:val="004B5198"/>
    <w:rsid w:val="004B66A2"/>
    <w:rsid w:val="004C1046"/>
    <w:rsid w:val="004C7457"/>
    <w:rsid w:val="004D21C9"/>
    <w:rsid w:val="004F2619"/>
    <w:rsid w:val="004F560B"/>
    <w:rsid w:val="00501940"/>
    <w:rsid w:val="00503FA7"/>
    <w:rsid w:val="00504C9B"/>
    <w:rsid w:val="00513B97"/>
    <w:rsid w:val="00515395"/>
    <w:rsid w:val="00515C4B"/>
    <w:rsid w:val="00517D0C"/>
    <w:rsid w:val="00520C14"/>
    <w:rsid w:val="005217E4"/>
    <w:rsid w:val="005348E0"/>
    <w:rsid w:val="005411BE"/>
    <w:rsid w:val="00543566"/>
    <w:rsid w:val="00546496"/>
    <w:rsid w:val="00551AC5"/>
    <w:rsid w:val="0055221B"/>
    <w:rsid w:val="005544E6"/>
    <w:rsid w:val="005563C7"/>
    <w:rsid w:val="00562947"/>
    <w:rsid w:val="00564765"/>
    <w:rsid w:val="00566212"/>
    <w:rsid w:val="00567EE7"/>
    <w:rsid w:val="00572251"/>
    <w:rsid w:val="0058367D"/>
    <w:rsid w:val="005839E8"/>
    <w:rsid w:val="005863DB"/>
    <w:rsid w:val="00587BA6"/>
    <w:rsid w:val="00587E39"/>
    <w:rsid w:val="005909B4"/>
    <w:rsid w:val="005911E2"/>
    <w:rsid w:val="00591D44"/>
    <w:rsid w:val="0059677B"/>
    <w:rsid w:val="005A01FD"/>
    <w:rsid w:val="005A1461"/>
    <w:rsid w:val="005A31A0"/>
    <w:rsid w:val="005A5E7E"/>
    <w:rsid w:val="005A5F27"/>
    <w:rsid w:val="005A6E73"/>
    <w:rsid w:val="005B1A33"/>
    <w:rsid w:val="005B28D8"/>
    <w:rsid w:val="005B719C"/>
    <w:rsid w:val="005C0548"/>
    <w:rsid w:val="005C25B1"/>
    <w:rsid w:val="005D11E7"/>
    <w:rsid w:val="005D1B7B"/>
    <w:rsid w:val="005D6F8A"/>
    <w:rsid w:val="005D7D13"/>
    <w:rsid w:val="005E5F06"/>
    <w:rsid w:val="005F0F8C"/>
    <w:rsid w:val="00602439"/>
    <w:rsid w:val="006028BC"/>
    <w:rsid w:val="00607A5A"/>
    <w:rsid w:val="006113C7"/>
    <w:rsid w:val="00612892"/>
    <w:rsid w:val="0061323F"/>
    <w:rsid w:val="00615B94"/>
    <w:rsid w:val="006171F7"/>
    <w:rsid w:val="00630725"/>
    <w:rsid w:val="00632726"/>
    <w:rsid w:val="006339F9"/>
    <w:rsid w:val="00633EDF"/>
    <w:rsid w:val="006457CE"/>
    <w:rsid w:val="00667A6F"/>
    <w:rsid w:val="00670265"/>
    <w:rsid w:val="00672444"/>
    <w:rsid w:val="006770F7"/>
    <w:rsid w:val="006844AC"/>
    <w:rsid w:val="00691103"/>
    <w:rsid w:val="006912D9"/>
    <w:rsid w:val="00691DA5"/>
    <w:rsid w:val="006941F0"/>
    <w:rsid w:val="006947FF"/>
    <w:rsid w:val="00695AA7"/>
    <w:rsid w:val="006A3E32"/>
    <w:rsid w:val="006A4912"/>
    <w:rsid w:val="006A5B9E"/>
    <w:rsid w:val="006B00A1"/>
    <w:rsid w:val="006B49AE"/>
    <w:rsid w:val="006B5376"/>
    <w:rsid w:val="006C0F70"/>
    <w:rsid w:val="006C3392"/>
    <w:rsid w:val="006C578F"/>
    <w:rsid w:val="006C5A92"/>
    <w:rsid w:val="006D0602"/>
    <w:rsid w:val="006E3F7E"/>
    <w:rsid w:val="006E5EB0"/>
    <w:rsid w:val="006F3565"/>
    <w:rsid w:val="006F445C"/>
    <w:rsid w:val="006F4846"/>
    <w:rsid w:val="006F4E19"/>
    <w:rsid w:val="006F6FC2"/>
    <w:rsid w:val="00706DC4"/>
    <w:rsid w:val="00707A0B"/>
    <w:rsid w:val="00715176"/>
    <w:rsid w:val="007200CF"/>
    <w:rsid w:val="00720D19"/>
    <w:rsid w:val="00722284"/>
    <w:rsid w:val="00722B70"/>
    <w:rsid w:val="00723421"/>
    <w:rsid w:val="0072533C"/>
    <w:rsid w:val="00725D1F"/>
    <w:rsid w:val="0072750E"/>
    <w:rsid w:val="00727821"/>
    <w:rsid w:val="0073002D"/>
    <w:rsid w:val="0073202B"/>
    <w:rsid w:val="00733CB9"/>
    <w:rsid w:val="00737D05"/>
    <w:rsid w:val="00741D68"/>
    <w:rsid w:val="00742B55"/>
    <w:rsid w:val="00742CCE"/>
    <w:rsid w:val="00756802"/>
    <w:rsid w:val="00760007"/>
    <w:rsid w:val="00760A7F"/>
    <w:rsid w:val="007653B3"/>
    <w:rsid w:val="00774B31"/>
    <w:rsid w:val="007822F7"/>
    <w:rsid w:val="00782827"/>
    <w:rsid w:val="00790683"/>
    <w:rsid w:val="007958E4"/>
    <w:rsid w:val="00795AD8"/>
    <w:rsid w:val="007A52AA"/>
    <w:rsid w:val="007B05B1"/>
    <w:rsid w:val="007B6682"/>
    <w:rsid w:val="007C2565"/>
    <w:rsid w:val="007D19CF"/>
    <w:rsid w:val="007D519A"/>
    <w:rsid w:val="007D6847"/>
    <w:rsid w:val="007D73D7"/>
    <w:rsid w:val="007F0490"/>
    <w:rsid w:val="007F187E"/>
    <w:rsid w:val="007F1BF4"/>
    <w:rsid w:val="00810886"/>
    <w:rsid w:val="00813DE1"/>
    <w:rsid w:val="0081630B"/>
    <w:rsid w:val="00824A56"/>
    <w:rsid w:val="00824FC1"/>
    <w:rsid w:val="008259F1"/>
    <w:rsid w:val="00827357"/>
    <w:rsid w:val="00831A36"/>
    <w:rsid w:val="008339A6"/>
    <w:rsid w:val="00835D96"/>
    <w:rsid w:val="008360CF"/>
    <w:rsid w:val="00837335"/>
    <w:rsid w:val="00840935"/>
    <w:rsid w:val="008432C4"/>
    <w:rsid w:val="00843DA9"/>
    <w:rsid w:val="00844565"/>
    <w:rsid w:val="00845137"/>
    <w:rsid w:val="00845B5A"/>
    <w:rsid w:val="00851817"/>
    <w:rsid w:val="00855080"/>
    <w:rsid w:val="00871323"/>
    <w:rsid w:val="0087280A"/>
    <w:rsid w:val="008729A9"/>
    <w:rsid w:val="00874F32"/>
    <w:rsid w:val="008754D7"/>
    <w:rsid w:val="00875A34"/>
    <w:rsid w:val="008761E9"/>
    <w:rsid w:val="008A72AB"/>
    <w:rsid w:val="008A7720"/>
    <w:rsid w:val="008C78E4"/>
    <w:rsid w:val="008D03BA"/>
    <w:rsid w:val="008E0227"/>
    <w:rsid w:val="008E11DA"/>
    <w:rsid w:val="008F14F9"/>
    <w:rsid w:val="008F2BBD"/>
    <w:rsid w:val="008F30FC"/>
    <w:rsid w:val="008F3836"/>
    <w:rsid w:val="0090180D"/>
    <w:rsid w:val="00902173"/>
    <w:rsid w:val="009125A8"/>
    <w:rsid w:val="00912A12"/>
    <w:rsid w:val="00916E9E"/>
    <w:rsid w:val="009253F7"/>
    <w:rsid w:val="00930C60"/>
    <w:rsid w:val="00945B77"/>
    <w:rsid w:val="0094679E"/>
    <w:rsid w:val="009527C2"/>
    <w:rsid w:val="00952E0B"/>
    <w:rsid w:val="009557F2"/>
    <w:rsid w:val="0095782D"/>
    <w:rsid w:val="009608F9"/>
    <w:rsid w:val="00964A13"/>
    <w:rsid w:val="00966E45"/>
    <w:rsid w:val="009722DD"/>
    <w:rsid w:val="009752BF"/>
    <w:rsid w:val="0097612B"/>
    <w:rsid w:val="00976ECA"/>
    <w:rsid w:val="00991AA9"/>
    <w:rsid w:val="009955E0"/>
    <w:rsid w:val="009B16C8"/>
    <w:rsid w:val="009C5094"/>
    <w:rsid w:val="009D1033"/>
    <w:rsid w:val="009D4603"/>
    <w:rsid w:val="009D4E79"/>
    <w:rsid w:val="009D65D8"/>
    <w:rsid w:val="009D6F72"/>
    <w:rsid w:val="009E332B"/>
    <w:rsid w:val="009E4D1B"/>
    <w:rsid w:val="009E62B3"/>
    <w:rsid w:val="009F18BB"/>
    <w:rsid w:val="009F3397"/>
    <w:rsid w:val="009F4DAC"/>
    <w:rsid w:val="00A04324"/>
    <w:rsid w:val="00A10D7C"/>
    <w:rsid w:val="00A11B6A"/>
    <w:rsid w:val="00A14328"/>
    <w:rsid w:val="00A20864"/>
    <w:rsid w:val="00A22D0E"/>
    <w:rsid w:val="00A23321"/>
    <w:rsid w:val="00A23DA7"/>
    <w:rsid w:val="00A2415E"/>
    <w:rsid w:val="00A25D2E"/>
    <w:rsid w:val="00A356EE"/>
    <w:rsid w:val="00A37C5A"/>
    <w:rsid w:val="00A47A1B"/>
    <w:rsid w:val="00A52421"/>
    <w:rsid w:val="00A56025"/>
    <w:rsid w:val="00A56378"/>
    <w:rsid w:val="00A66412"/>
    <w:rsid w:val="00A73E96"/>
    <w:rsid w:val="00A73F48"/>
    <w:rsid w:val="00A77F55"/>
    <w:rsid w:val="00A80386"/>
    <w:rsid w:val="00A80D9B"/>
    <w:rsid w:val="00A8265D"/>
    <w:rsid w:val="00A84AD1"/>
    <w:rsid w:val="00A86F3C"/>
    <w:rsid w:val="00A92C42"/>
    <w:rsid w:val="00A96177"/>
    <w:rsid w:val="00A965FA"/>
    <w:rsid w:val="00AA001F"/>
    <w:rsid w:val="00AA1776"/>
    <w:rsid w:val="00AA2218"/>
    <w:rsid w:val="00AA52F4"/>
    <w:rsid w:val="00AA7388"/>
    <w:rsid w:val="00AB150C"/>
    <w:rsid w:val="00AB1E0C"/>
    <w:rsid w:val="00AB2C53"/>
    <w:rsid w:val="00AB3B28"/>
    <w:rsid w:val="00AB502E"/>
    <w:rsid w:val="00AC09B9"/>
    <w:rsid w:val="00AC482B"/>
    <w:rsid w:val="00AD1ADD"/>
    <w:rsid w:val="00AD4F17"/>
    <w:rsid w:val="00AE34E9"/>
    <w:rsid w:val="00AF4400"/>
    <w:rsid w:val="00B05246"/>
    <w:rsid w:val="00B0658F"/>
    <w:rsid w:val="00B12401"/>
    <w:rsid w:val="00B20392"/>
    <w:rsid w:val="00B20EBD"/>
    <w:rsid w:val="00B22AD5"/>
    <w:rsid w:val="00B23189"/>
    <w:rsid w:val="00B234EC"/>
    <w:rsid w:val="00B2433A"/>
    <w:rsid w:val="00B250CE"/>
    <w:rsid w:val="00B3083A"/>
    <w:rsid w:val="00B30B6C"/>
    <w:rsid w:val="00B35107"/>
    <w:rsid w:val="00B41145"/>
    <w:rsid w:val="00B42AF2"/>
    <w:rsid w:val="00B42DA5"/>
    <w:rsid w:val="00B672B1"/>
    <w:rsid w:val="00B802DE"/>
    <w:rsid w:val="00B83A06"/>
    <w:rsid w:val="00B85AD8"/>
    <w:rsid w:val="00B85F38"/>
    <w:rsid w:val="00B860C8"/>
    <w:rsid w:val="00B93C7F"/>
    <w:rsid w:val="00B95A1D"/>
    <w:rsid w:val="00BA313F"/>
    <w:rsid w:val="00BA53C3"/>
    <w:rsid w:val="00BA6855"/>
    <w:rsid w:val="00BA7263"/>
    <w:rsid w:val="00BB67C5"/>
    <w:rsid w:val="00BB70D4"/>
    <w:rsid w:val="00BC3182"/>
    <w:rsid w:val="00BD074F"/>
    <w:rsid w:val="00BD41AC"/>
    <w:rsid w:val="00BD4209"/>
    <w:rsid w:val="00BE1FF9"/>
    <w:rsid w:val="00BE36DB"/>
    <w:rsid w:val="00BE36E0"/>
    <w:rsid w:val="00BE58AD"/>
    <w:rsid w:val="00C02E1D"/>
    <w:rsid w:val="00C067A0"/>
    <w:rsid w:val="00C07F71"/>
    <w:rsid w:val="00C1170A"/>
    <w:rsid w:val="00C1176B"/>
    <w:rsid w:val="00C14E5E"/>
    <w:rsid w:val="00C14EE8"/>
    <w:rsid w:val="00C168E9"/>
    <w:rsid w:val="00C202DE"/>
    <w:rsid w:val="00C31DD9"/>
    <w:rsid w:val="00C337BF"/>
    <w:rsid w:val="00C41742"/>
    <w:rsid w:val="00C45F9F"/>
    <w:rsid w:val="00C45FBE"/>
    <w:rsid w:val="00C47078"/>
    <w:rsid w:val="00C47780"/>
    <w:rsid w:val="00C530CA"/>
    <w:rsid w:val="00C555A8"/>
    <w:rsid w:val="00C564B5"/>
    <w:rsid w:val="00C617BD"/>
    <w:rsid w:val="00C63A2E"/>
    <w:rsid w:val="00C6406A"/>
    <w:rsid w:val="00C775DB"/>
    <w:rsid w:val="00C82C07"/>
    <w:rsid w:val="00C91F61"/>
    <w:rsid w:val="00CA0D60"/>
    <w:rsid w:val="00CA2418"/>
    <w:rsid w:val="00CA305E"/>
    <w:rsid w:val="00CA4795"/>
    <w:rsid w:val="00CA51E6"/>
    <w:rsid w:val="00CA6A2B"/>
    <w:rsid w:val="00CB003A"/>
    <w:rsid w:val="00CB1019"/>
    <w:rsid w:val="00CB11AE"/>
    <w:rsid w:val="00CB74DC"/>
    <w:rsid w:val="00CC7108"/>
    <w:rsid w:val="00CD2680"/>
    <w:rsid w:val="00CD2B74"/>
    <w:rsid w:val="00CD2BFA"/>
    <w:rsid w:val="00CE4FEA"/>
    <w:rsid w:val="00CE5C13"/>
    <w:rsid w:val="00CE6FD3"/>
    <w:rsid w:val="00CF1431"/>
    <w:rsid w:val="00CF14BE"/>
    <w:rsid w:val="00CF4D30"/>
    <w:rsid w:val="00CF60B2"/>
    <w:rsid w:val="00CF67FC"/>
    <w:rsid w:val="00CF7071"/>
    <w:rsid w:val="00D012BF"/>
    <w:rsid w:val="00D05579"/>
    <w:rsid w:val="00D138F5"/>
    <w:rsid w:val="00D16B3F"/>
    <w:rsid w:val="00D25AB6"/>
    <w:rsid w:val="00D26059"/>
    <w:rsid w:val="00D30C15"/>
    <w:rsid w:val="00D32248"/>
    <w:rsid w:val="00D32F9B"/>
    <w:rsid w:val="00D341A5"/>
    <w:rsid w:val="00D343C0"/>
    <w:rsid w:val="00D357CA"/>
    <w:rsid w:val="00D3584B"/>
    <w:rsid w:val="00D52284"/>
    <w:rsid w:val="00D54DF1"/>
    <w:rsid w:val="00D55E67"/>
    <w:rsid w:val="00D62A94"/>
    <w:rsid w:val="00D64526"/>
    <w:rsid w:val="00D64AA9"/>
    <w:rsid w:val="00D65FC8"/>
    <w:rsid w:val="00D66872"/>
    <w:rsid w:val="00D7167C"/>
    <w:rsid w:val="00D716B7"/>
    <w:rsid w:val="00D7400D"/>
    <w:rsid w:val="00D74DBB"/>
    <w:rsid w:val="00D758DC"/>
    <w:rsid w:val="00D76D90"/>
    <w:rsid w:val="00D7734A"/>
    <w:rsid w:val="00D8453C"/>
    <w:rsid w:val="00D85D26"/>
    <w:rsid w:val="00D92C45"/>
    <w:rsid w:val="00D92C4F"/>
    <w:rsid w:val="00DA5AE3"/>
    <w:rsid w:val="00DA7485"/>
    <w:rsid w:val="00DB19C7"/>
    <w:rsid w:val="00DB2AB9"/>
    <w:rsid w:val="00DC0E29"/>
    <w:rsid w:val="00DC1C33"/>
    <w:rsid w:val="00DC1C46"/>
    <w:rsid w:val="00DC2891"/>
    <w:rsid w:val="00DC48B6"/>
    <w:rsid w:val="00DC744C"/>
    <w:rsid w:val="00DD3EDF"/>
    <w:rsid w:val="00DD5E4B"/>
    <w:rsid w:val="00DD677C"/>
    <w:rsid w:val="00DE0D25"/>
    <w:rsid w:val="00DF50A7"/>
    <w:rsid w:val="00DF7E99"/>
    <w:rsid w:val="00DF7F26"/>
    <w:rsid w:val="00E0089E"/>
    <w:rsid w:val="00E01D2A"/>
    <w:rsid w:val="00E1135A"/>
    <w:rsid w:val="00E11628"/>
    <w:rsid w:val="00E16873"/>
    <w:rsid w:val="00E16B5D"/>
    <w:rsid w:val="00E2227C"/>
    <w:rsid w:val="00E40448"/>
    <w:rsid w:val="00E4392F"/>
    <w:rsid w:val="00E4761B"/>
    <w:rsid w:val="00E47E4C"/>
    <w:rsid w:val="00E51B0C"/>
    <w:rsid w:val="00E52A1E"/>
    <w:rsid w:val="00E70516"/>
    <w:rsid w:val="00E70DB2"/>
    <w:rsid w:val="00E70F20"/>
    <w:rsid w:val="00E73E86"/>
    <w:rsid w:val="00E7467B"/>
    <w:rsid w:val="00E8519C"/>
    <w:rsid w:val="00E87CF4"/>
    <w:rsid w:val="00E91258"/>
    <w:rsid w:val="00E919DF"/>
    <w:rsid w:val="00E93C8F"/>
    <w:rsid w:val="00E94E87"/>
    <w:rsid w:val="00EA5C33"/>
    <w:rsid w:val="00EB18A4"/>
    <w:rsid w:val="00EB19F9"/>
    <w:rsid w:val="00EB5EC0"/>
    <w:rsid w:val="00EB63AE"/>
    <w:rsid w:val="00EB6B0C"/>
    <w:rsid w:val="00EB7D43"/>
    <w:rsid w:val="00EC09EB"/>
    <w:rsid w:val="00ED0C84"/>
    <w:rsid w:val="00ED7444"/>
    <w:rsid w:val="00ED7934"/>
    <w:rsid w:val="00EE07EA"/>
    <w:rsid w:val="00EE46BD"/>
    <w:rsid w:val="00EE70A9"/>
    <w:rsid w:val="00EF6B51"/>
    <w:rsid w:val="00EF7BC6"/>
    <w:rsid w:val="00F02A51"/>
    <w:rsid w:val="00F05C48"/>
    <w:rsid w:val="00F06E4D"/>
    <w:rsid w:val="00F110F1"/>
    <w:rsid w:val="00F142C4"/>
    <w:rsid w:val="00F25588"/>
    <w:rsid w:val="00F255BC"/>
    <w:rsid w:val="00F34990"/>
    <w:rsid w:val="00F41E50"/>
    <w:rsid w:val="00F42B71"/>
    <w:rsid w:val="00F456A8"/>
    <w:rsid w:val="00F4729F"/>
    <w:rsid w:val="00F5274C"/>
    <w:rsid w:val="00F543DF"/>
    <w:rsid w:val="00F549F8"/>
    <w:rsid w:val="00F56FAB"/>
    <w:rsid w:val="00F621EF"/>
    <w:rsid w:val="00F66902"/>
    <w:rsid w:val="00F67149"/>
    <w:rsid w:val="00F703C7"/>
    <w:rsid w:val="00F733A6"/>
    <w:rsid w:val="00F75549"/>
    <w:rsid w:val="00F82F74"/>
    <w:rsid w:val="00F85BB5"/>
    <w:rsid w:val="00F86C6B"/>
    <w:rsid w:val="00F93536"/>
    <w:rsid w:val="00F97BE6"/>
    <w:rsid w:val="00FA15BB"/>
    <w:rsid w:val="00FA48C5"/>
    <w:rsid w:val="00FA5369"/>
    <w:rsid w:val="00FA5AB7"/>
    <w:rsid w:val="00FB2723"/>
    <w:rsid w:val="00FB3008"/>
    <w:rsid w:val="00FB6DA9"/>
    <w:rsid w:val="00FC2807"/>
    <w:rsid w:val="00FC4146"/>
    <w:rsid w:val="00FD09AC"/>
    <w:rsid w:val="00FE05DE"/>
    <w:rsid w:val="00FE0B2E"/>
    <w:rsid w:val="00FE2353"/>
    <w:rsid w:val="00FE3358"/>
    <w:rsid w:val="00FF06B0"/>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EC3A4"/>
  <w15:docId w15:val="{26BAB6B1-2752-461E-A49B-1FC668AE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1438"/>
  </w:style>
  <w:style w:type="paragraph" w:styleId="Heading1">
    <w:name w:val="heading 1"/>
    <w:basedOn w:val="Normal"/>
    <w:next w:val="Normal"/>
    <w:link w:val="Heading1Char"/>
    <w:qFormat/>
    <w:rsid w:val="00C1170A"/>
    <w:pPr>
      <w:tabs>
        <w:tab w:val="left" w:pos="1440"/>
      </w:tabs>
      <w:ind w:left="1440" w:hanging="1440"/>
      <w:outlineLvl w:val="0"/>
    </w:pPr>
    <w:rPr>
      <w:rFonts w:ascii="Trebuchet MS" w:eastAsia="Trebuchet MS" w:hAnsi="Trebuchet MS" w:cs="Trebuchet MS"/>
      <w:sz w:val="22"/>
      <w:szCs w:val="22"/>
    </w:rPr>
  </w:style>
  <w:style w:type="paragraph" w:styleId="Heading2">
    <w:name w:val="heading 2"/>
    <w:basedOn w:val="Normal"/>
    <w:next w:val="Normal"/>
    <w:qFormat/>
    <w:rsid w:val="00C1170A"/>
    <w:pPr>
      <w:tabs>
        <w:tab w:val="left" w:pos="720"/>
        <w:tab w:val="left" w:pos="1440"/>
      </w:tabs>
      <w:spacing w:before="240"/>
      <w:outlineLvl w:val="1"/>
    </w:pPr>
    <w:rPr>
      <w:rFonts w:ascii="Arial" w:hAnsi="Arial" w:cs="Arial"/>
      <w:b/>
      <w:bCs/>
    </w:rPr>
  </w:style>
  <w:style w:type="paragraph" w:styleId="Heading3">
    <w:name w:val="heading 3"/>
    <w:basedOn w:val="Heading2"/>
    <w:next w:val="Normal"/>
    <w:qFormat/>
    <w:rsid w:val="00C1170A"/>
    <w:pPr>
      <w:outlineLvl w:val="2"/>
    </w:pPr>
  </w:style>
  <w:style w:type="paragraph" w:styleId="Heading4">
    <w:name w:val="heading 4"/>
    <w:basedOn w:val="Normal"/>
    <w:next w:val="Normal"/>
    <w:rsid w:val="00CB1019"/>
    <w:pPr>
      <w:tabs>
        <w:tab w:val="left" w:pos="720"/>
        <w:tab w:val="left" w:pos="1440"/>
      </w:tabs>
      <w:outlineLvl w:val="3"/>
    </w:pPr>
    <w:rPr>
      <w:rFonts w:ascii="Arial" w:hAnsi="Arial" w:cs="Arial"/>
      <w:b/>
      <w:bCs/>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sid w:val="00C1170A"/>
    <w:rPr>
      <w:rFonts w:ascii="Trebuchet MS" w:eastAsia="Trebuchet MS" w:hAnsi="Trebuchet MS" w:cs="Trebuchet MS"/>
      <w:sz w:val="22"/>
      <w:szCs w:val="22"/>
    </w:rPr>
  </w:style>
  <w:style w:type="paragraph" w:styleId="BalloonText">
    <w:name w:val="Balloon Text"/>
    <w:basedOn w:val="Normal"/>
    <w:link w:val="BalloonTextChar"/>
    <w:unhideWhenUsed/>
    <w:rsid w:val="000F1438"/>
    <w:rPr>
      <w:rFonts w:ascii="Segoe UI" w:hAnsi="Segoe UI" w:cs="Segoe UI"/>
      <w:sz w:val="18"/>
      <w:szCs w:val="18"/>
    </w:rPr>
  </w:style>
  <w:style w:type="character" w:customStyle="1" w:styleId="BalloonTextChar">
    <w:name w:val="Balloon Text Char"/>
    <w:basedOn w:val="DefaultParagraphFont"/>
    <w:link w:val="BalloonText"/>
    <w:rsid w:val="000F1438"/>
    <w:rPr>
      <w:rFonts w:ascii="Segoe UI" w:eastAsia="Times New Roman" w:hAnsi="Segoe UI" w:cs="Segoe UI"/>
      <w:sz w:val="18"/>
      <w:szCs w:val="18"/>
    </w:rPr>
  </w:style>
  <w:style w:type="character" w:styleId="LineNumber">
    <w:name w:val="line number"/>
    <w:basedOn w:val="DefaultParagraphFont"/>
    <w:unhideWhenUsed/>
    <w:rsid w:val="00B25ED9"/>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character" w:styleId="CommentReference">
    <w:name w:val="annotation reference"/>
    <w:basedOn w:val="DefaultParagraphFont"/>
    <w:uiPriority w:val="99"/>
    <w:unhideWhenUsed/>
    <w:rPr>
      <w:sz w:val="16"/>
      <w:szCs w:val="16"/>
    </w:rPr>
  </w:style>
  <w:style w:type="paragraph" w:styleId="NormalWeb">
    <w:name w:val="Normal (Web)"/>
    <w:basedOn w:val="Normal"/>
    <w:uiPriority w:val="99"/>
    <w:semiHidden/>
    <w:unhideWhenUsed/>
    <w:rsid w:val="00217913"/>
    <w:pPr>
      <w:spacing w:before="100" w:beforeAutospacing="1" w:after="100" w:afterAutospacing="1"/>
    </w:pPr>
    <w:rPr>
      <w:sz w:val="24"/>
      <w:szCs w:val="24"/>
    </w:rPr>
  </w:style>
  <w:style w:type="paragraph" w:styleId="CommentSubject">
    <w:name w:val="annotation subject"/>
    <w:basedOn w:val="CommentText"/>
    <w:next w:val="CommentText"/>
    <w:link w:val="CommentSubjectChar"/>
    <w:unhideWhenUsed/>
    <w:rsid w:val="00217913"/>
    <w:rPr>
      <w:b/>
      <w:bCs/>
    </w:rPr>
  </w:style>
  <w:style w:type="character" w:customStyle="1" w:styleId="CommentSubjectChar">
    <w:name w:val="Comment Subject Char"/>
    <w:basedOn w:val="CommentTextChar"/>
    <w:link w:val="CommentSubject"/>
    <w:rsid w:val="00217913"/>
    <w:rPr>
      <w:rFonts w:ascii="Times New Roman" w:eastAsia="Times New Roman" w:hAnsi="Times New Roman" w:cs="Times New Roman"/>
      <w:b/>
      <w:bCs/>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nhideWhenUsed/>
    <w:rsid w:val="009F4DAC"/>
    <w:pPr>
      <w:tabs>
        <w:tab w:val="center" w:pos="4680"/>
        <w:tab w:val="right" w:pos="9360"/>
      </w:tabs>
    </w:pPr>
  </w:style>
  <w:style w:type="character" w:customStyle="1" w:styleId="HeaderChar">
    <w:name w:val="Header Char"/>
    <w:basedOn w:val="DefaultParagraphFont"/>
    <w:link w:val="Header"/>
    <w:rsid w:val="009F4DAC"/>
  </w:style>
  <w:style w:type="paragraph" w:styleId="Footer">
    <w:name w:val="footer"/>
    <w:basedOn w:val="Normal"/>
    <w:link w:val="FooterChar"/>
    <w:unhideWhenUsed/>
    <w:rsid w:val="009F4DAC"/>
    <w:pPr>
      <w:tabs>
        <w:tab w:val="center" w:pos="4680"/>
        <w:tab w:val="right" w:pos="9360"/>
      </w:tabs>
    </w:pPr>
  </w:style>
  <w:style w:type="character" w:customStyle="1" w:styleId="FooterChar">
    <w:name w:val="Footer Char"/>
    <w:basedOn w:val="DefaultParagraphFont"/>
    <w:link w:val="Footer"/>
    <w:rsid w:val="009F4DAC"/>
  </w:style>
  <w:style w:type="paragraph" w:customStyle="1" w:styleId="Title1">
    <w:name w:val="Title1"/>
    <w:basedOn w:val="Normal"/>
    <w:autoRedefine/>
    <w:rsid w:val="004527A5"/>
    <w:pPr>
      <w:tabs>
        <w:tab w:val="left" w:pos="720"/>
        <w:tab w:val="left" w:pos="1440"/>
        <w:tab w:val="left" w:pos="2160"/>
      </w:tabs>
      <w:spacing w:before="240"/>
      <w:ind w:left="720" w:hanging="720"/>
      <w:outlineLvl w:val="0"/>
    </w:pPr>
    <w:rPr>
      <w:rFonts w:ascii="Arial" w:hAnsi="Arial" w:cs="Arial"/>
      <w:b/>
      <w:bCs/>
    </w:rPr>
  </w:style>
  <w:style w:type="paragraph" w:customStyle="1" w:styleId="par1">
    <w:name w:val="par1"/>
    <w:basedOn w:val="Normal"/>
    <w:link w:val="par1Char"/>
    <w:rsid w:val="004527A5"/>
    <w:pPr>
      <w:tabs>
        <w:tab w:val="left" w:pos="720"/>
        <w:tab w:val="left" w:pos="1440"/>
        <w:tab w:val="left" w:pos="2160"/>
      </w:tabs>
      <w:spacing w:before="240"/>
      <w:ind w:left="720" w:hanging="720"/>
    </w:pPr>
    <w:rPr>
      <w:rFonts w:ascii="Arial" w:hAnsi="Arial"/>
      <w:szCs w:val="24"/>
    </w:rPr>
  </w:style>
  <w:style w:type="paragraph" w:customStyle="1" w:styleId="par2">
    <w:name w:val="par2"/>
    <w:basedOn w:val="par1"/>
    <w:rsid w:val="004527A5"/>
    <w:pPr>
      <w:ind w:left="1440"/>
    </w:pPr>
  </w:style>
  <w:style w:type="paragraph" w:customStyle="1" w:styleId="upar1">
    <w:name w:val="upar1"/>
    <w:basedOn w:val="Normal"/>
    <w:rsid w:val="004527A5"/>
    <w:pPr>
      <w:tabs>
        <w:tab w:val="left" w:pos="720"/>
        <w:tab w:val="left" w:pos="1440"/>
      </w:tabs>
      <w:spacing w:before="240"/>
    </w:pPr>
    <w:rPr>
      <w:rFonts w:ascii="Arial" w:hAnsi="Arial" w:cs="Arial"/>
    </w:rPr>
  </w:style>
  <w:style w:type="paragraph" w:customStyle="1" w:styleId="par3">
    <w:name w:val="par3"/>
    <w:basedOn w:val="par1"/>
    <w:rsid w:val="004527A5"/>
    <w:pPr>
      <w:ind w:left="2160"/>
    </w:pPr>
  </w:style>
  <w:style w:type="paragraph" w:customStyle="1" w:styleId="par4">
    <w:name w:val="par4"/>
    <w:basedOn w:val="par1"/>
    <w:rsid w:val="004527A5"/>
    <w:pPr>
      <w:ind w:left="2880"/>
    </w:pPr>
  </w:style>
  <w:style w:type="paragraph" w:customStyle="1" w:styleId="Footnote">
    <w:name w:val="Footnote"/>
    <w:basedOn w:val="Normal"/>
    <w:rsid w:val="004527A5"/>
    <w:pPr>
      <w:spacing w:before="120"/>
    </w:pPr>
    <w:rPr>
      <w:rFonts w:ascii="Arial" w:hAnsi="Arial"/>
      <w:sz w:val="16"/>
      <w:szCs w:val="16"/>
    </w:rPr>
  </w:style>
  <w:style w:type="paragraph" w:styleId="ListParagraph">
    <w:name w:val="List Paragraph"/>
    <w:basedOn w:val="Normal"/>
    <w:uiPriority w:val="34"/>
    <w:qFormat/>
    <w:rsid w:val="0055221B"/>
    <w:pPr>
      <w:ind w:left="720"/>
      <w:contextualSpacing/>
    </w:pPr>
  </w:style>
  <w:style w:type="paragraph" w:customStyle="1" w:styleId="Default">
    <w:name w:val="Default"/>
    <w:rsid w:val="00875A34"/>
    <w:pPr>
      <w:autoSpaceDE w:val="0"/>
      <w:autoSpaceDN w:val="0"/>
      <w:adjustRightInd w:val="0"/>
    </w:pPr>
    <w:rPr>
      <w:rFonts w:ascii="Trebuchet MS" w:hAnsi="Trebuchet MS" w:cs="Trebuchet MS"/>
      <w:color w:val="000000"/>
      <w:sz w:val="24"/>
      <w:szCs w:val="24"/>
    </w:rPr>
  </w:style>
  <w:style w:type="paragraph" w:customStyle="1" w:styleId="Title2">
    <w:name w:val="Title2"/>
    <w:basedOn w:val="Title1"/>
    <w:autoRedefine/>
    <w:rsid w:val="00464F1D"/>
    <w:pPr>
      <w:outlineLvl w:val="1"/>
    </w:pPr>
  </w:style>
  <w:style w:type="paragraph" w:customStyle="1" w:styleId="cp">
    <w:name w:val="cp"/>
    <w:basedOn w:val="Normal"/>
    <w:rsid w:val="00464F1D"/>
    <w:pPr>
      <w:spacing w:before="240"/>
      <w:jc w:val="center"/>
    </w:pPr>
    <w:rPr>
      <w:rFonts w:ascii="Arial" w:hAnsi="Arial"/>
    </w:rPr>
  </w:style>
  <w:style w:type="paragraph" w:customStyle="1" w:styleId="upar2">
    <w:name w:val="upar2"/>
    <w:basedOn w:val="upar1"/>
    <w:rsid w:val="00464F1D"/>
    <w:pPr>
      <w:ind w:left="720"/>
    </w:pPr>
    <w:rPr>
      <w:szCs w:val="24"/>
    </w:rPr>
  </w:style>
  <w:style w:type="paragraph" w:customStyle="1" w:styleId="upar3">
    <w:name w:val="upar3"/>
    <w:basedOn w:val="upar1"/>
    <w:rsid w:val="00464F1D"/>
    <w:pPr>
      <w:ind w:left="1440"/>
    </w:pPr>
  </w:style>
  <w:style w:type="paragraph" w:customStyle="1" w:styleId="Title3">
    <w:name w:val="Title3"/>
    <w:basedOn w:val="Title2"/>
    <w:autoRedefine/>
    <w:rsid w:val="00464F1D"/>
    <w:pPr>
      <w:outlineLvl w:val="2"/>
    </w:pPr>
  </w:style>
  <w:style w:type="paragraph" w:customStyle="1" w:styleId="Title4">
    <w:name w:val="Title4"/>
    <w:basedOn w:val="Title2"/>
    <w:autoRedefine/>
    <w:rsid w:val="00464F1D"/>
    <w:pPr>
      <w:outlineLvl w:val="3"/>
    </w:pPr>
  </w:style>
  <w:style w:type="paragraph" w:customStyle="1" w:styleId="upar4">
    <w:name w:val="upar4"/>
    <w:basedOn w:val="upar1"/>
    <w:rsid w:val="00464F1D"/>
    <w:pPr>
      <w:ind w:left="2160"/>
    </w:pPr>
  </w:style>
  <w:style w:type="paragraph" w:customStyle="1" w:styleId="par5">
    <w:name w:val="par5"/>
    <w:basedOn w:val="par1"/>
    <w:rsid w:val="00464F1D"/>
    <w:pPr>
      <w:ind w:left="3600"/>
    </w:pPr>
  </w:style>
  <w:style w:type="paragraph" w:customStyle="1" w:styleId="upar5">
    <w:name w:val="upar5"/>
    <w:basedOn w:val="upar1"/>
    <w:rsid w:val="00464F1D"/>
    <w:pPr>
      <w:ind w:left="2880"/>
    </w:pPr>
  </w:style>
  <w:style w:type="paragraph" w:customStyle="1" w:styleId="par6">
    <w:name w:val="par6"/>
    <w:basedOn w:val="par1"/>
    <w:rsid w:val="00464F1D"/>
    <w:pPr>
      <w:ind w:left="4320"/>
    </w:pPr>
  </w:style>
  <w:style w:type="paragraph" w:customStyle="1" w:styleId="upar6">
    <w:name w:val="upar6"/>
    <w:basedOn w:val="upar1"/>
    <w:rsid w:val="00464F1D"/>
    <w:pPr>
      <w:ind w:left="3600"/>
    </w:pPr>
  </w:style>
  <w:style w:type="paragraph" w:customStyle="1" w:styleId="SmallCapsNewLanguageStyle">
    <w:name w:val="Small Caps New Language Style"/>
    <w:basedOn w:val="Normal"/>
    <w:link w:val="SmallCapsNewLanguageStyleChar"/>
    <w:qFormat/>
    <w:rsid w:val="00464F1D"/>
    <w:rPr>
      <w:rFonts w:ascii="Arial" w:hAnsi="Arial"/>
      <w:smallCaps/>
      <w:color w:val="FF0000"/>
    </w:rPr>
  </w:style>
  <w:style w:type="character" w:customStyle="1" w:styleId="SmallCapsNewLanguageStyleChar">
    <w:name w:val="Small Caps New Language Style Char"/>
    <w:link w:val="SmallCapsNewLanguageStyle"/>
    <w:rsid w:val="00464F1D"/>
    <w:rPr>
      <w:rFonts w:ascii="Arial" w:hAnsi="Arial"/>
      <w:smallCaps/>
      <w:color w:val="FF0000"/>
    </w:rPr>
  </w:style>
  <w:style w:type="paragraph" w:customStyle="1" w:styleId="NewText">
    <w:name w:val="New Text"/>
    <w:basedOn w:val="par1"/>
    <w:link w:val="NewTextChar"/>
    <w:qFormat/>
    <w:rsid w:val="00464F1D"/>
    <w:rPr>
      <w:smallCaps/>
      <w:color w:val="FF0000"/>
    </w:rPr>
  </w:style>
  <w:style w:type="character" w:customStyle="1" w:styleId="par1Char">
    <w:name w:val="par1 Char"/>
    <w:link w:val="par1"/>
    <w:rsid w:val="00464F1D"/>
    <w:rPr>
      <w:rFonts w:ascii="Arial" w:hAnsi="Arial"/>
      <w:szCs w:val="24"/>
    </w:rPr>
  </w:style>
  <w:style w:type="character" w:customStyle="1" w:styleId="NewTextChar">
    <w:name w:val="New Text Char"/>
    <w:link w:val="NewText"/>
    <w:rsid w:val="00464F1D"/>
    <w:rPr>
      <w:rFonts w:ascii="Arial" w:hAnsi="Arial"/>
      <w:smallCaps/>
      <w:color w:val="FF0000"/>
      <w:szCs w:val="24"/>
    </w:rPr>
  </w:style>
  <w:style w:type="character" w:styleId="Hyperlink">
    <w:name w:val="Hyperlink"/>
    <w:rsid w:val="00464F1D"/>
    <w:rPr>
      <w:color w:val="0563C1"/>
      <w:u w:val="single"/>
    </w:rPr>
  </w:style>
  <w:style w:type="character" w:customStyle="1" w:styleId="apple-tab-span">
    <w:name w:val="apple-tab-span"/>
    <w:rsid w:val="00464F1D"/>
  </w:style>
  <w:style w:type="paragraph" w:styleId="Revision">
    <w:name w:val="Revision"/>
    <w:hidden/>
    <w:uiPriority w:val="99"/>
    <w:semiHidden/>
    <w:rsid w:val="00464F1D"/>
    <w:rPr>
      <w:rFonts w:ascii="Arial" w:hAnsi="Arial"/>
    </w:rPr>
  </w:style>
  <w:style w:type="character" w:customStyle="1" w:styleId="UnresolvedMention1">
    <w:name w:val="Unresolved Mention1"/>
    <w:uiPriority w:val="99"/>
    <w:semiHidden/>
    <w:unhideWhenUsed/>
    <w:rsid w:val="00464F1D"/>
    <w:rPr>
      <w:color w:val="605E5C"/>
      <w:shd w:val="clear" w:color="auto" w:fill="E1DFDD"/>
    </w:rPr>
  </w:style>
  <w:style w:type="character" w:styleId="UnresolvedMention">
    <w:name w:val="Unresolved Mention"/>
    <w:uiPriority w:val="99"/>
    <w:semiHidden/>
    <w:unhideWhenUsed/>
    <w:rsid w:val="007958E4"/>
    <w:rPr>
      <w:color w:val="605E5C"/>
      <w:shd w:val="clear" w:color="auto" w:fill="E1DFDD"/>
    </w:rPr>
  </w:style>
  <w:style w:type="paragraph" w:customStyle="1" w:styleId="Title5">
    <w:name w:val="Title5"/>
    <w:basedOn w:val="Title2"/>
    <w:autoRedefine/>
    <w:rsid w:val="00FF06B0"/>
    <w:pPr>
      <w:outlineLvl w:val="4"/>
    </w:pPr>
  </w:style>
  <w:style w:type="paragraph" w:customStyle="1" w:styleId="Title6">
    <w:name w:val="Title6"/>
    <w:basedOn w:val="Title2"/>
    <w:rsid w:val="00FF06B0"/>
    <w:pPr>
      <w:outlineLvl w:val="5"/>
    </w:pPr>
  </w:style>
  <w:style w:type="paragraph" w:customStyle="1" w:styleId="par7">
    <w:name w:val="par7"/>
    <w:basedOn w:val="par6"/>
    <w:rsid w:val="00FF06B0"/>
  </w:style>
  <w:style w:type="paragraph" w:customStyle="1" w:styleId="upar7">
    <w:name w:val="upar7"/>
    <w:basedOn w:val="upar6"/>
    <w:rsid w:val="00FF06B0"/>
  </w:style>
  <w:style w:type="paragraph" w:customStyle="1" w:styleId="upar8">
    <w:name w:val="upar8"/>
    <w:basedOn w:val="upar6"/>
    <w:rsid w:val="00FF06B0"/>
  </w:style>
  <w:style w:type="paragraph" w:customStyle="1" w:styleId="upar9">
    <w:name w:val="upar9"/>
    <w:basedOn w:val="par6"/>
    <w:rsid w:val="00FF06B0"/>
  </w:style>
  <w:style w:type="paragraph" w:customStyle="1" w:styleId="par8">
    <w:name w:val="par8"/>
    <w:basedOn w:val="par7"/>
    <w:rsid w:val="00FF06B0"/>
  </w:style>
  <w:style w:type="table" w:styleId="TableGrid">
    <w:name w:val="Table Grid"/>
    <w:basedOn w:val="TableNormal"/>
    <w:rsid w:val="00FF06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E70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76485">
      <w:bodyDiv w:val="1"/>
      <w:marLeft w:val="0"/>
      <w:marRight w:val="0"/>
      <w:marTop w:val="0"/>
      <w:marBottom w:val="0"/>
      <w:divBdr>
        <w:top w:val="none" w:sz="0" w:space="0" w:color="auto"/>
        <w:left w:val="none" w:sz="0" w:space="0" w:color="auto"/>
        <w:bottom w:val="none" w:sz="0" w:space="0" w:color="auto"/>
        <w:right w:val="none" w:sz="0" w:space="0" w:color="auto"/>
      </w:divBdr>
    </w:div>
    <w:div w:id="537547596">
      <w:bodyDiv w:val="1"/>
      <w:marLeft w:val="0"/>
      <w:marRight w:val="0"/>
      <w:marTop w:val="0"/>
      <w:marBottom w:val="0"/>
      <w:divBdr>
        <w:top w:val="none" w:sz="0" w:space="0" w:color="auto"/>
        <w:left w:val="none" w:sz="0" w:space="0" w:color="auto"/>
        <w:bottom w:val="none" w:sz="0" w:space="0" w:color="auto"/>
        <w:right w:val="none" w:sz="0" w:space="0" w:color="auto"/>
      </w:divBdr>
      <w:divsChild>
        <w:div w:id="7877116">
          <w:marLeft w:val="-108"/>
          <w:marRight w:val="0"/>
          <w:marTop w:val="0"/>
          <w:marBottom w:val="0"/>
          <w:divBdr>
            <w:top w:val="none" w:sz="0" w:space="0" w:color="auto"/>
            <w:left w:val="none" w:sz="0" w:space="0" w:color="auto"/>
            <w:bottom w:val="none" w:sz="0" w:space="0" w:color="auto"/>
            <w:right w:val="none" w:sz="0" w:space="0" w:color="auto"/>
          </w:divBdr>
        </w:div>
      </w:divsChild>
    </w:div>
    <w:div w:id="987713065">
      <w:bodyDiv w:val="1"/>
      <w:marLeft w:val="0"/>
      <w:marRight w:val="0"/>
      <w:marTop w:val="0"/>
      <w:marBottom w:val="0"/>
      <w:divBdr>
        <w:top w:val="none" w:sz="0" w:space="0" w:color="auto"/>
        <w:left w:val="none" w:sz="0" w:space="0" w:color="auto"/>
        <w:bottom w:val="none" w:sz="0" w:space="0" w:color="auto"/>
        <w:right w:val="none" w:sz="0" w:space="0" w:color="auto"/>
      </w:divBdr>
    </w:div>
    <w:div w:id="1031414333">
      <w:bodyDiv w:val="1"/>
      <w:marLeft w:val="0"/>
      <w:marRight w:val="0"/>
      <w:marTop w:val="0"/>
      <w:marBottom w:val="0"/>
      <w:divBdr>
        <w:top w:val="none" w:sz="0" w:space="0" w:color="auto"/>
        <w:left w:val="none" w:sz="0" w:space="0" w:color="auto"/>
        <w:bottom w:val="none" w:sz="0" w:space="0" w:color="auto"/>
        <w:right w:val="none" w:sz="0" w:space="0" w:color="auto"/>
      </w:divBdr>
    </w:div>
    <w:div w:id="1592348413">
      <w:bodyDiv w:val="1"/>
      <w:marLeft w:val="0"/>
      <w:marRight w:val="0"/>
      <w:marTop w:val="0"/>
      <w:marBottom w:val="0"/>
      <w:divBdr>
        <w:top w:val="none" w:sz="0" w:space="0" w:color="auto"/>
        <w:left w:val="none" w:sz="0" w:space="0" w:color="auto"/>
        <w:bottom w:val="none" w:sz="0" w:space="0" w:color="auto"/>
        <w:right w:val="none" w:sz="0" w:space="0" w:color="auto"/>
      </w:divBdr>
      <w:divsChild>
        <w:div w:id="99380575">
          <w:marLeft w:val="0"/>
          <w:marRight w:val="0"/>
          <w:marTop w:val="0"/>
          <w:marBottom w:val="0"/>
          <w:divBdr>
            <w:top w:val="none" w:sz="0" w:space="0" w:color="auto"/>
            <w:left w:val="none" w:sz="0" w:space="0" w:color="auto"/>
            <w:bottom w:val="none" w:sz="0" w:space="0" w:color="auto"/>
            <w:right w:val="none" w:sz="0" w:space="0" w:color="auto"/>
          </w:divBdr>
          <w:divsChild>
            <w:div w:id="957108747">
              <w:marLeft w:val="0"/>
              <w:marRight w:val="0"/>
              <w:marTop w:val="0"/>
              <w:marBottom w:val="0"/>
              <w:divBdr>
                <w:top w:val="none" w:sz="0" w:space="0" w:color="auto"/>
                <w:left w:val="none" w:sz="0" w:space="0" w:color="auto"/>
                <w:bottom w:val="none" w:sz="0" w:space="0" w:color="auto"/>
                <w:right w:val="none" w:sz="0" w:space="0" w:color="auto"/>
              </w:divBdr>
            </w:div>
          </w:divsChild>
        </w:div>
        <w:div w:id="150559300">
          <w:marLeft w:val="0"/>
          <w:marRight w:val="0"/>
          <w:marTop w:val="0"/>
          <w:marBottom w:val="0"/>
          <w:divBdr>
            <w:top w:val="none" w:sz="0" w:space="0" w:color="auto"/>
            <w:left w:val="none" w:sz="0" w:space="0" w:color="auto"/>
            <w:bottom w:val="none" w:sz="0" w:space="0" w:color="auto"/>
            <w:right w:val="none" w:sz="0" w:space="0" w:color="auto"/>
          </w:divBdr>
          <w:divsChild>
            <w:div w:id="1357924200">
              <w:marLeft w:val="0"/>
              <w:marRight w:val="0"/>
              <w:marTop w:val="0"/>
              <w:marBottom w:val="0"/>
              <w:divBdr>
                <w:top w:val="none" w:sz="0" w:space="0" w:color="auto"/>
                <w:left w:val="none" w:sz="0" w:space="0" w:color="auto"/>
                <w:bottom w:val="none" w:sz="0" w:space="0" w:color="auto"/>
                <w:right w:val="none" w:sz="0" w:space="0" w:color="auto"/>
              </w:divBdr>
            </w:div>
          </w:divsChild>
        </w:div>
        <w:div w:id="327221943">
          <w:marLeft w:val="0"/>
          <w:marRight w:val="0"/>
          <w:marTop w:val="0"/>
          <w:marBottom w:val="0"/>
          <w:divBdr>
            <w:top w:val="none" w:sz="0" w:space="0" w:color="auto"/>
            <w:left w:val="none" w:sz="0" w:space="0" w:color="auto"/>
            <w:bottom w:val="none" w:sz="0" w:space="0" w:color="auto"/>
            <w:right w:val="none" w:sz="0" w:space="0" w:color="auto"/>
          </w:divBdr>
          <w:divsChild>
            <w:div w:id="821774785">
              <w:marLeft w:val="0"/>
              <w:marRight w:val="0"/>
              <w:marTop w:val="0"/>
              <w:marBottom w:val="0"/>
              <w:divBdr>
                <w:top w:val="none" w:sz="0" w:space="0" w:color="auto"/>
                <w:left w:val="none" w:sz="0" w:space="0" w:color="auto"/>
                <w:bottom w:val="none" w:sz="0" w:space="0" w:color="auto"/>
                <w:right w:val="none" w:sz="0" w:space="0" w:color="auto"/>
              </w:divBdr>
            </w:div>
          </w:divsChild>
        </w:div>
        <w:div w:id="419761762">
          <w:marLeft w:val="0"/>
          <w:marRight w:val="0"/>
          <w:marTop w:val="0"/>
          <w:marBottom w:val="0"/>
          <w:divBdr>
            <w:top w:val="none" w:sz="0" w:space="0" w:color="auto"/>
            <w:left w:val="none" w:sz="0" w:space="0" w:color="auto"/>
            <w:bottom w:val="none" w:sz="0" w:space="0" w:color="auto"/>
            <w:right w:val="none" w:sz="0" w:space="0" w:color="auto"/>
          </w:divBdr>
          <w:divsChild>
            <w:div w:id="2087679435">
              <w:marLeft w:val="0"/>
              <w:marRight w:val="0"/>
              <w:marTop w:val="0"/>
              <w:marBottom w:val="0"/>
              <w:divBdr>
                <w:top w:val="none" w:sz="0" w:space="0" w:color="auto"/>
                <w:left w:val="none" w:sz="0" w:space="0" w:color="auto"/>
                <w:bottom w:val="none" w:sz="0" w:space="0" w:color="auto"/>
                <w:right w:val="none" w:sz="0" w:space="0" w:color="auto"/>
              </w:divBdr>
            </w:div>
          </w:divsChild>
        </w:div>
        <w:div w:id="601032591">
          <w:marLeft w:val="0"/>
          <w:marRight w:val="0"/>
          <w:marTop w:val="0"/>
          <w:marBottom w:val="0"/>
          <w:divBdr>
            <w:top w:val="none" w:sz="0" w:space="0" w:color="auto"/>
            <w:left w:val="none" w:sz="0" w:space="0" w:color="auto"/>
            <w:bottom w:val="none" w:sz="0" w:space="0" w:color="auto"/>
            <w:right w:val="none" w:sz="0" w:space="0" w:color="auto"/>
          </w:divBdr>
          <w:divsChild>
            <w:div w:id="658122602">
              <w:marLeft w:val="0"/>
              <w:marRight w:val="0"/>
              <w:marTop w:val="0"/>
              <w:marBottom w:val="0"/>
              <w:divBdr>
                <w:top w:val="none" w:sz="0" w:space="0" w:color="auto"/>
                <w:left w:val="none" w:sz="0" w:space="0" w:color="auto"/>
                <w:bottom w:val="none" w:sz="0" w:space="0" w:color="auto"/>
                <w:right w:val="none" w:sz="0" w:space="0" w:color="auto"/>
              </w:divBdr>
            </w:div>
          </w:divsChild>
        </w:div>
        <w:div w:id="661197587">
          <w:marLeft w:val="0"/>
          <w:marRight w:val="0"/>
          <w:marTop w:val="0"/>
          <w:marBottom w:val="0"/>
          <w:divBdr>
            <w:top w:val="none" w:sz="0" w:space="0" w:color="auto"/>
            <w:left w:val="none" w:sz="0" w:space="0" w:color="auto"/>
            <w:bottom w:val="none" w:sz="0" w:space="0" w:color="auto"/>
            <w:right w:val="none" w:sz="0" w:space="0" w:color="auto"/>
          </w:divBdr>
          <w:divsChild>
            <w:div w:id="1518806680">
              <w:marLeft w:val="0"/>
              <w:marRight w:val="0"/>
              <w:marTop w:val="0"/>
              <w:marBottom w:val="0"/>
              <w:divBdr>
                <w:top w:val="none" w:sz="0" w:space="0" w:color="auto"/>
                <w:left w:val="none" w:sz="0" w:space="0" w:color="auto"/>
                <w:bottom w:val="none" w:sz="0" w:space="0" w:color="auto"/>
                <w:right w:val="none" w:sz="0" w:space="0" w:color="auto"/>
              </w:divBdr>
            </w:div>
          </w:divsChild>
        </w:div>
        <w:div w:id="678314495">
          <w:marLeft w:val="0"/>
          <w:marRight w:val="0"/>
          <w:marTop w:val="0"/>
          <w:marBottom w:val="0"/>
          <w:divBdr>
            <w:top w:val="none" w:sz="0" w:space="0" w:color="auto"/>
            <w:left w:val="none" w:sz="0" w:space="0" w:color="auto"/>
            <w:bottom w:val="none" w:sz="0" w:space="0" w:color="auto"/>
            <w:right w:val="none" w:sz="0" w:space="0" w:color="auto"/>
          </w:divBdr>
          <w:divsChild>
            <w:div w:id="429860898">
              <w:marLeft w:val="0"/>
              <w:marRight w:val="0"/>
              <w:marTop w:val="0"/>
              <w:marBottom w:val="0"/>
              <w:divBdr>
                <w:top w:val="none" w:sz="0" w:space="0" w:color="auto"/>
                <w:left w:val="none" w:sz="0" w:space="0" w:color="auto"/>
                <w:bottom w:val="none" w:sz="0" w:space="0" w:color="auto"/>
                <w:right w:val="none" w:sz="0" w:space="0" w:color="auto"/>
              </w:divBdr>
            </w:div>
          </w:divsChild>
        </w:div>
        <w:div w:id="704986054">
          <w:marLeft w:val="0"/>
          <w:marRight w:val="0"/>
          <w:marTop w:val="0"/>
          <w:marBottom w:val="0"/>
          <w:divBdr>
            <w:top w:val="none" w:sz="0" w:space="0" w:color="auto"/>
            <w:left w:val="none" w:sz="0" w:space="0" w:color="auto"/>
            <w:bottom w:val="none" w:sz="0" w:space="0" w:color="auto"/>
            <w:right w:val="none" w:sz="0" w:space="0" w:color="auto"/>
          </w:divBdr>
          <w:divsChild>
            <w:div w:id="1980259789">
              <w:marLeft w:val="0"/>
              <w:marRight w:val="0"/>
              <w:marTop w:val="0"/>
              <w:marBottom w:val="0"/>
              <w:divBdr>
                <w:top w:val="none" w:sz="0" w:space="0" w:color="auto"/>
                <w:left w:val="none" w:sz="0" w:space="0" w:color="auto"/>
                <w:bottom w:val="none" w:sz="0" w:space="0" w:color="auto"/>
                <w:right w:val="none" w:sz="0" w:space="0" w:color="auto"/>
              </w:divBdr>
            </w:div>
          </w:divsChild>
        </w:div>
        <w:div w:id="815537636">
          <w:marLeft w:val="0"/>
          <w:marRight w:val="0"/>
          <w:marTop w:val="0"/>
          <w:marBottom w:val="0"/>
          <w:divBdr>
            <w:top w:val="none" w:sz="0" w:space="0" w:color="auto"/>
            <w:left w:val="none" w:sz="0" w:space="0" w:color="auto"/>
            <w:bottom w:val="none" w:sz="0" w:space="0" w:color="auto"/>
            <w:right w:val="none" w:sz="0" w:space="0" w:color="auto"/>
          </w:divBdr>
          <w:divsChild>
            <w:div w:id="1670983621">
              <w:marLeft w:val="0"/>
              <w:marRight w:val="0"/>
              <w:marTop w:val="0"/>
              <w:marBottom w:val="0"/>
              <w:divBdr>
                <w:top w:val="none" w:sz="0" w:space="0" w:color="auto"/>
                <w:left w:val="none" w:sz="0" w:space="0" w:color="auto"/>
                <w:bottom w:val="none" w:sz="0" w:space="0" w:color="auto"/>
                <w:right w:val="none" w:sz="0" w:space="0" w:color="auto"/>
              </w:divBdr>
            </w:div>
          </w:divsChild>
        </w:div>
        <w:div w:id="972641968">
          <w:marLeft w:val="0"/>
          <w:marRight w:val="0"/>
          <w:marTop w:val="0"/>
          <w:marBottom w:val="0"/>
          <w:divBdr>
            <w:top w:val="none" w:sz="0" w:space="0" w:color="auto"/>
            <w:left w:val="none" w:sz="0" w:space="0" w:color="auto"/>
            <w:bottom w:val="none" w:sz="0" w:space="0" w:color="auto"/>
            <w:right w:val="none" w:sz="0" w:space="0" w:color="auto"/>
          </w:divBdr>
          <w:divsChild>
            <w:div w:id="1366444739">
              <w:marLeft w:val="0"/>
              <w:marRight w:val="0"/>
              <w:marTop w:val="0"/>
              <w:marBottom w:val="0"/>
              <w:divBdr>
                <w:top w:val="none" w:sz="0" w:space="0" w:color="auto"/>
                <w:left w:val="none" w:sz="0" w:space="0" w:color="auto"/>
                <w:bottom w:val="none" w:sz="0" w:space="0" w:color="auto"/>
                <w:right w:val="none" w:sz="0" w:space="0" w:color="auto"/>
              </w:divBdr>
            </w:div>
          </w:divsChild>
        </w:div>
        <w:div w:id="1010138419">
          <w:marLeft w:val="0"/>
          <w:marRight w:val="0"/>
          <w:marTop w:val="0"/>
          <w:marBottom w:val="0"/>
          <w:divBdr>
            <w:top w:val="none" w:sz="0" w:space="0" w:color="auto"/>
            <w:left w:val="none" w:sz="0" w:space="0" w:color="auto"/>
            <w:bottom w:val="none" w:sz="0" w:space="0" w:color="auto"/>
            <w:right w:val="none" w:sz="0" w:space="0" w:color="auto"/>
          </w:divBdr>
          <w:divsChild>
            <w:div w:id="403525055">
              <w:marLeft w:val="0"/>
              <w:marRight w:val="0"/>
              <w:marTop w:val="0"/>
              <w:marBottom w:val="0"/>
              <w:divBdr>
                <w:top w:val="none" w:sz="0" w:space="0" w:color="auto"/>
                <w:left w:val="none" w:sz="0" w:space="0" w:color="auto"/>
                <w:bottom w:val="none" w:sz="0" w:space="0" w:color="auto"/>
                <w:right w:val="none" w:sz="0" w:space="0" w:color="auto"/>
              </w:divBdr>
            </w:div>
          </w:divsChild>
        </w:div>
        <w:div w:id="1044790441">
          <w:marLeft w:val="0"/>
          <w:marRight w:val="0"/>
          <w:marTop w:val="0"/>
          <w:marBottom w:val="0"/>
          <w:divBdr>
            <w:top w:val="none" w:sz="0" w:space="0" w:color="auto"/>
            <w:left w:val="none" w:sz="0" w:space="0" w:color="auto"/>
            <w:bottom w:val="none" w:sz="0" w:space="0" w:color="auto"/>
            <w:right w:val="none" w:sz="0" w:space="0" w:color="auto"/>
          </w:divBdr>
          <w:divsChild>
            <w:div w:id="1123499654">
              <w:marLeft w:val="0"/>
              <w:marRight w:val="0"/>
              <w:marTop w:val="0"/>
              <w:marBottom w:val="0"/>
              <w:divBdr>
                <w:top w:val="none" w:sz="0" w:space="0" w:color="auto"/>
                <w:left w:val="none" w:sz="0" w:space="0" w:color="auto"/>
                <w:bottom w:val="none" w:sz="0" w:space="0" w:color="auto"/>
                <w:right w:val="none" w:sz="0" w:space="0" w:color="auto"/>
              </w:divBdr>
            </w:div>
          </w:divsChild>
        </w:div>
        <w:div w:id="1187449863">
          <w:marLeft w:val="0"/>
          <w:marRight w:val="0"/>
          <w:marTop w:val="0"/>
          <w:marBottom w:val="0"/>
          <w:divBdr>
            <w:top w:val="none" w:sz="0" w:space="0" w:color="auto"/>
            <w:left w:val="none" w:sz="0" w:space="0" w:color="auto"/>
            <w:bottom w:val="none" w:sz="0" w:space="0" w:color="auto"/>
            <w:right w:val="none" w:sz="0" w:space="0" w:color="auto"/>
          </w:divBdr>
          <w:divsChild>
            <w:div w:id="2074892736">
              <w:marLeft w:val="0"/>
              <w:marRight w:val="0"/>
              <w:marTop w:val="0"/>
              <w:marBottom w:val="0"/>
              <w:divBdr>
                <w:top w:val="none" w:sz="0" w:space="0" w:color="auto"/>
                <w:left w:val="none" w:sz="0" w:space="0" w:color="auto"/>
                <w:bottom w:val="none" w:sz="0" w:space="0" w:color="auto"/>
                <w:right w:val="none" w:sz="0" w:space="0" w:color="auto"/>
              </w:divBdr>
            </w:div>
          </w:divsChild>
        </w:div>
        <w:div w:id="1260064725">
          <w:marLeft w:val="0"/>
          <w:marRight w:val="0"/>
          <w:marTop w:val="0"/>
          <w:marBottom w:val="0"/>
          <w:divBdr>
            <w:top w:val="none" w:sz="0" w:space="0" w:color="auto"/>
            <w:left w:val="none" w:sz="0" w:space="0" w:color="auto"/>
            <w:bottom w:val="none" w:sz="0" w:space="0" w:color="auto"/>
            <w:right w:val="none" w:sz="0" w:space="0" w:color="auto"/>
          </w:divBdr>
          <w:divsChild>
            <w:div w:id="229535447">
              <w:marLeft w:val="0"/>
              <w:marRight w:val="0"/>
              <w:marTop w:val="0"/>
              <w:marBottom w:val="0"/>
              <w:divBdr>
                <w:top w:val="none" w:sz="0" w:space="0" w:color="auto"/>
                <w:left w:val="none" w:sz="0" w:space="0" w:color="auto"/>
                <w:bottom w:val="none" w:sz="0" w:space="0" w:color="auto"/>
                <w:right w:val="none" w:sz="0" w:space="0" w:color="auto"/>
              </w:divBdr>
            </w:div>
          </w:divsChild>
        </w:div>
        <w:div w:id="1276476424">
          <w:marLeft w:val="0"/>
          <w:marRight w:val="0"/>
          <w:marTop w:val="0"/>
          <w:marBottom w:val="0"/>
          <w:divBdr>
            <w:top w:val="none" w:sz="0" w:space="0" w:color="auto"/>
            <w:left w:val="none" w:sz="0" w:space="0" w:color="auto"/>
            <w:bottom w:val="none" w:sz="0" w:space="0" w:color="auto"/>
            <w:right w:val="none" w:sz="0" w:space="0" w:color="auto"/>
          </w:divBdr>
          <w:divsChild>
            <w:div w:id="821384116">
              <w:marLeft w:val="0"/>
              <w:marRight w:val="0"/>
              <w:marTop w:val="0"/>
              <w:marBottom w:val="0"/>
              <w:divBdr>
                <w:top w:val="none" w:sz="0" w:space="0" w:color="auto"/>
                <w:left w:val="none" w:sz="0" w:space="0" w:color="auto"/>
                <w:bottom w:val="none" w:sz="0" w:space="0" w:color="auto"/>
                <w:right w:val="none" w:sz="0" w:space="0" w:color="auto"/>
              </w:divBdr>
            </w:div>
          </w:divsChild>
        </w:div>
        <w:div w:id="1370958895">
          <w:marLeft w:val="0"/>
          <w:marRight w:val="0"/>
          <w:marTop w:val="0"/>
          <w:marBottom w:val="0"/>
          <w:divBdr>
            <w:top w:val="none" w:sz="0" w:space="0" w:color="auto"/>
            <w:left w:val="none" w:sz="0" w:space="0" w:color="auto"/>
            <w:bottom w:val="none" w:sz="0" w:space="0" w:color="auto"/>
            <w:right w:val="none" w:sz="0" w:space="0" w:color="auto"/>
          </w:divBdr>
          <w:divsChild>
            <w:div w:id="14621079">
              <w:marLeft w:val="0"/>
              <w:marRight w:val="0"/>
              <w:marTop w:val="0"/>
              <w:marBottom w:val="0"/>
              <w:divBdr>
                <w:top w:val="none" w:sz="0" w:space="0" w:color="auto"/>
                <w:left w:val="none" w:sz="0" w:space="0" w:color="auto"/>
                <w:bottom w:val="none" w:sz="0" w:space="0" w:color="auto"/>
                <w:right w:val="none" w:sz="0" w:space="0" w:color="auto"/>
              </w:divBdr>
            </w:div>
          </w:divsChild>
        </w:div>
        <w:div w:id="1376926741">
          <w:marLeft w:val="0"/>
          <w:marRight w:val="0"/>
          <w:marTop w:val="0"/>
          <w:marBottom w:val="0"/>
          <w:divBdr>
            <w:top w:val="none" w:sz="0" w:space="0" w:color="auto"/>
            <w:left w:val="none" w:sz="0" w:space="0" w:color="auto"/>
            <w:bottom w:val="none" w:sz="0" w:space="0" w:color="auto"/>
            <w:right w:val="none" w:sz="0" w:space="0" w:color="auto"/>
          </w:divBdr>
          <w:divsChild>
            <w:div w:id="455683377">
              <w:marLeft w:val="0"/>
              <w:marRight w:val="0"/>
              <w:marTop w:val="0"/>
              <w:marBottom w:val="0"/>
              <w:divBdr>
                <w:top w:val="none" w:sz="0" w:space="0" w:color="auto"/>
                <w:left w:val="none" w:sz="0" w:space="0" w:color="auto"/>
                <w:bottom w:val="none" w:sz="0" w:space="0" w:color="auto"/>
                <w:right w:val="none" w:sz="0" w:space="0" w:color="auto"/>
              </w:divBdr>
            </w:div>
          </w:divsChild>
        </w:div>
        <w:div w:id="1436754922">
          <w:marLeft w:val="0"/>
          <w:marRight w:val="0"/>
          <w:marTop w:val="0"/>
          <w:marBottom w:val="0"/>
          <w:divBdr>
            <w:top w:val="none" w:sz="0" w:space="0" w:color="auto"/>
            <w:left w:val="none" w:sz="0" w:space="0" w:color="auto"/>
            <w:bottom w:val="none" w:sz="0" w:space="0" w:color="auto"/>
            <w:right w:val="none" w:sz="0" w:space="0" w:color="auto"/>
          </w:divBdr>
          <w:divsChild>
            <w:div w:id="846754639">
              <w:marLeft w:val="0"/>
              <w:marRight w:val="0"/>
              <w:marTop w:val="0"/>
              <w:marBottom w:val="0"/>
              <w:divBdr>
                <w:top w:val="none" w:sz="0" w:space="0" w:color="auto"/>
                <w:left w:val="none" w:sz="0" w:space="0" w:color="auto"/>
                <w:bottom w:val="none" w:sz="0" w:space="0" w:color="auto"/>
                <w:right w:val="none" w:sz="0" w:space="0" w:color="auto"/>
              </w:divBdr>
            </w:div>
          </w:divsChild>
        </w:div>
        <w:div w:id="1474719028">
          <w:marLeft w:val="0"/>
          <w:marRight w:val="0"/>
          <w:marTop w:val="0"/>
          <w:marBottom w:val="0"/>
          <w:divBdr>
            <w:top w:val="none" w:sz="0" w:space="0" w:color="auto"/>
            <w:left w:val="none" w:sz="0" w:space="0" w:color="auto"/>
            <w:bottom w:val="none" w:sz="0" w:space="0" w:color="auto"/>
            <w:right w:val="none" w:sz="0" w:space="0" w:color="auto"/>
          </w:divBdr>
          <w:divsChild>
            <w:div w:id="1025056836">
              <w:marLeft w:val="0"/>
              <w:marRight w:val="0"/>
              <w:marTop w:val="0"/>
              <w:marBottom w:val="0"/>
              <w:divBdr>
                <w:top w:val="none" w:sz="0" w:space="0" w:color="auto"/>
                <w:left w:val="none" w:sz="0" w:space="0" w:color="auto"/>
                <w:bottom w:val="none" w:sz="0" w:space="0" w:color="auto"/>
                <w:right w:val="none" w:sz="0" w:space="0" w:color="auto"/>
              </w:divBdr>
            </w:div>
          </w:divsChild>
        </w:div>
        <w:div w:id="1525636885">
          <w:marLeft w:val="0"/>
          <w:marRight w:val="0"/>
          <w:marTop w:val="0"/>
          <w:marBottom w:val="0"/>
          <w:divBdr>
            <w:top w:val="none" w:sz="0" w:space="0" w:color="auto"/>
            <w:left w:val="none" w:sz="0" w:space="0" w:color="auto"/>
            <w:bottom w:val="none" w:sz="0" w:space="0" w:color="auto"/>
            <w:right w:val="none" w:sz="0" w:space="0" w:color="auto"/>
          </w:divBdr>
          <w:divsChild>
            <w:div w:id="1565336250">
              <w:marLeft w:val="0"/>
              <w:marRight w:val="0"/>
              <w:marTop w:val="0"/>
              <w:marBottom w:val="0"/>
              <w:divBdr>
                <w:top w:val="none" w:sz="0" w:space="0" w:color="auto"/>
                <w:left w:val="none" w:sz="0" w:space="0" w:color="auto"/>
                <w:bottom w:val="none" w:sz="0" w:space="0" w:color="auto"/>
                <w:right w:val="none" w:sz="0" w:space="0" w:color="auto"/>
              </w:divBdr>
            </w:div>
          </w:divsChild>
        </w:div>
        <w:div w:id="1572498597">
          <w:marLeft w:val="0"/>
          <w:marRight w:val="0"/>
          <w:marTop w:val="0"/>
          <w:marBottom w:val="0"/>
          <w:divBdr>
            <w:top w:val="none" w:sz="0" w:space="0" w:color="auto"/>
            <w:left w:val="none" w:sz="0" w:space="0" w:color="auto"/>
            <w:bottom w:val="none" w:sz="0" w:space="0" w:color="auto"/>
            <w:right w:val="none" w:sz="0" w:space="0" w:color="auto"/>
          </w:divBdr>
          <w:divsChild>
            <w:div w:id="2029402629">
              <w:marLeft w:val="0"/>
              <w:marRight w:val="0"/>
              <w:marTop w:val="0"/>
              <w:marBottom w:val="0"/>
              <w:divBdr>
                <w:top w:val="none" w:sz="0" w:space="0" w:color="auto"/>
                <w:left w:val="none" w:sz="0" w:space="0" w:color="auto"/>
                <w:bottom w:val="none" w:sz="0" w:space="0" w:color="auto"/>
                <w:right w:val="none" w:sz="0" w:space="0" w:color="auto"/>
              </w:divBdr>
            </w:div>
          </w:divsChild>
        </w:div>
        <w:div w:id="1621257654">
          <w:marLeft w:val="0"/>
          <w:marRight w:val="0"/>
          <w:marTop w:val="0"/>
          <w:marBottom w:val="0"/>
          <w:divBdr>
            <w:top w:val="none" w:sz="0" w:space="0" w:color="auto"/>
            <w:left w:val="none" w:sz="0" w:space="0" w:color="auto"/>
            <w:bottom w:val="none" w:sz="0" w:space="0" w:color="auto"/>
            <w:right w:val="none" w:sz="0" w:space="0" w:color="auto"/>
          </w:divBdr>
          <w:divsChild>
            <w:div w:id="651636205">
              <w:marLeft w:val="0"/>
              <w:marRight w:val="0"/>
              <w:marTop w:val="0"/>
              <w:marBottom w:val="0"/>
              <w:divBdr>
                <w:top w:val="none" w:sz="0" w:space="0" w:color="auto"/>
                <w:left w:val="none" w:sz="0" w:space="0" w:color="auto"/>
                <w:bottom w:val="none" w:sz="0" w:space="0" w:color="auto"/>
                <w:right w:val="none" w:sz="0" w:space="0" w:color="auto"/>
              </w:divBdr>
            </w:div>
          </w:divsChild>
        </w:div>
        <w:div w:id="1778208182">
          <w:marLeft w:val="0"/>
          <w:marRight w:val="0"/>
          <w:marTop w:val="0"/>
          <w:marBottom w:val="0"/>
          <w:divBdr>
            <w:top w:val="none" w:sz="0" w:space="0" w:color="auto"/>
            <w:left w:val="none" w:sz="0" w:space="0" w:color="auto"/>
            <w:bottom w:val="none" w:sz="0" w:space="0" w:color="auto"/>
            <w:right w:val="none" w:sz="0" w:space="0" w:color="auto"/>
          </w:divBdr>
          <w:divsChild>
            <w:div w:id="1321469528">
              <w:marLeft w:val="0"/>
              <w:marRight w:val="0"/>
              <w:marTop w:val="0"/>
              <w:marBottom w:val="0"/>
              <w:divBdr>
                <w:top w:val="none" w:sz="0" w:space="0" w:color="auto"/>
                <w:left w:val="none" w:sz="0" w:space="0" w:color="auto"/>
                <w:bottom w:val="none" w:sz="0" w:space="0" w:color="auto"/>
                <w:right w:val="none" w:sz="0" w:space="0" w:color="auto"/>
              </w:divBdr>
            </w:div>
          </w:divsChild>
        </w:div>
        <w:div w:id="1825705576">
          <w:marLeft w:val="0"/>
          <w:marRight w:val="0"/>
          <w:marTop w:val="0"/>
          <w:marBottom w:val="0"/>
          <w:divBdr>
            <w:top w:val="none" w:sz="0" w:space="0" w:color="auto"/>
            <w:left w:val="none" w:sz="0" w:space="0" w:color="auto"/>
            <w:bottom w:val="none" w:sz="0" w:space="0" w:color="auto"/>
            <w:right w:val="none" w:sz="0" w:space="0" w:color="auto"/>
          </w:divBdr>
          <w:divsChild>
            <w:div w:id="1569148239">
              <w:marLeft w:val="0"/>
              <w:marRight w:val="0"/>
              <w:marTop w:val="0"/>
              <w:marBottom w:val="0"/>
              <w:divBdr>
                <w:top w:val="none" w:sz="0" w:space="0" w:color="auto"/>
                <w:left w:val="none" w:sz="0" w:space="0" w:color="auto"/>
                <w:bottom w:val="none" w:sz="0" w:space="0" w:color="auto"/>
                <w:right w:val="none" w:sz="0" w:space="0" w:color="auto"/>
              </w:divBdr>
            </w:div>
          </w:divsChild>
        </w:div>
        <w:div w:id="1832603906">
          <w:marLeft w:val="0"/>
          <w:marRight w:val="0"/>
          <w:marTop w:val="0"/>
          <w:marBottom w:val="0"/>
          <w:divBdr>
            <w:top w:val="none" w:sz="0" w:space="0" w:color="auto"/>
            <w:left w:val="none" w:sz="0" w:space="0" w:color="auto"/>
            <w:bottom w:val="none" w:sz="0" w:space="0" w:color="auto"/>
            <w:right w:val="none" w:sz="0" w:space="0" w:color="auto"/>
          </w:divBdr>
          <w:divsChild>
            <w:div w:id="1548953632">
              <w:marLeft w:val="0"/>
              <w:marRight w:val="0"/>
              <w:marTop w:val="0"/>
              <w:marBottom w:val="0"/>
              <w:divBdr>
                <w:top w:val="none" w:sz="0" w:space="0" w:color="auto"/>
                <w:left w:val="none" w:sz="0" w:space="0" w:color="auto"/>
                <w:bottom w:val="none" w:sz="0" w:space="0" w:color="auto"/>
                <w:right w:val="none" w:sz="0" w:space="0" w:color="auto"/>
              </w:divBdr>
            </w:div>
          </w:divsChild>
        </w:div>
        <w:div w:id="1847476704">
          <w:marLeft w:val="0"/>
          <w:marRight w:val="0"/>
          <w:marTop w:val="0"/>
          <w:marBottom w:val="0"/>
          <w:divBdr>
            <w:top w:val="none" w:sz="0" w:space="0" w:color="auto"/>
            <w:left w:val="none" w:sz="0" w:space="0" w:color="auto"/>
            <w:bottom w:val="none" w:sz="0" w:space="0" w:color="auto"/>
            <w:right w:val="none" w:sz="0" w:space="0" w:color="auto"/>
          </w:divBdr>
          <w:divsChild>
            <w:div w:id="135998029">
              <w:marLeft w:val="0"/>
              <w:marRight w:val="0"/>
              <w:marTop w:val="0"/>
              <w:marBottom w:val="0"/>
              <w:divBdr>
                <w:top w:val="none" w:sz="0" w:space="0" w:color="auto"/>
                <w:left w:val="none" w:sz="0" w:space="0" w:color="auto"/>
                <w:bottom w:val="none" w:sz="0" w:space="0" w:color="auto"/>
                <w:right w:val="none" w:sz="0" w:space="0" w:color="auto"/>
              </w:divBdr>
            </w:div>
          </w:divsChild>
        </w:div>
        <w:div w:id="1848866839">
          <w:marLeft w:val="0"/>
          <w:marRight w:val="0"/>
          <w:marTop w:val="0"/>
          <w:marBottom w:val="0"/>
          <w:divBdr>
            <w:top w:val="none" w:sz="0" w:space="0" w:color="auto"/>
            <w:left w:val="none" w:sz="0" w:space="0" w:color="auto"/>
            <w:bottom w:val="none" w:sz="0" w:space="0" w:color="auto"/>
            <w:right w:val="none" w:sz="0" w:space="0" w:color="auto"/>
          </w:divBdr>
          <w:divsChild>
            <w:div w:id="91437236">
              <w:marLeft w:val="0"/>
              <w:marRight w:val="0"/>
              <w:marTop w:val="0"/>
              <w:marBottom w:val="0"/>
              <w:divBdr>
                <w:top w:val="none" w:sz="0" w:space="0" w:color="auto"/>
                <w:left w:val="none" w:sz="0" w:space="0" w:color="auto"/>
                <w:bottom w:val="none" w:sz="0" w:space="0" w:color="auto"/>
                <w:right w:val="none" w:sz="0" w:space="0" w:color="auto"/>
              </w:divBdr>
            </w:div>
          </w:divsChild>
        </w:div>
        <w:div w:id="1872179894">
          <w:marLeft w:val="0"/>
          <w:marRight w:val="0"/>
          <w:marTop w:val="0"/>
          <w:marBottom w:val="0"/>
          <w:divBdr>
            <w:top w:val="none" w:sz="0" w:space="0" w:color="auto"/>
            <w:left w:val="none" w:sz="0" w:space="0" w:color="auto"/>
            <w:bottom w:val="none" w:sz="0" w:space="0" w:color="auto"/>
            <w:right w:val="none" w:sz="0" w:space="0" w:color="auto"/>
          </w:divBdr>
          <w:divsChild>
            <w:div w:id="1883978052">
              <w:marLeft w:val="0"/>
              <w:marRight w:val="0"/>
              <w:marTop w:val="0"/>
              <w:marBottom w:val="0"/>
              <w:divBdr>
                <w:top w:val="none" w:sz="0" w:space="0" w:color="auto"/>
                <w:left w:val="none" w:sz="0" w:space="0" w:color="auto"/>
                <w:bottom w:val="none" w:sz="0" w:space="0" w:color="auto"/>
                <w:right w:val="none" w:sz="0" w:space="0" w:color="auto"/>
              </w:divBdr>
            </w:div>
          </w:divsChild>
        </w:div>
        <w:div w:id="1924683457">
          <w:marLeft w:val="0"/>
          <w:marRight w:val="0"/>
          <w:marTop w:val="0"/>
          <w:marBottom w:val="0"/>
          <w:divBdr>
            <w:top w:val="none" w:sz="0" w:space="0" w:color="auto"/>
            <w:left w:val="none" w:sz="0" w:space="0" w:color="auto"/>
            <w:bottom w:val="none" w:sz="0" w:space="0" w:color="auto"/>
            <w:right w:val="none" w:sz="0" w:space="0" w:color="auto"/>
          </w:divBdr>
          <w:divsChild>
            <w:div w:id="1494026230">
              <w:marLeft w:val="0"/>
              <w:marRight w:val="0"/>
              <w:marTop w:val="0"/>
              <w:marBottom w:val="0"/>
              <w:divBdr>
                <w:top w:val="none" w:sz="0" w:space="0" w:color="auto"/>
                <w:left w:val="none" w:sz="0" w:space="0" w:color="auto"/>
                <w:bottom w:val="none" w:sz="0" w:space="0" w:color="auto"/>
                <w:right w:val="none" w:sz="0" w:space="0" w:color="auto"/>
              </w:divBdr>
            </w:div>
          </w:divsChild>
        </w:div>
        <w:div w:id="1995258944">
          <w:marLeft w:val="0"/>
          <w:marRight w:val="0"/>
          <w:marTop w:val="0"/>
          <w:marBottom w:val="0"/>
          <w:divBdr>
            <w:top w:val="none" w:sz="0" w:space="0" w:color="auto"/>
            <w:left w:val="none" w:sz="0" w:space="0" w:color="auto"/>
            <w:bottom w:val="none" w:sz="0" w:space="0" w:color="auto"/>
            <w:right w:val="none" w:sz="0" w:space="0" w:color="auto"/>
          </w:divBdr>
          <w:divsChild>
            <w:div w:id="865286451">
              <w:marLeft w:val="0"/>
              <w:marRight w:val="0"/>
              <w:marTop w:val="0"/>
              <w:marBottom w:val="0"/>
              <w:divBdr>
                <w:top w:val="none" w:sz="0" w:space="0" w:color="auto"/>
                <w:left w:val="none" w:sz="0" w:space="0" w:color="auto"/>
                <w:bottom w:val="none" w:sz="0" w:space="0" w:color="auto"/>
                <w:right w:val="none" w:sz="0" w:space="0" w:color="auto"/>
              </w:divBdr>
            </w:div>
          </w:divsChild>
        </w:div>
        <w:div w:id="2104299568">
          <w:marLeft w:val="0"/>
          <w:marRight w:val="0"/>
          <w:marTop w:val="0"/>
          <w:marBottom w:val="0"/>
          <w:divBdr>
            <w:top w:val="none" w:sz="0" w:space="0" w:color="auto"/>
            <w:left w:val="none" w:sz="0" w:space="0" w:color="auto"/>
            <w:bottom w:val="none" w:sz="0" w:space="0" w:color="auto"/>
            <w:right w:val="none" w:sz="0" w:space="0" w:color="auto"/>
          </w:divBdr>
          <w:divsChild>
            <w:div w:id="614869575">
              <w:marLeft w:val="0"/>
              <w:marRight w:val="0"/>
              <w:marTop w:val="0"/>
              <w:marBottom w:val="0"/>
              <w:divBdr>
                <w:top w:val="none" w:sz="0" w:space="0" w:color="auto"/>
                <w:left w:val="none" w:sz="0" w:space="0" w:color="auto"/>
                <w:bottom w:val="none" w:sz="0" w:space="0" w:color="auto"/>
                <w:right w:val="none" w:sz="0" w:space="0" w:color="auto"/>
              </w:divBdr>
            </w:div>
          </w:divsChild>
        </w:div>
        <w:div w:id="2140416737">
          <w:marLeft w:val="0"/>
          <w:marRight w:val="0"/>
          <w:marTop w:val="0"/>
          <w:marBottom w:val="0"/>
          <w:divBdr>
            <w:top w:val="none" w:sz="0" w:space="0" w:color="auto"/>
            <w:left w:val="none" w:sz="0" w:space="0" w:color="auto"/>
            <w:bottom w:val="none" w:sz="0" w:space="0" w:color="auto"/>
            <w:right w:val="none" w:sz="0" w:space="0" w:color="auto"/>
          </w:divBdr>
          <w:divsChild>
            <w:div w:id="15823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6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WcotzWgExfPrM0Ra+omB/D7WQ==">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</go:docsCustomData>
</go:gDocsCustomXmlDataStorage>
</file>

<file path=customXml/itemProps1.xml><?xml version="1.0" encoding="utf-8"?>
<ds:datastoreItem xmlns:ds="http://schemas.openxmlformats.org/officeDocument/2006/customXml" ds:itemID="{08059808-D71E-4B0F-8D00-1ABC2E4C38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2962</TotalTime>
  <Pages>17</Pages>
  <Words>4548</Words>
  <Characters>25928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CDPHE</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Koepnick, Nicola</dc:creator>
  <cp:keywords/>
  <dc:description/>
  <cp:lastModifiedBy>Bronson, Taquetta</cp:lastModifiedBy>
  <cp:revision>197</cp:revision>
  <dcterms:created xsi:type="dcterms:W3CDTF">2025-08-14T16:42:00Z</dcterms:created>
  <dcterms:modified xsi:type="dcterms:W3CDTF">2026-09-21T22:11:00Z</dcterms:modified>
</cp:coreProperties>
</file>