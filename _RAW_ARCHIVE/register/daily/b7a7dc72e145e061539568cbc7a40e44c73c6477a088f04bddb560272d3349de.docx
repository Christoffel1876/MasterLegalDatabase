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A3E5D" w:rsidRDefault="00000000">
      <w:pPr>
        <w:pStyle w:val="Title"/>
        <w:ind w:left="2" w:hanging="4"/>
        <w:rPr>
          <w:b w:val="0"/>
          <w:bCs w:val="0"/>
          <w:u w:val="none"/>
        </w:rPr>
      </w:pPr>
      <w:bookmarkStart w:id="0" w:name="_heading=h.dnlcl4orza6i" w:colFirst="0" w:colLast="0"/>
      <w:bookmarkEnd w:id="0"/>
      <w:r>
        <w:rPr>
          <w:b w:val="0"/>
          <w:bCs w:val="0"/>
          <w:u w:val="none"/>
        </w:rPr>
        <w:t xml:space="preserve">Colorado State Board of Human Services </w:t>
      </w:r>
    </w:p>
    <w:p w14:paraId="00000002" w14:textId="77777777" w:rsidR="003A3E5D" w:rsidRDefault="003A3E5D">
      <w:pPr>
        <w:pStyle w:val="Title"/>
        <w:ind w:left="2" w:hanging="4"/>
        <w:rPr>
          <w:b w:val="0"/>
          <w:bCs w:val="0"/>
          <w:u w:val="none"/>
        </w:rPr>
      </w:pPr>
      <w:bookmarkStart w:id="1" w:name="_heading=h.5jfe9csh8oox" w:colFirst="0" w:colLast="0"/>
      <w:bookmarkEnd w:id="1"/>
    </w:p>
    <w:p w14:paraId="00000003" w14:textId="77777777" w:rsidR="003A3E5D" w:rsidRDefault="00000000" w:rsidP="00170DE9">
      <w:pPr>
        <w:pStyle w:val="Heading1"/>
        <w:jc w:val="center"/>
      </w:pPr>
      <w:bookmarkStart w:id="2" w:name="_heading=h.obxuxyt8y2fi" w:colFirst="0" w:colLast="0"/>
      <w:bookmarkEnd w:id="2"/>
      <w:r>
        <w:t>RULEMAKING PACKET</w:t>
      </w:r>
    </w:p>
    <w:p w14:paraId="00000004" w14:textId="77777777" w:rsidR="003A3E5D" w:rsidRDefault="003A3E5D">
      <w:pPr>
        <w:ind w:hanging="2"/>
        <w:rPr>
          <w:sz w:val="22"/>
          <w:szCs w:val="22"/>
        </w:rPr>
      </w:pPr>
    </w:p>
    <w:p w14:paraId="00000005" w14:textId="77777777" w:rsidR="003A3E5D" w:rsidRPr="00D364A9" w:rsidRDefault="00000000" w:rsidP="00D364A9">
      <w:pPr>
        <w:pStyle w:val="Heading2"/>
      </w:pPr>
      <w:bookmarkStart w:id="3" w:name="_heading=h.ofx6g2j7z8if" w:colFirst="0" w:colLast="0"/>
      <w:bookmarkEnd w:id="3"/>
      <w:r w:rsidRPr="00D364A9">
        <w:t>1: Summary of Proposed Rule Change</w:t>
      </w:r>
    </w:p>
    <w:p w14:paraId="00000006" w14:textId="77777777" w:rsidR="003A3E5D"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 xml:space="preserve">Explain in </w:t>
      </w:r>
      <w:r>
        <w:rPr>
          <w:rFonts w:ascii="Trebuchet MS" w:eastAsia="Trebuchet MS" w:hAnsi="Trebuchet MS" w:cs="Trebuchet MS"/>
          <w:b/>
          <w:bCs/>
          <w:sz w:val="22"/>
          <w:szCs w:val="22"/>
        </w:rPr>
        <w:t>plain language</w:t>
      </w:r>
      <w:r>
        <w:rPr>
          <w:rFonts w:ascii="Trebuchet MS" w:eastAsia="Trebuchet MS" w:hAnsi="Trebuchet MS" w:cs="Trebuchet MS"/>
          <w:sz w:val="22"/>
          <w:szCs w:val="22"/>
        </w:rPr>
        <w:t xml:space="preserve"> why the rule or rule change is necessary and what the program hopes to accomplish through this rule. </w:t>
      </w:r>
      <w:r>
        <w:rPr>
          <w:rFonts w:ascii="Trebuchet MS" w:eastAsia="Trebuchet MS" w:hAnsi="Trebuchet MS" w:cs="Trebuchet MS"/>
          <w:b/>
          <w:bCs/>
          <w:sz w:val="22"/>
          <w:szCs w:val="22"/>
        </w:rPr>
        <w:t>1500 Char max</w:t>
      </w:r>
    </w:p>
    <w:p w14:paraId="00000007"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This rule packet strikes language and processes that no longer align with the current definitions of or the use of Core Services at the county level.</w:t>
      </w:r>
    </w:p>
    <w:p w14:paraId="00000008" w14:textId="77777777" w:rsidR="003A3E5D" w:rsidRDefault="003A3E5D">
      <w:pPr>
        <w:widowControl w:val="0"/>
        <w:ind w:hanging="2"/>
        <w:rPr>
          <w:rFonts w:ascii="Trebuchet MS" w:eastAsia="Trebuchet MS" w:hAnsi="Trebuchet MS" w:cs="Trebuchet MS"/>
          <w:sz w:val="22"/>
          <w:szCs w:val="22"/>
        </w:rPr>
      </w:pPr>
    </w:p>
    <w:p w14:paraId="00000009" w14:textId="77777777" w:rsidR="003A3E5D" w:rsidRDefault="00000000">
      <w:pPr>
        <w:widowControl w:val="0"/>
        <w:ind w:hanging="2"/>
        <w:rPr>
          <w:rFonts w:ascii="Trebuchet MS" w:eastAsia="Trebuchet MS" w:hAnsi="Trebuchet MS" w:cs="Trebuchet MS"/>
          <w:sz w:val="22"/>
          <w:szCs w:val="22"/>
        </w:rPr>
      </w:pPr>
      <w:proofErr w:type="gramStart"/>
      <w:r>
        <w:rPr>
          <w:rFonts w:ascii="Trebuchet MS" w:eastAsia="Trebuchet MS" w:hAnsi="Trebuchet MS" w:cs="Trebuchet MS"/>
          <w:sz w:val="22"/>
          <w:szCs w:val="22"/>
        </w:rPr>
        <w:t>This rule</w:t>
      </w:r>
      <w:proofErr w:type="gramEnd"/>
      <w:r>
        <w:rPr>
          <w:rFonts w:ascii="Trebuchet MS" w:eastAsia="Trebuchet MS" w:hAnsi="Trebuchet MS" w:cs="Trebuchet MS"/>
          <w:sz w:val="22"/>
          <w:szCs w:val="22"/>
        </w:rPr>
        <w:t xml:space="preserve"> packet provides clarification in sections where lack of clarity has historically caused confusion and inconsistency of Core use at the county level. Specifically, sections that speak to the length of time Core services can be provided, development of the yearly Core Plan, establishment of the Family Preservation Commission, and hard services available under Special Economic Assistance (SEA).</w:t>
      </w:r>
    </w:p>
    <w:p w14:paraId="0000000A" w14:textId="77777777" w:rsidR="003A3E5D" w:rsidRDefault="003A3E5D">
      <w:pPr>
        <w:widowControl w:val="0"/>
        <w:ind w:hanging="2"/>
        <w:rPr>
          <w:rFonts w:ascii="Trebuchet MS" w:eastAsia="Trebuchet MS" w:hAnsi="Trebuchet MS" w:cs="Trebuchet MS"/>
          <w:sz w:val="22"/>
          <w:szCs w:val="22"/>
        </w:rPr>
      </w:pPr>
    </w:p>
    <w:p w14:paraId="0000000B" w14:textId="77777777" w:rsidR="003A3E5D" w:rsidRDefault="00000000">
      <w:pPr>
        <w:widowControl w:val="0"/>
        <w:ind w:left="-2" w:firstLine="0"/>
        <w:rPr>
          <w:rFonts w:ascii="Trebuchet MS" w:eastAsia="Trebuchet MS" w:hAnsi="Trebuchet MS" w:cs="Trebuchet MS"/>
          <w:highlight w:val="white"/>
        </w:rPr>
      </w:pPr>
      <w:r>
        <w:rPr>
          <w:rFonts w:ascii="Trebuchet MS" w:eastAsia="Trebuchet MS" w:hAnsi="Trebuchet MS" w:cs="Trebuchet MS"/>
          <w:sz w:val="22"/>
          <w:szCs w:val="22"/>
        </w:rPr>
        <w:t>This rule packet aligns language and processes in rule to streamline and simplify each county’s understanding and use of Core Services.</w:t>
      </w:r>
    </w:p>
    <w:p w14:paraId="0000000C" w14:textId="77777777" w:rsidR="003A3E5D" w:rsidRDefault="003A3E5D">
      <w:pPr>
        <w:ind w:left="2" w:hanging="4"/>
        <w:rPr>
          <w:rFonts w:ascii="Trebuchet MS" w:eastAsia="Trebuchet MS" w:hAnsi="Trebuchet MS" w:cs="Trebuchet MS"/>
          <w:highlight w:val="green"/>
        </w:rPr>
      </w:pPr>
    </w:p>
    <w:p w14:paraId="0000000D" w14:textId="77777777" w:rsidR="003A3E5D" w:rsidRDefault="003A3E5D">
      <w:pPr>
        <w:ind w:left="2" w:hanging="4"/>
        <w:rPr>
          <w:rFonts w:ascii="Trebuchet MS" w:eastAsia="Trebuchet MS" w:hAnsi="Trebuchet MS" w:cs="Trebuchet MS"/>
          <w:b/>
          <w:bCs/>
          <w:sz w:val="22"/>
          <w:szCs w:val="22"/>
        </w:rPr>
      </w:pPr>
    </w:p>
    <w:p w14:paraId="0000000E" w14:textId="77777777" w:rsidR="003A3E5D" w:rsidRDefault="00000000" w:rsidP="00D364A9">
      <w:pPr>
        <w:pStyle w:val="Heading2"/>
      </w:pPr>
      <w:r>
        <w:t xml:space="preserve">2: Procedural Analysis: </w:t>
      </w:r>
    </w:p>
    <w:p w14:paraId="0000000F" w14:textId="77777777" w:rsidR="003A3E5D" w:rsidRDefault="00000000">
      <w:pPr>
        <w:numPr>
          <w:ilvl w:val="0"/>
          <w:numId w:val="1"/>
        </w:numPr>
        <w:ind w:left="0"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State Board of Human Services [NOTE: This selection indicates the entity adopting the rule.]</w:t>
      </w:r>
    </w:p>
    <w:p w14:paraId="00000010" w14:textId="77777777" w:rsidR="003A3E5D" w:rsidRDefault="003A3E5D">
      <w:pPr>
        <w:ind w:hanging="2"/>
        <w:rPr>
          <w:rFonts w:ascii="Trebuchet MS" w:eastAsia="Trebuchet MS" w:hAnsi="Trebuchet MS" w:cs="Trebuchet MS"/>
          <w:sz w:val="22"/>
          <w:szCs w:val="22"/>
          <w:highlight w:val="white"/>
        </w:rPr>
      </w:pPr>
    </w:p>
    <w:p w14:paraId="00000011" w14:textId="77777777" w:rsidR="003A3E5D" w:rsidRDefault="00000000">
      <w:pPr>
        <w:numPr>
          <w:ilvl w:val="0"/>
          <w:numId w:val="1"/>
        </w:numPr>
        <w:ind w:left="0" w:hanging="2"/>
        <w:rPr>
          <w:rFonts w:ascii="Trebuchet MS" w:eastAsia="Trebuchet MS" w:hAnsi="Trebuchet MS" w:cs="Trebuchet MS"/>
          <w:sz w:val="22"/>
          <w:szCs w:val="22"/>
          <w:highlight w:val="white"/>
        </w:rPr>
      </w:pPr>
      <w:proofErr w:type="gramStart"/>
      <w:r>
        <w:rPr>
          <w:rFonts w:ascii="Trebuchet MS" w:eastAsia="Trebuchet MS" w:hAnsi="Trebuchet MS" w:cs="Trebuchet MS"/>
          <w:sz w:val="22"/>
          <w:szCs w:val="22"/>
          <w:highlight w:val="white"/>
        </w:rPr>
        <w:t>Regular  [</w:t>
      </w:r>
      <w:proofErr w:type="gramEnd"/>
      <w:r>
        <w:rPr>
          <w:rFonts w:ascii="Trebuchet MS" w:eastAsia="Trebuchet MS" w:hAnsi="Trebuchet MS" w:cs="Trebuchet MS"/>
          <w:sz w:val="22"/>
          <w:szCs w:val="22"/>
          <w:highlight w:val="white"/>
        </w:rPr>
        <w:t>NOTE: This selection indicates the type of rule to be adopted. If Emergency, please include justification below in (b)(ii)]</w:t>
      </w:r>
    </w:p>
    <w:p w14:paraId="00000012" w14:textId="77777777" w:rsidR="003A3E5D" w:rsidRDefault="003A3E5D">
      <w:pPr>
        <w:ind w:hanging="2"/>
        <w:rPr>
          <w:rFonts w:ascii="Trebuchet MS" w:eastAsia="Trebuchet MS" w:hAnsi="Trebuchet MS" w:cs="Trebuchet MS"/>
          <w:sz w:val="22"/>
          <w:szCs w:val="22"/>
          <w:highlight w:val="white"/>
        </w:rPr>
      </w:pPr>
    </w:p>
    <w:p w14:paraId="00000013" w14:textId="77777777" w:rsidR="003A3E5D" w:rsidRDefault="00000000">
      <w:pPr>
        <w:numPr>
          <w:ilvl w:val="1"/>
          <w:numId w:val="1"/>
        </w:numPr>
        <w:ind w:left="0"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 xml:space="preserve"> N/A [NOTE: Pick one only if Emergency.]</w:t>
      </w:r>
    </w:p>
    <w:p w14:paraId="00000014" w14:textId="77777777" w:rsidR="003A3E5D" w:rsidRDefault="00000000">
      <w:pPr>
        <w:numPr>
          <w:ilvl w:val="1"/>
          <w:numId w:val="1"/>
        </w:numPr>
        <w:ind w:left="0" w:hanging="2"/>
        <w:rPr>
          <w:rFonts w:ascii="Trebuchet MS" w:eastAsia="Trebuchet MS" w:hAnsi="Trebuchet MS" w:cs="Trebuchet MS"/>
          <w:sz w:val="22"/>
          <w:szCs w:val="22"/>
          <w:highlight w:val="white"/>
        </w:rPr>
      </w:pPr>
      <w:r>
        <w:rPr>
          <w:rFonts w:ascii="Trebuchet MS" w:eastAsia="Trebuchet MS" w:hAnsi="Trebuchet MS" w:cs="Trebuchet MS"/>
          <w:sz w:val="22"/>
          <w:szCs w:val="22"/>
          <w:highlight w:val="white"/>
        </w:rPr>
        <w:t>Justification for Emergency:</w:t>
      </w:r>
    </w:p>
    <w:p w14:paraId="00000015" w14:textId="77777777" w:rsidR="003A3E5D" w:rsidRDefault="003A3E5D">
      <w:pPr>
        <w:ind w:firstLine="0"/>
        <w:rPr>
          <w:rFonts w:ascii="Trebuchet MS" w:eastAsia="Trebuchet MS" w:hAnsi="Trebuchet MS" w:cs="Trebuchet MS"/>
          <w:highlight w:val="white"/>
        </w:rPr>
      </w:pPr>
    </w:p>
    <w:p w14:paraId="00000016" w14:textId="77777777" w:rsidR="003A3E5D" w:rsidRDefault="00000000">
      <w:pPr>
        <w:ind w:firstLine="0"/>
        <w:rPr>
          <w:rFonts w:ascii="Trebuchet MS" w:eastAsia="Trebuchet MS" w:hAnsi="Trebuchet MS" w:cs="Trebuchet MS"/>
          <w:sz w:val="22"/>
          <w:szCs w:val="22"/>
          <w:highlight w:val="white"/>
        </w:rPr>
      </w:pPr>
      <w:r>
        <w:rPr>
          <w:rFonts w:ascii="Trebuchet MS" w:eastAsia="Trebuchet MS" w:hAnsi="Trebuchet MS" w:cs="Trebuchet MS"/>
          <w:highlight w:val="white"/>
        </w:rPr>
        <w:t>N/A</w:t>
      </w:r>
    </w:p>
    <w:p w14:paraId="00000017" w14:textId="77777777" w:rsidR="003A3E5D" w:rsidRDefault="003A3E5D">
      <w:pPr>
        <w:ind w:firstLine="0"/>
        <w:rPr>
          <w:rFonts w:ascii="Trebuchet MS" w:eastAsia="Trebuchet MS" w:hAnsi="Trebuchet MS" w:cs="Trebuchet MS"/>
          <w:sz w:val="22"/>
          <w:szCs w:val="22"/>
        </w:rPr>
      </w:pPr>
    </w:p>
    <w:p w14:paraId="00000018" w14:textId="77777777" w:rsidR="003A3E5D" w:rsidRDefault="003A3E5D">
      <w:pPr>
        <w:ind w:firstLine="0"/>
        <w:rPr>
          <w:rFonts w:ascii="Trebuchet MS" w:eastAsia="Trebuchet MS" w:hAnsi="Trebuchet MS" w:cs="Trebuchet MS"/>
          <w:sz w:val="22"/>
          <w:szCs w:val="22"/>
        </w:rPr>
      </w:pPr>
    </w:p>
    <w:p w14:paraId="00000019" w14:textId="77777777" w:rsidR="003A3E5D"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This package contains the following types of rules: [NOTE: Check all that apply.]</w:t>
      </w:r>
    </w:p>
    <w:p w14:paraId="0000001A" w14:textId="77777777" w:rsidR="003A3E5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New Rules                              X Amended Rules                            </w:t>
      </w:r>
    </w:p>
    <w:p w14:paraId="0000001B" w14:textId="77777777" w:rsidR="003A3E5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 xml:space="preserve">               </w:t>
      </w:r>
      <w:r>
        <w:rPr>
          <w:rFonts w:ascii="MS Gothic" w:eastAsia="MS Gothic" w:hAnsi="MS Gothic" w:cs="MS Gothic"/>
          <w:sz w:val="22"/>
          <w:szCs w:val="22"/>
        </w:rPr>
        <w:t>☐</w:t>
      </w:r>
      <w:r>
        <w:rPr>
          <w:rFonts w:ascii="Trebuchet MS" w:eastAsia="Trebuchet MS" w:hAnsi="Trebuchet MS" w:cs="Trebuchet MS"/>
          <w:sz w:val="22"/>
          <w:szCs w:val="22"/>
        </w:rPr>
        <w:t xml:space="preserve"> Repealed Rules                       </w:t>
      </w:r>
      <w:r>
        <w:rPr>
          <w:rFonts w:ascii="MS Gothic" w:eastAsia="MS Gothic" w:hAnsi="MS Gothic" w:cs="MS Gothic"/>
          <w:sz w:val="22"/>
          <w:szCs w:val="22"/>
        </w:rPr>
        <w:t>☐</w:t>
      </w:r>
      <w:r>
        <w:rPr>
          <w:rFonts w:ascii="Trebuchet MS" w:eastAsia="Trebuchet MS" w:hAnsi="Trebuchet MS" w:cs="Trebuchet MS"/>
          <w:sz w:val="22"/>
          <w:szCs w:val="22"/>
        </w:rPr>
        <w:t xml:space="preserve"> Reviewed Rules</w:t>
      </w:r>
    </w:p>
    <w:p w14:paraId="0000001C" w14:textId="77777777" w:rsidR="003A3E5D" w:rsidRDefault="003A3E5D">
      <w:pPr>
        <w:ind w:hanging="2"/>
        <w:rPr>
          <w:rFonts w:ascii="Trebuchet MS" w:eastAsia="Trebuchet MS" w:hAnsi="Trebuchet MS" w:cs="Trebuchet MS"/>
          <w:sz w:val="22"/>
          <w:szCs w:val="22"/>
        </w:rPr>
      </w:pPr>
    </w:p>
    <w:p w14:paraId="0000001D" w14:textId="77777777" w:rsidR="003A3E5D" w:rsidRDefault="00000000">
      <w:pPr>
        <w:numPr>
          <w:ilvl w:val="0"/>
          <w:numId w:val="1"/>
        </w:numPr>
        <w:ind w:left="0" w:hanging="2"/>
        <w:rPr>
          <w:rFonts w:ascii="Trebuchet MS" w:eastAsia="Trebuchet MS" w:hAnsi="Trebuchet MS" w:cs="Trebuchet MS"/>
          <w:sz w:val="22"/>
          <w:szCs w:val="22"/>
        </w:rPr>
      </w:pPr>
      <w:r>
        <w:rPr>
          <w:rFonts w:ascii="Trebuchet MS" w:eastAsia="Trebuchet MS" w:hAnsi="Trebuchet MS" w:cs="Trebuchet MS"/>
          <w:sz w:val="22"/>
          <w:szCs w:val="22"/>
        </w:rPr>
        <w:t>First SBHS Read Month: September 2026   e) Second SBHS Read Month: October 2026</w:t>
      </w:r>
    </w:p>
    <w:p w14:paraId="0000001E" w14:textId="77777777" w:rsidR="003A3E5D" w:rsidRDefault="003A3E5D">
      <w:pPr>
        <w:ind w:hanging="2"/>
        <w:rPr>
          <w:rFonts w:ascii="Trebuchet MS" w:eastAsia="Trebuchet MS" w:hAnsi="Trebuchet MS" w:cs="Trebuchet MS"/>
          <w:sz w:val="22"/>
          <w:szCs w:val="22"/>
        </w:rPr>
      </w:pPr>
    </w:p>
    <w:p w14:paraId="0000001F" w14:textId="77777777" w:rsidR="003A3E5D" w:rsidRDefault="00000000">
      <w:pPr>
        <w:ind w:hanging="2"/>
        <w:rPr>
          <w:rFonts w:ascii="Trebuchet MS" w:eastAsia="Trebuchet MS" w:hAnsi="Trebuchet MS" w:cs="Trebuchet MS"/>
          <w:sz w:val="22"/>
          <w:szCs w:val="22"/>
        </w:rPr>
      </w:pPr>
      <w:r>
        <w:rPr>
          <w:rFonts w:ascii="Trebuchet MS" w:eastAsia="Trebuchet MS" w:hAnsi="Trebuchet MS" w:cs="Trebuchet MS"/>
          <w:sz w:val="22"/>
          <w:szCs w:val="22"/>
        </w:rPr>
        <w:t>f)</w:t>
      </w:r>
      <w:r>
        <w:rPr>
          <w:rFonts w:ascii="Trebuchet MS" w:eastAsia="Trebuchet MS" w:hAnsi="Trebuchet MS" w:cs="Trebuchet MS"/>
          <w:sz w:val="22"/>
          <w:szCs w:val="22"/>
        </w:rPr>
        <w:tab/>
        <w:t xml:space="preserve">Effective Date: November 30, </w:t>
      </w:r>
      <w:proofErr w:type="gramStart"/>
      <w:r>
        <w:rPr>
          <w:rFonts w:ascii="Trebuchet MS" w:eastAsia="Trebuchet MS" w:hAnsi="Trebuchet MS" w:cs="Trebuchet MS"/>
          <w:sz w:val="22"/>
          <w:szCs w:val="22"/>
        </w:rPr>
        <w:t>2026</w:t>
      </w:r>
      <w:proofErr w:type="gramEnd"/>
      <w:r>
        <w:rPr>
          <w:rFonts w:ascii="Trebuchet MS" w:eastAsia="Trebuchet MS" w:hAnsi="Trebuchet MS" w:cs="Trebuchet MS"/>
          <w:sz w:val="22"/>
          <w:szCs w:val="22"/>
        </w:rPr>
        <w:t xml:space="preserve">        g) Effective Dates </w:t>
      </w:r>
      <w:proofErr w:type="gramStart"/>
      <w:r>
        <w:rPr>
          <w:rFonts w:ascii="Trebuchet MS" w:eastAsia="Trebuchet MS" w:hAnsi="Trebuchet MS" w:cs="Trebuchet MS"/>
          <w:sz w:val="22"/>
          <w:szCs w:val="22"/>
        </w:rPr>
        <w:t>is</w:t>
      </w:r>
      <w:proofErr w:type="gramEnd"/>
      <w:r>
        <w:rPr>
          <w:rFonts w:ascii="Trebuchet MS" w:eastAsia="Trebuchet MS" w:hAnsi="Trebuchet MS" w:cs="Trebuchet MS"/>
          <w:sz w:val="22"/>
          <w:szCs w:val="22"/>
        </w:rPr>
        <w:t>: Discretionary</w:t>
      </w:r>
    </w:p>
    <w:p w14:paraId="00000020" w14:textId="77777777" w:rsidR="003A3E5D" w:rsidRDefault="003A3E5D">
      <w:pPr>
        <w:ind w:hanging="2"/>
        <w:rPr>
          <w:rFonts w:ascii="Trebuchet MS" w:eastAsia="Trebuchet MS" w:hAnsi="Trebuchet MS" w:cs="Trebuchet MS"/>
          <w:sz w:val="22"/>
          <w:szCs w:val="22"/>
        </w:rPr>
      </w:pPr>
    </w:p>
    <w:p w14:paraId="00000021" w14:textId="77777777" w:rsidR="003A3E5D" w:rsidRDefault="00000000" w:rsidP="00D364A9">
      <w:pPr>
        <w:pStyle w:val="Heading2"/>
      </w:pPr>
      <w:bookmarkStart w:id="4" w:name="_heading=h.kpypo7rm0phu" w:colFirst="0" w:colLast="0"/>
      <w:bookmarkEnd w:id="4"/>
      <w:r>
        <w:lastRenderedPageBreak/>
        <w:t>3: Regulatory Analysis:</w:t>
      </w:r>
    </w:p>
    <w:p w14:paraId="00000022" w14:textId="77777777" w:rsidR="003A3E5D"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a) List of groups impacted by this rule. [NOTE: List groups of </w:t>
      </w:r>
      <w:proofErr w:type="gramStart"/>
      <w:r>
        <w:rPr>
          <w:rFonts w:ascii="Trebuchet MS" w:eastAsia="Trebuchet MS" w:hAnsi="Trebuchet MS" w:cs="Trebuchet MS"/>
          <w:sz w:val="22"/>
          <w:szCs w:val="22"/>
        </w:rPr>
        <w:t>persons</w:t>
      </w:r>
      <w:proofErr w:type="gramEnd"/>
      <w:r>
        <w:rPr>
          <w:rFonts w:ascii="Trebuchet MS" w:eastAsia="Trebuchet MS" w:hAnsi="Trebuchet MS" w:cs="Trebuchet MS"/>
          <w:sz w:val="22"/>
          <w:szCs w:val="22"/>
        </w:rPr>
        <w:t xml:space="preserve"> will benefit, bear the burdens or be adversely impacted by this rule.] </w:t>
      </w:r>
    </w:p>
    <w:p w14:paraId="00000023" w14:textId="77777777" w:rsidR="003A3E5D" w:rsidRDefault="003A3E5D">
      <w:pPr>
        <w:spacing w:before="240"/>
        <w:ind w:firstLine="0"/>
        <w:rPr>
          <w:rFonts w:ascii="Trebuchet MS" w:eastAsia="Trebuchet MS" w:hAnsi="Trebuchet MS" w:cs="Trebuchet MS"/>
          <w:sz w:val="22"/>
          <w:szCs w:val="22"/>
        </w:rPr>
      </w:pPr>
    </w:p>
    <w:p w14:paraId="00000024" w14:textId="77777777" w:rsidR="003A3E5D" w:rsidRDefault="00000000">
      <w:pPr>
        <w:ind w:left="2" w:hanging="4"/>
        <w:rPr>
          <w:rFonts w:ascii="Trebuchet MS" w:eastAsia="Trebuchet MS" w:hAnsi="Trebuchet MS" w:cs="Trebuchet MS"/>
          <w:sz w:val="22"/>
          <w:szCs w:val="22"/>
          <w:highlight w:val="green"/>
        </w:rPr>
      </w:pPr>
      <w:r>
        <w:rPr>
          <w:rFonts w:ascii="Trebuchet MS" w:eastAsia="Trebuchet MS" w:hAnsi="Trebuchet MS" w:cs="Trebuchet MS"/>
          <w:sz w:val="22"/>
          <w:szCs w:val="22"/>
          <w:highlight w:val="white"/>
        </w:rPr>
        <w:t>County Departments of Human Services as they provide Core Services to eligible families.</w:t>
      </w:r>
    </w:p>
    <w:p w14:paraId="00000025" w14:textId="77777777" w:rsidR="003A3E5D" w:rsidRDefault="003A3E5D">
      <w:pPr>
        <w:ind w:left="2" w:hanging="4"/>
        <w:rPr>
          <w:rFonts w:ascii="Trebuchet MS" w:eastAsia="Trebuchet MS" w:hAnsi="Trebuchet MS" w:cs="Trebuchet MS"/>
          <w:sz w:val="22"/>
          <w:szCs w:val="22"/>
          <w:highlight w:val="green"/>
        </w:rPr>
      </w:pPr>
    </w:p>
    <w:p w14:paraId="00000026" w14:textId="77777777" w:rsidR="003A3E5D" w:rsidRDefault="00000000">
      <w:pPr>
        <w:spacing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Describe the qualitative and quantitative impact. [NOTE: How will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impact those groups listed above?  How many people will be impacted?  What are the short-term and long-term consequences of this rule?]</w:t>
      </w:r>
    </w:p>
    <w:p w14:paraId="00000027"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County Departments of Human Services are expected to benefit from these revisions as they provide clarity to sections of Volume 7 that have historically resulted in administrative confusion and inconsistent application of Core Services. Furthermore, the clarification or removal of restrictive language allows counties to better address critical resource gaps in their respective communities.</w:t>
      </w:r>
    </w:p>
    <w:p w14:paraId="00000028" w14:textId="77777777" w:rsidR="003A3E5D" w:rsidRDefault="003A3E5D">
      <w:pPr>
        <w:widowControl w:val="0"/>
        <w:ind w:hanging="2"/>
        <w:rPr>
          <w:rFonts w:ascii="Trebuchet MS" w:eastAsia="Trebuchet MS" w:hAnsi="Trebuchet MS" w:cs="Trebuchet MS"/>
          <w:sz w:val="22"/>
          <w:szCs w:val="22"/>
        </w:rPr>
      </w:pPr>
    </w:p>
    <w:p w14:paraId="00000029"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No populations are expected to be adversely affected by these changes.</w:t>
      </w:r>
    </w:p>
    <w:p w14:paraId="0000002A" w14:textId="77777777" w:rsidR="003A3E5D" w:rsidRDefault="003A3E5D">
      <w:pPr>
        <w:widowControl w:val="0"/>
        <w:ind w:hanging="2"/>
        <w:rPr>
          <w:rFonts w:ascii="Trebuchet MS" w:eastAsia="Trebuchet MS" w:hAnsi="Trebuchet MS" w:cs="Trebuchet MS"/>
          <w:sz w:val="22"/>
          <w:szCs w:val="22"/>
        </w:rPr>
      </w:pPr>
    </w:p>
    <w:p w14:paraId="0000002B"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In the immediate term, county departments may utilize Core Services to secure funding for critical resource gaps and essential family support services that currently face significant underfunding.</w:t>
      </w:r>
    </w:p>
    <w:p w14:paraId="0000002C" w14:textId="77777777" w:rsidR="003A3E5D" w:rsidRDefault="003A3E5D">
      <w:pPr>
        <w:widowControl w:val="0"/>
        <w:ind w:hanging="2"/>
        <w:rPr>
          <w:rFonts w:ascii="Trebuchet MS" w:eastAsia="Trebuchet MS" w:hAnsi="Trebuchet MS" w:cs="Trebuchet MS"/>
          <w:sz w:val="22"/>
          <w:szCs w:val="22"/>
        </w:rPr>
      </w:pPr>
    </w:p>
    <w:p w14:paraId="0000002D" w14:textId="77777777" w:rsidR="003A3E5D" w:rsidRDefault="00000000">
      <w:pPr>
        <w:widowControl w:val="0"/>
        <w:ind w:hanging="2"/>
        <w:rPr>
          <w:rFonts w:ascii="Trebuchet MS" w:eastAsia="Trebuchet MS" w:hAnsi="Trebuchet MS" w:cs="Trebuchet MS"/>
          <w:sz w:val="22"/>
          <w:szCs w:val="22"/>
          <w:highlight w:val="white"/>
        </w:rPr>
      </w:pPr>
      <w:r>
        <w:rPr>
          <w:rFonts w:ascii="Trebuchet MS" w:eastAsia="Trebuchet MS" w:hAnsi="Trebuchet MS" w:cs="Trebuchet MS"/>
          <w:sz w:val="22"/>
          <w:szCs w:val="22"/>
        </w:rPr>
        <w:t>In the long term, these changes are anticipated to have a positive impact on the precision of statewide performance metrics for Core Services, while simultaneously empowering county departments to pinpoint strategic opportunities for fiscal planning and resource allocation.</w:t>
      </w:r>
    </w:p>
    <w:p w14:paraId="0000002E" w14:textId="77777777" w:rsidR="003A3E5D" w:rsidRDefault="003A3E5D">
      <w:pPr>
        <w:ind w:left="2" w:hanging="4"/>
        <w:rPr>
          <w:rFonts w:ascii="Trebuchet MS" w:eastAsia="Trebuchet MS" w:hAnsi="Trebuchet MS" w:cs="Trebuchet MS"/>
          <w:highlight w:val="green"/>
        </w:rPr>
      </w:pPr>
    </w:p>
    <w:p w14:paraId="0000002F" w14:textId="77777777" w:rsidR="003A3E5D" w:rsidRDefault="003A3E5D">
      <w:pPr>
        <w:ind w:left="2" w:hanging="4"/>
        <w:rPr>
          <w:rFonts w:ascii="Trebuchet MS" w:eastAsia="Trebuchet MS" w:hAnsi="Trebuchet MS" w:cs="Trebuchet MS"/>
          <w:highlight w:val="green"/>
        </w:rPr>
      </w:pPr>
    </w:p>
    <w:p w14:paraId="00000030" w14:textId="77777777" w:rsidR="003A3E5D"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c) State Board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[NOTE: Provide statutory citations that authorize SBHS to promulgate rules.]</w:t>
      </w:r>
    </w:p>
    <w:p w14:paraId="00000031" w14:textId="77777777" w:rsidR="003A3E5D" w:rsidRDefault="003A3E5D">
      <w:pPr>
        <w:ind w:left="2" w:hanging="4"/>
        <w:rPr>
          <w:rFonts w:ascii="Trebuchet MS" w:eastAsia="Trebuchet MS" w:hAnsi="Trebuchet MS" w:cs="Trebuchet MS"/>
          <w:sz w:val="22"/>
          <w:szCs w:val="22"/>
        </w:rPr>
      </w:pPr>
    </w:p>
    <w:p w14:paraId="00000032" w14:textId="77777777" w:rsidR="003A3E5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26-1-107(5)(b), (6)(a)</w:t>
      </w:r>
    </w:p>
    <w:p w14:paraId="00000033" w14:textId="77777777" w:rsidR="003A3E5D" w:rsidRDefault="00000000">
      <w:pPr>
        <w:spacing w:before="240" w:after="240"/>
        <w:ind w:firstLine="0"/>
        <w:rPr>
          <w:rFonts w:ascii="Trebuchet MS" w:eastAsia="Trebuchet MS" w:hAnsi="Trebuchet MS" w:cs="Trebuchet MS"/>
          <w:sz w:val="22"/>
          <w:szCs w:val="22"/>
          <w:u w:val="single"/>
        </w:rPr>
      </w:pPr>
      <w:r>
        <w:rPr>
          <w:rFonts w:ascii="Trebuchet MS" w:eastAsia="Trebuchet MS" w:hAnsi="Trebuchet MS" w:cs="Trebuchet MS"/>
          <w:sz w:val="22"/>
          <w:szCs w:val="22"/>
        </w:rPr>
        <w:t>d) Program Authority for Rule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Give federal and/or state citations and a summary of the language authorizing the rule-making </w:t>
      </w:r>
      <w:r>
        <w:rPr>
          <w:rFonts w:ascii="Trebuchet MS" w:eastAsia="Trebuchet MS" w:hAnsi="Trebuchet MS" w:cs="Trebuchet MS"/>
          <w:sz w:val="22"/>
          <w:szCs w:val="22"/>
          <w:u w:val="single"/>
        </w:rPr>
        <w:t>function</w:t>
      </w:r>
      <w:r>
        <w:rPr>
          <w:rFonts w:ascii="Trebuchet MS" w:eastAsia="Trebuchet MS" w:hAnsi="Trebuchet MS" w:cs="Trebuchet MS"/>
          <w:sz w:val="22"/>
          <w:szCs w:val="22"/>
        </w:rPr>
        <w:t xml:space="preserve"> AND </w:t>
      </w:r>
      <w:r>
        <w:rPr>
          <w:rFonts w:ascii="Trebuchet MS" w:eastAsia="Trebuchet MS" w:hAnsi="Trebuchet MS" w:cs="Trebuchet MS"/>
          <w:sz w:val="22"/>
          <w:szCs w:val="22"/>
          <w:u w:val="single"/>
        </w:rPr>
        <w:t>authority.]</w:t>
      </w:r>
    </w:p>
    <w:p w14:paraId="00000034" w14:textId="77777777" w:rsidR="003A3E5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26-5.5-104, C.R.S.</w:t>
      </w:r>
    </w:p>
    <w:p w14:paraId="00000035" w14:textId="77777777" w:rsidR="003A3E5D" w:rsidRDefault="003A3E5D">
      <w:pPr>
        <w:ind w:left="2" w:hanging="4"/>
        <w:rPr>
          <w:rFonts w:ascii="Trebuchet MS" w:eastAsia="Trebuchet MS" w:hAnsi="Trebuchet MS" w:cs="Trebuchet MS"/>
          <w:sz w:val="22"/>
          <w:szCs w:val="22"/>
          <w:u w:val="single"/>
        </w:rPr>
      </w:pPr>
    </w:p>
    <w:p w14:paraId="00000036" w14:textId="77777777" w:rsidR="003A3E5D" w:rsidRDefault="003A3E5D">
      <w:pPr>
        <w:ind w:left="2" w:hanging="4"/>
        <w:rPr>
          <w:rFonts w:ascii="Trebuchet MS" w:eastAsia="Trebuchet MS" w:hAnsi="Trebuchet MS" w:cs="Trebuchet MS"/>
          <w:sz w:val="22"/>
          <w:szCs w:val="22"/>
          <w:u w:val="single"/>
        </w:rPr>
      </w:pPr>
    </w:p>
    <w:p w14:paraId="00000037" w14:textId="77777777" w:rsidR="003A3E5D" w:rsidRDefault="00000000">
      <w:pPr>
        <w:ind w:left="2" w:hanging="4"/>
        <w:rPr>
          <w:rFonts w:ascii="Trebuchet MS" w:eastAsia="Trebuchet MS" w:hAnsi="Trebuchet MS" w:cs="Trebuchet MS"/>
          <w:b/>
          <w:bCs/>
          <w:sz w:val="22"/>
          <w:szCs w:val="22"/>
        </w:rPr>
      </w:pPr>
      <w:r>
        <w:rPr>
          <w:rFonts w:ascii="Trebuchet MS" w:eastAsia="Trebuchet MS" w:hAnsi="Trebuchet MS" w:cs="Trebuchet MS"/>
          <w:sz w:val="22"/>
          <w:szCs w:val="22"/>
        </w:rPr>
        <w:t xml:space="preserve">e) Does this rule incorporate material by reference? </w:t>
      </w:r>
      <w:r>
        <w:rPr>
          <w:rFonts w:ascii="Trebuchet MS" w:eastAsia="Trebuchet MS" w:hAnsi="Trebuchet MS" w:cs="Trebuchet MS"/>
          <w:b/>
          <w:bCs/>
          <w:sz w:val="22"/>
          <w:szCs w:val="22"/>
        </w:rPr>
        <w:t>No.</w:t>
      </w:r>
    </w:p>
    <w:p w14:paraId="00000038" w14:textId="77777777" w:rsidR="003A3E5D" w:rsidRDefault="00000000">
      <w:pPr>
        <w:spacing w:before="240" w:after="240"/>
        <w:ind w:firstLine="0"/>
        <w:rPr>
          <w:b/>
          <w:bCs/>
        </w:rPr>
      </w:pPr>
      <w:r>
        <w:rPr>
          <w:rFonts w:ascii="Trebuchet MS" w:eastAsia="Trebuchet MS" w:hAnsi="Trebuchet MS" w:cs="Trebuchet MS"/>
          <w:sz w:val="22"/>
          <w:szCs w:val="22"/>
        </w:rPr>
        <w:t xml:space="preserve">f) Does this repeat language found in statute? </w:t>
      </w:r>
      <w:r>
        <w:rPr>
          <w:rFonts w:ascii="Trebuchet MS" w:eastAsia="Trebuchet MS" w:hAnsi="Trebuchet MS" w:cs="Trebuchet MS"/>
          <w:b/>
          <w:bCs/>
          <w:sz w:val="22"/>
          <w:szCs w:val="22"/>
        </w:rPr>
        <w:t>No.</w:t>
      </w:r>
    </w:p>
    <w:p w14:paraId="00000039" w14:textId="77777777" w:rsidR="003A3E5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g) If the response to any of e) or f) above were “yes,” please explain in detail for each “yes” response: </w:t>
      </w:r>
    </w:p>
    <w:p w14:paraId="0000003A" w14:textId="77777777" w:rsidR="003A3E5D" w:rsidRDefault="00000000">
      <w:pPr>
        <w:widowControl w:val="0"/>
        <w:ind w:firstLine="0"/>
        <w:rPr>
          <w:rFonts w:ascii="Trebuchet MS" w:eastAsia="Trebuchet MS" w:hAnsi="Trebuchet MS" w:cs="Trebuchet MS"/>
          <w:b/>
          <w:bCs/>
          <w:sz w:val="22"/>
          <w:szCs w:val="22"/>
          <w:highlight w:val="white"/>
        </w:rPr>
      </w:pPr>
      <w:r>
        <w:rPr>
          <w:rFonts w:ascii="Trebuchet MS" w:eastAsia="Trebuchet MS" w:hAnsi="Trebuchet MS" w:cs="Trebuchet MS"/>
          <w:b/>
          <w:bCs/>
          <w:sz w:val="22"/>
          <w:szCs w:val="22"/>
          <w:highlight w:val="white"/>
        </w:rPr>
        <w:t>N/A</w:t>
      </w:r>
    </w:p>
    <w:p w14:paraId="0000003B" w14:textId="77777777" w:rsidR="003A3E5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h) Data Description [NOTE: List and explain any data, such as studies, federal announcements, or questionnaires, which were relied upon when developing this rule?]</w:t>
      </w:r>
    </w:p>
    <w:p w14:paraId="0000003C" w14:textId="77777777" w:rsidR="003A3E5D" w:rsidRDefault="00000000">
      <w:pPr>
        <w:widowControl w:val="0"/>
        <w:ind w:firstLine="0"/>
        <w:rPr>
          <w:rFonts w:ascii="Trebuchet MS" w:eastAsia="Trebuchet MS" w:hAnsi="Trebuchet MS" w:cs="Trebuchet MS"/>
          <w:sz w:val="22"/>
          <w:szCs w:val="22"/>
        </w:rPr>
      </w:pPr>
      <w:r>
        <w:rPr>
          <w:rFonts w:ascii="Trebuchet MS" w:eastAsia="Trebuchet MS" w:hAnsi="Trebuchet MS" w:cs="Trebuchet MS"/>
          <w:b/>
          <w:bCs/>
          <w:sz w:val="22"/>
          <w:szCs w:val="22"/>
          <w:highlight w:val="white"/>
        </w:rPr>
        <w:lastRenderedPageBreak/>
        <w:t>N/A</w:t>
      </w:r>
    </w:p>
    <w:p w14:paraId="0000003D" w14:textId="77777777" w:rsidR="003A3E5D" w:rsidRDefault="003A3E5D">
      <w:pPr>
        <w:ind w:left="2" w:hanging="4"/>
        <w:rPr>
          <w:rFonts w:ascii="Trebuchet MS" w:eastAsia="Trebuchet MS" w:hAnsi="Trebuchet MS" w:cs="Trebuchet MS"/>
          <w:sz w:val="22"/>
          <w:szCs w:val="22"/>
        </w:rPr>
      </w:pPr>
    </w:p>
    <w:p w14:paraId="00000041" w14:textId="77777777" w:rsidR="003A3E5D" w:rsidRDefault="00000000">
      <w:pPr>
        <w:spacing w:before="240" w:after="240"/>
        <w:ind w:left="2" w:hanging="2"/>
        <w:rPr>
          <w:rFonts w:ascii="Trebuchet MS" w:eastAsia="Trebuchet MS" w:hAnsi="Trebuchet MS" w:cs="Trebuchet MS"/>
          <w:b/>
          <w:bCs/>
          <w:sz w:val="22"/>
          <w:szCs w:val="22"/>
        </w:rPr>
      </w:pPr>
      <w:proofErr w:type="spellStart"/>
      <w:r>
        <w:rPr>
          <w:rFonts w:ascii="Trebuchet MS" w:eastAsia="Trebuchet MS" w:hAnsi="Trebuchet MS" w:cs="Trebuchet MS"/>
          <w:sz w:val="22"/>
          <w:szCs w:val="22"/>
        </w:rPr>
        <w:t>i</w:t>
      </w:r>
      <w:proofErr w:type="spellEnd"/>
      <w:r>
        <w:rPr>
          <w:rFonts w:ascii="Trebuchet MS" w:eastAsia="Trebuchet MS" w:hAnsi="Trebuchet MS" w:cs="Trebuchet MS"/>
          <w:sz w:val="22"/>
          <w:szCs w:val="22"/>
        </w:rPr>
        <w:t xml:space="preserve">) Alternatives to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Explain why the program chose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rather than taking no action or using another alternative. [NOTE: Describe any alternatives that were seriously considered. Are there any less costly or less intrusive ways to accomplish the purpose(s) of this </w:t>
      </w:r>
      <w:proofErr w:type="gramStart"/>
      <w:r>
        <w:rPr>
          <w:rFonts w:ascii="Trebuchet MS" w:eastAsia="Trebuchet MS" w:hAnsi="Trebuchet MS" w:cs="Trebuchet MS"/>
          <w:sz w:val="22"/>
          <w:szCs w:val="22"/>
        </w:rPr>
        <w:t>rule ?</w:t>
      </w:r>
      <w:proofErr w:type="gramEnd"/>
      <w:r>
        <w:rPr>
          <w:rFonts w:ascii="Trebuchet MS" w:eastAsia="Trebuchet MS" w:hAnsi="Trebuchet MS" w:cs="Trebuchet MS"/>
          <w:sz w:val="22"/>
          <w:szCs w:val="22"/>
        </w:rPr>
        <w:t xml:space="preserve"> Answer should NEVER be just “no alternative” answer should include “no alternative because…”]     </w:t>
      </w:r>
    </w:p>
    <w:p w14:paraId="00000042"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No alternatives were considered.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selected because the current rule has not been opened since 2019 and changes to terminology, process, and use of Core Services </w:t>
      </w:r>
      <w:proofErr w:type="gramStart"/>
      <w:r>
        <w:rPr>
          <w:rFonts w:ascii="Trebuchet MS" w:eastAsia="Trebuchet MS" w:hAnsi="Trebuchet MS" w:cs="Trebuchet MS"/>
          <w:sz w:val="22"/>
          <w:szCs w:val="22"/>
        </w:rPr>
        <w:t>has</w:t>
      </w:r>
      <w:proofErr w:type="gramEnd"/>
      <w:r>
        <w:rPr>
          <w:rFonts w:ascii="Trebuchet MS" w:eastAsia="Trebuchet MS" w:hAnsi="Trebuchet MS" w:cs="Trebuchet MS"/>
          <w:sz w:val="22"/>
          <w:szCs w:val="22"/>
        </w:rPr>
        <w:t xml:space="preserve"> changed since then.</w:t>
      </w:r>
    </w:p>
    <w:p w14:paraId="63588B2F" w14:textId="77777777" w:rsidR="00170DE9" w:rsidRDefault="00170DE9">
      <w:pPr>
        <w:widowControl w:val="0"/>
        <w:ind w:hanging="2"/>
      </w:pPr>
    </w:p>
    <w:p w14:paraId="00000043" w14:textId="742E5B1C" w:rsidR="003A3E5D" w:rsidRDefault="00000000" w:rsidP="00D364A9">
      <w:pPr>
        <w:pStyle w:val="Heading2"/>
      </w:pPr>
      <w:r>
        <w:t>4</w:t>
      </w:r>
      <w:proofErr w:type="gramStart"/>
      <w:r>
        <w:t>.  Fiscal</w:t>
      </w:r>
      <w:proofErr w:type="gramEnd"/>
      <w:r>
        <w:t xml:space="preserve"> Impact </w:t>
      </w:r>
    </w:p>
    <w:p w14:paraId="00000044"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For each of the categories listed below explain the distribution of dollars; please identify the costs, revenues, matches or any changes in the distribution of funds even if such change has a total zero effect for any entity that falls within the category.  If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requires one of the categories listed below to devote resources without receiving additional funding, please explain why the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is required and what consultation has occurred with those who will need to devote resources. [Answer should never be just “no impact” answer should include “no impact because….”]</w:t>
      </w:r>
    </w:p>
    <w:p w14:paraId="00000045" w14:textId="77777777" w:rsidR="003A3E5D" w:rsidRDefault="00000000">
      <w:pPr>
        <w:spacing w:before="240"/>
        <w:ind w:firstLine="0"/>
        <w:rPr>
          <w:rFonts w:ascii="Trebuchet MS" w:eastAsia="Trebuchet MS" w:hAnsi="Trebuchet MS" w:cs="Trebuchet MS"/>
          <w:sz w:val="22"/>
          <w:szCs w:val="22"/>
        </w:rPr>
      </w:pPr>
      <w:r>
        <w:rPr>
          <w:rFonts w:ascii="Trebuchet MS" w:eastAsia="Trebuchet MS" w:hAnsi="Trebuchet MS" w:cs="Trebuchet MS"/>
          <w:sz w:val="22"/>
          <w:szCs w:val="22"/>
        </w:rPr>
        <w:t>a) State Fiscal Impact (Identify all state agencies with a fiscal impact, including any Colorado Benefits Management System (CBMS) change request costs required to implement this rule change)</w:t>
      </w:r>
    </w:p>
    <w:p w14:paraId="00000046" w14:textId="77777777" w:rsidR="003A3E5D" w:rsidRDefault="003A3E5D">
      <w:pPr>
        <w:ind w:left="720" w:firstLine="0"/>
        <w:rPr>
          <w:rFonts w:ascii="Trebuchet MS" w:eastAsia="Trebuchet MS" w:hAnsi="Trebuchet MS" w:cs="Trebuchet MS"/>
          <w:b/>
          <w:bCs/>
          <w:sz w:val="22"/>
          <w:szCs w:val="22"/>
        </w:rPr>
      </w:pPr>
    </w:p>
    <w:p w14:paraId="00000047" w14:textId="77777777" w:rsidR="003A3E5D" w:rsidRDefault="00000000">
      <w:pPr>
        <w:widowControl w:val="0"/>
        <w:ind w:hanging="2"/>
        <w:rPr>
          <w:rFonts w:ascii="Trebuchet MS" w:eastAsia="Trebuchet MS" w:hAnsi="Trebuchet MS" w:cs="Trebuchet MS"/>
          <w:b/>
          <w:bCs/>
          <w:sz w:val="22"/>
          <w:szCs w:val="22"/>
        </w:rPr>
      </w:pPr>
      <w:r>
        <w:rPr>
          <w:rFonts w:ascii="Trebuchet MS" w:eastAsia="Trebuchet MS" w:hAnsi="Trebuchet MS" w:cs="Trebuchet MS"/>
          <w:sz w:val="22"/>
          <w:szCs w:val="22"/>
        </w:rPr>
        <w:t>No state fiscal impact is anticipated with the addition of these rules. The Division of Child Welfare (DCW) has designated personnel responsible for the oversight of Core Services across the state.</w:t>
      </w:r>
    </w:p>
    <w:p w14:paraId="00000048" w14:textId="77777777" w:rsidR="003A3E5D" w:rsidRDefault="003A3E5D">
      <w:pPr>
        <w:ind w:left="720" w:firstLine="0"/>
        <w:rPr>
          <w:rFonts w:ascii="Trebuchet MS" w:eastAsia="Trebuchet MS" w:hAnsi="Trebuchet MS" w:cs="Trebuchet MS"/>
          <w:b/>
          <w:bCs/>
          <w:sz w:val="22"/>
          <w:szCs w:val="22"/>
        </w:rPr>
      </w:pPr>
    </w:p>
    <w:p w14:paraId="00000049" w14:textId="77777777" w:rsidR="003A3E5D" w:rsidRDefault="003A3E5D">
      <w:pPr>
        <w:ind w:firstLine="0"/>
        <w:rPr>
          <w:rFonts w:ascii="Trebuchet MS" w:eastAsia="Trebuchet MS" w:hAnsi="Trebuchet MS" w:cs="Trebuchet MS"/>
          <w:sz w:val="22"/>
          <w:szCs w:val="22"/>
        </w:rPr>
      </w:pPr>
    </w:p>
    <w:p w14:paraId="0000004A" w14:textId="77777777" w:rsidR="003A3E5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 xml:space="preserve">b) County Fiscal Impact  </w:t>
      </w:r>
    </w:p>
    <w:p w14:paraId="0000004B" w14:textId="77777777" w:rsidR="003A3E5D" w:rsidRDefault="003A3E5D">
      <w:pPr>
        <w:ind w:left="720" w:firstLine="0"/>
        <w:rPr>
          <w:rFonts w:ascii="Trebuchet MS" w:eastAsia="Trebuchet MS" w:hAnsi="Trebuchet MS" w:cs="Trebuchet MS"/>
          <w:b/>
          <w:bCs/>
          <w:sz w:val="22"/>
          <w:szCs w:val="22"/>
        </w:rPr>
      </w:pPr>
    </w:p>
    <w:p w14:paraId="0000004C" w14:textId="77777777" w:rsidR="003A3E5D" w:rsidRDefault="00000000">
      <w:pPr>
        <w:widowControl w:val="0"/>
        <w:ind w:hanging="2"/>
        <w:rPr>
          <w:rFonts w:ascii="Trebuchet MS" w:eastAsia="Trebuchet MS" w:hAnsi="Trebuchet MS" w:cs="Trebuchet MS"/>
        </w:rPr>
      </w:pPr>
      <w:r>
        <w:rPr>
          <w:rFonts w:ascii="Trebuchet MS" w:eastAsia="Trebuchet MS" w:hAnsi="Trebuchet MS" w:cs="Trebuchet MS"/>
          <w:sz w:val="22"/>
          <w:szCs w:val="22"/>
        </w:rPr>
        <w:t>No county fiscal impact is anticipated with the addition of these rules. The sixty-four (64) county departments within Colorado presently utilize these rules to establish annual fiscal planning for Core Services. Furthermore, counties have designated personnel responsible for this administrative process, alongside staff who facilitate the determination of program eligibility and the strategic allocation of Core Services.</w:t>
      </w:r>
    </w:p>
    <w:p w14:paraId="0000004D" w14:textId="77777777" w:rsidR="003A3E5D" w:rsidRDefault="003A3E5D">
      <w:pPr>
        <w:ind w:left="2" w:hanging="4"/>
        <w:rPr>
          <w:rFonts w:ascii="Trebuchet MS" w:eastAsia="Trebuchet MS" w:hAnsi="Trebuchet MS" w:cs="Trebuchet MS"/>
          <w:highlight w:val="green"/>
        </w:rPr>
      </w:pPr>
    </w:p>
    <w:p w14:paraId="0000004E" w14:textId="77777777" w:rsidR="003A3E5D" w:rsidRDefault="003A3E5D">
      <w:pPr>
        <w:ind w:left="2" w:hanging="4"/>
        <w:rPr>
          <w:rFonts w:ascii="Trebuchet MS" w:eastAsia="Trebuchet MS" w:hAnsi="Trebuchet MS" w:cs="Trebuchet MS"/>
          <w:highlight w:val="green"/>
        </w:rPr>
      </w:pPr>
    </w:p>
    <w:p w14:paraId="0000004F" w14:textId="77777777" w:rsidR="003A3E5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c) Federal Fiscal Impact</w:t>
      </w:r>
    </w:p>
    <w:p w14:paraId="00000050" w14:textId="77777777" w:rsidR="003A3E5D" w:rsidRDefault="003A3E5D">
      <w:pPr>
        <w:ind w:left="720" w:firstLine="0"/>
        <w:rPr>
          <w:rFonts w:ascii="Trebuchet MS" w:eastAsia="Trebuchet MS" w:hAnsi="Trebuchet MS" w:cs="Trebuchet MS"/>
          <w:b/>
          <w:bCs/>
          <w:sz w:val="22"/>
          <w:szCs w:val="22"/>
        </w:rPr>
      </w:pPr>
    </w:p>
    <w:p w14:paraId="00000051" w14:textId="77777777" w:rsidR="003A3E5D" w:rsidRDefault="00000000">
      <w:pPr>
        <w:ind w:left="2" w:hanging="4"/>
        <w:rPr>
          <w:rFonts w:ascii="Trebuchet MS" w:eastAsia="Trebuchet MS" w:hAnsi="Trebuchet MS" w:cs="Trebuchet MS"/>
          <w:b/>
          <w:bCs/>
          <w:sz w:val="20"/>
          <w:szCs w:val="20"/>
        </w:rPr>
      </w:pPr>
      <w:r>
        <w:rPr>
          <w:rFonts w:ascii="Trebuchet MS" w:eastAsia="Trebuchet MS" w:hAnsi="Trebuchet MS" w:cs="Trebuchet MS"/>
          <w:sz w:val="22"/>
          <w:szCs w:val="22"/>
        </w:rPr>
        <w:t>There is no anticipated Federal fiscal impact.</w:t>
      </w:r>
    </w:p>
    <w:p w14:paraId="00000052" w14:textId="77777777" w:rsidR="003A3E5D" w:rsidRDefault="003A3E5D">
      <w:pPr>
        <w:ind w:left="720" w:firstLine="0"/>
        <w:rPr>
          <w:rFonts w:ascii="Trebuchet MS" w:eastAsia="Trebuchet MS" w:hAnsi="Trebuchet MS" w:cs="Trebuchet MS"/>
          <w:b/>
          <w:bCs/>
          <w:sz w:val="22"/>
          <w:szCs w:val="22"/>
        </w:rPr>
      </w:pPr>
    </w:p>
    <w:p w14:paraId="00000053" w14:textId="77777777" w:rsidR="003A3E5D" w:rsidRDefault="003A3E5D">
      <w:pPr>
        <w:ind w:firstLine="0"/>
        <w:rPr>
          <w:rFonts w:ascii="Trebuchet MS" w:eastAsia="Trebuchet MS" w:hAnsi="Trebuchet MS" w:cs="Trebuchet MS"/>
          <w:sz w:val="22"/>
          <w:szCs w:val="22"/>
        </w:rPr>
      </w:pPr>
    </w:p>
    <w:p w14:paraId="00000054" w14:textId="77777777" w:rsidR="003A3E5D" w:rsidRDefault="00000000">
      <w:pPr>
        <w:spacing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d) Other Fiscal (such as providers, local governments, etc.)</w:t>
      </w:r>
    </w:p>
    <w:p w14:paraId="00000055" w14:textId="77777777" w:rsidR="003A3E5D"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No other fiscal impact.</w:t>
      </w:r>
    </w:p>
    <w:p w14:paraId="00000056" w14:textId="77777777" w:rsidR="003A3E5D" w:rsidRDefault="003A3E5D">
      <w:pPr>
        <w:ind w:left="2" w:hanging="4"/>
        <w:rPr>
          <w:rFonts w:ascii="Trebuchet MS" w:eastAsia="Trebuchet MS" w:hAnsi="Trebuchet MS" w:cs="Trebuchet MS"/>
          <w:highlight w:val="green"/>
        </w:rPr>
      </w:pPr>
    </w:p>
    <w:p w14:paraId="00000057" w14:textId="77777777" w:rsidR="003A3E5D" w:rsidRDefault="003A3E5D">
      <w:pPr>
        <w:pStyle w:val="Title"/>
        <w:spacing w:before="240" w:after="240"/>
        <w:ind w:left="2" w:hanging="4"/>
        <w:jc w:val="left"/>
        <w:rPr>
          <w:b w:val="0"/>
          <w:bCs w:val="0"/>
          <w:u w:val="none"/>
        </w:rPr>
      </w:pPr>
      <w:bookmarkStart w:id="5" w:name="_heading=h.jbvdjdg2h60q" w:colFirst="0" w:colLast="0"/>
      <w:bookmarkEnd w:id="5"/>
    </w:p>
    <w:p w14:paraId="00000059" w14:textId="77777777" w:rsidR="003A3E5D" w:rsidRDefault="00000000" w:rsidP="00D364A9">
      <w:pPr>
        <w:pStyle w:val="Heading2"/>
      </w:pPr>
      <w:bookmarkStart w:id="6" w:name="_heading=h.2nzjan2dixhg" w:colFirst="0" w:colLast="0"/>
      <w:bookmarkStart w:id="7" w:name="_heading=h.w4g0zs370jkn" w:colFirst="0" w:colLast="0"/>
      <w:bookmarkEnd w:id="6"/>
      <w:bookmarkEnd w:id="7"/>
      <w:r>
        <w:t>5. Stakeholder Comment Summary</w:t>
      </w:r>
    </w:p>
    <w:p w14:paraId="0000005A" w14:textId="77777777" w:rsidR="003A3E5D" w:rsidRDefault="00000000">
      <w:pPr>
        <w:spacing w:before="240" w:after="240"/>
        <w:ind w:firstLine="0"/>
        <w:rPr>
          <w:rFonts w:ascii="Trebuchet MS" w:eastAsia="Trebuchet MS" w:hAnsi="Trebuchet MS" w:cs="Trebuchet MS"/>
          <w:b/>
          <w:bCs/>
          <w:sz w:val="22"/>
          <w:szCs w:val="22"/>
        </w:rPr>
      </w:pPr>
      <w:r>
        <w:rPr>
          <w:rFonts w:ascii="Trebuchet MS" w:eastAsia="Trebuchet MS" w:hAnsi="Trebuchet MS" w:cs="Trebuchet MS"/>
          <w:sz w:val="22"/>
          <w:szCs w:val="22"/>
        </w:rPr>
        <w:t xml:space="preserve">a) Development [NOTE: The following individuals and/or entities were included in the development of these proposed rules (such as other Program Areas, Legislative Liaison, and Sub-PAC)]  </w:t>
      </w:r>
    </w:p>
    <w:p w14:paraId="0000005B" w14:textId="77777777" w:rsidR="003A3E5D" w:rsidRDefault="00000000">
      <w:pPr>
        <w:widowControl w:val="0"/>
        <w:ind w:hanging="2"/>
        <w:rPr>
          <w:rFonts w:ascii="Trebuchet MS" w:eastAsia="Trebuchet MS" w:hAnsi="Trebuchet MS" w:cs="Trebuchet MS"/>
          <w:b/>
          <w:bCs/>
          <w:sz w:val="22"/>
          <w:szCs w:val="22"/>
        </w:rPr>
      </w:pPr>
      <w:r>
        <w:rPr>
          <w:rFonts w:ascii="Trebuchet MS" w:eastAsia="Trebuchet MS" w:hAnsi="Trebuchet MS" w:cs="Trebuchet MS"/>
          <w:sz w:val="22"/>
          <w:szCs w:val="22"/>
        </w:rPr>
        <w:t>Child Welfare Prevention Task Group (CWPTG), Core Services and Child Welfare Group, County Prevention Partner Group, Child Welfare Sub-PAC.</w:t>
      </w:r>
    </w:p>
    <w:p w14:paraId="0000005C" w14:textId="77777777" w:rsidR="003A3E5D" w:rsidRDefault="003A3E5D">
      <w:pPr>
        <w:ind w:left="2" w:hanging="4"/>
        <w:rPr>
          <w:rFonts w:ascii="Trebuchet MS" w:eastAsia="Trebuchet MS" w:hAnsi="Trebuchet MS" w:cs="Trebuchet MS"/>
          <w:b/>
          <w:bCs/>
          <w:sz w:val="22"/>
          <w:szCs w:val="22"/>
        </w:rPr>
      </w:pPr>
    </w:p>
    <w:p w14:paraId="0000005D" w14:textId="77777777" w:rsidR="003A3E5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b) This Rule-Making Package</w:t>
      </w:r>
      <w:r>
        <w:rPr>
          <w:rFonts w:ascii="Trebuchet MS" w:eastAsia="Trebuchet MS" w:hAnsi="Trebuchet MS" w:cs="Trebuchet MS"/>
          <w:i/>
          <w:iCs/>
          <w:sz w:val="22"/>
          <w:szCs w:val="22"/>
        </w:rPr>
        <w:t xml:space="preserve"> </w:t>
      </w:r>
      <w:r>
        <w:rPr>
          <w:rFonts w:ascii="Trebuchet MS" w:eastAsia="Trebuchet MS" w:hAnsi="Trebuchet MS" w:cs="Trebuchet MS"/>
          <w:sz w:val="22"/>
          <w:szCs w:val="22"/>
        </w:rPr>
        <w:t xml:space="preserve">[NOTE: The following individuals and/or entities were contacted and informed that this </w:t>
      </w:r>
      <w:proofErr w:type="gramStart"/>
      <w:r>
        <w:rPr>
          <w:rFonts w:ascii="Trebuchet MS" w:eastAsia="Trebuchet MS" w:hAnsi="Trebuchet MS" w:cs="Trebuchet MS"/>
          <w:sz w:val="22"/>
          <w:szCs w:val="22"/>
        </w:rPr>
        <w:t>rule-making</w:t>
      </w:r>
      <w:proofErr w:type="gramEnd"/>
      <w:r>
        <w:rPr>
          <w:rFonts w:ascii="Trebuchet MS" w:eastAsia="Trebuchet MS" w:hAnsi="Trebuchet MS" w:cs="Trebuchet MS"/>
          <w:sz w:val="22"/>
          <w:szCs w:val="22"/>
        </w:rPr>
        <w:t xml:space="preserve"> was proposed for consideration by the State Board of Human Services]</w:t>
      </w:r>
    </w:p>
    <w:p w14:paraId="0000005E" w14:textId="77777777" w:rsidR="003A3E5D" w:rsidRDefault="00000000">
      <w:pPr>
        <w:widowControl w:val="0"/>
        <w:ind w:hanging="2"/>
        <w:rPr>
          <w:rFonts w:ascii="Trebuchet MS" w:eastAsia="Trebuchet MS" w:hAnsi="Trebuchet MS" w:cs="Trebuchet MS"/>
          <w:sz w:val="22"/>
          <w:szCs w:val="22"/>
        </w:rPr>
      </w:pPr>
      <w:r>
        <w:rPr>
          <w:rFonts w:ascii="Trebuchet MS" w:eastAsia="Trebuchet MS" w:hAnsi="Trebuchet MS" w:cs="Trebuchet MS"/>
          <w:sz w:val="22"/>
          <w:szCs w:val="22"/>
        </w:rPr>
        <w:t>Child Welfare Prevention Task Group (CWPTG), Core Services and Child Welfare Group, County Prevention Partner Group, Child Welfare Sub-PAC.</w:t>
      </w:r>
    </w:p>
    <w:p w14:paraId="0000005F" w14:textId="77777777" w:rsidR="003A3E5D" w:rsidRDefault="003A3E5D">
      <w:pPr>
        <w:ind w:left="2" w:hanging="4"/>
        <w:rPr>
          <w:rFonts w:ascii="Trebuchet MS" w:eastAsia="Trebuchet MS" w:hAnsi="Trebuchet MS" w:cs="Trebuchet MS"/>
          <w:sz w:val="22"/>
          <w:szCs w:val="22"/>
        </w:rPr>
      </w:pPr>
    </w:p>
    <w:p w14:paraId="00000060" w14:textId="77777777" w:rsidR="003A3E5D" w:rsidRDefault="003A3E5D">
      <w:pPr>
        <w:ind w:left="2" w:hanging="4"/>
        <w:rPr>
          <w:rFonts w:ascii="Trebuchet MS" w:eastAsia="Trebuchet MS" w:hAnsi="Trebuchet MS" w:cs="Trebuchet MS"/>
          <w:sz w:val="22"/>
          <w:szCs w:val="22"/>
        </w:rPr>
      </w:pPr>
    </w:p>
    <w:p w14:paraId="00000061" w14:textId="77777777" w:rsidR="003A3E5D" w:rsidRDefault="00000000">
      <w:pPr>
        <w:ind w:left="2" w:hanging="4"/>
        <w:rPr>
          <w:rFonts w:ascii="Trebuchet MS" w:eastAsia="Trebuchet MS" w:hAnsi="Trebuchet MS" w:cs="Trebuchet MS"/>
          <w:sz w:val="22"/>
          <w:szCs w:val="22"/>
        </w:rPr>
      </w:pPr>
      <w:r>
        <w:rPr>
          <w:rFonts w:ascii="Trebuchet MS" w:eastAsia="Trebuchet MS" w:hAnsi="Trebuchet MS" w:cs="Trebuchet MS"/>
          <w:sz w:val="22"/>
          <w:szCs w:val="22"/>
        </w:rPr>
        <w:t xml:space="preserve">c) Other State Agencies [NOTE: Are other State Agencies (such as HCPF or CDPHE) impacted by these rules?  If so, have they been contacted and provided input on the proposed rules?] </w:t>
      </w:r>
    </w:p>
    <w:p w14:paraId="00000062" w14:textId="77777777" w:rsidR="003A3E5D" w:rsidRDefault="003A3E5D">
      <w:pPr>
        <w:ind w:left="2" w:hanging="4"/>
        <w:rPr>
          <w:rFonts w:ascii="Trebuchet MS" w:eastAsia="Trebuchet MS" w:hAnsi="Trebuchet MS" w:cs="Trebuchet MS"/>
          <w:sz w:val="22"/>
          <w:szCs w:val="22"/>
        </w:rPr>
      </w:pPr>
    </w:p>
    <w:p w14:paraId="00000063" w14:textId="77777777" w:rsidR="003A3E5D" w:rsidRDefault="00000000">
      <w:pPr>
        <w:widowControl w:val="0"/>
        <w:ind w:hanging="2"/>
        <w:rPr>
          <w:rFonts w:ascii="Trebuchet MS" w:eastAsia="Trebuchet MS" w:hAnsi="Trebuchet MS" w:cs="Trebuchet MS"/>
        </w:rPr>
      </w:pPr>
      <w:r>
        <w:rPr>
          <w:rFonts w:ascii="Trebuchet MS" w:eastAsia="Trebuchet MS" w:hAnsi="Trebuchet MS" w:cs="Trebuchet MS"/>
          <w:sz w:val="22"/>
          <w:szCs w:val="22"/>
        </w:rPr>
        <w:t>The Colorado Department of Health Care Policy and Financing (HCPF) and Behavioral Health Administration (BHA) had representatives present during the scheduled open sessions.</w:t>
      </w:r>
    </w:p>
    <w:p w14:paraId="00000064" w14:textId="77777777" w:rsidR="003A3E5D" w:rsidRDefault="003A3E5D">
      <w:pPr>
        <w:ind w:left="2" w:hanging="4"/>
        <w:rPr>
          <w:rFonts w:ascii="Trebuchet MS" w:eastAsia="Trebuchet MS" w:hAnsi="Trebuchet MS" w:cs="Trebuchet MS"/>
          <w:highlight w:val="green"/>
        </w:rPr>
      </w:pPr>
    </w:p>
    <w:p w14:paraId="00000065" w14:textId="77777777" w:rsidR="003A3E5D" w:rsidRDefault="00000000">
      <w:pPr>
        <w:spacing w:before="240" w:after="240"/>
        <w:ind w:firstLine="0"/>
        <w:rPr>
          <w:rFonts w:ascii="Trebuchet MS" w:eastAsia="Trebuchet MS" w:hAnsi="Trebuchet MS" w:cs="Trebuchet MS"/>
          <w:sz w:val="22"/>
          <w:szCs w:val="22"/>
        </w:rPr>
      </w:pPr>
      <w:r>
        <w:rPr>
          <w:rFonts w:ascii="Trebuchet MS" w:eastAsia="Trebuchet MS" w:hAnsi="Trebuchet MS" w:cs="Trebuchet MS"/>
          <w:sz w:val="22"/>
          <w:szCs w:val="22"/>
        </w:rPr>
        <w:t>d) Sub-Policy Advisory Committee (Sub-PAC) – Subject Matter and Finance</w:t>
      </w:r>
    </w:p>
    <w:p w14:paraId="00000066"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Have these rules been reviewed by the appropriate Sub-PAC? </w:t>
      </w:r>
      <w:r>
        <w:rPr>
          <w:rFonts w:ascii="Trebuchet MS" w:eastAsia="Trebuchet MS" w:hAnsi="Trebuchet MS" w:cs="Trebuchet MS"/>
          <w:b/>
          <w:bCs/>
          <w:sz w:val="22"/>
          <w:szCs w:val="22"/>
        </w:rPr>
        <w:t>Yes</w:t>
      </w:r>
    </w:p>
    <w:p w14:paraId="00000067"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Date Presented: May 7, 2026</w:t>
      </w:r>
    </w:p>
    <w:p w14:paraId="00000068"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What issues were raised: No issues were raised. Upon request </w:t>
      </w:r>
      <w:proofErr w:type="gramStart"/>
      <w:r>
        <w:rPr>
          <w:rFonts w:ascii="Trebuchet MS" w:eastAsia="Trebuchet MS" w:hAnsi="Trebuchet MS" w:cs="Trebuchet MS"/>
          <w:sz w:val="22"/>
          <w:szCs w:val="22"/>
        </w:rPr>
        <w:t>by</w:t>
      </w:r>
      <w:proofErr w:type="gramEnd"/>
      <w:r>
        <w:rPr>
          <w:rFonts w:ascii="Trebuchet MS" w:eastAsia="Trebuchet MS" w:hAnsi="Trebuchet MS" w:cs="Trebuchet MS"/>
          <w:sz w:val="22"/>
          <w:szCs w:val="22"/>
        </w:rPr>
        <w:t xml:space="preserve"> members, language was integrated into specified sections to provide clarity regarding designated county staff that can approve the extension of Core Services.</w:t>
      </w:r>
    </w:p>
    <w:p w14:paraId="00000069"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Vote Count: Unanimous approval</w:t>
      </w:r>
    </w:p>
    <w:p w14:paraId="0000006A"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 xml:space="preserve">If not Presented, explain why: </w:t>
      </w:r>
    </w:p>
    <w:p w14:paraId="0000006B" w14:textId="77777777" w:rsidR="003A3E5D" w:rsidRDefault="00000000">
      <w:pPr>
        <w:ind w:firstLine="0"/>
        <w:rPr>
          <w:rFonts w:ascii="Trebuchet MS" w:eastAsia="Trebuchet MS" w:hAnsi="Trebuchet MS" w:cs="Trebuchet MS"/>
          <w:sz w:val="22"/>
          <w:szCs w:val="22"/>
        </w:rPr>
      </w:pPr>
      <w:r>
        <w:rPr>
          <w:rFonts w:ascii="Trebuchet MS" w:eastAsia="Trebuchet MS" w:hAnsi="Trebuchet MS" w:cs="Trebuchet MS"/>
          <w:sz w:val="22"/>
          <w:szCs w:val="22"/>
        </w:rPr>
        <w:t>N/A</w:t>
      </w:r>
    </w:p>
    <w:p w14:paraId="0000006C"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ab/>
        <w:t xml:space="preserve">Presented at Finance Sub-PAC? </w:t>
      </w:r>
      <w:r>
        <w:rPr>
          <w:rFonts w:ascii="Trebuchet MS" w:eastAsia="Trebuchet MS" w:hAnsi="Trebuchet MS" w:cs="Trebuchet MS"/>
          <w:b/>
          <w:bCs/>
          <w:sz w:val="22"/>
          <w:szCs w:val="22"/>
        </w:rPr>
        <w:t>Yes</w:t>
      </w:r>
    </w:p>
    <w:p w14:paraId="0000006D"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Date Presented: July 9, 2026</w:t>
      </w:r>
    </w:p>
    <w:p w14:paraId="0000006E"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issues were raised: N/A</w:t>
      </w:r>
    </w:p>
    <w:p w14:paraId="0000006F"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Finance Sub-PAC Vote Count: Unanimous approval</w:t>
      </w:r>
    </w:p>
    <w:p w14:paraId="00000070" w14:textId="77777777" w:rsidR="003A3E5D" w:rsidRDefault="003A3E5D">
      <w:pPr>
        <w:spacing w:before="240" w:after="240"/>
        <w:ind w:hanging="2"/>
        <w:rPr>
          <w:rFonts w:ascii="Trebuchet MS" w:eastAsia="Trebuchet MS" w:hAnsi="Trebuchet MS" w:cs="Trebuchet MS"/>
          <w:sz w:val="22"/>
          <w:szCs w:val="22"/>
        </w:rPr>
      </w:pPr>
    </w:p>
    <w:p w14:paraId="00000071"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If not Presented at Finance Sub-PAC explain why: N/A</w:t>
      </w:r>
    </w:p>
    <w:p w14:paraId="00000072"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e) Policy Advisory Committee (PAC)</w:t>
      </w:r>
    </w:p>
    <w:p w14:paraId="00000073" w14:textId="77777777" w:rsidR="003A3E5D" w:rsidRDefault="00000000">
      <w:pPr>
        <w:spacing w:before="240" w:after="240"/>
        <w:ind w:hanging="2"/>
        <w:rPr>
          <w:rFonts w:ascii="Trebuchet MS" w:eastAsia="Trebuchet MS" w:hAnsi="Trebuchet MS" w:cs="Trebuchet MS"/>
          <w:b/>
          <w:bCs/>
          <w:sz w:val="22"/>
          <w:szCs w:val="22"/>
        </w:rPr>
      </w:pPr>
      <w:r>
        <w:rPr>
          <w:rFonts w:ascii="Trebuchet MS" w:eastAsia="Trebuchet MS" w:hAnsi="Trebuchet MS" w:cs="Trebuchet MS"/>
          <w:sz w:val="22"/>
          <w:szCs w:val="22"/>
        </w:rPr>
        <w:t>Have these rules been approved by PAC?</w:t>
      </w:r>
      <w:r>
        <w:rPr>
          <w:rFonts w:ascii="Trebuchet MS" w:eastAsia="Trebuchet MS" w:hAnsi="Trebuchet MS" w:cs="Trebuchet MS"/>
          <w:b/>
          <w:bCs/>
          <w:i/>
          <w:iCs/>
          <w:sz w:val="22"/>
          <w:szCs w:val="22"/>
        </w:rPr>
        <w:t xml:space="preserve"> </w:t>
      </w:r>
      <w:r>
        <w:rPr>
          <w:rFonts w:ascii="Trebuchet MS" w:eastAsia="Trebuchet MS" w:hAnsi="Trebuchet MS" w:cs="Trebuchet MS"/>
          <w:b/>
          <w:bCs/>
          <w:sz w:val="22"/>
          <w:szCs w:val="22"/>
        </w:rPr>
        <w:t>Scheduled</w:t>
      </w:r>
    </w:p>
    <w:p w14:paraId="00000074"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Date Presented: August 6, 2026</w:t>
      </w:r>
    </w:p>
    <w:p w14:paraId="00000075" w14:textId="77777777" w:rsidR="003A3E5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What issues were raised: </w:t>
      </w:r>
      <w:r>
        <w:rPr>
          <w:rFonts w:ascii="Trebuchet MS" w:eastAsia="Trebuchet MS" w:hAnsi="Trebuchet MS" w:cs="Trebuchet MS"/>
          <w:sz w:val="22"/>
          <w:szCs w:val="22"/>
          <w:highlight w:val="green"/>
        </w:rPr>
        <w:t>ANSWER HERE</w:t>
      </w:r>
    </w:p>
    <w:p w14:paraId="00000076" w14:textId="77777777" w:rsidR="003A3E5D" w:rsidRDefault="00000000">
      <w:pPr>
        <w:spacing w:before="240" w:after="240"/>
        <w:ind w:hanging="2"/>
        <w:rPr>
          <w:rFonts w:ascii="Trebuchet MS" w:eastAsia="Trebuchet MS" w:hAnsi="Trebuchet MS" w:cs="Trebuchet MS"/>
          <w:sz w:val="22"/>
          <w:szCs w:val="22"/>
          <w:highlight w:val="green"/>
        </w:rPr>
      </w:pPr>
      <w:r>
        <w:rPr>
          <w:rFonts w:ascii="Trebuchet MS" w:eastAsia="Trebuchet MS" w:hAnsi="Trebuchet MS" w:cs="Trebuchet MS"/>
          <w:sz w:val="22"/>
          <w:szCs w:val="22"/>
        </w:rPr>
        <w:t xml:space="preserve">Vote Count: </w:t>
      </w:r>
      <w:r>
        <w:rPr>
          <w:rFonts w:ascii="Trebuchet MS" w:eastAsia="Trebuchet MS" w:hAnsi="Trebuchet MS" w:cs="Trebuchet MS"/>
          <w:sz w:val="22"/>
          <w:szCs w:val="22"/>
          <w:highlight w:val="green"/>
        </w:rPr>
        <w:t>ANSWER HERE</w:t>
      </w:r>
    </w:p>
    <w:p w14:paraId="00000077"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f) Other Comments</w:t>
      </w:r>
    </w:p>
    <w:p w14:paraId="00000078" w14:textId="77777777" w:rsidR="003A3E5D" w:rsidRDefault="00000000">
      <w:pPr>
        <w:spacing w:before="240" w:after="240"/>
        <w:ind w:hanging="2"/>
        <w:rPr>
          <w:rFonts w:ascii="Trebuchet MS" w:eastAsia="Trebuchet MS" w:hAnsi="Trebuchet MS" w:cs="Trebuchet MS"/>
          <w:sz w:val="22"/>
          <w:szCs w:val="22"/>
        </w:rPr>
      </w:pPr>
      <w:r>
        <w:rPr>
          <w:rFonts w:ascii="Trebuchet MS" w:eastAsia="Trebuchet MS" w:hAnsi="Trebuchet MS" w:cs="Trebuchet MS"/>
          <w:sz w:val="22"/>
          <w:szCs w:val="22"/>
        </w:rPr>
        <w:t>Were comments received by other stakeholders on the proposed rules? [NOTE: If answer is “yes,” please summarize comments below, including stakeholder groups engaged and dates, if applicable.]</w:t>
      </w:r>
    </w:p>
    <w:p w14:paraId="00000079" w14:textId="77777777" w:rsidR="003A3E5D" w:rsidRDefault="00000000">
      <w:pPr>
        <w:ind w:left="2" w:hanging="4"/>
        <w:rPr>
          <w:rFonts w:ascii="Trebuchet MS" w:eastAsia="Trebuchet MS" w:hAnsi="Trebuchet MS" w:cs="Trebuchet MS"/>
          <w:sz w:val="20"/>
          <w:szCs w:val="20"/>
          <w:highlight w:val="white"/>
        </w:rPr>
      </w:pPr>
      <w:r>
        <w:rPr>
          <w:rFonts w:ascii="Trebuchet MS" w:eastAsia="Trebuchet MS" w:hAnsi="Trebuchet MS" w:cs="Trebuchet MS"/>
          <w:sz w:val="22"/>
          <w:szCs w:val="22"/>
          <w:highlight w:val="white"/>
        </w:rPr>
        <w:t>On January 20, 2026, the invitation to review the rules during three (3) virtual stakeholder sessions was discussed with the Core Services and Child Welfare Group. Those virtual sessions were held on March 10, 13, and 16 to address each proposed addition or change. The invitation was also shared with the Child Welfare Prevention Task Group (CWPTG), the County Prevention Partner Group, and advertised in the monthly Prevention and Core Services state-wide newsletter. In addition to county departments of human services staff, HCPF, BHA, provider, and state staff attended the sessions. A stakeholder session was held on June 24, 2026, from 1:00 until 2:00 pm via Google Meet.</w:t>
      </w:r>
    </w:p>
    <w:p w14:paraId="0000007A" w14:textId="77777777" w:rsidR="003A3E5D" w:rsidRDefault="003A3E5D">
      <w:pPr>
        <w:ind w:firstLine="0"/>
        <w:rPr>
          <w:rFonts w:ascii="Trebuchet MS" w:eastAsia="Trebuchet MS" w:hAnsi="Trebuchet MS" w:cs="Trebuchet MS"/>
          <w:sz w:val="22"/>
          <w:szCs w:val="22"/>
          <w:highlight w:val="green"/>
        </w:rPr>
      </w:pPr>
    </w:p>
    <w:p w14:paraId="0000007B" w14:textId="77777777" w:rsidR="003A3E5D" w:rsidRDefault="003A3E5D">
      <w:pPr>
        <w:spacing w:before="240" w:after="240"/>
        <w:ind w:hanging="2"/>
        <w:rPr>
          <w:rFonts w:ascii="Trebuchet MS" w:eastAsia="Trebuchet MS" w:hAnsi="Trebuchet MS" w:cs="Trebuchet MS"/>
          <w:sz w:val="22"/>
          <w:szCs w:val="22"/>
        </w:rPr>
      </w:pPr>
    </w:p>
    <w:p w14:paraId="049C68E7" w14:textId="77777777" w:rsidR="003A3E5D" w:rsidRDefault="003A3E5D">
      <w:pPr>
        <w:spacing w:before="240" w:after="240"/>
        <w:ind w:firstLine="0"/>
        <w:rPr>
          <w:rFonts w:ascii="Trebuchet MS" w:eastAsia="Trebuchet MS" w:hAnsi="Trebuchet MS" w:cs="Trebuchet MS"/>
          <w:sz w:val="22"/>
          <w:szCs w:val="22"/>
        </w:rPr>
      </w:pPr>
    </w:p>
    <w:p w14:paraId="0000007C" w14:textId="77777777" w:rsidR="00170DE9" w:rsidRDefault="00170DE9">
      <w:pPr>
        <w:spacing w:before="240" w:after="240"/>
        <w:ind w:firstLine="0"/>
        <w:rPr>
          <w:rFonts w:ascii="Trebuchet MS" w:eastAsia="Trebuchet MS" w:hAnsi="Trebuchet MS" w:cs="Trebuchet MS"/>
          <w:sz w:val="22"/>
          <w:szCs w:val="22"/>
        </w:rPr>
        <w:sectPr w:rsidR="00170DE9">
          <w:headerReference w:type="even" r:id="rId8"/>
          <w:headerReference w:type="default" r:id="rId9"/>
          <w:footerReference w:type="even" r:id="rId10"/>
          <w:footerReference w:type="default" r:id="rId11"/>
          <w:headerReference w:type="first" r:id="rId12"/>
          <w:footerReference w:type="first" r:id="rId13"/>
          <w:pgSz w:w="12240" w:h="15840"/>
          <w:pgMar w:top="720" w:right="1008" w:bottom="720" w:left="1008" w:header="720" w:footer="720" w:gutter="0"/>
          <w:pgNumType w:start="1"/>
          <w:cols w:space="720"/>
        </w:sectPr>
      </w:pPr>
    </w:p>
    <w:p w14:paraId="3257F8D0" w14:textId="20CFB808" w:rsidR="00170DE9" w:rsidRDefault="00170DE9" w:rsidP="00D364A9">
      <w:pPr>
        <w:pStyle w:val="Heading2"/>
      </w:pPr>
      <w:r>
        <w:lastRenderedPageBreak/>
        <w:t>6 Proposed Rules</w:t>
      </w:r>
    </w:p>
    <w:p w14:paraId="7FA67C44" w14:textId="77777777" w:rsidR="00170DE9" w:rsidRDefault="00170DE9">
      <w:pPr>
        <w:pBdr>
          <w:top w:val="nil"/>
          <w:left w:val="nil"/>
          <w:bottom w:val="nil"/>
          <w:right w:val="nil"/>
          <w:between w:val="nil"/>
        </w:pBdr>
        <w:ind w:left="1" w:hanging="3"/>
        <w:jc w:val="center"/>
        <w:rPr>
          <w:b/>
          <w:bCs/>
          <w:color w:val="000000"/>
          <w:sz w:val="28"/>
          <w:szCs w:val="28"/>
        </w:rPr>
      </w:pPr>
    </w:p>
    <w:p w14:paraId="7FE25162" w14:textId="77777777" w:rsidR="0005302A" w:rsidRPr="000E0676" w:rsidRDefault="0005302A" w:rsidP="0005302A">
      <w:pPr>
        <w:pBdr>
          <w:top w:val="nil"/>
          <w:left w:val="nil"/>
          <w:bottom w:val="nil"/>
          <w:right w:val="nil"/>
          <w:between w:val="nil"/>
        </w:pBdr>
        <w:ind w:firstLine="0"/>
        <w:rPr>
          <w:color w:val="000000"/>
        </w:rPr>
      </w:pPr>
      <w:r w:rsidRPr="000E0676">
        <w:rPr>
          <w:b/>
          <w:bCs/>
          <w:color w:val="000000"/>
        </w:rPr>
        <w:t>DEPARTMENT OF HUMAN SERVICES</w:t>
      </w:r>
      <w:r w:rsidRPr="000E0676">
        <w:rPr>
          <w:color w:val="000000"/>
        </w:rPr>
        <w:t xml:space="preserve"> </w:t>
      </w:r>
    </w:p>
    <w:p w14:paraId="28592BCB" w14:textId="77777777" w:rsidR="0005302A" w:rsidRPr="000E0676" w:rsidRDefault="0005302A" w:rsidP="0005302A">
      <w:pPr>
        <w:pBdr>
          <w:top w:val="nil"/>
          <w:left w:val="nil"/>
          <w:bottom w:val="nil"/>
          <w:right w:val="nil"/>
          <w:between w:val="nil"/>
        </w:pBdr>
        <w:ind w:hanging="2"/>
        <w:rPr>
          <w:color w:val="000000"/>
        </w:rPr>
      </w:pPr>
    </w:p>
    <w:p w14:paraId="7FF1C2B7" w14:textId="77777777" w:rsidR="0005302A" w:rsidRPr="000E0676" w:rsidRDefault="0005302A" w:rsidP="0005302A">
      <w:pPr>
        <w:pBdr>
          <w:top w:val="nil"/>
          <w:left w:val="nil"/>
          <w:bottom w:val="nil"/>
          <w:right w:val="nil"/>
          <w:between w:val="nil"/>
        </w:pBdr>
        <w:ind w:hanging="2"/>
        <w:rPr>
          <w:color w:val="000000"/>
        </w:rPr>
      </w:pPr>
      <w:r w:rsidRPr="000E0676">
        <w:rPr>
          <w:b/>
          <w:bCs/>
          <w:color w:val="000000"/>
        </w:rPr>
        <w:t>Social Services Rules</w:t>
      </w:r>
      <w:r w:rsidRPr="000E0676">
        <w:rPr>
          <w:color w:val="000000"/>
        </w:rPr>
        <w:t xml:space="preserve"> </w:t>
      </w:r>
    </w:p>
    <w:p w14:paraId="78C7DA9E" w14:textId="77777777" w:rsidR="0005302A" w:rsidRPr="000E0676" w:rsidRDefault="0005302A" w:rsidP="0005302A">
      <w:pPr>
        <w:pBdr>
          <w:top w:val="nil"/>
          <w:left w:val="nil"/>
          <w:bottom w:val="nil"/>
          <w:right w:val="nil"/>
          <w:between w:val="nil"/>
        </w:pBdr>
        <w:ind w:hanging="2"/>
        <w:rPr>
          <w:color w:val="000000"/>
        </w:rPr>
      </w:pPr>
    </w:p>
    <w:p w14:paraId="261ACE38" w14:textId="77777777" w:rsidR="0005302A" w:rsidRPr="000E0676" w:rsidRDefault="0005302A" w:rsidP="0005302A">
      <w:pPr>
        <w:pBdr>
          <w:top w:val="nil"/>
          <w:left w:val="nil"/>
          <w:bottom w:val="nil"/>
          <w:right w:val="nil"/>
          <w:between w:val="nil"/>
        </w:pBdr>
        <w:ind w:hanging="2"/>
        <w:rPr>
          <w:color w:val="000000"/>
        </w:rPr>
      </w:pPr>
      <w:r w:rsidRPr="000E0676">
        <w:rPr>
          <w:b/>
          <w:bCs/>
          <w:color w:val="000000"/>
        </w:rPr>
        <w:t>CHILD WELFARE SERVICES</w:t>
      </w:r>
    </w:p>
    <w:p w14:paraId="6D6606B1" w14:textId="77777777" w:rsidR="0005302A" w:rsidRPr="000E0676" w:rsidRDefault="0005302A" w:rsidP="0005302A">
      <w:pPr>
        <w:pBdr>
          <w:top w:val="nil"/>
          <w:left w:val="nil"/>
          <w:bottom w:val="nil"/>
          <w:right w:val="nil"/>
          <w:between w:val="nil"/>
        </w:pBdr>
        <w:ind w:hanging="2"/>
        <w:rPr>
          <w:color w:val="000000"/>
        </w:rPr>
      </w:pPr>
    </w:p>
    <w:p w14:paraId="7E1BB805" w14:textId="77777777" w:rsidR="0005302A" w:rsidRPr="000E0676" w:rsidRDefault="0005302A" w:rsidP="0005302A">
      <w:pPr>
        <w:pBdr>
          <w:top w:val="nil"/>
          <w:left w:val="nil"/>
          <w:bottom w:val="nil"/>
          <w:right w:val="nil"/>
          <w:between w:val="nil"/>
        </w:pBdr>
        <w:ind w:hanging="2"/>
        <w:rPr>
          <w:color w:val="000000"/>
        </w:rPr>
      </w:pPr>
      <w:r w:rsidRPr="000E0676">
        <w:rPr>
          <w:b/>
          <w:bCs/>
          <w:color w:val="000000"/>
        </w:rPr>
        <w:t>12 CCR 2509-4</w:t>
      </w:r>
      <w:r w:rsidRPr="000E0676">
        <w:rPr>
          <w:color w:val="000000"/>
        </w:rPr>
        <w:t xml:space="preserve"> </w:t>
      </w:r>
    </w:p>
    <w:p w14:paraId="086FA49C" w14:textId="77777777" w:rsidR="0005302A" w:rsidRPr="000E0676" w:rsidRDefault="0005302A" w:rsidP="0005302A">
      <w:pPr>
        <w:pBdr>
          <w:top w:val="nil"/>
          <w:left w:val="nil"/>
          <w:bottom w:val="nil"/>
          <w:right w:val="nil"/>
          <w:between w:val="nil"/>
        </w:pBdr>
        <w:ind w:hanging="2"/>
        <w:rPr>
          <w:color w:val="000000"/>
        </w:rPr>
      </w:pPr>
    </w:p>
    <w:p w14:paraId="3E0AB3D6" w14:textId="77777777" w:rsidR="0005302A" w:rsidRDefault="0005302A" w:rsidP="0005302A">
      <w:pPr>
        <w:pBdr>
          <w:top w:val="nil"/>
          <w:left w:val="nil"/>
          <w:bottom w:val="nil"/>
          <w:right w:val="nil"/>
          <w:between w:val="nil"/>
        </w:pBdr>
        <w:ind w:hanging="2"/>
        <w:rPr>
          <w:color w:val="000000"/>
        </w:rPr>
      </w:pPr>
      <w:r w:rsidRPr="000E0676">
        <w:rPr>
          <w:i/>
          <w:iCs/>
          <w:color w:val="000000"/>
        </w:rPr>
        <w:t>[Editor’s Notes follow the text of the rules at the end of this CCR Document.]</w:t>
      </w:r>
      <w:r w:rsidRPr="000E0676">
        <w:rPr>
          <w:color w:val="000000"/>
        </w:rPr>
        <w:t xml:space="preserve"> </w:t>
      </w:r>
    </w:p>
    <w:p w14:paraId="3BA1F74D" w14:textId="77777777" w:rsidR="0005302A" w:rsidRDefault="0005302A" w:rsidP="0005302A">
      <w:pPr>
        <w:pBdr>
          <w:top w:val="nil"/>
          <w:left w:val="nil"/>
          <w:bottom w:val="nil"/>
          <w:right w:val="nil"/>
          <w:between w:val="nil"/>
        </w:pBdr>
        <w:ind w:hanging="2"/>
        <w:rPr>
          <w:color w:val="000000"/>
        </w:rPr>
      </w:pPr>
    </w:p>
    <w:p w14:paraId="4F9927A7" w14:textId="77777777" w:rsidR="0005302A" w:rsidRPr="000E0676" w:rsidRDefault="0005302A" w:rsidP="0005302A">
      <w:pPr>
        <w:pBdr>
          <w:top w:val="nil"/>
          <w:left w:val="nil"/>
          <w:bottom w:val="nil"/>
          <w:right w:val="nil"/>
          <w:between w:val="nil"/>
        </w:pBdr>
        <w:ind w:hanging="2"/>
        <w:rPr>
          <w:color w:val="000000"/>
        </w:rPr>
      </w:pPr>
      <w:r w:rsidRPr="00B2177E">
        <w:rPr>
          <w:color w:val="000000"/>
        </w:rPr>
        <w:t xml:space="preserve">Amendments to these rules are in Track Changes. </w:t>
      </w:r>
    </w:p>
    <w:p w14:paraId="419313F9" w14:textId="77777777" w:rsidR="0005302A" w:rsidRPr="00AB59C5" w:rsidRDefault="0005302A" w:rsidP="0005302A">
      <w:pPr>
        <w:pBdr>
          <w:top w:val="nil"/>
          <w:left w:val="nil"/>
          <w:bottom w:val="nil"/>
          <w:right w:val="nil"/>
          <w:between w:val="nil"/>
        </w:pBdr>
        <w:ind w:hanging="2"/>
        <w:rPr>
          <w:rFonts w:ascii="Trebuchet MS" w:hAnsi="Trebuchet MS"/>
          <w:color w:val="000000"/>
          <w:sz w:val="22"/>
          <w:szCs w:val="22"/>
        </w:rPr>
      </w:pPr>
      <w:r w:rsidRPr="00AB59C5">
        <w:rPr>
          <w:rFonts w:ascii="Trebuchet MS" w:hAnsi="Trebuchet MS"/>
          <w:color w:val="000000"/>
          <w:sz w:val="22"/>
          <w:szCs w:val="22"/>
        </w:rPr>
        <w:t xml:space="preserve">_________________________________________________________________________ </w:t>
      </w:r>
    </w:p>
    <w:p w14:paraId="42721D49" w14:textId="77777777" w:rsidR="0005302A" w:rsidRPr="004E5A3B" w:rsidRDefault="0005302A" w:rsidP="0005302A">
      <w:pPr>
        <w:pBdr>
          <w:top w:val="nil"/>
          <w:left w:val="nil"/>
          <w:bottom w:val="nil"/>
          <w:right w:val="nil"/>
          <w:between w:val="nil"/>
        </w:pBdr>
        <w:ind w:firstLine="0"/>
        <w:rPr>
          <w:rFonts w:ascii="Trebuchet MS" w:hAnsi="Trebuchet MS"/>
          <w:color w:val="000000"/>
          <w:sz w:val="22"/>
          <w:szCs w:val="22"/>
        </w:rPr>
      </w:pPr>
    </w:p>
    <w:p w14:paraId="2EDA4D97" w14:textId="77777777" w:rsidR="0005302A" w:rsidRPr="00D364A9" w:rsidRDefault="0005302A" w:rsidP="00D364A9">
      <w:pPr>
        <w:pStyle w:val="Heading3"/>
      </w:pPr>
      <w:r w:rsidRPr="00D364A9">
        <w:t>7.301.241</w:t>
      </w:r>
      <w:r w:rsidRPr="00D364A9">
        <w:tab/>
        <w:t>Education Requirements for Children/Youth in Out-of-Home Placement</w:t>
      </w:r>
    </w:p>
    <w:p w14:paraId="07DF6C0E" w14:textId="77777777" w:rsidR="0005302A" w:rsidRPr="000819BC" w:rsidRDefault="0005302A" w:rsidP="0005302A">
      <w:pPr>
        <w:pBdr>
          <w:top w:val="nil"/>
          <w:left w:val="nil"/>
          <w:bottom w:val="nil"/>
          <w:right w:val="nil"/>
          <w:between w:val="nil"/>
        </w:pBdr>
        <w:ind w:hanging="2"/>
        <w:rPr>
          <w:color w:val="000000"/>
        </w:rPr>
      </w:pPr>
    </w:p>
    <w:p w14:paraId="21411288" w14:textId="77777777" w:rsidR="0005302A" w:rsidRPr="000819BC" w:rsidRDefault="0005302A" w:rsidP="0005302A">
      <w:pPr>
        <w:pBdr>
          <w:top w:val="nil"/>
          <w:left w:val="nil"/>
          <w:bottom w:val="nil"/>
          <w:right w:val="nil"/>
          <w:between w:val="nil"/>
        </w:pBdr>
        <w:ind w:left="360" w:hangingChars="150" w:hanging="360"/>
        <w:rPr>
          <w:color w:val="000000"/>
        </w:rPr>
      </w:pPr>
      <w:r w:rsidRPr="000819BC">
        <w:rPr>
          <w:color w:val="000000"/>
        </w:rPr>
        <w:t>G.</w:t>
      </w:r>
      <w:r w:rsidRPr="000819BC">
        <w:rPr>
          <w:color w:val="000000"/>
        </w:rPr>
        <w:tab/>
        <w:t>Procedures for special education evaluations when children are in out-of-home care:</w:t>
      </w:r>
    </w:p>
    <w:p w14:paraId="58709CC8" w14:textId="77777777" w:rsidR="0005302A" w:rsidRPr="000819BC" w:rsidRDefault="0005302A" w:rsidP="0005302A">
      <w:pPr>
        <w:pBdr>
          <w:top w:val="nil"/>
          <w:left w:val="nil"/>
          <w:bottom w:val="nil"/>
          <w:right w:val="nil"/>
          <w:between w:val="nil"/>
        </w:pBdr>
        <w:ind w:hanging="2"/>
        <w:rPr>
          <w:color w:val="000000"/>
        </w:rPr>
      </w:pPr>
    </w:p>
    <w:p w14:paraId="733B9964" w14:textId="77777777" w:rsidR="0005302A" w:rsidRPr="000819BC" w:rsidRDefault="0005302A" w:rsidP="0005302A">
      <w:pPr>
        <w:pBdr>
          <w:top w:val="nil"/>
          <w:left w:val="nil"/>
          <w:bottom w:val="nil"/>
          <w:right w:val="nil"/>
          <w:between w:val="nil"/>
        </w:pBdr>
        <w:ind w:left="1350" w:hanging="630"/>
        <w:rPr>
          <w:color w:val="000000"/>
        </w:rPr>
      </w:pPr>
      <w:r w:rsidRPr="000819BC">
        <w:rPr>
          <w:color w:val="000000"/>
        </w:rPr>
        <w:t xml:space="preserve">4.       If the special education evaluation results in a determination that the child/youth is disabled pursuant to section 504 of the Rehabilitation Act and/or the Individuals with Disabilities Education Act, which means that the child/youth qualifies for disability accommodations and/or special education services, the county and “education provider” of jurisdiction shall meet to determine if the educational needs of the child/youth can be met in the placement or </w:t>
      </w:r>
      <w:ins w:id="8" w:author="Amy Sciangula" w:date="2026-05-15T17:39:00Z" w16du:dateUtc="2026-05-15T23:39:00Z">
        <w:r>
          <w:rPr>
            <w:color w:val="000000"/>
          </w:rPr>
          <w:t xml:space="preserve">with </w:t>
        </w:r>
      </w:ins>
      <w:del w:id="9" w:author="Amy Sciangula" w:date="2026-05-15T17:39:00Z" w16du:dateUtc="2026-05-15T23:39:00Z">
        <w:r w:rsidRPr="000819BC" w:rsidDel="00783956">
          <w:rPr>
            <w:color w:val="000000"/>
          </w:rPr>
          <w:delText xml:space="preserve">the </w:delText>
        </w:r>
      </w:del>
      <w:r w:rsidRPr="000819BC">
        <w:rPr>
          <w:color w:val="000000"/>
        </w:rPr>
        <w:t xml:space="preserve">Core </w:t>
      </w:r>
      <w:ins w:id="10" w:author="Amy Sciangula" w:date="2026-05-16T05:29:00Z" w16du:dateUtc="2026-05-16T11:29:00Z">
        <w:r>
          <w:rPr>
            <w:color w:val="000000"/>
          </w:rPr>
          <w:t>s</w:t>
        </w:r>
      </w:ins>
      <w:del w:id="11" w:author="Amy Sciangula" w:date="2026-05-16T05:29:00Z" w16du:dateUtc="2026-05-16T11:29:00Z">
        <w:r w:rsidRPr="000819BC" w:rsidDel="00AE3CEB">
          <w:rPr>
            <w:color w:val="000000"/>
          </w:rPr>
          <w:delText>S</w:delText>
        </w:r>
      </w:del>
      <w:r w:rsidRPr="000819BC">
        <w:rPr>
          <w:color w:val="000000"/>
        </w:rPr>
        <w:t>ervices</w:t>
      </w:r>
      <w:del w:id="12" w:author="Amy Sciangula" w:date="2026-05-15T17:39:00Z" w16du:dateUtc="2026-05-15T23:39:00Z">
        <w:r w:rsidRPr="000819BC" w:rsidDel="00783956">
          <w:rPr>
            <w:color w:val="000000"/>
          </w:rPr>
          <w:delText xml:space="preserve"> program</w:delText>
        </w:r>
      </w:del>
      <w:r w:rsidRPr="000819BC">
        <w:rPr>
          <w:color w:val="000000"/>
        </w:rPr>
        <w:t>.</w:t>
      </w:r>
    </w:p>
    <w:p w14:paraId="50789161" w14:textId="77777777" w:rsidR="0005302A" w:rsidRPr="000819BC" w:rsidRDefault="0005302A" w:rsidP="0005302A">
      <w:pPr>
        <w:pBdr>
          <w:top w:val="nil"/>
          <w:left w:val="nil"/>
          <w:bottom w:val="nil"/>
          <w:right w:val="nil"/>
          <w:between w:val="nil"/>
        </w:pBdr>
        <w:ind w:hanging="2"/>
        <w:rPr>
          <w:color w:val="000000"/>
        </w:rPr>
      </w:pPr>
    </w:p>
    <w:p w14:paraId="3C6E206A"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67DE44BE" w14:textId="77777777" w:rsidR="0005302A" w:rsidRPr="000819BC" w:rsidRDefault="0005302A" w:rsidP="0005302A">
      <w:pPr>
        <w:pBdr>
          <w:top w:val="nil"/>
          <w:left w:val="nil"/>
          <w:bottom w:val="nil"/>
          <w:right w:val="nil"/>
          <w:between w:val="nil"/>
        </w:pBdr>
        <w:ind w:hanging="2"/>
        <w:rPr>
          <w:color w:val="000000"/>
        </w:rPr>
      </w:pPr>
    </w:p>
    <w:p w14:paraId="55001CBE" w14:textId="77777777" w:rsidR="0005302A" w:rsidRPr="009A780C" w:rsidRDefault="0005302A" w:rsidP="00D364A9">
      <w:pPr>
        <w:pStyle w:val="Heading3"/>
      </w:pPr>
      <w:r w:rsidRPr="009A780C">
        <w:t>7.303</w:t>
      </w:r>
      <w:r w:rsidRPr="009A780C">
        <w:tab/>
        <w:t xml:space="preserve">CORE SERVICES </w:t>
      </w:r>
      <w:del w:id="13" w:author="Amy Sciangula" w:date="2026-05-16T05:29:00Z" w16du:dateUtc="2026-05-16T11:29:00Z">
        <w:r w:rsidRPr="009A780C" w:rsidDel="00010174">
          <w:delText>PROGRAM</w:delText>
        </w:r>
      </w:del>
    </w:p>
    <w:p w14:paraId="005B7833" w14:textId="77777777" w:rsidR="0005302A" w:rsidRPr="009A780C" w:rsidRDefault="0005302A" w:rsidP="0005302A">
      <w:pPr>
        <w:pBdr>
          <w:top w:val="nil"/>
          <w:left w:val="nil"/>
          <w:bottom w:val="nil"/>
          <w:right w:val="nil"/>
          <w:between w:val="nil"/>
        </w:pBdr>
        <w:ind w:firstLine="0"/>
        <w:rPr>
          <w:b/>
          <w:bCs/>
          <w:color w:val="000000"/>
        </w:rPr>
      </w:pPr>
    </w:p>
    <w:p w14:paraId="501EE177" w14:textId="77777777" w:rsidR="0005302A" w:rsidRPr="009A780C" w:rsidRDefault="0005302A" w:rsidP="00D364A9">
      <w:pPr>
        <w:pStyle w:val="Heading3"/>
      </w:pPr>
      <w:r w:rsidRPr="009A780C">
        <w:t>7.303.1 DEFINITIONS [Rev. eff. 1/1/15]</w:t>
      </w:r>
    </w:p>
    <w:p w14:paraId="4BBC8120" w14:textId="77777777" w:rsidR="0005302A" w:rsidRPr="000819BC" w:rsidRDefault="0005302A" w:rsidP="0005302A">
      <w:pPr>
        <w:pBdr>
          <w:top w:val="nil"/>
          <w:left w:val="nil"/>
          <w:bottom w:val="nil"/>
          <w:right w:val="nil"/>
          <w:between w:val="nil"/>
        </w:pBdr>
        <w:ind w:hanging="2"/>
        <w:rPr>
          <w:color w:val="000000"/>
        </w:rPr>
      </w:pPr>
    </w:p>
    <w:p w14:paraId="19B28A42" w14:textId="77777777" w:rsidR="0005302A" w:rsidRPr="000819BC" w:rsidRDefault="0005302A" w:rsidP="0005302A">
      <w:pPr>
        <w:pBdr>
          <w:top w:val="nil"/>
          <w:left w:val="nil"/>
          <w:bottom w:val="nil"/>
          <w:right w:val="nil"/>
          <w:between w:val="nil"/>
        </w:pBdr>
        <w:ind w:hanging="2"/>
        <w:rPr>
          <w:color w:val="000000"/>
        </w:rPr>
      </w:pPr>
      <w:del w:id="14" w:author="Amy Sciangula" w:date="2026-05-15T17:42:00Z" w16du:dateUtc="2026-05-15T23:42:00Z">
        <w:r w:rsidRPr="000819BC" w:rsidDel="009A066F">
          <w:rPr>
            <w:color w:val="000000"/>
          </w:rPr>
          <w:delText xml:space="preserve">The </w:delText>
        </w:r>
      </w:del>
      <w:r w:rsidRPr="000819BC">
        <w:rPr>
          <w:color w:val="000000"/>
        </w:rPr>
        <w:t xml:space="preserve">Core </w:t>
      </w:r>
      <w:ins w:id="15" w:author="Amy Sciangula" w:date="2026-05-16T05:29:00Z" w16du:dateUtc="2026-05-16T11:29:00Z">
        <w:r>
          <w:rPr>
            <w:color w:val="000000"/>
          </w:rPr>
          <w:t>s</w:t>
        </w:r>
      </w:ins>
      <w:del w:id="16" w:author="Amy Sciangula" w:date="2026-05-16T05:29:00Z" w16du:dateUtc="2026-05-16T11:29:00Z">
        <w:r w:rsidRPr="000819BC" w:rsidDel="00010174">
          <w:rPr>
            <w:color w:val="000000"/>
          </w:rPr>
          <w:delText>S</w:delText>
        </w:r>
      </w:del>
      <w:r w:rsidRPr="000819BC">
        <w:rPr>
          <w:color w:val="000000"/>
        </w:rPr>
        <w:t xml:space="preserve">ervices </w:t>
      </w:r>
      <w:del w:id="17" w:author="Amy Sciangula" w:date="2026-05-15T17:43:00Z" w16du:dateUtc="2026-05-15T23:43:00Z">
        <w:r w:rsidRPr="000819BC" w:rsidDel="009A066F">
          <w:rPr>
            <w:color w:val="000000"/>
          </w:rPr>
          <w:delText xml:space="preserve">Program </w:delText>
        </w:r>
      </w:del>
      <w:r w:rsidRPr="000819BC">
        <w:rPr>
          <w:color w:val="000000"/>
        </w:rPr>
        <w:t>consist</w:t>
      </w:r>
      <w:del w:id="18" w:author="Amy Sciangula" w:date="2026-05-15T17:49:00Z" w16du:dateUtc="2026-05-15T23:49:00Z">
        <w:r w:rsidRPr="000819BC" w:rsidDel="002D4AF3">
          <w:rPr>
            <w:color w:val="000000"/>
          </w:rPr>
          <w:delText>s</w:delText>
        </w:r>
      </w:del>
      <w:r w:rsidRPr="000819BC">
        <w:rPr>
          <w:color w:val="000000"/>
        </w:rPr>
        <w:t xml:space="preserve"> of the following services:</w:t>
      </w:r>
    </w:p>
    <w:p w14:paraId="716ED373" w14:textId="77777777" w:rsidR="0005302A" w:rsidRPr="000819BC" w:rsidRDefault="0005302A" w:rsidP="0005302A">
      <w:pPr>
        <w:pBdr>
          <w:top w:val="nil"/>
          <w:left w:val="nil"/>
          <w:bottom w:val="nil"/>
          <w:right w:val="nil"/>
          <w:between w:val="nil"/>
        </w:pBdr>
        <w:ind w:hanging="2"/>
        <w:rPr>
          <w:color w:val="000000"/>
        </w:rPr>
      </w:pPr>
    </w:p>
    <w:p w14:paraId="43B2DBF0" w14:textId="6F436BCC" w:rsidR="0005302A" w:rsidRPr="000819BC" w:rsidRDefault="00D364A9" w:rsidP="00D364A9">
      <w:r>
        <w:t xml:space="preserve">A. </w:t>
      </w:r>
      <w:r w:rsidR="0005302A" w:rsidRPr="000819BC">
        <w:t xml:space="preserve">“Aftercare Services”: any of the Core services provided to prepare a child </w:t>
      </w:r>
      <w:ins w:id="19" w:author="Amy Sciangula" w:date="2026-05-15T17:49:00Z" w16du:dateUtc="2026-05-15T23:49:00Z">
        <w:r w:rsidR="0005302A">
          <w:t xml:space="preserve">or youth </w:t>
        </w:r>
      </w:ins>
      <w:r w:rsidR="0005302A" w:rsidRPr="000819BC">
        <w:t xml:space="preserve">for reunification with </w:t>
      </w:r>
      <w:ins w:id="20" w:author="Amy Sciangula" w:date="2026-05-15T17:49:00Z" w16du:dateUtc="2026-05-15T23:49:00Z">
        <w:r w:rsidR="0005302A">
          <w:t xml:space="preserve">their </w:t>
        </w:r>
      </w:ins>
      <w:del w:id="21" w:author="Amy Sciangula" w:date="2026-05-15T17:49:00Z" w16du:dateUtc="2026-05-15T23:49:00Z">
        <w:r w:rsidR="0005302A" w:rsidRPr="000819BC" w:rsidDel="00B943F4">
          <w:delText xml:space="preserve">his/her </w:delText>
        </w:r>
      </w:del>
      <w:r w:rsidR="0005302A" w:rsidRPr="000819BC">
        <w:t>family or other permanent placement and to prevent future out-of-home placement of the child</w:t>
      </w:r>
      <w:ins w:id="22" w:author="Amy Sciangula" w:date="2026-05-15T17:49:00Z" w16du:dateUtc="2026-05-15T23:49:00Z">
        <w:r w:rsidR="0005302A">
          <w:t xml:space="preserve"> or youth</w:t>
        </w:r>
      </w:ins>
      <w:r w:rsidR="0005302A" w:rsidRPr="000819BC">
        <w:t>.</w:t>
      </w:r>
    </w:p>
    <w:p w14:paraId="3FAC5516" w14:textId="77777777" w:rsidR="0005302A" w:rsidRPr="000819BC" w:rsidRDefault="0005302A" w:rsidP="0005302A">
      <w:pPr>
        <w:pBdr>
          <w:top w:val="nil"/>
          <w:left w:val="nil"/>
          <w:bottom w:val="nil"/>
          <w:right w:val="nil"/>
          <w:between w:val="nil"/>
        </w:pBdr>
        <w:ind w:firstLine="0"/>
        <w:rPr>
          <w:color w:val="000000"/>
        </w:rPr>
      </w:pPr>
    </w:p>
    <w:p w14:paraId="51491118" w14:textId="02E8BBFB" w:rsidR="0005302A" w:rsidRPr="000819BC" w:rsidRDefault="00D364A9" w:rsidP="00D364A9">
      <w:r>
        <w:t xml:space="preserve">B. </w:t>
      </w:r>
      <w:r w:rsidR="0005302A" w:rsidRPr="000819BC">
        <w:t xml:space="preserve">“County Designed Services”: innovative and/or otherwise unavailable services proposed by </w:t>
      </w:r>
      <w:del w:id="23" w:author="Amy Sciangula" w:date="2026-05-15T17:49:00Z" w16du:dateUtc="2026-05-15T23:49:00Z">
        <w:r w:rsidR="0005302A" w:rsidRPr="000819BC" w:rsidDel="00B943F4">
          <w:delText xml:space="preserve"> </w:delText>
        </w:r>
      </w:del>
      <w:r w:rsidR="0005302A" w:rsidRPr="000819BC">
        <w:t xml:space="preserve">a county that meet the goals of </w:t>
      </w:r>
      <w:del w:id="24" w:author="Amy Sciangula" w:date="2026-05-15T17:50:00Z" w16du:dateUtc="2026-05-15T23:50:00Z">
        <w:r w:rsidR="0005302A" w:rsidRPr="000819BC" w:rsidDel="00B943F4">
          <w:delText xml:space="preserve">the </w:delText>
        </w:r>
      </w:del>
      <w:r w:rsidR="0005302A" w:rsidRPr="000819BC">
        <w:t xml:space="preserve">Core </w:t>
      </w:r>
      <w:ins w:id="25" w:author="Amy Sciangula" w:date="2026-05-16T08:54:00Z" w16du:dateUtc="2026-05-16T14:54:00Z">
        <w:r w:rsidR="0005302A">
          <w:t>s</w:t>
        </w:r>
      </w:ins>
      <w:del w:id="26" w:author="Amy Sciangula" w:date="2026-05-16T08:54:00Z" w16du:dateUtc="2026-05-16T14:54:00Z">
        <w:r w:rsidR="0005302A" w:rsidRPr="000819BC" w:rsidDel="00580CB2">
          <w:delText>S</w:delText>
        </w:r>
      </w:del>
      <w:r w:rsidR="0005302A" w:rsidRPr="000819BC">
        <w:t>ervices</w:t>
      </w:r>
      <w:del w:id="27" w:author="Amy Sciangula" w:date="2026-05-15T17:50:00Z" w16du:dateUtc="2026-05-15T23:50:00Z">
        <w:r w:rsidR="0005302A" w:rsidRPr="000819BC" w:rsidDel="00B943F4">
          <w:delText xml:space="preserve"> Program</w:delText>
        </w:r>
      </w:del>
      <w:r w:rsidR="0005302A" w:rsidRPr="000819BC">
        <w:t>.</w:t>
      </w:r>
    </w:p>
    <w:p w14:paraId="7B21B954" w14:textId="77777777" w:rsidR="0005302A" w:rsidRPr="000819BC" w:rsidRDefault="0005302A" w:rsidP="0005302A">
      <w:pPr>
        <w:pBdr>
          <w:top w:val="nil"/>
          <w:left w:val="nil"/>
          <w:bottom w:val="nil"/>
          <w:right w:val="nil"/>
          <w:between w:val="nil"/>
        </w:pBdr>
        <w:ind w:firstLine="0"/>
        <w:rPr>
          <w:color w:val="000000"/>
        </w:rPr>
      </w:pPr>
    </w:p>
    <w:p w14:paraId="57CFD622" w14:textId="3EDDCD4A" w:rsidR="0005302A" w:rsidRPr="000819BC" w:rsidRDefault="00D364A9" w:rsidP="00D364A9">
      <w:r>
        <w:t xml:space="preserve">C. </w:t>
      </w:r>
      <w:r w:rsidR="0005302A" w:rsidRPr="000819BC">
        <w:t xml:space="preserve">“Day Treatment”: comprehensive, highly structured services that provide education </w:t>
      </w:r>
      <w:del w:id="28" w:author="Amy Sciangula" w:date="2026-05-15T17:50:00Z" w16du:dateUtc="2026-05-15T23:50:00Z">
        <w:r w:rsidR="0005302A" w:rsidRPr="000819BC" w:rsidDel="00CB6527">
          <w:delText xml:space="preserve">to children </w:delText>
        </w:r>
      </w:del>
      <w:r w:rsidR="0005302A" w:rsidRPr="000819BC">
        <w:t>and therapy to children</w:t>
      </w:r>
      <w:ins w:id="29" w:author="Amy Sciangula" w:date="2026-05-15T17:51:00Z" w16du:dateUtc="2026-05-15T23:51:00Z">
        <w:r w:rsidR="0005302A">
          <w:t xml:space="preserve"> or</w:t>
        </w:r>
      </w:ins>
      <w:ins w:id="30" w:author="Amy Sciangula" w:date="2026-05-15T17:50:00Z" w16du:dateUtc="2026-05-15T23:50:00Z">
        <w:r w:rsidR="0005302A">
          <w:t xml:space="preserve"> youth,</w:t>
        </w:r>
      </w:ins>
      <w:r w:rsidR="0005302A" w:rsidRPr="000819BC">
        <w:t xml:space="preserve"> and their families.</w:t>
      </w:r>
    </w:p>
    <w:p w14:paraId="5B56B1B0" w14:textId="77777777" w:rsidR="0005302A" w:rsidRPr="000819BC" w:rsidRDefault="0005302A" w:rsidP="0005302A">
      <w:pPr>
        <w:pBdr>
          <w:top w:val="nil"/>
          <w:left w:val="nil"/>
          <w:bottom w:val="nil"/>
          <w:right w:val="nil"/>
          <w:between w:val="nil"/>
        </w:pBdr>
        <w:ind w:left="450" w:hanging="451"/>
        <w:rPr>
          <w:color w:val="000000"/>
        </w:rPr>
      </w:pPr>
    </w:p>
    <w:p w14:paraId="27EB96E3" w14:textId="323505E8" w:rsidR="0005302A" w:rsidRDefault="00D364A9" w:rsidP="00D364A9">
      <w:r>
        <w:t xml:space="preserve">D. </w:t>
      </w:r>
      <w:r w:rsidR="0005302A" w:rsidRPr="000819BC">
        <w:t xml:space="preserve">“Home Based Intervention”: services provided primarily in the home of the client and includes a variety of services which can include therapeutic services, concrete services, </w:t>
      </w:r>
      <w:r w:rsidR="0005302A" w:rsidRPr="000819BC">
        <w:lastRenderedPageBreak/>
        <w:t>collateral services and crisis intervention directed to meet the needs of the child</w:t>
      </w:r>
      <w:ins w:id="31" w:author="Amy Sciangula" w:date="2026-05-15T17:51:00Z" w16du:dateUtc="2026-05-15T23:51:00Z">
        <w:r w:rsidR="0005302A">
          <w:t xml:space="preserve"> or youth</w:t>
        </w:r>
      </w:ins>
      <w:r w:rsidR="0005302A" w:rsidRPr="000819BC">
        <w:t xml:space="preserve"> and family. See Section 7.303.14 for service elements of therapeutic, concrete, collateral, and crisis intervention services.</w:t>
      </w:r>
    </w:p>
    <w:p w14:paraId="2A33393A" w14:textId="77777777" w:rsidR="00D364A9" w:rsidRPr="00D364A9" w:rsidRDefault="00D364A9" w:rsidP="00D364A9">
      <w:pPr>
        <w:pBdr>
          <w:top w:val="nil"/>
          <w:left w:val="nil"/>
          <w:bottom w:val="nil"/>
          <w:right w:val="nil"/>
          <w:between w:val="nil"/>
        </w:pBdr>
        <w:rPr>
          <w:color w:val="000000"/>
        </w:rPr>
      </w:pPr>
    </w:p>
    <w:p w14:paraId="756ED445" w14:textId="73879BC1" w:rsidR="00D364A9" w:rsidRDefault="00D364A9" w:rsidP="00D364A9">
      <w:r>
        <w:t>*** *** ***</w:t>
      </w:r>
    </w:p>
    <w:p w14:paraId="17D1282F" w14:textId="77777777" w:rsidR="00D364A9" w:rsidRPr="000819BC" w:rsidRDefault="00D364A9" w:rsidP="00D364A9"/>
    <w:p w14:paraId="1EDE389D" w14:textId="56EFC310" w:rsidR="0005302A" w:rsidRPr="000819BC" w:rsidRDefault="00D364A9" w:rsidP="00D364A9">
      <w:r>
        <w:t xml:space="preserve">I. </w:t>
      </w:r>
      <w:r w:rsidR="0005302A" w:rsidRPr="000819BC">
        <w:t xml:space="preserve">“Special Economic Assistance” </w:t>
      </w:r>
      <w:ins w:id="32" w:author="Amy Sciangula" w:date="2026-05-15T17:52:00Z" w16du:dateUtc="2026-05-15T23:52:00Z">
        <w:r w:rsidR="0005302A">
          <w:t xml:space="preserve">(SEA) </w:t>
        </w:r>
      </w:ins>
      <w:r w:rsidR="0005302A" w:rsidRPr="000819BC">
        <w:t>means emergency financial assistance of not more than $2,000 per family per year</w:t>
      </w:r>
      <w:ins w:id="33" w:author="Amy Sciangula" w:date="2026-05-15T17:51:00Z" w16du:dateUtc="2026-05-15T23:51:00Z">
        <w:r w:rsidR="0005302A">
          <w:t>/three-hundred-six</w:t>
        </w:r>
      </w:ins>
      <w:ins w:id="34" w:author="Amy Sciangula" w:date="2026-05-15T17:52:00Z" w16du:dateUtc="2026-05-15T23:52:00Z">
        <w:r w:rsidR="0005302A">
          <w:t>ty-five (365) days from the time of initial SEA,</w:t>
        </w:r>
      </w:ins>
      <w:r w:rsidR="0005302A" w:rsidRPr="000819BC">
        <w:t xml:space="preserve"> in the form of </w:t>
      </w:r>
      <w:del w:id="35" w:author="Amy Sciangula" w:date="2026-05-15T17:52:00Z" w16du:dateUtc="2026-05-15T23:52:00Z">
        <w:r w:rsidR="0005302A" w:rsidRPr="000819BC" w:rsidDel="00A64B4A">
          <w:delText xml:space="preserve">cash and/or </w:delText>
        </w:r>
      </w:del>
      <w:ins w:id="36" w:author="Amy Sciangula" w:date="2026-05-15T17:53:00Z" w16du:dateUtc="2026-05-15T23:53:00Z">
        <w:r w:rsidR="0005302A">
          <w:t xml:space="preserve">a </w:t>
        </w:r>
      </w:ins>
      <w:r w:rsidR="0005302A" w:rsidRPr="000819BC">
        <w:t xml:space="preserve">vendor payment </w:t>
      </w:r>
      <w:ins w:id="37" w:author="Amy Sciangula" w:date="2026-05-15T17:53:00Z" w16du:dateUtc="2026-05-15T23:53:00Z">
        <w:r w:rsidR="0005302A">
          <w:t xml:space="preserve">or the </w:t>
        </w:r>
      </w:ins>
      <w:del w:id="38" w:author="Amy Sciangula" w:date="2026-05-15T17:53:00Z" w16du:dateUtc="2026-05-15T23:53:00Z">
        <w:r w:rsidR="0005302A" w:rsidRPr="000819BC" w:rsidDel="005219CF">
          <w:delText xml:space="preserve">to </w:delText>
        </w:r>
      </w:del>
      <w:r w:rsidR="0005302A" w:rsidRPr="000819BC">
        <w:t xml:space="preserve">purchase </w:t>
      </w:r>
      <w:ins w:id="39" w:author="Amy Sciangula" w:date="2026-05-15T17:53:00Z" w16du:dateUtc="2026-05-15T23:53:00Z">
        <w:r w:rsidR="0005302A">
          <w:t xml:space="preserve">of </w:t>
        </w:r>
      </w:ins>
      <w:r w:rsidR="0005302A" w:rsidRPr="000819BC">
        <w:t>hard services. See Section 7.303.14 for service elements of hard services.</w:t>
      </w:r>
      <w:ins w:id="40" w:author="Amy Sciangula" w:date="2026-05-15T17:53:00Z" w16du:dateUtc="2026-05-15T23:53:00Z">
        <w:r w:rsidR="0005302A">
          <w:t xml:space="preserve"> In situations where children or youth reside in more than one (1) h</w:t>
        </w:r>
      </w:ins>
      <w:ins w:id="41" w:author="Amy Sciangula" w:date="2026-05-15T17:54:00Z" w16du:dateUtc="2026-05-15T23:54:00Z">
        <w:r w:rsidR="0005302A">
          <w:t>ousehold, the definition of the eligible household is up to county discretion.</w:t>
        </w:r>
      </w:ins>
    </w:p>
    <w:p w14:paraId="4E2EB115" w14:textId="77777777" w:rsidR="0005302A" w:rsidRPr="000819BC" w:rsidRDefault="0005302A" w:rsidP="0005302A">
      <w:pPr>
        <w:pBdr>
          <w:top w:val="nil"/>
          <w:left w:val="nil"/>
          <w:bottom w:val="nil"/>
          <w:right w:val="nil"/>
          <w:between w:val="nil"/>
        </w:pBdr>
        <w:ind w:firstLine="0"/>
        <w:rPr>
          <w:color w:val="000000"/>
        </w:rPr>
      </w:pPr>
    </w:p>
    <w:p w14:paraId="704C487E"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w:t>
      </w:r>
    </w:p>
    <w:p w14:paraId="3986101F" w14:textId="77777777" w:rsidR="0005302A" w:rsidRPr="000819BC" w:rsidRDefault="0005302A" w:rsidP="0005302A">
      <w:pPr>
        <w:pBdr>
          <w:top w:val="nil"/>
          <w:left w:val="nil"/>
          <w:bottom w:val="nil"/>
          <w:right w:val="nil"/>
          <w:between w:val="nil"/>
        </w:pBdr>
        <w:ind w:firstLine="0"/>
        <w:rPr>
          <w:color w:val="000000"/>
        </w:rPr>
      </w:pPr>
    </w:p>
    <w:p w14:paraId="672542F6" w14:textId="77777777" w:rsidR="0005302A" w:rsidRPr="000819BC" w:rsidRDefault="0005302A" w:rsidP="00D364A9">
      <w:pPr>
        <w:pStyle w:val="Heading3"/>
      </w:pPr>
      <w:r w:rsidRPr="000819BC">
        <w:t>7.303.11</w:t>
      </w:r>
      <w:r w:rsidRPr="000819BC">
        <w:tab/>
      </w:r>
      <w:del w:id="42" w:author="Amy Sciangula" w:date="2026-05-16T08:55:00Z" w16du:dateUtc="2026-05-16T14:55:00Z">
        <w:r w:rsidRPr="000819BC" w:rsidDel="00A15242">
          <w:delText xml:space="preserve">Program </w:delText>
        </w:r>
      </w:del>
      <w:r w:rsidRPr="000819BC">
        <w:t>Goals</w:t>
      </w:r>
    </w:p>
    <w:p w14:paraId="1B86BF12" w14:textId="77777777" w:rsidR="0005302A" w:rsidRPr="000819BC" w:rsidRDefault="0005302A" w:rsidP="0005302A">
      <w:pPr>
        <w:pBdr>
          <w:top w:val="nil"/>
          <w:left w:val="nil"/>
          <w:bottom w:val="nil"/>
          <w:right w:val="nil"/>
          <w:between w:val="nil"/>
        </w:pBdr>
        <w:ind w:firstLine="0"/>
        <w:rPr>
          <w:color w:val="000000"/>
        </w:rPr>
      </w:pPr>
    </w:p>
    <w:p w14:paraId="1B5CD801"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 xml:space="preserve">The goals of </w:t>
      </w:r>
      <w:del w:id="43" w:author="Amy Sciangula" w:date="2026-05-16T05:25:00Z" w16du:dateUtc="2026-05-16T11:25:00Z">
        <w:r w:rsidRPr="000819BC" w:rsidDel="00256FF9">
          <w:rPr>
            <w:color w:val="000000"/>
          </w:rPr>
          <w:delText xml:space="preserve">the </w:delText>
        </w:r>
      </w:del>
      <w:r w:rsidRPr="000819BC">
        <w:rPr>
          <w:color w:val="000000"/>
        </w:rPr>
        <w:t xml:space="preserve">Core </w:t>
      </w:r>
      <w:ins w:id="44" w:author="Amy Sciangula" w:date="2026-05-16T05:26:00Z" w16du:dateUtc="2026-05-16T11:26:00Z">
        <w:r>
          <w:rPr>
            <w:color w:val="000000"/>
          </w:rPr>
          <w:t>s</w:t>
        </w:r>
      </w:ins>
      <w:del w:id="45" w:author="Amy Sciangula" w:date="2026-05-16T05:26:00Z" w16du:dateUtc="2026-05-16T11:26:00Z">
        <w:r w:rsidRPr="000819BC" w:rsidDel="008261AC">
          <w:rPr>
            <w:color w:val="000000"/>
          </w:rPr>
          <w:delText>S</w:delText>
        </w:r>
      </w:del>
      <w:r w:rsidRPr="000819BC">
        <w:rPr>
          <w:color w:val="000000"/>
        </w:rPr>
        <w:t xml:space="preserve">ervices </w:t>
      </w:r>
      <w:del w:id="46" w:author="Amy Sciangula" w:date="2026-05-16T05:25:00Z" w16du:dateUtc="2026-05-16T11:25:00Z">
        <w:r w:rsidRPr="000819BC" w:rsidDel="00194D24">
          <w:rPr>
            <w:color w:val="000000"/>
          </w:rPr>
          <w:delText xml:space="preserve">Program </w:delText>
        </w:r>
      </w:del>
      <w:proofErr w:type="gramStart"/>
      <w:r w:rsidRPr="000819BC">
        <w:rPr>
          <w:color w:val="000000"/>
        </w:rPr>
        <w:t>are to</w:t>
      </w:r>
      <w:proofErr w:type="gramEnd"/>
      <w:r w:rsidRPr="000819BC">
        <w:rPr>
          <w:color w:val="000000"/>
        </w:rPr>
        <w:t>:</w:t>
      </w:r>
    </w:p>
    <w:p w14:paraId="53D75642" w14:textId="77777777" w:rsidR="0005302A" w:rsidRPr="000819BC" w:rsidRDefault="0005302A" w:rsidP="0005302A">
      <w:pPr>
        <w:pBdr>
          <w:top w:val="nil"/>
          <w:left w:val="nil"/>
          <w:bottom w:val="nil"/>
          <w:right w:val="nil"/>
          <w:between w:val="nil"/>
        </w:pBdr>
        <w:ind w:firstLine="0"/>
        <w:rPr>
          <w:color w:val="000000"/>
        </w:rPr>
      </w:pPr>
    </w:p>
    <w:p w14:paraId="07150F27" w14:textId="77777777" w:rsidR="0005302A" w:rsidRPr="000819BC" w:rsidRDefault="0005302A" w:rsidP="0005302A">
      <w:pPr>
        <w:pBdr>
          <w:top w:val="nil"/>
          <w:left w:val="nil"/>
          <w:bottom w:val="nil"/>
          <w:right w:val="nil"/>
          <w:between w:val="nil"/>
        </w:pBdr>
        <w:spacing w:after="240"/>
        <w:ind w:left="719" w:hanging="720"/>
        <w:rPr>
          <w:color w:val="000000"/>
        </w:rPr>
      </w:pPr>
      <w:r w:rsidRPr="000819BC">
        <w:rPr>
          <w:color w:val="000000"/>
        </w:rPr>
        <w:t>A.</w:t>
      </w:r>
      <w:r w:rsidRPr="000819BC">
        <w:rPr>
          <w:color w:val="000000"/>
        </w:rPr>
        <w:tab/>
        <w:t>Focus on the family strengths by directing intensive services that support and strengthen the family and/or protect the child</w:t>
      </w:r>
      <w:ins w:id="47" w:author="Amy Sciangula" w:date="2026-05-16T05:25:00Z" w16du:dateUtc="2026-05-16T11:25:00Z">
        <w:r>
          <w:rPr>
            <w:color w:val="000000"/>
          </w:rPr>
          <w:t xml:space="preserve"> or youth</w:t>
        </w:r>
      </w:ins>
      <w:r w:rsidRPr="000819BC">
        <w:rPr>
          <w:color w:val="000000"/>
        </w:rPr>
        <w:t>;</w:t>
      </w:r>
    </w:p>
    <w:p w14:paraId="4DF2F13B" w14:textId="77777777" w:rsidR="0005302A" w:rsidRPr="000819BC" w:rsidRDefault="0005302A" w:rsidP="0005302A">
      <w:pPr>
        <w:pBdr>
          <w:top w:val="nil"/>
          <w:left w:val="nil"/>
          <w:bottom w:val="nil"/>
          <w:right w:val="nil"/>
          <w:between w:val="nil"/>
        </w:pBdr>
        <w:spacing w:after="240"/>
        <w:ind w:firstLine="0"/>
        <w:rPr>
          <w:color w:val="000000"/>
        </w:rPr>
      </w:pPr>
      <w:r w:rsidRPr="000819BC">
        <w:rPr>
          <w:color w:val="000000"/>
        </w:rPr>
        <w:t>B.</w:t>
      </w:r>
      <w:r w:rsidRPr="000819BC">
        <w:rPr>
          <w:color w:val="000000"/>
        </w:rPr>
        <w:tab/>
        <w:t>Prevent out-of-home placement of the child</w:t>
      </w:r>
      <w:ins w:id="48" w:author="Amy Sciangula" w:date="2026-05-16T05:25:00Z" w16du:dateUtc="2026-05-16T11:25:00Z">
        <w:r>
          <w:rPr>
            <w:color w:val="000000"/>
          </w:rPr>
          <w:t xml:space="preserve"> or youth</w:t>
        </w:r>
      </w:ins>
      <w:r w:rsidRPr="000819BC">
        <w:rPr>
          <w:color w:val="000000"/>
        </w:rPr>
        <w:t>;</w:t>
      </w:r>
    </w:p>
    <w:p w14:paraId="7C1D48C2" w14:textId="77777777" w:rsidR="0005302A" w:rsidRPr="000819BC" w:rsidRDefault="0005302A" w:rsidP="0005302A">
      <w:pPr>
        <w:pBdr>
          <w:top w:val="nil"/>
          <w:left w:val="nil"/>
          <w:bottom w:val="nil"/>
          <w:right w:val="nil"/>
          <w:between w:val="nil"/>
        </w:pBdr>
        <w:spacing w:after="240"/>
        <w:ind w:firstLine="0"/>
        <w:rPr>
          <w:color w:val="000000"/>
        </w:rPr>
      </w:pPr>
      <w:r w:rsidRPr="000819BC">
        <w:rPr>
          <w:color w:val="000000"/>
        </w:rPr>
        <w:t>C.</w:t>
      </w:r>
      <w:r w:rsidRPr="000819BC">
        <w:rPr>
          <w:color w:val="000000"/>
        </w:rPr>
        <w:tab/>
        <w:t>Return children</w:t>
      </w:r>
      <w:ins w:id="49" w:author="Amy Sciangula" w:date="2026-05-16T05:25:00Z" w16du:dateUtc="2026-05-16T11:25:00Z">
        <w:r>
          <w:rPr>
            <w:color w:val="000000"/>
          </w:rPr>
          <w:t xml:space="preserve"> or youth</w:t>
        </w:r>
      </w:ins>
      <w:r w:rsidRPr="000819BC">
        <w:rPr>
          <w:color w:val="000000"/>
        </w:rPr>
        <w:t xml:space="preserve"> in placement to their own home; or</w:t>
      </w:r>
    </w:p>
    <w:p w14:paraId="0A7D4300" w14:textId="77777777" w:rsidR="0005302A" w:rsidRPr="000819BC" w:rsidRDefault="0005302A" w:rsidP="0005302A">
      <w:pPr>
        <w:pBdr>
          <w:top w:val="nil"/>
          <w:left w:val="nil"/>
          <w:bottom w:val="nil"/>
          <w:right w:val="nil"/>
          <w:between w:val="nil"/>
        </w:pBdr>
        <w:spacing w:after="240"/>
        <w:ind w:firstLine="0"/>
        <w:rPr>
          <w:color w:val="000000"/>
        </w:rPr>
      </w:pPr>
      <w:r w:rsidRPr="000819BC">
        <w:rPr>
          <w:color w:val="000000"/>
        </w:rPr>
        <w:t>D.</w:t>
      </w:r>
      <w:r w:rsidRPr="000819BC">
        <w:rPr>
          <w:color w:val="000000"/>
        </w:rPr>
        <w:tab/>
        <w:t>Unite children</w:t>
      </w:r>
      <w:ins w:id="50" w:author="Amy Sciangula" w:date="2026-05-16T05:25:00Z" w16du:dateUtc="2026-05-16T11:25:00Z">
        <w:r>
          <w:rPr>
            <w:color w:val="000000"/>
          </w:rPr>
          <w:t xml:space="preserve"> or youth</w:t>
        </w:r>
      </w:ins>
      <w:r w:rsidRPr="000819BC">
        <w:rPr>
          <w:color w:val="000000"/>
        </w:rPr>
        <w:t xml:space="preserve"> with their permanent families.</w:t>
      </w:r>
    </w:p>
    <w:p w14:paraId="028008AE" w14:textId="77777777" w:rsidR="0005302A" w:rsidRPr="000819BC" w:rsidRDefault="0005302A" w:rsidP="0005302A">
      <w:pPr>
        <w:pBdr>
          <w:top w:val="nil"/>
          <w:left w:val="nil"/>
          <w:bottom w:val="nil"/>
          <w:right w:val="nil"/>
          <w:between w:val="nil"/>
        </w:pBdr>
        <w:spacing w:after="240"/>
        <w:ind w:firstLine="0"/>
        <w:rPr>
          <w:color w:val="000000"/>
        </w:rPr>
      </w:pPr>
      <w:r w:rsidRPr="000819BC">
        <w:rPr>
          <w:color w:val="000000"/>
        </w:rPr>
        <w:t>E.</w:t>
      </w:r>
      <w:r w:rsidRPr="000819BC">
        <w:rPr>
          <w:color w:val="000000"/>
        </w:rPr>
        <w:tab/>
        <w:t>Provide services that protect the child</w:t>
      </w:r>
      <w:ins w:id="51" w:author="Amy Sciangula" w:date="2026-05-16T05:25:00Z" w16du:dateUtc="2026-05-16T11:25:00Z">
        <w:r>
          <w:rPr>
            <w:color w:val="000000"/>
          </w:rPr>
          <w:t xml:space="preserve"> or youth</w:t>
        </w:r>
      </w:ins>
      <w:r w:rsidRPr="000819BC">
        <w:rPr>
          <w:color w:val="000000"/>
        </w:rPr>
        <w:t>.</w:t>
      </w:r>
    </w:p>
    <w:p w14:paraId="04D9BF1A"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“To return children</w:t>
      </w:r>
      <w:ins w:id="52" w:author="Amy Sciangula" w:date="2026-05-16T05:25:00Z" w16du:dateUtc="2026-05-16T11:25:00Z">
        <w:r>
          <w:rPr>
            <w:color w:val="000000"/>
          </w:rPr>
          <w:t xml:space="preserve"> or youth</w:t>
        </w:r>
      </w:ins>
      <w:r w:rsidRPr="000819BC">
        <w:rPr>
          <w:color w:val="000000"/>
        </w:rPr>
        <w:t xml:space="preserve"> in placement to their own home or to unite children</w:t>
      </w:r>
      <w:ins w:id="53" w:author="Amy Sciangula" w:date="2026-05-16T05:26:00Z" w16du:dateUtc="2026-05-16T11:26:00Z">
        <w:r>
          <w:rPr>
            <w:color w:val="000000"/>
          </w:rPr>
          <w:t xml:space="preserve"> or youth</w:t>
        </w:r>
      </w:ins>
      <w:r w:rsidRPr="000819BC">
        <w:rPr>
          <w:color w:val="000000"/>
        </w:rPr>
        <w:t xml:space="preserve"> with their permanent families” is defined as return to the home of a parent, an adoptive placement, guardianship, supervised independent living placement, foster-adoption placement or to live with a relative/kin if the goal for the child</w:t>
      </w:r>
      <w:ins w:id="54" w:author="Amy Sciangula" w:date="2026-05-16T05:26:00Z" w16du:dateUtc="2026-05-16T11:26:00Z">
        <w:r>
          <w:rPr>
            <w:color w:val="000000"/>
          </w:rPr>
          <w:t xml:space="preserve"> or youth</w:t>
        </w:r>
      </w:ins>
      <w:r w:rsidRPr="000819BC">
        <w:rPr>
          <w:color w:val="000000"/>
        </w:rPr>
        <w:t xml:space="preserve"> in the Family Services Plan is to remain in the placement on a permanent basis.</w:t>
      </w:r>
    </w:p>
    <w:p w14:paraId="3084EB4A" w14:textId="77777777" w:rsidR="0005302A" w:rsidRPr="000819BC" w:rsidRDefault="0005302A" w:rsidP="0005302A">
      <w:pPr>
        <w:pBdr>
          <w:top w:val="nil"/>
          <w:left w:val="nil"/>
          <w:bottom w:val="nil"/>
          <w:right w:val="nil"/>
          <w:between w:val="nil"/>
        </w:pBdr>
        <w:ind w:firstLine="0"/>
        <w:rPr>
          <w:color w:val="000000"/>
        </w:rPr>
      </w:pPr>
    </w:p>
    <w:p w14:paraId="7643521B"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w:t>
      </w:r>
    </w:p>
    <w:p w14:paraId="0FB1DDC5" w14:textId="77777777" w:rsidR="0005302A" w:rsidRPr="000819BC" w:rsidRDefault="0005302A" w:rsidP="0005302A">
      <w:pPr>
        <w:pBdr>
          <w:top w:val="nil"/>
          <w:left w:val="nil"/>
          <w:bottom w:val="nil"/>
          <w:right w:val="nil"/>
          <w:between w:val="nil"/>
        </w:pBdr>
        <w:ind w:firstLine="0"/>
        <w:rPr>
          <w:color w:val="000000"/>
        </w:rPr>
      </w:pPr>
    </w:p>
    <w:p w14:paraId="3595857D" w14:textId="77777777" w:rsidR="0005302A" w:rsidRPr="000819BC" w:rsidRDefault="0005302A" w:rsidP="00D364A9">
      <w:pPr>
        <w:pStyle w:val="Heading3"/>
      </w:pPr>
      <w:r w:rsidRPr="000819BC">
        <w:t>7.303.12</w:t>
      </w:r>
      <w:r w:rsidRPr="000819BC">
        <w:tab/>
        <w:t>Access</w:t>
      </w:r>
    </w:p>
    <w:p w14:paraId="442EEBB8" w14:textId="77777777" w:rsidR="0005302A" w:rsidRPr="000819BC" w:rsidRDefault="0005302A" w:rsidP="0005302A">
      <w:pPr>
        <w:pBdr>
          <w:top w:val="nil"/>
          <w:left w:val="nil"/>
          <w:bottom w:val="nil"/>
          <w:right w:val="nil"/>
          <w:between w:val="nil"/>
        </w:pBdr>
        <w:ind w:firstLine="0"/>
        <w:rPr>
          <w:color w:val="000000"/>
        </w:rPr>
      </w:pPr>
    </w:p>
    <w:p w14:paraId="5715CD7B"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 xml:space="preserve">County departments must make </w:t>
      </w:r>
      <w:proofErr w:type="gramStart"/>
      <w:r w:rsidRPr="000819BC">
        <w:rPr>
          <w:color w:val="000000"/>
        </w:rPr>
        <w:t>all of</w:t>
      </w:r>
      <w:proofErr w:type="gramEnd"/>
      <w:r w:rsidRPr="000819BC">
        <w:rPr>
          <w:color w:val="000000"/>
        </w:rPr>
        <w:t xml:space="preserve"> the Core services, except for county designed services, available to any client who meets the criteria for the service as documented in the Family Services Plan</w:t>
      </w:r>
      <w:ins w:id="55" w:author="Amy Sciangula" w:date="2026-05-16T05:27:00Z" w16du:dateUtc="2026-05-16T11:27:00Z">
        <w:r>
          <w:rPr>
            <w:color w:val="000000"/>
          </w:rPr>
          <w:t xml:space="preserve"> and when priv</w:t>
        </w:r>
      </w:ins>
      <w:ins w:id="56" w:author="Amy Sciangula" w:date="2026-05-16T05:28:00Z" w16du:dateUtc="2026-05-16T11:28:00Z">
        <w:r>
          <w:rPr>
            <w:color w:val="000000"/>
          </w:rPr>
          <w:t xml:space="preserve">ate insurance, Medicaid, and/or other funding sources are unavailable for the service needed. A county’s responsibility to make Core services available must also fall within available resources per their respective </w:t>
        </w:r>
      </w:ins>
      <w:ins w:id="57" w:author="Amy Sciangula" w:date="2026-05-16T05:29:00Z" w16du:dateUtc="2026-05-16T11:29:00Z">
        <w:r>
          <w:rPr>
            <w:color w:val="000000"/>
          </w:rPr>
          <w:t>yearly Core Allocation</w:t>
        </w:r>
      </w:ins>
      <w:r w:rsidRPr="000819BC">
        <w:rPr>
          <w:color w:val="000000"/>
        </w:rPr>
        <w:t>.</w:t>
      </w:r>
    </w:p>
    <w:p w14:paraId="7A78C724" w14:textId="77777777" w:rsidR="0005302A" w:rsidRPr="000819BC" w:rsidRDefault="0005302A" w:rsidP="0005302A">
      <w:pPr>
        <w:pBdr>
          <w:top w:val="nil"/>
          <w:left w:val="nil"/>
          <w:bottom w:val="nil"/>
          <w:right w:val="nil"/>
          <w:between w:val="nil"/>
        </w:pBdr>
        <w:ind w:firstLine="0"/>
        <w:rPr>
          <w:color w:val="000000"/>
        </w:rPr>
      </w:pPr>
    </w:p>
    <w:p w14:paraId="067C99A8"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w:t>
      </w:r>
    </w:p>
    <w:p w14:paraId="751F72F5" w14:textId="77777777" w:rsidR="0005302A" w:rsidRPr="000819BC" w:rsidRDefault="0005302A" w:rsidP="0005302A">
      <w:pPr>
        <w:pBdr>
          <w:top w:val="nil"/>
          <w:left w:val="nil"/>
          <w:bottom w:val="nil"/>
          <w:right w:val="nil"/>
          <w:between w:val="nil"/>
        </w:pBdr>
        <w:ind w:firstLine="0"/>
        <w:rPr>
          <w:color w:val="000000"/>
        </w:rPr>
      </w:pPr>
    </w:p>
    <w:p w14:paraId="528A124B" w14:textId="77777777" w:rsidR="0005302A" w:rsidRPr="009A780C" w:rsidRDefault="0005302A" w:rsidP="00D364A9">
      <w:pPr>
        <w:pStyle w:val="Heading3"/>
      </w:pPr>
      <w:r w:rsidRPr="009A780C">
        <w:lastRenderedPageBreak/>
        <w:t>7.303.13</w:t>
      </w:r>
      <w:r w:rsidRPr="009A780C">
        <w:tab/>
      </w:r>
      <w:del w:id="58" w:author="Amy Sciangula" w:date="2026-05-16T05:30:00Z" w16du:dateUtc="2026-05-16T11:30:00Z">
        <w:r w:rsidRPr="009A780C" w:rsidDel="0091284D">
          <w:delText xml:space="preserve">Program </w:delText>
        </w:r>
      </w:del>
      <w:r w:rsidRPr="009A780C">
        <w:t>Eligibility [Rev. eff. 1/1/14]</w:t>
      </w:r>
    </w:p>
    <w:p w14:paraId="15ECB9AA" w14:textId="77777777" w:rsidR="0005302A" w:rsidRPr="000819BC" w:rsidRDefault="0005302A" w:rsidP="0005302A">
      <w:pPr>
        <w:pBdr>
          <w:top w:val="nil"/>
          <w:left w:val="nil"/>
          <w:bottom w:val="nil"/>
          <w:right w:val="nil"/>
          <w:between w:val="nil"/>
        </w:pBdr>
        <w:ind w:firstLine="0"/>
        <w:rPr>
          <w:color w:val="000000"/>
        </w:rPr>
      </w:pPr>
    </w:p>
    <w:p w14:paraId="359B703F" w14:textId="77777777" w:rsidR="0005302A" w:rsidRPr="000819BC" w:rsidRDefault="0005302A" w:rsidP="0005302A">
      <w:pPr>
        <w:pBdr>
          <w:top w:val="nil"/>
          <w:left w:val="nil"/>
          <w:bottom w:val="nil"/>
          <w:right w:val="nil"/>
          <w:between w:val="nil"/>
        </w:pBdr>
        <w:ind w:firstLine="0"/>
        <w:rPr>
          <w:color w:val="000000"/>
        </w:rPr>
      </w:pPr>
      <w:proofErr w:type="gramStart"/>
      <w:r w:rsidRPr="000819BC">
        <w:rPr>
          <w:color w:val="000000"/>
        </w:rPr>
        <w:t>In order to</w:t>
      </w:r>
      <w:proofErr w:type="gramEnd"/>
      <w:r w:rsidRPr="000819BC">
        <w:rPr>
          <w:color w:val="000000"/>
        </w:rPr>
        <w:t xml:space="preserve"> be eligible for </w:t>
      </w:r>
      <w:del w:id="59" w:author="Amy Sciangula" w:date="2026-05-16T05:27:00Z" w16du:dateUtc="2026-05-16T11:27:00Z">
        <w:r w:rsidRPr="000819BC" w:rsidDel="008261AC">
          <w:rPr>
            <w:color w:val="000000"/>
          </w:rPr>
          <w:delText xml:space="preserve">the </w:delText>
        </w:r>
      </w:del>
      <w:r w:rsidRPr="000819BC">
        <w:rPr>
          <w:color w:val="000000"/>
        </w:rPr>
        <w:t xml:space="preserve">Core </w:t>
      </w:r>
      <w:ins w:id="60" w:author="Amy Sciangula" w:date="2026-05-16T05:27:00Z" w16du:dateUtc="2026-05-16T11:27:00Z">
        <w:r>
          <w:rPr>
            <w:color w:val="000000"/>
          </w:rPr>
          <w:t>s</w:t>
        </w:r>
      </w:ins>
      <w:del w:id="61" w:author="Amy Sciangula" w:date="2026-05-16T05:27:00Z" w16du:dateUtc="2026-05-16T11:27:00Z">
        <w:r w:rsidRPr="000819BC" w:rsidDel="008261AC">
          <w:rPr>
            <w:color w:val="000000"/>
          </w:rPr>
          <w:delText>S</w:delText>
        </w:r>
      </w:del>
      <w:r w:rsidRPr="000819BC">
        <w:rPr>
          <w:color w:val="000000"/>
        </w:rPr>
        <w:t>ervices</w:t>
      </w:r>
      <w:del w:id="62" w:author="Amy Sciangula" w:date="2026-05-16T05:27:00Z" w16du:dateUtc="2026-05-16T11:27:00Z">
        <w:r w:rsidRPr="000819BC" w:rsidDel="008261AC">
          <w:rPr>
            <w:color w:val="000000"/>
          </w:rPr>
          <w:delText xml:space="preserve"> Program</w:delText>
        </w:r>
      </w:del>
      <w:r w:rsidRPr="000819BC">
        <w:rPr>
          <w:color w:val="000000"/>
        </w:rPr>
        <w:t>, each child, youth, and family shall:</w:t>
      </w:r>
    </w:p>
    <w:p w14:paraId="272DF149" w14:textId="77777777" w:rsidR="0005302A" w:rsidRPr="000819BC" w:rsidRDefault="0005302A" w:rsidP="0005302A">
      <w:pPr>
        <w:pBdr>
          <w:top w:val="nil"/>
          <w:left w:val="nil"/>
          <w:bottom w:val="nil"/>
          <w:right w:val="nil"/>
          <w:between w:val="nil"/>
        </w:pBdr>
        <w:ind w:firstLine="0"/>
        <w:rPr>
          <w:color w:val="000000"/>
        </w:rPr>
      </w:pPr>
    </w:p>
    <w:p w14:paraId="288E538A" w14:textId="77777777" w:rsidR="0005302A" w:rsidRPr="000819BC" w:rsidRDefault="0005302A" w:rsidP="0005302A">
      <w:pPr>
        <w:pBdr>
          <w:top w:val="nil"/>
          <w:left w:val="nil"/>
          <w:bottom w:val="nil"/>
          <w:right w:val="nil"/>
          <w:between w:val="nil"/>
        </w:pBdr>
        <w:spacing w:after="240"/>
        <w:ind w:firstLine="0"/>
        <w:rPr>
          <w:color w:val="000000"/>
        </w:rPr>
      </w:pPr>
      <w:r w:rsidRPr="000819BC">
        <w:rPr>
          <w:color w:val="000000"/>
        </w:rPr>
        <w:t>B.</w:t>
      </w:r>
      <w:r w:rsidRPr="000819BC">
        <w:rPr>
          <w:color w:val="000000"/>
        </w:rPr>
        <w:tab/>
        <w:t>Meet the criteria for Program Area 4, 5, or 6 target group; and,</w:t>
      </w:r>
    </w:p>
    <w:p w14:paraId="77279CB0" w14:textId="77777777" w:rsidR="0005302A" w:rsidRPr="000819BC" w:rsidRDefault="0005302A" w:rsidP="0005302A">
      <w:pPr>
        <w:pBdr>
          <w:top w:val="nil"/>
          <w:left w:val="nil"/>
          <w:bottom w:val="nil"/>
          <w:right w:val="nil"/>
          <w:between w:val="nil"/>
        </w:pBdr>
        <w:tabs>
          <w:tab w:val="left" w:pos="1440"/>
        </w:tabs>
        <w:spacing w:after="240"/>
        <w:ind w:left="1440" w:hanging="720"/>
        <w:rPr>
          <w:color w:val="000000"/>
        </w:rPr>
      </w:pPr>
      <w:r w:rsidRPr="000819BC">
        <w:rPr>
          <w:color w:val="000000"/>
        </w:rPr>
        <w:t>1.</w:t>
      </w:r>
      <w:r w:rsidRPr="000819BC">
        <w:rPr>
          <w:color w:val="000000"/>
        </w:rPr>
        <w:tab/>
        <w:t xml:space="preserve">Meet the Colorado out-of-home placement criteria at the time of each </w:t>
      </w:r>
      <w:del w:id="63" w:author="Amy Sciangula" w:date="2026-05-16T05:31:00Z" w16du:dateUtc="2026-05-16T11:31:00Z">
        <w:r w:rsidRPr="000819BC" w:rsidDel="00BB77D8">
          <w:rPr>
            <w:color w:val="000000"/>
          </w:rPr>
          <w:delText>placement in any Core Services Program</w:delText>
        </w:r>
      </w:del>
      <w:ins w:id="64" w:author="Amy Sciangula" w:date="2026-05-16T05:31:00Z" w16du:dateUtc="2026-05-16T11:31:00Z">
        <w:r>
          <w:rPr>
            <w:color w:val="000000"/>
          </w:rPr>
          <w:t xml:space="preserve"> Core se</w:t>
        </w:r>
      </w:ins>
      <w:ins w:id="65" w:author="Amy Sciangula" w:date="2026-05-16T05:32:00Z" w16du:dateUtc="2026-05-16T11:32:00Z">
        <w:r>
          <w:rPr>
            <w:color w:val="000000"/>
          </w:rPr>
          <w:t>rvice authorization, as defined in Section 7.304.3</w:t>
        </w:r>
      </w:ins>
      <w:r w:rsidRPr="000819BC">
        <w:rPr>
          <w:color w:val="000000"/>
        </w:rPr>
        <w:t>; and/or,</w:t>
      </w:r>
    </w:p>
    <w:p w14:paraId="45B2F7AF" w14:textId="77777777" w:rsidR="0005302A" w:rsidRPr="000819BC" w:rsidRDefault="0005302A" w:rsidP="0005302A">
      <w:pPr>
        <w:pBdr>
          <w:top w:val="nil"/>
          <w:left w:val="nil"/>
          <w:bottom w:val="nil"/>
          <w:right w:val="nil"/>
          <w:between w:val="nil"/>
        </w:pBdr>
        <w:ind w:left="1440" w:hanging="720"/>
        <w:rPr>
          <w:color w:val="000000"/>
        </w:rPr>
      </w:pPr>
      <w:r w:rsidRPr="000819BC">
        <w:rPr>
          <w:color w:val="000000"/>
        </w:rPr>
        <w:t>2.</w:t>
      </w:r>
      <w:r w:rsidRPr="000819BC">
        <w:rPr>
          <w:color w:val="000000"/>
        </w:rPr>
        <w:tab/>
      </w:r>
      <w:del w:id="66" w:author="Amy Sciangula" w:date="2026-05-16T05:32:00Z" w16du:dateUtc="2026-05-16T11:32:00Z">
        <w:r w:rsidRPr="000819BC" w:rsidDel="007A1D27">
          <w:rPr>
            <w:color w:val="000000"/>
          </w:rPr>
          <w:delText xml:space="preserve">Require </w:delText>
        </w:r>
      </w:del>
      <w:ins w:id="67" w:author="Amy Sciangula" w:date="2026-05-16T05:32:00Z" w16du:dateUtc="2026-05-16T11:32:00Z">
        <w:r>
          <w:rPr>
            <w:color w:val="000000"/>
          </w:rPr>
          <w:t>May meet criteria for</w:t>
        </w:r>
        <w:r w:rsidRPr="000819BC">
          <w:rPr>
            <w:color w:val="000000"/>
          </w:rPr>
          <w:t xml:space="preserve"> </w:t>
        </w:r>
      </w:ins>
      <w:r w:rsidRPr="000819BC">
        <w:rPr>
          <w:color w:val="000000"/>
        </w:rPr>
        <w:t xml:space="preserve">a more restrictive level of care but may be maintained at a less restrictive </w:t>
      </w:r>
      <w:del w:id="68" w:author="Amy Sciangula" w:date="2026-05-16T05:33:00Z" w16du:dateUtc="2026-05-16T11:33:00Z">
        <w:r w:rsidRPr="000819BC" w:rsidDel="00FD2820">
          <w:rPr>
            <w:color w:val="000000"/>
          </w:rPr>
          <w:delText>out-of-home placement</w:delText>
        </w:r>
      </w:del>
      <w:proofErr w:type="gramStart"/>
      <w:ins w:id="69" w:author="Amy Sciangula" w:date="2026-05-16T05:33:00Z" w16du:dateUtc="2026-05-16T11:33:00Z">
        <w:r>
          <w:rPr>
            <w:color w:val="000000"/>
          </w:rPr>
          <w:t xml:space="preserve">setting </w:t>
        </w:r>
      </w:ins>
      <w:r w:rsidRPr="000819BC">
        <w:rPr>
          <w:color w:val="000000"/>
        </w:rPr>
        <w:t xml:space="preserve"> or</w:t>
      </w:r>
      <w:proofErr w:type="gramEnd"/>
      <w:r w:rsidRPr="000819BC">
        <w:rPr>
          <w:color w:val="000000"/>
        </w:rPr>
        <w:t xml:space="preserve"> in </w:t>
      </w:r>
      <w:del w:id="70" w:author="Amy Sciangula" w:date="2026-05-16T05:32:00Z" w16du:dateUtc="2026-05-16T11:32:00Z">
        <w:r w:rsidRPr="000819BC" w:rsidDel="007A1D27">
          <w:rPr>
            <w:color w:val="000000"/>
          </w:rPr>
          <w:delText>his/her</w:delText>
        </w:r>
      </w:del>
      <w:ins w:id="71" w:author="Amy Sciangula" w:date="2026-05-16T05:32:00Z" w16du:dateUtc="2026-05-16T11:32:00Z">
        <w:r>
          <w:rPr>
            <w:color w:val="000000"/>
          </w:rPr>
          <w:t>their</w:t>
        </w:r>
      </w:ins>
      <w:r w:rsidRPr="000819BC">
        <w:rPr>
          <w:color w:val="000000"/>
        </w:rPr>
        <w:t xml:space="preserve"> own home with Core </w:t>
      </w:r>
      <w:ins w:id="72" w:author="Amy Sciangula" w:date="2026-05-16T05:32:00Z" w16du:dateUtc="2026-05-16T11:32:00Z">
        <w:r>
          <w:rPr>
            <w:color w:val="000000"/>
          </w:rPr>
          <w:t>s</w:t>
        </w:r>
      </w:ins>
      <w:del w:id="73" w:author="Amy Sciangula" w:date="2026-05-16T05:32:00Z" w16du:dateUtc="2026-05-16T11:32:00Z">
        <w:r w:rsidRPr="000819BC" w:rsidDel="007A1D27">
          <w:rPr>
            <w:color w:val="000000"/>
          </w:rPr>
          <w:delText>S</w:delText>
        </w:r>
      </w:del>
      <w:r w:rsidRPr="000819BC">
        <w:rPr>
          <w:color w:val="000000"/>
        </w:rPr>
        <w:t>ervices.</w:t>
      </w:r>
    </w:p>
    <w:p w14:paraId="7DD4D634" w14:textId="77777777" w:rsidR="0005302A" w:rsidRPr="000819BC" w:rsidRDefault="0005302A" w:rsidP="0005302A">
      <w:pPr>
        <w:pBdr>
          <w:top w:val="nil"/>
          <w:left w:val="nil"/>
          <w:bottom w:val="nil"/>
          <w:right w:val="nil"/>
          <w:between w:val="nil"/>
        </w:pBdr>
        <w:ind w:left="1440" w:hanging="720"/>
        <w:rPr>
          <w:color w:val="000000"/>
        </w:rPr>
      </w:pPr>
    </w:p>
    <w:p w14:paraId="692A7CBA"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w:t>
      </w:r>
    </w:p>
    <w:p w14:paraId="1DFFE4E2" w14:textId="77777777" w:rsidR="0005302A" w:rsidRPr="000819BC" w:rsidRDefault="0005302A" w:rsidP="0005302A">
      <w:pPr>
        <w:pBdr>
          <w:top w:val="nil"/>
          <w:left w:val="nil"/>
          <w:bottom w:val="nil"/>
          <w:right w:val="nil"/>
          <w:between w:val="nil"/>
        </w:pBdr>
        <w:ind w:firstLine="0"/>
        <w:rPr>
          <w:color w:val="000000"/>
        </w:rPr>
      </w:pPr>
    </w:p>
    <w:p w14:paraId="7CFC687F" w14:textId="77777777" w:rsidR="0005302A" w:rsidRPr="000819BC" w:rsidRDefault="0005302A" w:rsidP="00D364A9">
      <w:pPr>
        <w:pStyle w:val="Heading3"/>
      </w:pPr>
      <w:r w:rsidRPr="000819BC">
        <w:t>7.303.14</w:t>
      </w:r>
      <w:r w:rsidRPr="000819BC">
        <w:tab/>
        <w:t>Service Elements</w:t>
      </w:r>
    </w:p>
    <w:p w14:paraId="7A41CB64" w14:textId="77777777" w:rsidR="0005302A" w:rsidRPr="000819BC" w:rsidRDefault="0005302A" w:rsidP="0005302A">
      <w:pPr>
        <w:pBdr>
          <w:top w:val="nil"/>
          <w:left w:val="nil"/>
          <w:bottom w:val="nil"/>
          <w:right w:val="nil"/>
          <w:between w:val="nil"/>
        </w:pBdr>
        <w:ind w:firstLine="0"/>
        <w:rPr>
          <w:color w:val="000000"/>
        </w:rPr>
      </w:pPr>
    </w:p>
    <w:p w14:paraId="4924B3E3" w14:textId="77777777" w:rsidR="0005302A" w:rsidRPr="000819BC" w:rsidRDefault="0005302A" w:rsidP="0005302A">
      <w:pPr>
        <w:pBdr>
          <w:top w:val="nil"/>
          <w:left w:val="nil"/>
          <w:bottom w:val="nil"/>
          <w:right w:val="nil"/>
          <w:between w:val="nil"/>
        </w:pBdr>
        <w:ind w:firstLine="0"/>
        <w:rPr>
          <w:color w:val="000000"/>
        </w:rPr>
      </w:pPr>
      <w:r w:rsidRPr="000819BC">
        <w:rPr>
          <w:color w:val="000000"/>
        </w:rPr>
        <w:t xml:space="preserve">Core </w:t>
      </w:r>
      <w:ins w:id="74" w:author="Amy Sciangula" w:date="2026-05-16T05:33:00Z" w16du:dateUtc="2026-05-16T11:33:00Z">
        <w:r>
          <w:rPr>
            <w:color w:val="000000"/>
          </w:rPr>
          <w:t>s</w:t>
        </w:r>
      </w:ins>
      <w:del w:id="75" w:author="Amy Sciangula" w:date="2026-05-16T05:33:00Z" w16du:dateUtc="2026-05-16T11:33:00Z">
        <w:r w:rsidRPr="000819BC" w:rsidDel="00BF04A2">
          <w:rPr>
            <w:color w:val="000000"/>
          </w:rPr>
          <w:delText>S</w:delText>
        </w:r>
      </w:del>
      <w:r w:rsidRPr="000819BC">
        <w:rPr>
          <w:color w:val="000000"/>
        </w:rPr>
        <w:t xml:space="preserve">ervices </w:t>
      </w:r>
      <w:del w:id="76" w:author="Amy Sciangula" w:date="2026-05-16T05:33:00Z" w16du:dateUtc="2026-05-16T11:33:00Z">
        <w:r w:rsidRPr="000819BC" w:rsidDel="00BF04A2">
          <w:rPr>
            <w:color w:val="000000"/>
          </w:rPr>
          <w:delText xml:space="preserve">Programs </w:delText>
        </w:r>
      </w:del>
      <w:r w:rsidRPr="000819BC">
        <w:rPr>
          <w:color w:val="000000"/>
        </w:rPr>
        <w:t>may include any of the following elements of service:</w:t>
      </w:r>
    </w:p>
    <w:p w14:paraId="2015EF59" w14:textId="77777777" w:rsidR="0005302A" w:rsidRPr="000819BC" w:rsidRDefault="0005302A" w:rsidP="0005302A">
      <w:pPr>
        <w:pBdr>
          <w:top w:val="nil"/>
          <w:left w:val="nil"/>
          <w:bottom w:val="nil"/>
          <w:right w:val="nil"/>
          <w:between w:val="nil"/>
        </w:pBdr>
        <w:ind w:firstLine="0"/>
        <w:rPr>
          <w:color w:val="000000"/>
        </w:rPr>
      </w:pPr>
    </w:p>
    <w:p w14:paraId="048BE1AF" w14:textId="77777777" w:rsidR="0005302A" w:rsidRPr="000819BC" w:rsidRDefault="0005302A" w:rsidP="0005302A">
      <w:pPr>
        <w:pBdr>
          <w:top w:val="nil"/>
          <w:left w:val="nil"/>
          <w:bottom w:val="nil"/>
          <w:right w:val="nil"/>
          <w:between w:val="nil"/>
        </w:pBdr>
        <w:ind w:left="720" w:hanging="720"/>
        <w:rPr>
          <w:color w:val="000000"/>
        </w:rPr>
      </w:pPr>
      <w:r w:rsidRPr="000819BC">
        <w:rPr>
          <w:color w:val="000000"/>
        </w:rPr>
        <w:t>D.</w:t>
      </w:r>
      <w:r w:rsidRPr="000819BC">
        <w:rPr>
          <w:color w:val="000000"/>
        </w:rPr>
        <w:tab/>
        <w:t>“Diagnostic and Treatment Planning Services”: various evaluations of the child</w:t>
      </w:r>
      <w:ins w:id="77" w:author="Amy Sciangula" w:date="2026-05-16T05:33:00Z" w16du:dateUtc="2026-05-16T11:33:00Z">
        <w:r>
          <w:rPr>
            <w:color w:val="000000"/>
          </w:rPr>
          <w:t xml:space="preserve"> or y</w:t>
        </w:r>
      </w:ins>
      <w:ins w:id="78" w:author="Amy Sciangula" w:date="2026-05-16T05:34:00Z" w16du:dateUtc="2026-05-16T11:34:00Z">
        <w:r>
          <w:rPr>
            <w:color w:val="000000"/>
          </w:rPr>
          <w:t>outh</w:t>
        </w:r>
      </w:ins>
      <w:r w:rsidRPr="000819BC">
        <w:rPr>
          <w:color w:val="000000"/>
        </w:rPr>
        <w:t xml:space="preserve"> and family to facilitate the development of the Family Services Plan and the move of the child </w:t>
      </w:r>
      <w:ins w:id="79" w:author="Amy Sciangula" w:date="2026-05-16T05:34:00Z" w16du:dateUtc="2026-05-16T11:34:00Z">
        <w:r>
          <w:rPr>
            <w:color w:val="000000"/>
          </w:rPr>
          <w:t xml:space="preserve">or youth </w:t>
        </w:r>
      </w:ins>
      <w:r w:rsidRPr="000819BC">
        <w:rPr>
          <w:color w:val="000000"/>
        </w:rPr>
        <w:t>to a permanent placement.</w:t>
      </w:r>
    </w:p>
    <w:p w14:paraId="055D9A78" w14:textId="77777777" w:rsidR="0005302A" w:rsidRPr="000819BC" w:rsidRDefault="0005302A" w:rsidP="0005302A">
      <w:pPr>
        <w:pBdr>
          <w:top w:val="nil"/>
          <w:left w:val="nil"/>
          <w:bottom w:val="nil"/>
          <w:right w:val="nil"/>
          <w:between w:val="nil"/>
        </w:pBdr>
        <w:ind w:firstLine="0"/>
        <w:rPr>
          <w:color w:val="000000"/>
        </w:rPr>
      </w:pPr>
    </w:p>
    <w:p w14:paraId="72FBA14B" w14:textId="20495365" w:rsidR="0005302A" w:rsidRPr="000819BC" w:rsidRDefault="00D364A9" w:rsidP="00D364A9">
      <w:r>
        <w:t xml:space="preserve">E. </w:t>
      </w:r>
      <w:r w:rsidR="0005302A" w:rsidRPr="000819BC">
        <w:t xml:space="preserve">“Hard Services”: the purchase of services or </w:t>
      </w:r>
      <w:ins w:id="80" w:author="Amy Sciangula" w:date="2026-05-16T06:37:00Z" w16du:dateUtc="2026-05-16T12:37:00Z">
        <w:r w:rsidR="0005302A">
          <w:t xml:space="preserve">necessary items that fall under the Special Economic Assistance (SEA) category when other community-based programs or funding </w:t>
        </w:r>
      </w:ins>
      <w:ins w:id="81" w:author="Amy Sciangula" w:date="2026-05-16T06:38:00Z" w16du:dateUtc="2026-05-16T12:38:00Z">
        <w:r w:rsidR="0005302A">
          <w:t xml:space="preserve">sources are not readily available. </w:t>
        </w:r>
      </w:ins>
      <w:del w:id="82" w:author="Amy Sciangula" w:date="2026-05-16T06:37:00Z" w16du:dateUtc="2026-05-16T12:37:00Z">
        <w:r w:rsidR="0005302A" w:rsidRPr="000819BC" w:rsidDel="00E63093">
          <w:delText>distribution of cash payment</w:delText>
        </w:r>
      </w:del>
      <w:del w:id="83" w:author="Amy Sciangula" w:date="2026-05-16T06:38:00Z" w16du:dateUtc="2026-05-16T12:38:00Z">
        <w:r w:rsidR="0005302A" w:rsidRPr="000819BC" w:rsidDel="00736044">
          <w:delText>s for the following:</w:delText>
        </w:r>
      </w:del>
    </w:p>
    <w:p w14:paraId="3A67A0D3" w14:textId="77777777" w:rsidR="0005302A" w:rsidRPr="000819BC" w:rsidDel="00E63093" w:rsidRDefault="0005302A" w:rsidP="0005302A">
      <w:pPr>
        <w:pBdr>
          <w:top w:val="nil"/>
          <w:left w:val="nil"/>
          <w:bottom w:val="nil"/>
          <w:right w:val="nil"/>
          <w:between w:val="nil"/>
        </w:pBdr>
        <w:spacing w:before="240"/>
        <w:ind w:firstLine="721"/>
        <w:rPr>
          <w:del w:id="84" w:author="Amy Sciangula" w:date="2026-05-16T06:37:00Z" w16du:dateUtc="2026-05-16T12:37:00Z"/>
          <w:color w:val="000000"/>
        </w:rPr>
      </w:pPr>
      <w:r w:rsidRPr="000819BC">
        <w:rPr>
          <w:color w:val="000000"/>
        </w:rPr>
        <w:t>-</w:t>
      </w:r>
      <w:del w:id="85" w:author="Amy Sciangula" w:date="2026-05-16T06:37:00Z" w16du:dateUtc="2026-05-16T12:37:00Z">
        <w:r w:rsidRPr="000819BC" w:rsidDel="00E63093">
          <w:rPr>
            <w:color w:val="000000"/>
          </w:rPr>
          <w:tab/>
          <w:delText>housing funds, including rent, repairs, utilities, or rent deposits</w:delText>
        </w:r>
      </w:del>
    </w:p>
    <w:p w14:paraId="34918BC1" w14:textId="77777777" w:rsidR="0005302A" w:rsidRPr="000819BC" w:rsidDel="00E63093" w:rsidRDefault="0005302A" w:rsidP="0005302A">
      <w:pPr>
        <w:pBdr>
          <w:top w:val="nil"/>
          <w:left w:val="nil"/>
          <w:bottom w:val="nil"/>
          <w:right w:val="nil"/>
          <w:between w:val="nil"/>
        </w:pBdr>
        <w:spacing w:before="240"/>
        <w:ind w:firstLine="721"/>
        <w:rPr>
          <w:del w:id="86" w:author="Amy Sciangula" w:date="2026-05-16T06:37:00Z" w16du:dateUtc="2026-05-16T12:37:00Z"/>
          <w:color w:val="000000"/>
        </w:rPr>
      </w:pPr>
      <w:del w:id="87" w:author="Amy Sciangula" w:date="2026-05-16T06:37:00Z" w16du:dateUtc="2026-05-16T12:37:00Z">
        <w:r w:rsidRPr="000819BC" w:rsidDel="00E63093">
          <w:rPr>
            <w:color w:val="000000"/>
          </w:rPr>
          <w:delText>-</w:delText>
        </w:r>
        <w:r w:rsidRPr="000819BC" w:rsidDel="00E63093">
          <w:rPr>
            <w:color w:val="000000"/>
          </w:rPr>
          <w:tab/>
          <w:delText>food or money for food</w:delText>
        </w:r>
      </w:del>
    </w:p>
    <w:p w14:paraId="4EAB416E" w14:textId="77777777" w:rsidR="0005302A" w:rsidRPr="000819BC" w:rsidDel="00E63093" w:rsidRDefault="0005302A" w:rsidP="0005302A">
      <w:pPr>
        <w:pBdr>
          <w:top w:val="nil"/>
          <w:left w:val="nil"/>
          <w:bottom w:val="nil"/>
          <w:right w:val="nil"/>
          <w:between w:val="nil"/>
        </w:pBdr>
        <w:spacing w:before="240"/>
        <w:ind w:firstLine="721"/>
        <w:rPr>
          <w:del w:id="88" w:author="Amy Sciangula" w:date="2026-05-16T06:37:00Z" w16du:dateUtc="2026-05-16T12:37:00Z"/>
          <w:color w:val="000000"/>
        </w:rPr>
      </w:pPr>
      <w:del w:id="89" w:author="Amy Sciangula" w:date="2026-05-16T06:37:00Z" w16du:dateUtc="2026-05-16T12:37:00Z">
        <w:r w:rsidRPr="000819BC" w:rsidDel="00E63093">
          <w:rPr>
            <w:color w:val="000000"/>
          </w:rPr>
          <w:delText>-</w:delText>
        </w:r>
        <w:r w:rsidRPr="000819BC" w:rsidDel="00E63093">
          <w:rPr>
            <w:color w:val="000000"/>
          </w:rPr>
          <w:tab/>
          <w:delText>clothing</w:delText>
        </w:r>
      </w:del>
    </w:p>
    <w:p w14:paraId="1AF9FC65" w14:textId="77777777" w:rsidR="0005302A" w:rsidRPr="000819BC" w:rsidDel="00E63093" w:rsidRDefault="0005302A">
      <w:pPr>
        <w:pBdr>
          <w:top w:val="nil"/>
          <w:left w:val="nil"/>
          <w:bottom w:val="nil"/>
          <w:right w:val="nil"/>
          <w:between w:val="nil"/>
        </w:pBdr>
        <w:spacing w:before="240"/>
        <w:ind w:left="-1" w:firstLine="721"/>
        <w:rPr>
          <w:del w:id="90" w:author="Amy Sciangula" w:date="2026-05-16T06:37:00Z" w16du:dateUtc="2026-05-16T12:37:00Z"/>
          <w:color w:val="000000"/>
        </w:rPr>
        <w:pPrChange w:id="91" w:author="Amy Sciangula" w:date="2026-05-16T06:37:00Z" w16du:dateUtc="2026-05-16T12:37:00Z">
          <w:pPr>
            <w:pBdr>
              <w:top w:val="nil"/>
              <w:left w:val="nil"/>
              <w:bottom w:val="nil"/>
              <w:right w:val="nil"/>
              <w:between w:val="nil"/>
            </w:pBdr>
            <w:spacing w:before="240"/>
            <w:ind w:left="1440" w:hanging="720"/>
          </w:pPr>
        </w:pPrChange>
      </w:pPr>
      <w:del w:id="92" w:author="Amy Sciangula" w:date="2026-05-16T06:37:00Z" w16du:dateUtc="2026-05-16T12:37:00Z">
        <w:r w:rsidRPr="000819BC" w:rsidDel="00E63093">
          <w:rPr>
            <w:color w:val="000000"/>
          </w:rPr>
          <w:delText>-</w:delText>
        </w:r>
        <w:r w:rsidRPr="000819BC" w:rsidDel="00E63093">
          <w:rPr>
            <w:color w:val="000000"/>
          </w:rPr>
          <w:tab/>
          <w:delText>transportation to include fares, auto repair, auto fuel, auto insurance or bus pass</w:delText>
        </w:r>
      </w:del>
    </w:p>
    <w:p w14:paraId="03546398" w14:textId="77777777" w:rsidR="0005302A" w:rsidRPr="000819BC" w:rsidDel="00E63093" w:rsidRDefault="0005302A" w:rsidP="0005302A">
      <w:pPr>
        <w:pBdr>
          <w:top w:val="nil"/>
          <w:left w:val="nil"/>
          <w:bottom w:val="nil"/>
          <w:right w:val="nil"/>
          <w:between w:val="nil"/>
        </w:pBdr>
        <w:spacing w:before="240"/>
        <w:ind w:firstLine="721"/>
        <w:rPr>
          <w:del w:id="93" w:author="Amy Sciangula" w:date="2026-05-16T06:37:00Z" w16du:dateUtc="2026-05-16T12:37:00Z"/>
          <w:color w:val="000000"/>
        </w:rPr>
      </w:pPr>
      <w:del w:id="94" w:author="Amy Sciangula" w:date="2026-05-16T06:37:00Z" w16du:dateUtc="2026-05-16T12:37:00Z">
        <w:r w:rsidRPr="000819BC" w:rsidDel="00E63093">
          <w:rPr>
            <w:color w:val="000000"/>
          </w:rPr>
          <w:delText>-</w:delText>
        </w:r>
        <w:r w:rsidRPr="000819BC" w:rsidDel="00E63093">
          <w:rPr>
            <w:color w:val="000000"/>
          </w:rPr>
          <w:tab/>
          <w:delText>uncovered medical or dental expenses</w:delText>
        </w:r>
      </w:del>
    </w:p>
    <w:p w14:paraId="577D7AD6" w14:textId="77777777" w:rsidR="0005302A" w:rsidRPr="000819BC" w:rsidDel="00E63093" w:rsidRDefault="0005302A" w:rsidP="0005302A">
      <w:pPr>
        <w:pBdr>
          <w:top w:val="nil"/>
          <w:left w:val="nil"/>
          <w:bottom w:val="nil"/>
          <w:right w:val="nil"/>
          <w:between w:val="nil"/>
        </w:pBdr>
        <w:spacing w:before="240"/>
        <w:ind w:firstLine="721"/>
        <w:rPr>
          <w:del w:id="95" w:author="Amy Sciangula" w:date="2026-05-16T06:37:00Z" w16du:dateUtc="2026-05-16T12:37:00Z"/>
          <w:color w:val="000000"/>
        </w:rPr>
      </w:pPr>
      <w:del w:id="96" w:author="Amy Sciangula" w:date="2026-05-16T06:37:00Z" w16du:dateUtc="2026-05-16T12:37:00Z">
        <w:r w:rsidRPr="000819BC" w:rsidDel="00E63093">
          <w:rPr>
            <w:color w:val="000000"/>
          </w:rPr>
          <w:delText>-</w:delText>
        </w:r>
        <w:r w:rsidRPr="000819BC" w:rsidDel="00E63093">
          <w:rPr>
            <w:color w:val="000000"/>
          </w:rPr>
          <w:tab/>
          <w:delText>appliances, furniture</w:delText>
        </w:r>
      </w:del>
    </w:p>
    <w:p w14:paraId="03DE3B91" w14:textId="77777777" w:rsidR="0005302A" w:rsidRPr="000819BC" w:rsidDel="00E63093" w:rsidRDefault="0005302A" w:rsidP="0005302A">
      <w:pPr>
        <w:pBdr>
          <w:top w:val="nil"/>
          <w:left w:val="nil"/>
          <w:bottom w:val="nil"/>
          <w:right w:val="nil"/>
          <w:between w:val="nil"/>
        </w:pBdr>
        <w:spacing w:before="240"/>
        <w:ind w:firstLine="721"/>
        <w:rPr>
          <w:del w:id="97" w:author="Amy Sciangula" w:date="2026-05-16T06:37:00Z" w16du:dateUtc="2026-05-16T12:37:00Z"/>
          <w:color w:val="000000"/>
        </w:rPr>
      </w:pPr>
      <w:del w:id="98" w:author="Amy Sciangula" w:date="2026-05-16T06:37:00Z" w16du:dateUtc="2026-05-16T12:37:00Z">
        <w:r w:rsidRPr="000819BC" w:rsidDel="00E63093">
          <w:rPr>
            <w:color w:val="000000"/>
          </w:rPr>
          <w:delText>-</w:delText>
        </w:r>
        <w:r w:rsidRPr="000819BC" w:rsidDel="00E63093">
          <w:rPr>
            <w:color w:val="000000"/>
          </w:rPr>
          <w:tab/>
          <w:delText>emergency shelter</w:delText>
        </w:r>
      </w:del>
    </w:p>
    <w:p w14:paraId="7F9FC94B" w14:textId="77777777" w:rsidR="0005302A" w:rsidRDefault="0005302A" w:rsidP="0005302A">
      <w:pPr>
        <w:pBdr>
          <w:top w:val="nil"/>
          <w:left w:val="nil"/>
          <w:bottom w:val="nil"/>
          <w:right w:val="nil"/>
          <w:between w:val="nil"/>
        </w:pBdr>
        <w:spacing w:before="240"/>
        <w:ind w:firstLine="721"/>
        <w:rPr>
          <w:color w:val="000000"/>
        </w:rPr>
      </w:pPr>
      <w:del w:id="99" w:author="Amy Sciangula" w:date="2026-05-16T06:37:00Z" w16du:dateUtc="2026-05-16T12:37:00Z">
        <w:r w:rsidRPr="000819BC" w:rsidDel="00E63093">
          <w:rPr>
            <w:color w:val="000000"/>
          </w:rPr>
          <w:delText>-</w:delText>
        </w:r>
        <w:r w:rsidRPr="000819BC" w:rsidDel="00E63093">
          <w:rPr>
            <w:color w:val="000000"/>
          </w:rPr>
          <w:tab/>
          <w:delText>employment related expenses, such as tools or dues</w:delText>
        </w:r>
      </w:del>
    </w:p>
    <w:p w14:paraId="2FFA351D" w14:textId="77777777" w:rsidR="0005302A" w:rsidRPr="000819BC" w:rsidRDefault="0005302A" w:rsidP="0005302A">
      <w:pPr>
        <w:pBdr>
          <w:top w:val="nil"/>
          <w:left w:val="nil"/>
          <w:bottom w:val="nil"/>
          <w:right w:val="nil"/>
          <w:between w:val="nil"/>
        </w:pBdr>
        <w:spacing w:before="240"/>
        <w:ind w:firstLine="721"/>
        <w:rPr>
          <w:color w:val="000000"/>
        </w:rPr>
      </w:pPr>
    </w:p>
    <w:p w14:paraId="2CD45E8C" w14:textId="77777777" w:rsidR="0005302A" w:rsidRPr="000819BC" w:rsidRDefault="0005302A" w:rsidP="0005302A">
      <w:pPr>
        <w:pBdr>
          <w:top w:val="nil"/>
          <w:left w:val="nil"/>
          <w:bottom w:val="nil"/>
          <w:right w:val="nil"/>
          <w:between w:val="nil"/>
        </w:pBdr>
        <w:spacing w:after="240"/>
        <w:ind w:left="810" w:hanging="810"/>
        <w:rPr>
          <w:color w:val="000000"/>
        </w:rPr>
      </w:pPr>
      <w:r w:rsidRPr="000819BC">
        <w:rPr>
          <w:color w:val="000000"/>
        </w:rPr>
        <w:lastRenderedPageBreak/>
        <w:t>F.</w:t>
      </w:r>
      <w:r w:rsidRPr="000819BC">
        <w:rPr>
          <w:color w:val="000000"/>
        </w:rPr>
        <w:tab/>
        <w:t xml:space="preserve">“Therapeutic Services”: interactive parenting, family therapy, support groups, educational groups, problem solving methods, communication skills, and parent-child </w:t>
      </w:r>
      <w:ins w:id="100" w:author="Amy Sciangula" w:date="2026-05-16T06:38:00Z" w16du:dateUtc="2026-05-16T12:38:00Z">
        <w:r>
          <w:rPr>
            <w:color w:val="000000"/>
          </w:rPr>
          <w:t>or youth</w:t>
        </w:r>
      </w:ins>
      <w:ins w:id="101" w:author="Amy Sciangula" w:date="2026-05-16T06:39:00Z" w16du:dateUtc="2026-05-16T12:39:00Z">
        <w:r>
          <w:rPr>
            <w:color w:val="000000"/>
          </w:rPr>
          <w:t xml:space="preserve"> </w:t>
        </w:r>
      </w:ins>
      <w:r w:rsidRPr="000819BC">
        <w:rPr>
          <w:color w:val="000000"/>
        </w:rPr>
        <w:t>conflict management.</w:t>
      </w:r>
    </w:p>
    <w:p w14:paraId="6A3BDF7F"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15FA05A6" w14:textId="77777777" w:rsidR="0005302A" w:rsidRPr="000819BC" w:rsidRDefault="0005302A" w:rsidP="0005302A">
      <w:pPr>
        <w:pBdr>
          <w:top w:val="nil"/>
          <w:left w:val="nil"/>
          <w:bottom w:val="nil"/>
          <w:right w:val="nil"/>
          <w:between w:val="nil"/>
        </w:pBdr>
        <w:ind w:hanging="2"/>
        <w:rPr>
          <w:color w:val="000000"/>
        </w:rPr>
      </w:pPr>
    </w:p>
    <w:p w14:paraId="33B7641B" w14:textId="77777777" w:rsidR="0005302A" w:rsidRPr="000819BC" w:rsidRDefault="0005302A" w:rsidP="00D364A9">
      <w:pPr>
        <w:pStyle w:val="Heading3"/>
      </w:pPr>
      <w:r w:rsidRPr="000819BC">
        <w:t>7.303.15</w:t>
      </w:r>
      <w:r w:rsidRPr="000819BC">
        <w:tab/>
        <w:t>Service Time Frames</w:t>
      </w:r>
    </w:p>
    <w:p w14:paraId="1D883F7F" w14:textId="77777777" w:rsidR="0005302A" w:rsidRPr="000819BC" w:rsidRDefault="0005302A" w:rsidP="0005302A">
      <w:pPr>
        <w:pBdr>
          <w:top w:val="nil"/>
          <w:left w:val="nil"/>
          <w:bottom w:val="nil"/>
          <w:right w:val="nil"/>
          <w:between w:val="nil"/>
        </w:pBdr>
        <w:ind w:hanging="2"/>
        <w:rPr>
          <w:b/>
          <w:color w:val="000000"/>
        </w:rPr>
      </w:pPr>
    </w:p>
    <w:p w14:paraId="0EF89CE4" w14:textId="77777777" w:rsidR="0005302A" w:rsidRPr="000819BC" w:rsidRDefault="0005302A" w:rsidP="0005302A">
      <w:pPr>
        <w:pBdr>
          <w:top w:val="nil"/>
          <w:left w:val="nil"/>
          <w:bottom w:val="nil"/>
          <w:right w:val="nil"/>
          <w:between w:val="nil"/>
        </w:pBdr>
        <w:spacing w:after="240"/>
        <w:ind w:leftChars="1" w:left="808" w:hangingChars="336" w:hanging="806"/>
        <w:rPr>
          <w:color w:val="000000"/>
        </w:rPr>
      </w:pPr>
      <w:r w:rsidRPr="000819BC">
        <w:rPr>
          <w:color w:val="000000"/>
        </w:rPr>
        <w:t>A.</w:t>
      </w:r>
      <w:r w:rsidRPr="000819BC">
        <w:rPr>
          <w:color w:val="000000"/>
        </w:rPr>
        <w:tab/>
        <w:t>Services may be provided for up to eighteen (18) months.</w:t>
      </w:r>
      <w:ins w:id="102" w:author="Amy Sciangula" w:date="2026-05-16T06:39:00Z" w16du:dateUtc="2026-05-16T12:39:00Z">
        <w:r>
          <w:rPr>
            <w:color w:val="000000"/>
          </w:rPr>
          <w:t xml:space="preserve"> Services provided through C</w:t>
        </w:r>
      </w:ins>
      <w:ins w:id="103" w:author="Amy Sciangula" w:date="2026-05-16T08:57:00Z" w16du:dateUtc="2026-05-16T14:57:00Z">
        <w:r>
          <w:rPr>
            <w:color w:val="000000"/>
          </w:rPr>
          <w:t>o</w:t>
        </w:r>
      </w:ins>
      <w:ins w:id="104" w:author="Amy Sciangula" w:date="2026-05-16T06:39:00Z" w16du:dateUtc="2026-05-16T12:39:00Z">
        <w:r>
          <w:rPr>
            <w:color w:val="000000"/>
          </w:rPr>
          <w:t xml:space="preserve">re are meant to be short-term to stabilize and strengthen the family. In situations where long-term funding is necessary, planning for alternatives to fund </w:t>
        </w:r>
      </w:ins>
      <w:ins w:id="105" w:author="Amy Sciangula" w:date="2026-05-16T06:40:00Z" w16du:dateUtc="2026-05-16T12:40:00Z">
        <w:r>
          <w:rPr>
            <w:color w:val="000000"/>
          </w:rPr>
          <w:t>the service should begin as soon as possible.</w:t>
        </w:r>
      </w:ins>
    </w:p>
    <w:p w14:paraId="72A7A1AE" w14:textId="77777777" w:rsidR="0005302A" w:rsidRDefault="0005302A" w:rsidP="0005302A">
      <w:pPr>
        <w:pBdr>
          <w:top w:val="nil"/>
          <w:left w:val="nil"/>
          <w:bottom w:val="nil"/>
          <w:right w:val="nil"/>
          <w:between w:val="nil"/>
        </w:pBdr>
        <w:ind w:left="785" w:hangingChars="327" w:hanging="785"/>
        <w:rPr>
          <w:ins w:id="106" w:author="Amy Sciangula" w:date="2026-05-16T06:43:00Z" w16du:dateUtc="2026-05-16T12:43:00Z"/>
          <w:color w:val="000000"/>
        </w:rPr>
      </w:pPr>
      <w:r w:rsidRPr="000819BC">
        <w:rPr>
          <w:color w:val="000000"/>
        </w:rPr>
        <w:t>B.</w:t>
      </w:r>
      <w:r w:rsidRPr="000819BC">
        <w:rPr>
          <w:color w:val="000000"/>
        </w:rPr>
        <w:tab/>
        <w:t xml:space="preserve">One </w:t>
      </w:r>
      <w:ins w:id="107" w:author="Amy Sciangula" w:date="2026-05-16T06:40:00Z" w16du:dateUtc="2026-05-16T12:40:00Z">
        <w:r>
          <w:rPr>
            <w:color w:val="000000"/>
          </w:rPr>
          <w:t xml:space="preserve">(1) extension of </w:t>
        </w:r>
      </w:ins>
      <w:del w:id="108" w:author="Amy Sciangula" w:date="2026-05-16T06:40:00Z" w16du:dateUtc="2026-05-16T12:40:00Z">
        <w:r w:rsidRPr="000819BC" w:rsidDel="00FF5F36">
          <w:rPr>
            <w:color w:val="000000"/>
          </w:rPr>
          <w:delText xml:space="preserve">or more </w:delText>
        </w:r>
      </w:del>
      <w:r w:rsidRPr="000819BC">
        <w:rPr>
          <w:color w:val="000000"/>
        </w:rPr>
        <w:t xml:space="preserve">six </w:t>
      </w:r>
      <w:ins w:id="109" w:author="Amy Sciangula" w:date="2026-05-16T06:40:00Z" w16du:dateUtc="2026-05-16T12:40:00Z">
        <w:r>
          <w:rPr>
            <w:color w:val="000000"/>
          </w:rPr>
          <w:t xml:space="preserve">(6) </w:t>
        </w:r>
      </w:ins>
      <w:r w:rsidRPr="000819BC">
        <w:rPr>
          <w:color w:val="000000"/>
        </w:rPr>
        <w:t>month</w:t>
      </w:r>
      <w:ins w:id="110" w:author="Amy Sciangula" w:date="2026-05-16T06:41:00Z" w16du:dateUtc="2026-05-16T12:41:00Z">
        <w:r>
          <w:rPr>
            <w:color w:val="000000"/>
          </w:rPr>
          <w:t>s</w:t>
        </w:r>
      </w:ins>
      <w:r w:rsidRPr="000819BC">
        <w:rPr>
          <w:color w:val="000000"/>
        </w:rPr>
        <w:t xml:space="preserve"> </w:t>
      </w:r>
      <w:del w:id="111" w:author="Amy Sciangula" w:date="2026-05-16T06:41:00Z" w16du:dateUtc="2026-05-16T12:41:00Z">
        <w:r w:rsidRPr="000819BC" w:rsidDel="00BF55B4">
          <w:rPr>
            <w:color w:val="000000"/>
          </w:rPr>
          <w:delText>extensions to</w:delText>
        </w:r>
      </w:del>
      <w:ins w:id="112" w:author="Amy Sciangula" w:date="2026-05-16T06:41:00Z" w16du:dateUtc="2026-05-16T12:41:00Z">
        <w:r>
          <w:rPr>
            <w:color w:val="000000"/>
          </w:rPr>
          <w:t xml:space="preserve"> past</w:t>
        </w:r>
      </w:ins>
      <w:r w:rsidRPr="000819BC">
        <w:rPr>
          <w:color w:val="000000"/>
        </w:rPr>
        <w:t xml:space="preserve"> the initial eighteen </w:t>
      </w:r>
      <w:ins w:id="113" w:author="Amy Sciangula" w:date="2026-05-16T06:39:00Z" w16du:dateUtc="2026-05-16T12:39:00Z">
        <w:r>
          <w:rPr>
            <w:color w:val="000000"/>
          </w:rPr>
          <w:t xml:space="preserve">(18) </w:t>
        </w:r>
      </w:ins>
      <w:r w:rsidRPr="000819BC">
        <w:rPr>
          <w:color w:val="000000"/>
        </w:rPr>
        <w:t xml:space="preserve">months </w:t>
      </w:r>
      <w:ins w:id="114" w:author="Amy Sciangula" w:date="2026-05-16T06:41:00Z" w16du:dateUtc="2026-05-16T12:41:00Z">
        <w:r>
          <w:rPr>
            <w:color w:val="000000"/>
          </w:rPr>
          <w:t xml:space="preserve">of service is </w:t>
        </w:r>
      </w:ins>
      <w:del w:id="115" w:author="Amy Sciangula" w:date="2026-05-16T06:41:00Z" w16du:dateUtc="2026-05-16T12:41:00Z">
        <w:r w:rsidRPr="000819BC" w:rsidDel="00C24D41">
          <w:rPr>
            <w:color w:val="000000"/>
          </w:rPr>
          <w:delText>placement</w:delText>
        </w:r>
      </w:del>
      <w:r w:rsidRPr="000819BC">
        <w:rPr>
          <w:color w:val="000000"/>
        </w:rPr>
        <w:t xml:space="preserve"> </w:t>
      </w:r>
      <w:del w:id="116" w:author="Amy Sciangula" w:date="2026-05-16T06:41:00Z" w16du:dateUtc="2026-05-16T12:41:00Z">
        <w:r w:rsidRPr="000819BC" w:rsidDel="00C24D41">
          <w:rPr>
            <w:color w:val="000000"/>
          </w:rPr>
          <w:delText>are</w:delText>
        </w:r>
      </w:del>
      <w:r w:rsidRPr="000819BC">
        <w:rPr>
          <w:color w:val="000000"/>
        </w:rPr>
        <w:t xml:space="preserve"> optional if approved by an internal county department administrative review</w:t>
      </w:r>
      <w:ins w:id="117" w:author="Amy Sciangula" w:date="2026-05-16T06:41:00Z" w16du:dateUtc="2026-05-16T12:41:00Z">
        <w:r>
          <w:rPr>
            <w:color w:val="000000"/>
          </w:rPr>
          <w:t>,</w:t>
        </w:r>
      </w:ins>
      <w:r w:rsidRPr="000819BC">
        <w:rPr>
          <w:color w:val="000000"/>
        </w:rPr>
        <w:t xml:space="preserve"> and documentation of approval is in the </w:t>
      </w:r>
      <w:ins w:id="118" w:author="Amy Sciangula" w:date="2026-05-16T06:42:00Z" w16du:dateUtc="2026-05-16T12:42:00Z">
        <w:r>
          <w:rPr>
            <w:color w:val="000000"/>
          </w:rPr>
          <w:t xml:space="preserve">automated </w:t>
        </w:r>
      </w:ins>
      <w:r w:rsidRPr="000819BC">
        <w:rPr>
          <w:color w:val="000000"/>
        </w:rPr>
        <w:t xml:space="preserve">case record. The in-house review </w:t>
      </w:r>
      <w:proofErr w:type="gramStart"/>
      <w:r w:rsidRPr="000819BC">
        <w:rPr>
          <w:color w:val="000000"/>
        </w:rPr>
        <w:t>shall</w:t>
      </w:r>
      <w:proofErr w:type="gramEnd"/>
      <w:r w:rsidRPr="000819BC">
        <w:rPr>
          <w:color w:val="000000"/>
        </w:rPr>
        <w:t xml:space="preserve"> include casework or supervisory staff and one or more administrators </w:t>
      </w:r>
      <w:del w:id="119" w:author="Amy Sciangula" w:date="2026-05-16T06:42:00Z" w16du:dateUtc="2026-05-16T12:42:00Z">
        <w:r w:rsidRPr="000819BC" w:rsidDel="000D0561">
          <w:rPr>
            <w:color w:val="000000"/>
          </w:rPr>
          <w:delText>not providing</w:delText>
        </w:r>
      </w:del>
      <w:ins w:id="120" w:author="Amy Sciangula" w:date="2026-05-16T06:42:00Z" w16du:dateUtc="2026-05-16T12:42:00Z">
        <w:r w:rsidRPr="000819BC">
          <w:rPr>
            <w:color w:val="000000"/>
          </w:rPr>
          <w:t>who do not provide</w:t>
        </w:r>
      </w:ins>
      <w:r w:rsidRPr="000819BC">
        <w:rPr>
          <w:color w:val="000000"/>
        </w:rPr>
        <w:t xml:space="preserve"> direct services to the family.</w:t>
      </w:r>
      <w:ins w:id="121" w:author="Amy Sciangula" w:date="2026-05-16T06:42:00Z" w16du:dateUtc="2026-05-16T12:42:00Z">
        <w:r>
          <w:rPr>
            <w:color w:val="000000"/>
          </w:rPr>
          <w:t xml:space="preserve"> The county department shall document attendees and the outcome in the automated case record.</w:t>
        </w:r>
      </w:ins>
    </w:p>
    <w:p w14:paraId="23F27BA9" w14:textId="77777777" w:rsidR="0005302A" w:rsidRDefault="0005302A" w:rsidP="0005302A">
      <w:pPr>
        <w:pBdr>
          <w:top w:val="nil"/>
          <w:left w:val="nil"/>
          <w:bottom w:val="nil"/>
          <w:right w:val="nil"/>
          <w:between w:val="nil"/>
        </w:pBdr>
        <w:ind w:left="785" w:hangingChars="327" w:hanging="785"/>
        <w:rPr>
          <w:ins w:id="122" w:author="Amy Sciangula" w:date="2026-05-16T06:43:00Z" w16du:dateUtc="2026-05-16T12:43:00Z"/>
          <w:color w:val="000000"/>
        </w:rPr>
      </w:pPr>
    </w:p>
    <w:p w14:paraId="287EC828" w14:textId="77777777" w:rsidR="0005302A" w:rsidRPr="00D04871" w:rsidRDefault="0005302A">
      <w:pPr>
        <w:pBdr>
          <w:top w:val="nil"/>
          <w:left w:val="nil"/>
          <w:bottom w:val="nil"/>
          <w:right w:val="nil"/>
          <w:between w:val="nil"/>
        </w:pBdr>
        <w:ind w:left="810" w:hanging="812"/>
        <w:rPr>
          <w:color w:val="000000"/>
          <w:rPrChange w:id="123" w:author="Amy Sciangula" w:date="2026-05-16T06:44:00Z" w16du:dateUtc="2026-05-16T12:44:00Z">
            <w:rPr/>
          </w:rPrChange>
        </w:rPr>
        <w:pPrChange w:id="124" w:author="Amy Sciangula" w:date="2026-05-16T06:45:00Z" w16du:dateUtc="2026-05-16T12:45:00Z">
          <w:pPr>
            <w:pBdr>
              <w:top w:val="nil"/>
              <w:left w:val="nil"/>
              <w:bottom w:val="nil"/>
              <w:right w:val="nil"/>
              <w:between w:val="nil"/>
            </w:pBdr>
            <w:ind w:left="785" w:hangingChars="327" w:hanging="785"/>
          </w:pPr>
        </w:pPrChange>
      </w:pPr>
      <w:ins w:id="125" w:author="Amy Sciangula" w:date="2026-05-16T06:43:00Z" w16du:dateUtc="2026-05-16T12:43:00Z">
        <w:r w:rsidRPr="00D04871">
          <w:rPr>
            <w:color w:val="000000"/>
          </w:rPr>
          <w:t>C.</w:t>
        </w:r>
      </w:ins>
      <w:ins w:id="126" w:author="Amy Sciangula" w:date="2026-05-16T06:44:00Z" w16du:dateUtc="2026-05-16T12:44:00Z">
        <w:r>
          <w:rPr>
            <w:color w:val="000000"/>
          </w:rPr>
          <w:t xml:space="preserve">        Additional extensions past the initial eighteen (18) months of service and one (1) extension of six (6) months may be considered and approved by the County Human Services Director. The county shall document this consideration and approval in the automated case record.</w:t>
        </w:r>
      </w:ins>
    </w:p>
    <w:p w14:paraId="22D15E21" w14:textId="77777777" w:rsidR="0005302A" w:rsidRPr="000819BC" w:rsidRDefault="0005302A" w:rsidP="0005302A">
      <w:pPr>
        <w:pBdr>
          <w:top w:val="nil"/>
          <w:left w:val="nil"/>
          <w:bottom w:val="nil"/>
          <w:right w:val="nil"/>
          <w:between w:val="nil"/>
        </w:pBdr>
        <w:ind w:hanging="2"/>
        <w:rPr>
          <w:color w:val="000000"/>
        </w:rPr>
      </w:pPr>
    </w:p>
    <w:p w14:paraId="5514E949"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1E46726F" w14:textId="77777777" w:rsidR="0005302A" w:rsidRPr="000819BC" w:rsidRDefault="0005302A" w:rsidP="0005302A">
      <w:pPr>
        <w:pBdr>
          <w:top w:val="nil"/>
          <w:left w:val="nil"/>
          <w:bottom w:val="nil"/>
          <w:right w:val="nil"/>
          <w:between w:val="nil"/>
        </w:pBdr>
        <w:ind w:hanging="2"/>
        <w:rPr>
          <w:color w:val="000000"/>
        </w:rPr>
      </w:pPr>
    </w:p>
    <w:p w14:paraId="0FA0C8CB" w14:textId="77777777" w:rsidR="0005302A" w:rsidRPr="000819BC" w:rsidRDefault="0005302A" w:rsidP="00D364A9">
      <w:pPr>
        <w:pStyle w:val="Heading3"/>
      </w:pPr>
      <w:r w:rsidRPr="000819BC">
        <w:t>7.303.17</w:t>
      </w:r>
      <w:r w:rsidRPr="000819BC">
        <w:tab/>
        <w:t>Performance Indicators [Rev. eff. 4/1/12]</w:t>
      </w:r>
    </w:p>
    <w:p w14:paraId="2643DDA1" w14:textId="77777777" w:rsidR="0005302A" w:rsidRPr="000819BC" w:rsidRDefault="0005302A" w:rsidP="0005302A">
      <w:pPr>
        <w:pBdr>
          <w:top w:val="nil"/>
          <w:left w:val="nil"/>
          <w:bottom w:val="nil"/>
          <w:right w:val="nil"/>
          <w:between w:val="nil"/>
        </w:pBdr>
        <w:spacing w:after="240"/>
        <w:ind w:hanging="2"/>
        <w:rPr>
          <w:color w:val="000000"/>
        </w:rPr>
      </w:pPr>
      <w:r w:rsidRPr="000819BC">
        <w:rPr>
          <w:color w:val="000000"/>
        </w:rPr>
        <w:t xml:space="preserve">Core </w:t>
      </w:r>
      <w:ins w:id="127" w:author="Amy Sciangula" w:date="2026-05-16T06:45:00Z" w16du:dateUtc="2026-05-16T12:45:00Z">
        <w:r>
          <w:rPr>
            <w:color w:val="000000"/>
          </w:rPr>
          <w:t>s</w:t>
        </w:r>
      </w:ins>
      <w:del w:id="128" w:author="Amy Sciangula" w:date="2026-05-16T06:45:00Z" w16du:dateUtc="2026-05-16T12:45:00Z">
        <w:r w:rsidRPr="000819BC" w:rsidDel="00D04871">
          <w:rPr>
            <w:color w:val="000000"/>
          </w:rPr>
          <w:delText>S</w:delText>
        </w:r>
      </w:del>
      <w:r w:rsidRPr="000819BC">
        <w:rPr>
          <w:color w:val="000000"/>
        </w:rPr>
        <w:t xml:space="preserve">ervices </w:t>
      </w:r>
      <w:del w:id="129" w:author="Amy Sciangula" w:date="2026-05-16T06:45:00Z" w16du:dateUtc="2026-05-16T12:45:00Z">
        <w:r w:rsidRPr="000819BC" w:rsidDel="00D04871">
          <w:rPr>
            <w:color w:val="000000"/>
          </w:rPr>
          <w:delText xml:space="preserve">Program </w:delText>
        </w:r>
      </w:del>
      <w:r w:rsidRPr="000819BC">
        <w:rPr>
          <w:color w:val="000000"/>
        </w:rPr>
        <w:t>success shall be measured by the degree to which the following performance indicators identified in the Family Services Plan are achieved by clients.</w:t>
      </w:r>
    </w:p>
    <w:p w14:paraId="149A20B7" w14:textId="2F21F8EF" w:rsidR="0005302A" w:rsidRPr="00C864CB" w:rsidRDefault="00D364A9" w:rsidP="00D364A9">
      <w:r>
        <w:t xml:space="preserve">A. </w:t>
      </w:r>
      <w:r w:rsidR="0005302A" w:rsidRPr="000819BC">
        <w:t xml:space="preserve">“Family Conflict Management”: The family shall demonstrate capacity to resolve conflicts and disagreements contributing to child </w:t>
      </w:r>
      <w:ins w:id="130" w:author="Amy Sciangula" w:date="2026-05-16T06:45:00Z" w16du:dateUtc="2026-05-16T12:45:00Z">
        <w:r w:rsidR="0005302A">
          <w:t xml:space="preserve">or youth </w:t>
        </w:r>
      </w:ins>
      <w:r w:rsidR="0005302A" w:rsidRPr="000819BC">
        <w:t>maltreatment, running away, status offenses and delinquent behavior.</w:t>
      </w:r>
    </w:p>
    <w:p w14:paraId="77E5BAEF" w14:textId="77777777" w:rsidR="0005302A" w:rsidRDefault="0005302A" w:rsidP="0005302A">
      <w:pPr>
        <w:ind w:firstLine="0"/>
      </w:pPr>
    </w:p>
    <w:p w14:paraId="398D90DE" w14:textId="1BF1449E" w:rsidR="00D364A9" w:rsidRDefault="00D364A9" w:rsidP="0005302A">
      <w:pPr>
        <w:ind w:firstLine="0"/>
      </w:pPr>
      <w:r>
        <w:t xml:space="preserve">*** *** *** </w:t>
      </w:r>
    </w:p>
    <w:p w14:paraId="73FEC348" w14:textId="77777777" w:rsidR="00D364A9" w:rsidRPr="000819BC" w:rsidRDefault="00D364A9" w:rsidP="0005302A">
      <w:pPr>
        <w:ind w:firstLine="0"/>
      </w:pPr>
    </w:p>
    <w:p w14:paraId="43415457" w14:textId="743528B4" w:rsidR="0005302A" w:rsidRDefault="00D364A9" w:rsidP="00D364A9">
      <w:r>
        <w:t xml:space="preserve">F. </w:t>
      </w:r>
      <w:r w:rsidR="0005302A" w:rsidRPr="000819BC">
        <w:t xml:space="preserve">“Competence in Maintaining Sobriety”: Parents will be able to maintain sobriety and/or develop relapse plans to provide for the care, nutrition, hygiene, discipline, protection, instruction, and supervision of the child(ren). Child(ren) </w:t>
      </w:r>
      <w:ins w:id="131" w:author="Amy Sciangula" w:date="2026-05-16T06:46:00Z" w16du:dateUtc="2026-05-16T12:46:00Z">
        <w:r w:rsidR="0005302A">
          <w:t xml:space="preserve">or youth </w:t>
        </w:r>
      </w:ins>
      <w:r w:rsidR="0005302A" w:rsidRPr="000819BC">
        <w:t>will be able to maintain sobriety and/or develop relapse plans to avoid running away, status offenses, or delinquent behavior.</w:t>
      </w:r>
    </w:p>
    <w:p w14:paraId="019A45AD"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166FA4E3" w14:textId="77777777" w:rsidR="0005302A" w:rsidRPr="000819BC" w:rsidRDefault="0005302A" w:rsidP="0005302A">
      <w:pPr>
        <w:pBdr>
          <w:top w:val="nil"/>
          <w:left w:val="nil"/>
          <w:bottom w:val="nil"/>
          <w:right w:val="nil"/>
          <w:between w:val="nil"/>
        </w:pBdr>
        <w:ind w:hanging="2"/>
        <w:rPr>
          <w:color w:val="000000"/>
        </w:rPr>
      </w:pPr>
    </w:p>
    <w:p w14:paraId="5415644B" w14:textId="77777777" w:rsidR="0005302A" w:rsidRPr="009A780C" w:rsidRDefault="0005302A" w:rsidP="00D364A9">
      <w:pPr>
        <w:pStyle w:val="Heading3"/>
      </w:pPr>
      <w:r w:rsidRPr="009A780C">
        <w:t>7.304.3 OUT-OF-HOME PLACEMENT CRITERIA</w:t>
      </w:r>
    </w:p>
    <w:p w14:paraId="53B56FB1" w14:textId="77777777" w:rsidR="0005302A" w:rsidRPr="000819BC" w:rsidRDefault="0005302A" w:rsidP="0005302A">
      <w:pPr>
        <w:pBdr>
          <w:top w:val="nil"/>
          <w:left w:val="nil"/>
          <w:bottom w:val="nil"/>
          <w:right w:val="nil"/>
          <w:between w:val="nil"/>
        </w:pBdr>
        <w:ind w:hanging="2"/>
        <w:rPr>
          <w:color w:val="000000"/>
        </w:rPr>
      </w:pPr>
    </w:p>
    <w:p w14:paraId="728AC4BF" w14:textId="77777777" w:rsidR="0005302A" w:rsidRPr="000819BC" w:rsidRDefault="0005302A" w:rsidP="0005302A">
      <w:pPr>
        <w:pBdr>
          <w:top w:val="nil"/>
          <w:left w:val="nil"/>
          <w:bottom w:val="nil"/>
          <w:right w:val="nil"/>
          <w:between w:val="nil"/>
        </w:pBdr>
        <w:ind w:hanging="2"/>
        <w:rPr>
          <w:color w:val="000000"/>
        </w:rPr>
      </w:pPr>
      <w:r w:rsidRPr="000819BC">
        <w:rPr>
          <w:color w:val="000000"/>
        </w:rPr>
        <w:lastRenderedPageBreak/>
        <w:t xml:space="preserve">Not every child </w:t>
      </w:r>
      <w:ins w:id="132" w:author="Amy Sciangula" w:date="2026-05-16T06:47:00Z" w16du:dateUtc="2026-05-16T12:47:00Z">
        <w:r>
          <w:rPr>
            <w:color w:val="000000"/>
          </w:rPr>
          <w:t xml:space="preserve">or youth </w:t>
        </w:r>
      </w:ins>
      <w:r w:rsidRPr="000819BC">
        <w:rPr>
          <w:color w:val="000000"/>
        </w:rPr>
        <w:t xml:space="preserve">at risk needs out-of-home placement. These criteria are designed to provide a </w:t>
      </w:r>
      <w:del w:id="133" w:author="Amy Sciangula" w:date="2026-05-16T06:47:00Z" w16du:dateUtc="2026-05-16T12:47:00Z">
        <w:r w:rsidRPr="000819BC" w:rsidDel="005C188E">
          <w:rPr>
            <w:color w:val="000000"/>
          </w:rPr>
          <w:delText>decision making</w:delText>
        </w:r>
      </w:del>
      <w:ins w:id="134" w:author="Amy Sciangula" w:date="2026-05-16T06:47:00Z" w16du:dateUtc="2026-05-16T12:47:00Z">
        <w:r>
          <w:rPr>
            <w:color w:val="000000"/>
          </w:rPr>
          <w:t xml:space="preserve">making </w:t>
        </w:r>
        <w:proofErr w:type="spellStart"/>
        <w:r w:rsidRPr="000819BC">
          <w:rPr>
            <w:color w:val="000000"/>
          </w:rPr>
          <w:t>ecision</w:t>
        </w:r>
        <w:proofErr w:type="spellEnd"/>
        <w:r w:rsidRPr="000819BC">
          <w:rPr>
            <w:color w:val="000000"/>
          </w:rPr>
          <w:t>-making</w:t>
        </w:r>
      </w:ins>
      <w:r w:rsidRPr="000819BC">
        <w:rPr>
          <w:color w:val="000000"/>
        </w:rPr>
        <w:t xml:space="preserve"> model to assist in determining whether Core </w:t>
      </w:r>
      <w:del w:id="135" w:author="Amy Sciangula" w:date="2026-05-16T06:47:00Z" w16du:dateUtc="2026-05-16T12:47:00Z">
        <w:r w:rsidRPr="000819BC" w:rsidDel="005C188E">
          <w:rPr>
            <w:color w:val="000000"/>
          </w:rPr>
          <w:delText xml:space="preserve">Service Program </w:delText>
        </w:r>
      </w:del>
      <w:r w:rsidRPr="000819BC">
        <w:rPr>
          <w:color w:val="000000"/>
        </w:rPr>
        <w:t>services and/or out-of-home placement are indicated. All three criteria must be met unless the youth is eligible for the foster youth transition program as described in 12 CCR 2509-3, 7.203.4.</w:t>
      </w:r>
    </w:p>
    <w:p w14:paraId="50AABF5C" w14:textId="77777777" w:rsidR="0005302A" w:rsidRPr="000819BC" w:rsidRDefault="0005302A" w:rsidP="0005302A">
      <w:pPr>
        <w:pBdr>
          <w:top w:val="nil"/>
          <w:left w:val="nil"/>
          <w:bottom w:val="nil"/>
          <w:right w:val="nil"/>
          <w:between w:val="nil"/>
        </w:pBdr>
        <w:ind w:hanging="2"/>
        <w:rPr>
          <w:color w:val="000000"/>
        </w:rPr>
      </w:pPr>
    </w:p>
    <w:p w14:paraId="417BFC85" w14:textId="77777777" w:rsidR="0005302A" w:rsidRPr="000819BC" w:rsidRDefault="0005302A" w:rsidP="0005302A">
      <w:pPr>
        <w:pBdr>
          <w:top w:val="nil"/>
          <w:left w:val="nil"/>
          <w:bottom w:val="nil"/>
          <w:right w:val="nil"/>
          <w:between w:val="nil"/>
        </w:pBdr>
        <w:ind w:hanging="2"/>
        <w:rPr>
          <w:color w:val="000000"/>
        </w:rPr>
      </w:pPr>
      <w:r w:rsidRPr="000819BC">
        <w:rPr>
          <w:color w:val="000000"/>
          <w:u w:val="single"/>
        </w:rPr>
        <w:t>Criterion 1</w:t>
      </w:r>
      <w:r w:rsidRPr="000819BC">
        <w:rPr>
          <w:color w:val="000000"/>
        </w:rPr>
        <w:t xml:space="preserve">: The child </w:t>
      </w:r>
      <w:ins w:id="136" w:author="Amy Sciangula" w:date="2026-05-16T06:47:00Z" w16du:dateUtc="2026-05-16T12:47:00Z">
        <w:r>
          <w:rPr>
            <w:color w:val="000000"/>
          </w:rPr>
          <w:t xml:space="preserve">or youth </w:t>
        </w:r>
      </w:ins>
      <w:r w:rsidRPr="000819BC">
        <w:rPr>
          <w:color w:val="000000"/>
        </w:rPr>
        <w:t>may be at imminent risk of out-of-home placement, as defined in Section 26-5.3-102(1)(b), C.R.S., because one or more of the following conditions exist:</w:t>
      </w:r>
    </w:p>
    <w:p w14:paraId="4C935AD3" w14:textId="77777777" w:rsidR="0005302A" w:rsidRPr="000819BC" w:rsidRDefault="0005302A" w:rsidP="0005302A">
      <w:pPr>
        <w:pBdr>
          <w:top w:val="nil"/>
          <w:left w:val="nil"/>
          <w:bottom w:val="nil"/>
          <w:right w:val="nil"/>
          <w:between w:val="nil"/>
        </w:pBdr>
        <w:ind w:hanging="2"/>
        <w:rPr>
          <w:color w:val="000000"/>
        </w:rPr>
      </w:pPr>
    </w:p>
    <w:p w14:paraId="4C1028B1" w14:textId="77777777" w:rsidR="0005302A" w:rsidRPr="000819BC" w:rsidRDefault="0005302A" w:rsidP="0005302A">
      <w:pPr>
        <w:pBdr>
          <w:top w:val="nil"/>
          <w:left w:val="nil"/>
          <w:bottom w:val="nil"/>
          <w:right w:val="nil"/>
          <w:between w:val="nil"/>
        </w:pBdr>
        <w:spacing w:after="240"/>
        <w:ind w:left="787" w:hangingChars="328" w:hanging="787"/>
        <w:rPr>
          <w:color w:val="000000"/>
        </w:rPr>
      </w:pPr>
      <w:r w:rsidRPr="000819BC">
        <w:rPr>
          <w:color w:val="000000"/>
        </w:rPr>
        <w:t>J.</w:t>
      </w:r>
      <w:r w:rsidRPr="000819BC">
        <w:rPr>
          <w:color w:val="000000"/>
        </w:rPr>
        <w:tab/>
        <w:t xml:space="preserve">Child </w:t>
      </w:r>
      <w:ins w:id="137" w:author="Amy Sciangula" w:date="2026-05-16T06:48:00Z" w16du:dateUtc="2026-05-16T12:48:00Z">
        <w:r>
          <w:rPr>
            <w:color w:val="000000"/>
          </w:rPr>
          <w:t xml:space="preserve">or youth </w:t>
        </w:r>
      </w:ins>
      <w:r w:rsidRPr="000819BC">
        <w:rPr>
          <w:color w:val="000000"/>
        </w:rPr>
        <w:t>returning home from out-of-home placement or moving to less restrictive level-of-care.</w:t>
      </w:r>
    </w:p>
    <w:p w14:paraId="22F5F88D" w14:textId="77777777" w:rsidR="0005302A" w:rsidRPr="000819BC" w:rsidRDefault="0005302A" w:rsidP="0005302A">
      <w:pPr>
        <w:pBdr>
          <w:top w:val="nil"/>
          <w:left w:val="nil"/>
          <w:bottom w:val="nil"/>
          <w:right w:val="nil"/>
          <w:between w:val="nil"/>
        </w:pBdr>
        <w:ind w:hanging="2"/>
        <w:rPr>
          <w:color w:val="000000"/>
        </w:rPr>
      </w:pPr>
      <w:r w:rsidRPr="000819BC">
        <w:rPr>
          <w:color w:val="000000"/>
          <w:u w:val="single"/>
        </w:rPr>
        <w:t>Criterion 2</w:t>
      </w:r>
      <w:r w:rsidRPr="000819BC">
        <w:rPr>
          <w:color w:val="000000"/>
        </w:rPr>
        <w:t xml:space="preserve">: Before considering placement, an assessment is completed to determine the level of risk. If assessment of risk determines that the child </w:t>
      </w:r>
      <w:ins w:id="138" w:author="Amy Sciangula" w:date="2026-05-16T06:48:00Z" w16du:dateUtc="2026-05-16T12:48:00Z">
        <w:r>
          <w:rPr>
            <w:color w:val="000000"/>
          </w:rPr>
          <w:t xml:space="preserve">or youth </w:t>
        </w:r>
      </w:ins>
      <w:r w:rsidRPr="000819BC">
        <w:rPr>
          <w:color w:val="000000"/>
        </w:rPr>
        <w:t>is at imminent risk of out-of-home placement, then child</w:t>
      </w:r>
      <w:ins w:id="139" w:author="Amy Sciangula" w:date="2026-05-16T06:48:00Z" w16du:dateUtc="2026-05-16T12:48:00Z">
        <w:r>
          <w:rPr>
            <w:color w:val="000000"/>
          </w:rPr>
          <w:t xml:space="preserve"> </w:t>
        </w:r>
      </w:ins>
      <w:ins w:id="140" w:author="Amy Sciangula" w:date="2026-05-16T06:49:00Z" w16du:dateUtc="2026-05-16T12:49:00Z">
        <w:r>
          <w:rPr>
            <w:color w:val="000000"/>
          </w:rPr>
          <w:t>or youth</w:t>
        </w:r>
      </w:ins>
      <w:r w:rsidRPr="000819BC">
        <w:rPr>
          <w:color w:val="000000"/>
        </w:rPr>
        <w:t xml:space="preserve">/family strengths are determined, and the appropriate services and/or community supports (reasonable efforts) needed to address the existing Criterion #1 conditions are identified. When these services are not immediately available, or are absent, unsuccessful, or exhausted, </w:t>
      </w:r>
      <w:del w:id="141" w:author="Amy Sciangula" w:date="2026-05-16T06:49:00Z" w16du:dateUtc="2026-05-16T12:49:00Z">
        <w:r w:rsidRPr="000819BC" w:rsidDel="00F00A00">
          <w:rPr>
            <w:color w:val="000000"/>
          </w:rPr>
          <w:delText xml:space="preserve">placement in the </w:delText>
        </w:r>
      </w:del>
      <w:r w:rsidRPr="000819BC">
        <w:rPr>
          <w:color w:val="000000"/>
        </w:rPr>
        <w:t xml:space="preserve">Core </w:t>
      </w:r>
      <w:ins w:id="142" w:author="Amy Sciangula" w:date="2026-05-16T06:49:00Z" w16du:dateUtc="2026-05-16T12:49:00Z">
        <w:r>
          <w:rPr>
            <w:color w:val="000000"/>
          </w:rPr>
          <w:t>s</w:t>
        </w:r>
      </w:ins>
      <w:del w:id="143" w:author="Amy Sciangula" w:date="2026-05-16T06:49:00Z" w16du:dateUtc="2026-05-16T12:49:00Z">
        <w:r w:rsidRPr="000819BC" w:rsidDel="00F00A00">
          <w:rPr>
            <w:color w:val="000000"/>
          </w:rPr>
          <w:delText>S</w:delText>
        </w:r>
      </w:del>
      <w:r w:rsidRPr="000819BC">
        <w:rPr>
          <w:color w:val="000000"/>
        </w:rPr>
        <w:t xml:space="preserve">ervices </w:t>
      </w:r>
      <w:del w:id="144" w:author="Amy Sciangula" w:date="2026-05-16T06:49:00Z" w16du:dateUtc="2026-05-16T12:49:00Z">
        <w:r w:rsidRPr="000819BC" w:rsidDel="00F00A00">
          <w:rPr>
            <w:color w:val="000000"/>
          </w:rPr>
          <w:delText>Program</w:delText>
        </w:r>
      </w:del>
      <w:r w:rsidRPr="000819BC">
        <w:rPr>
          <w:color w:val="000000"/>
        </w:rPr>
        <w:t xml:space="preserve"> and/or out-of-home may be considered.</w:t>
      </w:r>
    </w:p>
    <w:p w14:paraId="514D026D" w14:textId="77777777" w:rsidR="0005302A" w:rsidRPr="000819BC" w:rsidRDefault="0005302A" w:rsidP="0005302A">
      <w:pPr>
        <w:pBdr>
          <w:top w:val="nil"/>
          <w:left w:val="nil"/>
          <w:bottom w:val="nil"/>
          <w:right w:val="nil"/>
          <w:between w:val="nil"/>
        </w:pBdr>
        <w:ind w:hanging="2"/>
        <w:rPr>
          <w:color w:val="000000"/>
        </w:rPr>
      </w:pPr>
    </w:p>
    <w:p w14:paraId="1262FB33" w14:textId="77777777" w:rsidR="0005302A" w:rsidRPr="000819BC" w:rsidRDefault="0005302A" w:rsidP="0005302A">
      <w:pPr>
        <w:pBdr>
          <w:top w:val="nil"/>
          <w:left w:val="nil"/>
          <w:bottom w:val="nil"/>
          <w:right w:val="nil"/>
          <w:between w:val="nil"/>
        </w:pBdr>
        <w:ind w:hanging="2"/>
        <w:rPr>
          <w:color w:val="000000"/>
        </w:rPr>
      </w:pPr>
      <w:r w:rsidRPr="000819BC">
        <w:rPr>
          <w:color w:val="000000"/>
          <w:u w:val="single"/>
        </w:rPr>
        <w:t>Criterion 3</w:t>
      </w:r>
      <w:r w:rsidRPr="000819BC">
        <w:rPr>
          <w:color w:val="000000"/>
        </w:rPr>
        <w:t xml:space="preserve">: When placement is the best choice of available options/alternatives at this time to reduce risk to the child </w:t>
      </w:r>
      <w:ins w:id="145" w:author="Amy Sciangula" w:date="2026-05-16T06:49:00Z" w16du:dateUtc="2026-05-16T12:49:00Z">
        <w:r>
          <w:rPr>
            <w:color w:val="000000"/>
          </w:rPr>
          <w:t xml:space="preserve">or youth </w:t>
        </w:r>
      </w:ins>
      <w:r w:rsidRPr="000819BC">
        <w:rPr>
          <w:color w:val="000000"/>
        </w:rPr>
        <w:t xml:space="preserve">while continuing reasonable efforts to resolve the conditions which </w:t>
      </w:r>
      <w:proofErr w:type="gramStart"/>
      <w:r w:rsidRPr="000819BC">
        <w:rPr>
          <w:color w:val="000000"/>
        </w:rPr>
        <w:t>led</w:t>
      </w:r>
      <w:proofErr w:type="gramEnd"/>
      <w:r w:rsidRPr="000819BC">
        <w:rPr>
          <w:color w:val="000000"/>
        </w:rPr>
        <w:t xml:space="preserve"> to imminent risk, then, </w:t>
      </w:r>
      <w:del w:id="146" w:author="Amy Sciangula" w:date="2026-05-16T06:49:00Z" w16du:dateUtc="2026-05-16T12:49:00Z">
        <w:r w:rsidRPr="000819BC" w:rsidDel="00F00A00">
          <w:rPr>
            <w:color w:val="000000"/>
          </w:rPr>
          <w:delText xml:space="preserve">placement in the </w:delText>
        </w:r>
      </w:del>
      <w:r w:rsidRPr="000819BC">
        <w:rPr>
          <w:color w:val="000000"/>
        </w:rPr>
        <w:t xml:space="preserve">Core </w:t>
      </w:r>
      <w:ins w:id="147" w:author="Amy Sciangula" w:date="2026-05-16T06:50:00Z" w16du:dateUtc="2026-05-16T12:50:00Z">
        <w:r>
          <w:rPr>
            <w:color w:val="000000"/>
          </w:rPr>
          <w:t>s</w:t>
        </w:r>
      </w:ins>
      <w:del w:id="148" w:author="Amy Sciangula" w:date="2026-05-16T06:50:00Z" w16du:dateUtc="2026-05-16T12:50:00Z">
        <w:r w:rsidRPr="000819BC" w:rsidDel="00F00A00">
          <w:rPr>
            <w:color w:val="000000"/>
          </w:rPr>
          <w:delText>S</w:delText>
        </w:r>
      </w:del>
      <w:r w:rsidRPr="000819BC">
        <w:rPr>
          <w:color w:val="000000"/>
        </w:rPr>
        <w:t xml:space="preserve">ervices </w:t>
      </w:r>
      <w:del w:id="149" w:author="Amy Sciangula" w:date="2026-05-16T06:50:00Z" w16du:dateUtc="2026-05-16T12:50:00Z">
        <w:r w:rsidRPr="000819BC" w:rsidDel="00F00A00">
          <w:rPr>
            <w:color w:val="000000"/>
          </w:rPr>
          <w:delText>Program</w:delText>
        </w:r>
      </w:del>
      <w:r w:rsidRPr="000819BC">
        <w:rPr>
          <w:color w:val="000000"/>
        </w:rPr>
        <w:t xml:space="preserve"> and/or out-of-home may occur.</w:t>
      </w:r>
    </w:p>
    <w:p w14:paraId="7A4B80B5" w14:textId="77777777" w:rsidR="0005302A" w:rsidRPr="000819BC" w:rsidRDefault="0005302A" w:rsidP="0005302A">
      <w:pPr>
        <w:pBdr>
          <w:top w:val="nil"/>
          <w:left w:val="nil"/>
          <w:bottom w:val="nil"/>
          <w:right w:val="nil"/>
          <w:between w:val="nil"/>
        </w:pBdr>
        <w:ind w:hanging="2"/>
        <w:rPr>
          <w:color w:val="000000"/>
        </w:rPr>
      </w:pPr>
    </w:p>
    <w:p w14:paraId="3D958DE6"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2D718AFF" w14:textId="77777777" w:rsidR="0005302A" w:rsidRPr="000819BC" w:rsidRDefault="0005302A" w:rsidP="0005302A">
      <w:pPr>
        <w:pBdr>
          <w:top w:val="nil"/>
          <w:left w:val="nil"/>
          <w:bottom w:val="nil"/>
          <w:right w:val="nil"/>
          <w:between w:val="nil"/>
        </w:pBdr>
        <w:ind w:hanging="2"/>
        <w:rPr>
          <w:color w:val="000000"/>
        </w:rPr>
      </w:pPr>
    </w:p>
    <w:p w14:paraId="77EE1553" w14:textId="77777777" w:rsidR="0005302A" w:rsidRDefault="0005302A" w:rsidP="00D364A9">
      <w:pPr>
        <w:pStyle w:val="Heading3"/>
      </w:pPr>
      <w:r w:rsidRPr="009A780C">
        <w:t>7.304.661</w:t>
      </w:r>
      <w:r w:rsidRPr="009A780C">
        <w:tab/>
        <w:t>Out-of-Home Placement [Rev. eff/ 4/1/12]</w:t>
      </w:r>
    </w:p>
    <w:p w14:paraId="03B5164E" w14:textId="77777777" w:rsidR="0005302A" w:rsidRPr="009A780C" w:rsidRDefault="0005302A" w:rsidP="0005302A">
      <w:pPr>
        <w:pBdr>
          <w:top w:val="nil"/>
          <w:left w:val="nil"/>
          <w:bottom w:val="nil"/>
          <w:right w:val="nil"/>
          <w:between w:val="nil"/>
        </w:pBdr>
        <w:ind w:hanging="2"/>
        <w:rPr>
          <w:b/>
          <w:bCs/>
          <w:color w:val="000000"/>
        </w:rPr>
      </w:pPr>
    </w:p>
    <w:p w14:paraId="55255945" w14:textId="77777777" w:rsidR="0005302A" w:rsidRPr="000819BC" w:rsidRDefault="0005302A" w:rsidP="0005302A">
      <w:pPr>
        <w:pBdr>
          <w:top w:val="nil"/>
          <w:left w:val="nil"/>
          <w:bottom w:val="nil"/>
          <w:right w:val="nil"/>
          <w:between w:val="nil"/>
        </w:pBdr>
        <w:ind w:left="787" w:hangingChars="328" w:hanging="787"/>
        <w:rPr>
          <w:color w:val="000000"/>
        </w:rPr>
      </w:pPr>
      <w:r w:rsidRPr="000819BC">
        <w:rPr>
          <w:color w:val="000000"/>
        </w:rPr>
        <w:t>A.</w:t>
      </w:r>
      <w:r w:rsidRPr="000819BC">
        <w:rPr>
          <w:color w:val="000000"/>
        </w:rPr>
        <w:tab/>
        <w:t xml:space="preserve">The county department shall contract with providers for specific services using the state-prescribed contracts. The contract shall specify the responsibilities of the provider and the county for services to be provided to the child </w:t>
      </w:r>
      <w:ins w:id="150" w:author="Amy Sciangula" w:date="2026-05-16T06:50:00Z" w16du:dateUtc="2026-05-16T12:50:00Z">
        <w:r>
          <w:rPr>
            <w:color w:val="000000"/>
          </w:rPr>
          <w:t xml:space="preserve">or youth </w:t>
        </w:r>
      </w:ins>
      <w:r w:rsidRPr="000819BC">
        <w:rPr>
          <w:color w:val="000000"/>
        </w:rPr>
        <w:t xml:space="preserve">and family in conjunction with the Family Services Plan. The county department </w:t>
      </w:r>
      <w:proofErr w:type="gramStart"/>
      <w:r w:rsidRPr="000819BC">
        <w:rPr>
          <w:color w:val="000000"/>
        </w:rPr>
        <w:t>shall</w:t>
      </w:r>
      <w:proofErr w:type="gramEnd"/>
      <w:r w:rsidRPr="000819BC">
        <w:rPr>
          <w:color w:val="000000"/>
        </w:rPr>
        <w:t xml:space="preserve"> monitor the services purchased from Residential Child Care Facilities, Child Placement Agencies, </w:t>
      </w:r>
      <w:del w:id="151" w:author="Amy Sciangula" w:date="2026-05-16T06:51:00Z" w16du:dateUtc="2026-05-16T12:51:00Z">
        <w:r w:rsidRPr="000819BC" w:rsidDel="00A53906">
          <w:rPr>
            <w:color w:val="000000"/>
          </w:rPr>
          <w:delText>Core Service Programs,</w:delText>
        </w:r>
      </w:del>
      <w:r w:rsidRPr="000819BC">
        <w:rPr>
          <w:color w:val="000000"/>
        </w:rPr>
        <w:t xml:space="preserve"> and all out-of-home providers at least monthly, by face-to-face or telephone contact with the provider. The county department shall contract with providers to submit written quarterly progress reports to the county department and to attend Administrative Reviews in person or by conference call. The county department shall participate in staffing or planning meetings on a regular basis as defined in the case plan. The county shall contract with providers to comply with the county-designated family time plan as specified in the placement agreement.</w:t>
      </w:r>
    </w:p>
    <w:p w14:paraId="14DE88FB" w14:textId="77777777" w:rsidR="0005302A" w:rsidRPr="000819BC" w:rsidRDefault="0005302A" w:rsidP="0005302A">
      <w:pPr>
        <w:pBdr>
          <w:top w:val="nil"/>
          <w:left w:val="nil"/>
          <w:bottom w:val="nil"/>
          <w:right w:val="nil"/>
          <w:between w:val="nil"/>
        </w:pBdr>
        <w:ind w:hanging="2"/>
        <w:rPr>
          <w:color w:val="000000"/>
        </w:rPr>
      </w:pPr>
    </w:p>
    <w:p w14:paraId="3839C1A7" w14:textId="77777777" w:rsidR="0005302A" w:rsidRPr="000819BC" w:rsidRDefault="0005302A" w:rsidP="0005302A">
      <w:pPr>
        <w:pBdr>
          <w:top w:val="nil"/>
          <w:left w:val="nil"/>
          <w:bottom w:val="nil"/>
          <w:right w:val="nil"/>
          <w:between w:val="nil"/>
        </w:pBdr>
        <w:ind w:hanging="2"/>
        <w:rPr>
          <w:color w:val="000000"/>
        </w:rPr>
      </w:pPr>
      <w:r w:rsidRPr="000819BC">
        <w:rPr>
          <w:color w:val="000000"/>
        </w:rPr>
        <w:t>****************************************************************************************************</w:t>
      </w:r>
    </w:p>
    <w:p w14:paraId="1AC6ED8D" w14:textId="77777777" w:rsidR="0005302A" w:rsidRPr="000819BC" w:rsidRDefault="0005302A" w:rsidP="0005302A">
      <w:pPr>
        <w:pBdr>
          <w:top w:val="nil"/>
          <w:left w:val="nil"/>
          <w:bottom w:val="nil"/>
          <w:right w:val="nil"/>
          <w:between w:val="nil"/>
        </w:pBdr>
        <w:ind w:hanging="2"/>
        <w:rPr>
          <w:color w:val="000000"/>
        </w:rPr>
      </w:pPr>
    </w:p>
    <w:p w14:paraId="5C93F172" w14:textId="77777777" w:rsidR="0005302A" w:rsidRPr="009A780C" w:rsidRDefault="0005302A" w:rsidP="00D364A9">
      <w:pPr>
        <w:pStyle w:val="Heading3"/>
      </w:pPr>
      <w:r w:rsidRPr="009A780C">
        <w:t>7.304.662</w:t>
      </w:r>
      <w:r w:rsidRPr="009A780C">
        <w:tab/>
        <w:t>Core Services</w:t>
      </w:r>
    </w:p>
    <w:p w14:paraId="32A2773C" w14:textId="77777777" w:rsidR="0005302A" w:rsidRPr="000819BC" w:rsidRDefault="0005302A" w:rsidP="0005302A">
      <w:pPr>
        <w:pBdr>
          <w:top w:val="nil"/>
          <w:left w:val="nil"/>
          <w:bottom w:val="nil"/>
          <w:right w:val="nil"/>
          <w:between w:val="nil"/>
        </w:pBdr>
        <w:ind w:hanging="2"/>
        <w:rPr>
          <w:color w:val="000000"/>
        </w:rPr>
      </w:pPr>
    </w:p>
    <w:p w14:paraId="1DC503F4" w14:textId="77777777" w:rsidR="0005302A" w:rsidRPr="000819BC" w:rsidRDefault="0005302A" w:rsidP="0005302A">
      <w:pPr>
        <w:pBdr>
          <w:top w:val="nil"/>
          <w:left w:val="nil"/>
          <w:bottom w:val="nil"/>
          <w:right w:val="nil"/>
          <w:between w:val="nil"/>
        </w:pBdr>
        <w:spacing w:after="240"/>
        <w:ind w:left="811" w:hangingChars="338" w:hanging="811"/>
        <w:rPr>
          <w:color w:val="000000"/>
        </w:rPr>
      </w:pPr>
      <w:r w:rsidRPr="000819BC">
        <w:rPr>
          <w:color w:val="000000"/>
        </w:rPr>
        <w:lastRenderedPageBreak/>
        <w:t>A.</w:t>
      </w:r>
      <w:r w:rsidRPr="000819BC">
        <w:rPr>
          <w:color w:val="000000"/>
        </w:rPr>
        <w:tab/>
        <w:t>Counties with a state-approved Core Service P</w:t>
      </w:r>
      <w:ins w:id="152" w:author="Amy Sciangula" w:date="2026-05-16T06:51:00Z" w16du:dateUtc="2026-05-16T12:51:00Z">
        <w:r>
          <w:rPr>
            <w:color w:val="000000"/>
          </w:rPr>
          <w:t xml:space="preserve">lan </w:t>
        </w:r>
      </w:ins>
      <w:del w:id="153" w:author="Amy Sciangula" w:date="2026-05-16T06:51:00Z" w16du:dateUtc="2026-05-16T12:51:00Z">
        <w:r w:rsidRPr="000819BC" w:rsidDel="00FC4BFE">
          <w:rPr>
            <w:color w:val="000000"/>
          </w:rPr>
          <w:delText xml:space="preserve">rogram plan </w:delText>
        </w:r>
      </w:del>
      <w:r w:rsidRPr="000819BC">
        <w:rPr>
          <w:color w:val="000000"/>
        </w:rPr>
        <w:t xml:space="preserve">may directly provide or purchase Core </w:t>
      </w:r>
      <w:ins w:id="154" w:author="Amy Sciangula" w:date="2026-05-16T06:52:00Z" w16du:dateUtc="2026-05-16T12:52:00Z">
        <w:r>
          <w:rPr>
            <w:color w:val="000000"/>
          </w:rPr>
          <w:t>s</w:t>
        </w:r>
      </w:ins>
      <w:del w:id="155" w:author="Amy Sciangula" w:date="2026-05-16T06:52:00Z" w16du:dateUtc="2026-05-16T12:52:00Z">
        <w:r w:rsidRPr="000819BC" w:rsidDel="00FC4BFE">
          <w:rPr>
            <w:color w:val="000000"/>
          </w:rPr>
          <w:delText>S</w:delText>
        </w:r>
      </w:del>
      <w:r w:rsidRPr="000819BC">
        <w:rPr>
          <w:color w:val="000000"/>
        </w:rPr>
        <w:t>ervices</w:t>
      </w:r>
      <w:del w:id="156" w:author="Amy Sciangula" w:date="2026-05-16T06:52:00Z" w16du:dateUtc="2026-05-16T12:52:00Z">
        <w:r w:rsidRPr="000819BC" w:rsidDel="00FC4BFE">
          <w:rPr>
            <w:color w:val="000000"/>
          </w:rPr>
          <w:delText xml:space="preserve"> Program</w:delText>
        </w:r>
      </w:del>
      <w:r w:rsidRPr="000819BC">
        <w:rPr>
          <w:color w:val="000000"/>
        </w:rPr>
        <w:t>.</w:t>
      </w:r>
    </w:p>
    <w:p w14:paraId="2A35623C" w14:textId="77777777" w:rsidR="0005302A" w:rsidRPr="000819BC" w:rsidRDefault="0005302A" w:rsidP="0005302A">
      <w:pPr>
        <w:pBdr>
          <w:top w:val="nil"/>
          <w:left w:val="nil"/>
          <w:bottom w:val="nil"/>
          <w:right w:val="nil"/>
          <w:between w:val="nil"/>
        </w:pBdr>
        <w:spacing w:after="240"/>
        <w:ind w:left="811" w:hangingChars="338" w:hanging="811"/>
        <w:rPr>
          <w:color w:val="000000"/>
        </w:rPr>
      </w:pPr>
      <w:r w:rsidRPr="000819BC">
        <w:rPr>
          <w:color w:val="000000"/>
        </w:rPr>
        <w:t>B.</w:t>
      </w:r>
      <w:r w:rsidRPr="000819BC">
        <w:rPr>
          <w:color w:val="000000"/>
        </w:rPr>
        <w:tab/>
        <w:t xml:space="preserve">If a Core </w:t>
      </w:r>
      <w:ins w:id="157" w:author="Amy Sciangula" w:date="2026-05-16T06:53:00Z" w16du:dateUtc="2026-05-16T12:53:00Z">
        <w:r>
          <w:rPr>
            <w:color w:val="000000"/>
          </w:rPr>
          <w:t>s</w:t>
        </w:r>
      </w:ins>
      <w:del w:id="158" w:author="Amy Sciangula" w:date="2026-05-16T06:53:00Z" w16du:dateUtc="2026-05-16T12:53:00Z">
        <w:r w:rsidRPr="000819BC" w:rsidDel="00C62998">
          <w:rPr>
            <w:color w:val="000000"/>
          </w:rPr>
          <w:delText>S</w:delText>
        </w:r>
      </w:del>
      <w:r w:rsidRPr="000819BC">
        <w:rPr>
          <w:color w:val="000000"/>
        </w:rPr>
        <w:t xml:space="preserve">ervice </w:t>
      </w:r>
      <w:del w:id="159" w:author="Amy Sciangula" w:date="2026-05-16T06:53:00Z" w16du:dateUtc="2026-05-16T12:53:00Z">
        <w:r w:rsidRPr="000819BC" w:rsidDel="00B00BD3">
          <w:rPr>
            <w:color w:val="000000"/>
          </w:rPr>
          <w:delText xml:space="preserve">Program </w:delText>
        </w:r>
      </w:del>
      <w:r w:rsidRPr="000819BC">
        <w:rPr>
          <w:color w:val="000000"/>
        </w:rPr>
        <w:t xml:space="preserve">is purchased, all state </w:t>
      </w:r>
      <w:proofErr w:type="gramStart"/>
      <w:r w:rsidRPr="000819BC">
        <w:rPr>
          <w:color w:val="000000"/>
        </w:rPr>
        <w:t>rule requirements</w:t>
      </w:r>
      <w:proofErr w:type="gramEnd"/>
      <w:r w:rsidRPr="000819BC">
        <w:rPr>
          <w:color w:val="000000"/>
        </w:rPr>
        <w:t xml:space="preserve"> </w:t>
      </w:r>
      <w:proofErr w:type="gramStart"/>
      <w:r w:rsidRPr="000819BC">
        <w:rPr>
          <w:color w:val="000000"/>
        </w:rPr>
        <w:t>shall</w:t>
      </w:r>
      <w:proofErr w:type="gramEnd"/>
      <w:r w:rsidRPr="000819BC">
        <w:rPr>
          <w:color w:val="000000"/>
        </w:rPr>
        <w:t xml:space="preserve"> be followed.</w:t>
      </w:r>
    </w:p>
    <w:p w14:paraId="5D067348" w14:textId="77777777" w:rsidR="0005302A" w:rsidRPr="000819BC" w:rsidRDefault="0005302A" w:rsidP="0005302A">
      <w:pPr>
        <w:pBdr>
          <w:top w:val="nil"/>
          <w:left w:val="nil"/>
          <w:bottom w:val="nil"/>
          <w:right w:val="nil"/>
          <w:between w:val="nil"/>
        </w:pBdr>
        <w:spacing w:after="240"/>
        <w:ind w:left="787" w:hangingChars="328" w:hanging="787"/>
        <w:rPr>
          <w:color w:val="000000"/>
        </w:rPr>
      </w:pPr>
      <w:r w:rsidRPr="000819BC">
        <w:rPr>
          <w:color w:val="000000"/>
        </w:rPr>
        <w:t>C.</w:t>
      </w:r>
      <w:r w:rsidRPr="000819BC">
        <w:rPr>
          <w:color w:val="000000"/>
        </w:rPr>
        <w:tab/>
        <w:t xml:space="preserve">When the county purchases Core </w:t>
      </w:r>
      <w:ins w:id="160" w:author="Amy Sciangula" w:date="2026-05-16T06:53:00Z" w16du:dateUtc="2026-05-16T12:53:00Z">
        <w:r>
          <w:rPr>
            <w:color w:val="000000"/>
          </w:rPr>
          <w:t>s</w:t>
        </w:r>
      </w:ins>
      <w:del w:id="161" w:author="Amy Sciangula" w:date="2026-05-16T06:53:00Z" w16du:dateUtc="2026-05-16T12:53:00Z">
        <w:r w:rsidRPr="000819BC" w:rsidDel="00B00BD3">
          <w:rPr>
            <w:color w:val="000000"/>
          </w:rPr>
          <w:delText>S</w:delText>
        </w:r>
      </w:del>
      <w:r w:rsidRPr="000819BC">
        <w:rPr>
          <w:color w:val="000000"/>
        </w:rPr>
        <w:t xml:space="preserve">ervices, the county has the responsibility to select contractors who have the skills and resources to deliver the services for which they are contracting. Counties shall monitor all purchase of services contracts to </w:t>
      </w:r>
      <w:del w:id="162" w:author="Amy Sciangula" w:date="2026-05-16T06:53:00Z" w16du:dateUtc="2026-05-16T12:53:00Z">
        <w:r w:rsidRPr="000819BC" w:rsidDel="00B00BD3">
          <w:rPr>
            <w:color w:val="000000"/>
          </w:rPr>
          <w:delText>insure</w:delText>
        </w:r>
      </w:del>
      <w:ins w:id="163" w:author="Amy Sciangula" w:date="2026-05-16T06:53:00Z" w16du:dateUtc="2026-05-16T12:53:00Z">
        <w:r>
          <w:rPr>
            <w:color w:val="000000"/>
          </w:rPr>
          <w:t xml:space="preserve"> </w:t>
        </w:r>
      </w:ins>
      <w:ins w:id="164" w:author="Amy Sciangula" w:date="2026-05-16T08:59:00Z" w16du:dateUtc="2026-05-16T14:59:00Z">
        <w:r w:rsidRPr="000819BC">
          <w:rPr>
            <w:color w:val="000000"/>
          </w:rPr>
          <w:t>ensure</w:t>
        </w:r>
      </w:ins>
      <w:r w:rsidRPr="000819BC">
        <w:rPr>
          <w:color w:val="000000"/>
        </w:rPr>
        <w:t xml:space="preserve"> that contracted services are delivered.</w:t>
      </w:r>
    </w:p>
    <w:p w14:paraId="5B81890A" w14:textId="77777777" w:rsidR="0005302A" w:rsidRPr="000819BC" w:rsidRDefault="0005302A" w:rsidP="0005302A">
      <w:pPr>
        <w:pBdr>
          <w:top w:val="nil"/>
          <w:left w:val="nil"/>
          <w:bottom w:val="nil"/>
          <w:right w:val="nil"/>
          <w:between w:val="nil"/>
        </w:pBdr>
        <w:spacing w:after="240"/>
        <w:ind w:left="785" w:hangingChars="327" w:hanging="785"/>
        <w:rPr>
          <w:color w:val="000000"/>
        </w:rPr>
      </w:pPr>
      <w:r w:rsidRPr="000819BC">
        <w:rPr>
          <w:color w:val="000000"/>
        </w:rPr>
        <w:t>D.</w:t>
      </w:r>
      <w:r w:rsidRPr="000819BC">
        <w:rPr>
          <w:color w:val="000000"/>
        </w:rPr>
        <w:tab/>
        <w:t xml:space="preserve">Core </w:t>
      </w:r>
      <w:ins w:id="165" w:author="Amy Sciangula" w:date="2026-05-16T06:53:00Z" w16du:dateUtc="2026-05-16T12:53:00Z">
        <w:r>
          <w:rPr>
            <w:color w:val="000000"/>
          </w:rPr>
          <w:t>s</w:t>
        </w:r>
      </w:ins>
      <w:del w:id="166" w:author="Amy Sciangula" w:date="2026-05-16T06:53:00Z" w16du:dateUtc="2026-05-16T12:53:00Z">
        <w:r w:rsidRPr="000819BC" w:rsidDel="00B00BD3">
          <w:rPr>
            <w:color w:val="000000"/>
          </w:rPr>
          <w:delText>S</w:delText>
        </w:r>
      </w:del>
      <w:r w:rsidRPr="000819BC">
        <w:rPr>
          <w:color w:val="000000"/>
        </w:rPr>
        <w:t xml:space="preserve">ervices may be purchased and provided for a child </w:t>
      </w:r>
      <w:ins w:id="167" w:author="Amy Sciangula" w:date="2026-05-16T06:53:00Z" w16du:dateUtc="2026-05-16T12:53:00Z">
        <w:r>
          <w:rPr>
            <w:color w:val="000000"/>
          </w:rPr>
          <w:t xml:space="preserve">or youth </w:t>
        </w:r>
      </w:ins>
      <w:r w:rsidRPr="000819BC">
        <w:rPr>
          <w:color w:val="000000"/>
        </w:rPr>
        <w:t>placed out-of-state with written state department approval.</w:t>
      </w:r>
    </w:p>
    <w:p w14:paraId="13733674" w14:textId="77777777" w:rsidR="0005302A" w:rsidRPr="000819BC" w:rsidRDefault="0005302A" w:rsidP="0005302A">
      <w:pPr>
        <w:pBdr>
          <w:top w:val="nil"/>
          <w:left w:val="nil"/>
          <w:bottom w:val="nil"/>
          <w:right w:val="nil"/>
          <w:between w:val="nil"/>
        </w:pBdr>
        <w:spacing w:after="240"/>
        <w:ind w:left="787" w:hangingChars="328" w:hanging="787"/>
        <w:rPr>
          <w:color w:val="000000"/>
        </w:rPr>
      </w:pPr>
      <w:r w:rsidRPr="000819BC">
        <w:rPr>
          <w:color w:val="000000"/>
        </w:rPr>
        <w:t>F.</w:t>
      </w:r>
      <w:r w:rsidRPr="000819BC">
        <w:rPr>
          <w:color w:val="000000"/>
        </w:rPr>
        <w:tab/>
      </w:r>
      <w:ins w:id="168" w:author="Amy Sciangula" w:date="2026-05-16T06:54:00Z" w16du:dateUtc="2026-05-16T12:54:00Z">
        <w:r>
          <w:rPr>
            <w:color w:val="000000"/>
          </w:rPr>
          <w:t xml:space="preserve">A </w:t>
        </w:r>
      </w:ins>
      <w:r w:rsidRPr="000819BC">
        <w:rPr>
          <w:color w:val="000000"/>
        </w:rPr>
        <w:t xml:space="preserve">County </w:t>
      </w:r>
      <w:ins w:id="169" w:author="Amy Sciangula" w:date="2026-05-16T06:54:00Z" w16du:dateUtc="2026-05-16T12:54:00Z">
        <w:r>
          <w:rPr>
            <w:color w:val="000000"/>
          </w:rPr>
          <w:t xml:space="preserve">may provide </w:t>
        </w:r>
      </w:ins>
      <w:r w:rsidRPr="000819BC">
        <w:rPr>
          <w:color w:val="000000"/>
        </w:rPr>
        <w:t xml:space="preserve">Core </w:t>
      </w:r>
      <w:ins w:id="170" w:author="Amy Sciangula" w:date="2026-05-16T06:54:00Z" w16du:dateUtc="2026-05-16T12:54:00Z">
        <w:r>
          <w:rPr>
            <w:color w:val="000000"/>
          </w:rPr>
          <w:t xml:space="preserve">services </w:t>
        </w:r>
      </w:ins>
      <w:del w:id="171" w:author="Amy Sciangula" w:date="2026-05-16T06:54:00Z" w16du:dateUtc="2026-05-16T12:54:00Z">
        <w:r w:rsidRPr="000819BC" w:rsidDel="00B06FC8">
          <w:rPr>
            <w:color w:val="000000"/>
          </w:rPr>
          <w:delText>Service</w:delText>
        </w:r>
      </w:del>
      <w:r w:rsidRPr="000819BC">
        <w:rPr>
          <w:color w:val="000000"/>
        </w:rPr>
        <w:t xml:space="preserve"> </w:t>
      </w:r>
      <w:del w:id="172" w:author="Amy Sciangula" w:date="2026-05-16T06:54:00Z" w16du:dateUtc="2026-05-16T12:54:00Z">
        <w:r w:rsidRPr="000819BC" w:rsidDel="00B06FC8">
          <w:rPr>
            <w:color w:val="000000"/>
          </w:rPr>
          <w:delText xml:space="preserve">Programs may only be used </w:delText>
        </w:r>
      </w:del>
      <w:r w:rsidRPr="000819BC">
        <w:rPr>
          <w:color w:val="000000"/>
        </w:rPr>
        <w:t>for a child</w:t>
      </w:r>
      <w:ins w:id="173" w:author="Amy Sciangula" w:date="2026-05-16T06:54:00Z" w16du:dateUtc="2026-05-16T12:54:00Z">
        <w:r>
          <w:rPr>
            <w:color w:val="000000"/>
          </w:rPr>
          <w:t xml:space="preserve"> or youth</w:t>
        </w:r>
      </w:ins>
      <w:r w:rsidRPr="000819BC">
        <w:rPr>
          <w:color w:val="000000"/>
        </w:rPr>
        <w:t xml:space="preserve"> in out-of-home placement </w:t>
      </w:r>
      <w:ins w:id="174" w:author="Amy Sciangula" w:date="2026-05-16T06:54:00Z" w16du:dateUtc="2026-05-16T12:54:00Z">
        <w:r>
          <w:rPr>
            <w:color w:val="000000"/>
          </w:rPr>
          <w:t xml:space="preserve">only </w:t>
        </w:r>
      </w:ins>
      <w:r w:rsidRPr="000819BC">
        <w:rPr>
          <w:color w:val="000000"/>
        </w:rPr>
        <w:t>when services are not available through the contract with the out-of-home provider or the county negotiates a lower rate with the provider.</w:t>
      </w:r>
      <w:ins w:id="175" w:author="Amy Sciangula" w:date="2026-05-16T06:55:00Z" w16du:dateUtc="2026-05-16T12:55:00Z">
        <w:r>
          <w:rPr>
            <w:color w:val="000000"/>
          </w:rPr>
          <w:t xml:space="preserve"> Core services cannot be used to fund the placement itself.</w:t>
        </w:r>
      </w:ins>
    </w:p>
    <w:p w14:paraId="45FCB03F" w14:textId="77777777" w:rsidR="0005302A" w:rsidRPr="000819BC" w:rsidRDefault="0005302A" w:rsidP="0005302A">
      <w:pPr>
        <w:pBdr>
          <w:top w:val="nil"/>
          <w:left w:val="nil"/>
          <w:bottom w:val="nil"/>
          <w:right w:val="nil"/>
          <w:between w:val="nil"/>
        </w:pBdr>
        <w:spacing w:after="240"/>
        <w:ind w:left="787" w:hangingChars="328" w:hanging="787"/>
        <w:rPr>
          <w:color w:val="000000"/>
        </w:rPr>
      </w:pPr>
      <w:r w:rsidRPr="000819BC">
        <w:rPr>
          <w:color w:val="000000"/>
        </w:rPr>
        <w:t>G.</w:t>
      </w:r>
      <w:r w:rsidRPr="000819BC">
        <w:rPr>
          <w:color w:val="000000"/>
        </w:rPr>
        <w:tab/>
        <w:t xml:space="preserve">Core </w:t>
      </w:r>
      <w:del w:id="176" w:author="Amy Sciangula" w:date="2026-05-16T06:55:00Z" w16du:dateUtc="2026-05-16T12:55:00Z">
        <w:r w:rsidRPr="000819BC" w:rsidDel="00387D77">
          <w:rPr>
            <w:color w:val="000000"/>
          </w:rPr>
          <w:delText xml:space="preserve">Service </w:delText>
        </w:r>
      </w:del>
      <w:ins w:id="177" w:author="Amy Sciangula" w:date="2026-05-16T06:55:00Z" w16du:dateUtc="2026-05-16T12:55:00Z">
        <w:r>
          <w:rPr>
            <w:color w:val="000000"/>
          </w:rPr>
          <w:t>services</w:t>
        </w:r>
        <w:r w:rsidRPr="000819BC">
          <w:rPr>
            <w:color w:val="000000"/>
          </w:rPr>
          <w:t xml:space="preserve"> </w:t>
        </w:r>
      </w:ins>
      <w:del w:id="178" w:author="Amy Sciangula" w:date="2026-05-16T06:55:00Z" w16du:dateUtc="2026-05-16T12:55:00Z">
        <w:r w:rsidRPr="000819BC" w:rsidDel="00387D77">
          <w:rPr>
            <w:color w:val="000000"/>
          </w:rPr>
          <w:delText xml:space="preserve">Programs </w:delText>
        </w:r>
      </w:del>
      <w:r w:rsidRPr="000819BC">
        <w:rPr>
          <w:color w:val="000000"/>
        </w:rPr>
        <w:t xml:space="preserve">may only be used for clients when the client’s </w:t>
      </w:r>
      <w:ins w:id="179" w:author="Amy Sciangula" w:date="2026-05-16T06:55:00Z" w16du:dateUtc="2026-05-16T12:55:00Z">
        <w:r>
          <w:rPr>
            <w:color w:val="000000"/>
          </w:rPr>
          <w:t xml:space="preserve">Medicaid, </w:t>
        </w:r>
      </w:ins>
      <w:r w:rsidRPr="000819BC">
        <w:rPr>
          <w:color w:val="000000"/>
        </w:rPr>
        <w:t>private insurance</w:t>
      </w:r>
      <w:ins w:id="180" w:author="Amy Sciangula" w:date="2026-05-16T06:55:00Z" w16du:dateUtc="2026-05-16T12:55:00Z">
        <w:r>
          <w:rPr>
            <w:color w:val="000000"/>
          </w:rPr>
          <w:t>,</w:t>
        </w:r>
      </w:ins>
      <w:r w:rsidRPr="000819BC">
        <w:rPr>
          <w:color w:val="000000"/>
        </w:rPr>
        <w:t xml:space="preserve"> and/or other funding sources are exhausted, insufficient, or inappropriate.</w:t>
      </w:r>
    </w:p>
    <w:p w14:paraId="0A022BE5" w14:textId="77777777" w:rsidR="0005302A" w:rsidRPr="000819BC" w:rsidRDefault="0005302A" w:rsidP="0005302A">
      <w:pPr>
        <w:pBdr>
          <w:top w:val="nil"/>
          <w:left w:val="nil"/>
          <w:bottom w:val="nil"/>
          <w:right w:val="nil"/>
          <w:between w:val="nil"/>
        </w:pBdr>
        <w:ind w:left="787" w:hangingChars="328" w:hanging="787"/>
        <w:rPr>
          <w:color w:val="000000"/>
        </w:rPr>
      </w:pPr>
      <w:r w:rsidRPr="000819BC">
        <w:rPr>
          <w:color w:val="000000"/>
        </w:rPr>
        <w:t>H.</w:t>
      </w:r>
      <w:r w:rsidRPr="000819BC">
        <w:rPr>
          <w:color w:val="000000"/>
        </w:rPr>
        <w:tab/>
        <w:t xml:space="preserve">Core </w:t>
      </w:r>
      <w:del w:id="181" w:author="Amy Sciangula" w:date="2026-05-16T06:56:00Z" w16du:dateUtc="2026-05-16T12:56:00Z">
        <w:r w:rsidRPr="000819BC" w:rsidDel="00387D77">
          <w:rPr>
            <w:color w:val="000000"/>
          </w:rPr>
          <w:delText>Service Programs</w:delText>
        </w:r>
      </w:del>
      <w:ins w:id="182" w:author="Amy Sciangula" w:date="2026-05-16T06:56:00Z" w16du:dateUtc="2026-05-16T12:56:00Z">
        <w:r>
          <w:rPr>
            <w:color w:val="000000"/>
          </w:rPr>
          <w:t>services</w:t>
        </w:r>
      </w:ins>
      <w:r w:rsidRPr="000819BC">
        <w:rPr>
          <w:color w:val="000000"/>
        </w:rPr>
        <w:t xml:space="preserve"> that have duplicative components cannot be provided/purchase</w:t>
      </w:r>
      <w:ins w:id="183" w:author="Amy Sciangula" w:date="2026-05-16T06:56:00Z" w16du:dateUtc="2026-05-16T12:56:00Z">
        <w:r>
          <w:rPr>
            <w:color w:val="000000"/>
          </w:rPr>
          <w:t>d</w:t>
        </w:r>
      </w:ins>
      <w:r w:rsidRPr="000819BC">
        <w:rPr>
          <w:color w:val="000000"/>
        </w:rPr>
        <w:t xml:space="preserve"> at the same time.</w:t>
      </w:r>
    </w:p>
    <w:p w14:paraId="105A9CDA" w14:textId="77777777" w:rsidR="0005302A" w:rsidRPr="000819BC" w:rsidRDefault="0005302A" w:rsidP="0005302A">
      <w:pPr>
        <w:pBdr>
          <w:top w:val="nil"/>
          <w:left w:val="nil"/>
          <w:bottom w:val="nil"/>
          <w:right w:val="nil"/>
          <w:between w:val="nil"/>
        </w:pBdr>
        <w:ind w:hanging="2"/>
        <w:rPr>
          <w:color w:val="000000"/>
        </w:rPr>
      </w:pPr>
    </w:p>
    <w:p w14:paraId="7F40148F" w14:textId="77777777" w:rsidR="0005302A" w:rsidRDefault="0005302A" w:rsidP="0005302A">
      <w:pPr>
        <w:pBdr>
          <w:top w:val="nil"/>
          <w:left w:val="nil"/>
          <w:bottom w:val="nil"/>
          <w:right w:val="nil"/>
          <w:between w:val="nil"/>
        </w:pBdr>
        <w:ind w:hanging="2"/>
        <w:rPr>
          <w:rFonts w:ascii="Trebuchet MS" w:hAnsi="Trebuchet MS"/>
          <w:color w:val="000000"/>
          <w:sz w:val="22"/>
          <w:szCs w:val="22"/>
        </w:rPr>
      </w:pPr>
    </w:p>
    <w:p w14:paraId="000000A0" w14:textId="77777777" w:rsidR="003A3E5D" w:rsidRDefault="003A3E5D" w:rsidP="0005302A">
      <w:pPr>
        <w:pBdr>
          <w:top w:val="nil"/>
          <w:left w:val="nil"/>
          <w:bottom w:val="nil"/>
          <w:right w:val="nil"/>
          <w:between w:val="nil"/>
        </w:pBdr>
        <w:ind w:left="1" w:hanging="3"/>
        <w:jc w:val="center"/>
        <w:rPr>
          <w:sz w:val="22"/>
          <w:szCs w:val="22"/>
        </w:rPr>
      </w:pPr>
    </w:p>
    <w:sectPr w:rsidR="003A3E5D">
      <w:headerReference w:type="default" r:id="rId14"/>
      <w:footerReference w:type="default" r:id="rId15"/>
      <w:pgSz w:w="12240" w:h="15840"/>
      <w:pgMar w:top="1170" w:right="1440" w:bottom="1170" w:left="1440" w:header="720" w:footer="6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4F032" w14:textId="77777777" w:rsidR="00F16AA7" w:rsidRDefault="00F16AA7">
      <w:r>
        <w:separator/>
      </w:r>
    </w:p>
  </w:endnote>
  <w:endnote w:type="continuationSeparator" w:id="0">
    <w:p w14:paraId="4F7243FD" w14:textId="77777777" w:rsidR="00F16AA7" w:rsidRDefault="00F16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1" w:fontKey="{731ABC18-77C8-4856-8051-933A8408D976}"/>
    <w:embedBold r:id="rId2" w:fontKey="{1C8A3F33-8391-4ACC-BEAA-C1FF308C335D}"/>
  </w:font>
  <w:font w:name="Georgia">
    <w:panose1 w:val="02040502050405020303"/>
    <w:charset w:val="00"/>
    <w:family w:val="roman"/>
    <w:pitch w:val="variable"/>
    <w:sig w:usb0="00000287" w:usb1="00000000" w:usb2="00000000" w:usb3="00000000" w:csb0="0000009F" w:csb1="00000000"/>
    <w:embedItalic r:id="rId3" w:fontKey="{460670A5-4FCA-499D-91EA-AABF8B219080}"/>
  </w:font>
  <w:font w:name="Trebuchet MS">
    <w:panose1 w:val="020B0603020202020204"/>
    <w:charset w:val="00"/>
    <w:family w:val="swiss"/>
    <w:pitch w:val="variable"/>
    <w:sig w:usb0="00000687" w:usb1="00000000" w:usb2="00000000" w:usb3="00000000" w:csb0="0000009F" w:csb1="00000000"/>
    <w:embedRegular r:id="rId4" w:fontKey="{F5C74B00-2B00-45C3-953D-7D15C5E0F599}"/>
    <w:embedBold r:id="rId5" w:fontKey="{24480C27-0023-4C91-B432-636980180F71}"/>
    <w:embedItalic r:id="rId6" w:fontKey="{00C28AE4-BB14-4F26-B246-757AFFD78E5C}"/>
    <w:embedBoldItalic r:id="rId7" w:fontKey="{9BCEADFB-C239-4F42-A2BA-5715439CE341}"/>
  </w:font>
  <w:font w:name="MS Gothic">
    <w:altName w:val="ＭＳ ゴシック"/>
    <w:panose1 w:val="020B0609070205080204"/>
    <w:charset w:val="80"/>
    <w:family w:val="modern"/>
    <w:pitch w:val="fixed"/>
    <w:sig w:usb0="E00002FF" w:usb1="6AC7FDFB" w:usb2="08000012" w:usb3="00000000" w:csb0="0002009F" w:csb1="00000000"/>
    <w:embedRegular r:id="rId8" w:subsetted="1" w:fontKey="{EE9E8A7F-694A-4D80-BC9D-6379F72E215C}"/>
  </w:font>
  <w:font w:name="Calibri">
    <w:panose1 w:val="020F0502020204030204"/>
    <w:charset w:val="00"/>
    <w:family w:val="swiss"/>
    <w:pitch w:val="variable"/>
    <w:sig w:usb0="E4002EFF" w:usb1="C200247B" w:usb2="00000009" w:usb3="00000000" w:csb0="000001FF" w:csb1="00000000"/>
    <w:embedRegular r:id="rId9" w:fontKey="{82FEF05C-CA4C-42EF-899E-070C79028CD9}"/>
  </w:font>
  <w:font w:name="Cambria">
    <w:panose1 w:val="02040503050406030204"/>
    <w:charset w:val="00"/>
    <w:family w:val="roman"/>
    <w:pitch w:val="variable"/>
    <w:sig w:usb0="E00006FF" w:usb1="420024FF" w:usb2="02000000" w:usb3="00000000" w:csb0="0000019F" w:csb1="00000000"/>
    <w:embedRegular r:id="rId10" w:fontKey="{FB01E26D-9E62-4008-ACDC-2DAE2AE749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B" w14:textId="77777777" w:rsidR="003A3E5D" w:rsidRDefault="003A3E5D">
    <w:pPr>
      <w:pBdr>
        <w:top w:val="nil"/>
        <w:left w:val="nil"/>
        <w:bottom w:val="nil"/>
        <w:right w:val="nil"/>
        <w:between w:val="nil"/>
      </w:pBdr>
      <w:tabs>
        <w:tab w:val="center" w:pos="4320"/>
        <w:tab w:val="right" w:pos="864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4B5CF678" w:rsidR="003A3E5D"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Analysis Page </w:t>
    </w:r>
    <w:r>
      <w:rPr>
        <w:b/>
        <w:bCs/>
        <w:color w:val="000000"/>
        <w:sz w:val="22"/>
        <w:szCs w:val="22"/>
      </w:rPr>
      <w:fldChar w:fldCharType="begin"/>
    </w:r>
    <w:r>
      <w:rPr>
        <w:b/>
        <w:bCs/>
        <w:color w:val="000000"/>
        <w:sz w:val="22"/>
        <w:szCs w:val="22"/>
      </w:rPr>
      <w:instrText>PAGE</w:instrText>
    </w:r>
    <w:r>
      <w:rPr>
        <w:b/>
        <w:bCs/>
        <w:color w:val="000000"/>
        <w:sz w:val="22"/>
        <w:szCs w:val="22"/>
      </w:rPr>
      <w:fldChar w:fldCharType="separate"/>
    </w:r>
    <w:r w:rsidR="00170DE9">
      <w:rPr>
        <w:b/>
        <w:bCs/>
        <w:noProof/>
        <w:color w:val="000000"/>
        <w:sz w:val="22"/>
        <w:szCs w:val="22"/>
      </w:rPr>
      <w:t>1</w:t>
    </w:r>
    <w:r>
      <w:rPr>
        <w:b/>
        <w:b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A" w14:textId="77777777" w:rsidR="003A3E5D" w:rsidRDefault="003A3E5D">
    <w:pPr>
      <w:pBdr>
        <w:top w:val="nil"/>
        <w:left w:val="nil"/>
        <w:bottom w:val="nil"/>
        <w:right w:val="nil"/>
        <w:between w:val="nil"/>
      </w:pBdr>
      <w:tabs>
        <w:tab w:val="center" w:pos="4320"/>
        <w:tab w:val="right" w:pos="8640"/>
      </w:tabs>
      <w:ind w:hanging="2"/>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C" w14:textId="78FE1917" w:rsidR="003A3E5D" w:rsidRDefault="00000000">
    <w:pPr>
      <w:pBdr>
        <w:top w:val="nil"/>
        <w:left w:val="nil"/>
        <w:bottom w:val="nil"/>
        <w:right w:val="nil"/>
        <w:between w:val="nil"/>
      </w:pBdr>
      <w:tabs>
        <w:tab w:val="center" w:pos="4320"/>
        <w:tab w:val="right" w:pos="8640"/>
      </w:tabs>
      <w:ind w:hanging="2"/>
      <w:jc w:val="center"/>
      <w:rPr>
        <w:color w:val="000000"/>
        <w:sz w:val="22"/>
        <w:szCs w:val="22"/>
      </w:rPr>
    </w:pPr>
    <w:r>
      <w:rPr>
        <w:color w:val="000000"/>
        <w:sz w:val="22"/>
        <w:szCs w:val="22"/>
      </w:rPr>
      <w:t xml:space="preserve">Proposed Rule Page </w:t>
    </w:r>
    <w:r>
      <w:rPr>
        <w:color w:val="000000"/>
        <w:sz w:val="22"/>
        <w:szCs w:val="22"/>
      </w:rPr>
      <w:fldChar w:fldCharType="begin"/>
    </w:r>
    <w:r>
      <w:rPr>
        <w:color w:val="000000"/>
        <w:sz w:val="22"/>
        <w:szCs w:val="22"/>
      </w:rPr>
      <w:instrText>PAGE</w:instrText>
    </w:r>
    <w:r>
      <w:rPr>
        <w:color w:val="000000"/>
        <w:sz w:val="22"/>
        <w:szCs w:val="22"/>
      </w:rPr>
      <w:fldChar w:fldCharType="separate"/>
    </w:r>
    <w:r w:rsidR="00170DE9">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5FE0F" w14:textId="77777777" w:rsidR="00F16AA7" w:rsidRDefault="00F16AA7">
      <w:r>
        <w:separator/>
      </w:r>
    </w:p>
  </w:footnote>
  <w:footnote w:type="continuationSeparator" w:id="0">
    <w:p w14:paraId="5BED91F2" w14:textId="77777777" w:rsidR="00F16AA7" w:rsidRDefault="00F16A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7" w14:textId="77777777" w:rsidR="003A3E5D" w:rsidRDefault="003A3E5D">
    <w:pPr>
      <w:pBdr>
        <w:top w:val="nil"/>
        <w:left w:val="nil"/>
        <w:bottom w:val="nil"/>
        <w:right w:val="nil"/>
        <w:between w:val="nil"/>
      </w:pBdr>
      <w:tabs>
        <w:tab w:val="center" w:pos="4320"/>
        <w:tab w:val="right" w:pos="864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1" w14:textId="77777777" w:rsidR="003A3E5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rPr>
    </w:pPr>
    <w:r>
      <w:rPr>
        <w:rFonts w:ascii="Trebuchet MS" w:eastAsia="Trebuchet MS" w:hAnsi="Trebuchet MS" w:cs="Trebuchet MS"/>
        <w:b/>
        <w:bCs/>
        <w:color w:val="000000"/>
      </w:rPr>
      <w:t>Title of Proposed Rule</w:t>
    </w:r>
    <w:r>
      <w:rPr>
        <w:rFonts w:ascii="Trebuchet MS" w:eastAsia="Trebuchet MS" w:hAnsi="Trebuchet MS" w:cs="Trebuchet MS"/>
        <w:color w:val="000000"/>
      </w:rPr>
      <w:t xml:space="preserve">: </w:t>
    </w:r>
    <w:r>
      <w:rPr>
        <w:rFonts w:ascii="Trebuchet MS" w:eastAsia="Trebuchet MS" w:hAnsi="Trebuchet MS" w:cs="Trebuchet MS"/>
      </w:rPr>
      <w:t xml:space="preserve">Core Services Program Rule Revisions (12 CCR 2509-4) </w:t>
    </w:r>
  </w:p>
  <w:p w14:paraId="000000A2" w14:textId="77777777" w:rsidR="003A3E5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b/>
        <w:bCs/>
        <w:color w:val="000000"/>
      </w:rPr>
      <w:t>CDHS Tracking #</w:t>
    </w:r>
    <w:r>
      <w:rPr>
        <w:rFonts w:ascii="Trebuchet MS" w:eastAsia="Trebuchet MS" w:hAnsi="Trebuchet MS" w:cs="Trebuchet MS"/>
        <w:color w:val="000000"/>
        <w:highlight w:val="white"/>
      </w:rPr>
      <w:t xml:space="preserve">: </w:t>
    </w:r>
    <w:r>
      <w:rPr>
        <w:rFonts w:ascii="Trebuchet MS" w:eastAsia="Trebuchet MS" w:hAnsi="Trebuchet MS" w:cs="Trebuchet MS"/>
        <w:highlight w:val="white"/>
      </w:rPr>
      <w:t>26-03-31-02</w:t>
    </w:r>
  </w:p>
  <w:p w14:paraId="000000A3" w14:textId="77777777" w:rsidR="003A3E5D" w:rsidRDefault="003A3E5D">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p>
  <w:p w14:paraId="000000A4" w14:textId="77777777" w:rsidR="003A3E5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color w:val="000000"/>
        <w:highlight w:val="white"/>
      </w:rPr>
      <w:t xml:space="preserve">Office, Division &amp; Program: </w:t>
    </w:r>
    <w:r>
      <w:rPr>
        <w:rFonts w:ascii="Trebuchet MS" w:eastAsia="Trebuchet MS" w:hAnsi="Trebuchet MS" w:cs="Trebuchet MS"/>
        <w:highlight w:val="white"/>
      </w:rPr>
      <w:t>OCACS, DCW</w:t>
    </w:r>
    <w:r>
      <w:rPr>
        <w:rFonts w:ascii="Trebuchet MS" w:eastAsia="Trebuchet MS" w:hAnsi="Trebuchet MS" w:cs="Trebuchet MS"/>
        <w:color w:val="000000"/>
        <w:highlight w:val="white"/>
      </w:rPr>
      <w:t xml:space="preserve">                              Rule Author: </w:t>
    </w:r>
    <w:r>
      <w:rPr>
        <w:rFonts w:ascii="Trebuchet MS" w:eastAsia="Trebuchet MS" w:hAnsi="Trebuchet MS" w:cs="Trebuchet MS"/>
        <w:highlight w:val="white"/>
      </w:rPr>
      <w:t xml:space="preserve">Amy </w:t>
    </w:r>
    <w:proofErr w:type="spellStart"/>
    <w:r>
      <w:rPr>
        <w:rFonts w:ascii="Trebuchet MS" w:eastAsia="Trebuchet MS" w:hAnsi="Trebuchet MS" w:cs="Trebuchet MS"/>
        <w:highlight w:val="white"/>
      </w:rPr>
      <w:t>Sciangula</w:t>
    </w:r>
    <w:proofErr w:type="spellEnd"/>
  </w:p>
  <w:p w14:paraId="000000A5" w14:textId="77777777" w:rsidR="003A3E5D" w:rsidRDefault="00000000">
    <w:pPr>
      <w:pBdr>
        <w:top w:val="nil"/>
        <w:left w:val="nil"/>
        <w:bottom w:val="nil"/>
        <w:right w:val="nil"/>
        <w:between w:val="nil"/>
      </w:pBdr>
      <w:tabs>
        <w:tab w:val="center" w:pos="4320"/>
        <w:tab w:val="right" w:pos="8640"/>
      </w:tabs>
      <w:ind w:hanging="2"/>
      <w:rPr>
        <w:rFonts w:ascii="Trebuchet MS" w:eastAsia="Trebuchet MS" w:hAnsi="Trebuchet MS" w:cs="Trebuchet MS"/>
        <w:color w:val="000000"/>
        <w:highlight w:val="white"/>
      </w:rPr>
    </w:pPr>
    <w:r>
      <w:rPr>
        <w:rFonts w:ascii="Trebuchet MS" w:eastAsia="Trebuchet MS" w:hAnsi="Trebuchet MS" w:cs="Trebuchet MS"/>
        <w:color w:val="000000"/>
        <w:highlight w:val="white"/>
      </w:rPr>
      <w:t>CCR Series Amended: 12 CCR 2509-</w:t>
    </w:r>
    <w:r>
      <w:rPr>
        <w:rFonts w:ascii="Trebuchet MS" w:eastAsia="Trebuchet MS" w:hAnsi="Trebuchet MS" w:cs="Trebuchet MS"/>
        <w:highlight w:val="white"/>
      </w:rPr>
      <w:t xml:space="preserve">4 </w:t>
    </w:r>
    <w:r>
      <w:rPr>
        <w:rFonts w:ascii="Trebuchet MS" w:eastAsia="Trebuchet MS" w:hAnsi="Trebuchet MS" w:cs="Trebuchet MS"/>
        <w:color w:val="000000"/>
        <w:highlight w:val="white"/>
      </w:rPr>
      <w:t xml:space="preserve">   Phone/Email:</w:t>
    </w:r>
    <w:r>
      <w:rPr>
        <w:rFonts w:ascii="Trebuchet MS" w:eastAsia="Trebuchet MS" w:hAnsi="Trebuchet MS" w:cs="Trebuchet MS"/>
        <w:highlight w:val="white"/>
      </w:rPr>
      <w:t xml:space="preserve"> </w:t>
    </w:r>
    <w:hyperlink r:id="rId1">
      <w:r w:rsidR="003A3E5D">
        <w:rPr>
          <w:rFonts w:ascii="Trebuchet MS" w:eastAsia="Trebuchet MS" w:hAnsi="Trebuchet MS" w:cs="Trebuchet MS"/>
          <w:color w:val="1155CC"/>
          <w:highlight w:val="white"/>
          <w:u w:val="single"/>
        </w:rPr>
        <w:t>amy.sciangula@state.co.us</w:t>
      </w:r>
    </w:hyperlink>
    <w:r>
      <w:rPr>
        <w:rFonts w:ascii="Trebuchet MS" w:eastAsia="Trebuchet MS" w:hAnsi="Trebuchet MS" w:cs="Trebuchet MS"/>
        <w:highlight w:val="white"/>
      </w:rPr>
      <w:t xml:space="preserve">; 720-672-4836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6" w14:textId="77777777" w:rsidR="003A3E5D" w:rsidRDefault="003A3E5D">
    <w:pPr>
      <w:pBdr>
        <w:top w:val="nil"/>
        <w:left w:val="nil"/>
        <w:bottom w:val="nil"/>
        <w:right w:val="nil"/>
        <w:between w:val="nil"/>
      </w:pBdr>
      <w:tabs>
        <w:tab w:val="center" w:pos="4320"/>
        <w:tab w:val="right" w:pos="8640"/>
      </w:tabs>
      <w:ind w:hanging="2"/>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8" w14:textId="77777777" w:rsidR="003A3E5D" w:rsidRDefault="003A3E5D">
    <w:pPr>
      <w:pBdr>
        <w:top w:val="nil"/>
        <w:left w:val="nil"/>
        <w:bottom w:val="nil"/>
        <w:right w:val="nil"/>
        <w:between w:val="nil"/>
      </w:pBdr>
      <w:tabs>
        <w:tab w:val="center" w:pos="4320"/>
        <w:tab w:val="right" w:pos="8640"/>
      </w:tabs>
      <w:ind w:hanging="2"/>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06C3"/>
    <w:multiLevelType w:val="hybridMultilevel"/>
    <w:tmpl w:val="A5D443EE"/>
    <w:lvl w:ilvl="0" w:tplc="542EF230">
      <w:start w:val="1"/>
      <w:numFmt w:val="upperLetter"/>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042E01FB"/>
    <w:multiLevelType w:val="multilevel"/>
    <w:tmpl w:val="4B3A4B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DEA6290"/>
    <w:multiLevelType w:val="hybridMultilevel"/>
    <w:tmpl w:val="71CC06B6"/>
    <w:lvl w:ilvl="0" w:tplc="F2AC31BC">
      <w:start w:val="1"/>
      <w:numFmt w:val="upperLetter"/>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276F161E"/>
    <w:multiLevelType w:val="hybridMultilevel"/>
    <w:tmpl w:val="FA46F3DC"/>
    <w:lvl w:ilvl="0" w:tplc="9C8E6848">
      <w:start w:val="1"/>
      <w:numFmt w:val="upp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382364350">
    <w:abstractNumId w:val="1"/>
  </w:num>
  <w:num w:numId="2" w16cid:durableId="1532304148">
    <w:abstractNumId w:val="2"/>
  </w:num>
  <w:num w:numId="3" w16cid:durableId="804547109">
    <w:abstractNumId w:val="3"/>
  </w:num>
  <w:num w:numId="4" w16cid:durableId="20679517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Sciangula">
    <w15:presenceInfo w15:providerId="Windows Live" w15:userId="d77e0e81bc9f4b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E5D"/>
    <w:rsid w:val="0005302A"/>
    <w:rsid w:val="00170DE9"/>
    <w:rsid w:val="001D478C"/>
    <w:rsid w:val="00364400"/>
    <w:rsid w:val="003A3E5D"/>
    <w:rsid w:val="00454BB8"/>
    <w:rsid w:val="006F3F21"/>
    <w:rsid w:val="0087236B"/>
    <w:rsid w:val="009E40B7"/>
    <w:rsid w:val="00D364A9"/>
    <w:rsid w:val="00F16AA7"/>
    <w:rsid w:val="00F8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7D71"/>
  <w15:docId w15:val="{97928989-CD2F-440D-81AE-D0B6AAF2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170DE9"/>
    <w:pPr>
      <w:keepNext/>
      <w:outlineLvl w:val="0"/>
    </w:pPr>
    <w:rPr>
      <w:rFonts w:eastAsia="Bookman Old Style"/>
      <w:b/>
      <w:bCs/>
      <w:sz w:val="36"/>
      <w:szCs w:val="36"/>
    </w:rPr>
  </w:style>
  <w:style w:type="paragraph" w:styleId="Heading2">
    <w:name w:val="heading 2"/>
    <w:basedOn w:val="Normal"/>
    <w:next w:val="Normal"/>
    <w:uiPriority w:val="9"/>
    <w:unhideWhenUsed/>
    <w:qFormat/>
    <w:rsid w:val="00D364A9"/>
    <w:pPr>
      <w:keepNext/>
      <w:ind w:firstLine="0"/>
      <w:outlineLvl w:val="1"/>
    </w:pPr>
    <w:rPr>
      <w:rFonts w:eastAsia="Bookman Old Style"/>
      <w:b/>
      <w:bCs/>
      <w:sz w:val="36"/>
      <w:szCs w:val="36"/>
    </w:rPr>
  </w:style>
  <w:style w:type="paragraph" w:styleId="Heading3">
    <w:name w:val="heading 3"/>
    <w:basedOn w:val="Normal"/>
    <w:next w:val="Normal"/>
    <w:uiPriority w:val="9"/>
    <w:unhideWhenUsed/>
    <w:qFormat/>
    <w:rsid w:val="00D364A9"/>
    <w:pPr>
      <w:keepNext/>
      <w:ind w:firstLine="0"/>
      <w:outlineLvl w:val="2"/>
    </w:pPr>
    <w:rPr>
      <w:rFonts w:eastAsia="Bookman Old Style"/>
      <w:b/>
      <w:bCs/>
    </w:rPr>
  </w:style>
  <w:style w:type="paragraph" w:styleId="Heading4">
    <w:name w:val="heading 4"/>
    <w:basedOn w:val="Normal"/>
    <w:next w:val="Normal"/>
    <w:uiPriority w:val="9"/>
    <w:semiHidden/>
    <w:unhideWhenUsed/>
    <w:qFormat/>
    <w:pPr>
      <w:keepNext/>
      <w:jc w:val="center"/>
      <w:outlineLvl w:val="3"/>
    </w:pPr>
    <w:rPr>
      <w:rFonts w:ascii="Bookman Old Style" w:eastAsia="Bookman Old Style" w:hAnsi="Bookman Old Style" w:cs="Bookman Old Style"/>
      <w:b/>
      <w:bCs/>
      <w:sz w:val="28"/>
      <w:szCs w:val="28"/>
    </w:rPr>
  </w:style>
  <w:style w:type="paragraph" w:styleId="Heading5">
    <w:name w:val="heading 5"/>
    <w:basedOn w:val="Normal"/>
    <w:next w:val="Normal"/>
    <w:uiPriority w:val="9"/>
    <w:semiHidden/>
    <w:unhideWhenUsed/>
    <w:qFormat/>
    <w:pPr>
      <w:keepNext/>
      <w:jc w:val="center"/>
      <w:outlineLvl w:val="4"/>
    </w:pPr>
    <w:rPr>
      <w:rFonts w:ascii="Bookman Old Style" w:eastAsia="Bookman Old Style" w:hAnsi="Bookman Old Style" w:cs="Bookman Old Style"/>
      <w:b/>
      <w:bCs/>
      <w:smallCaps/>
      <w:sz w:val="32"/>
      <w:szCs w:val="32"/>
      <w:u w:val="single"/>
    </w:rPr>
  </w:style>
  <w:style w:type="paragraph" w:styleId="Heading6">
    <w:name w:val="heading 6"/>
    <w:basedOn w:val="Normal"/>
    <w:next w:val="Normal"/>
    <w:uiPriority w:val="9"/>
    <w:semiHidden/>
    <w:unhideWhenUsed/>
    <w:qFormat/>
    <w:pPr>
      <w:keepNext/>
      <w:ind w:left="1440"/>
      <w:outlineLvl w:val="5"/>
    </w:pPr>
    <w:rPr>
      <w:rFonts w:ascii="Bookman Old Style" w:eastAsia="Bookman Old Style" w:hAnsi="Bookman Old Style" w:cs="Bookman Old Style"/>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1"/>
    <w:qFormat/>
    <w:rsid w:val="0005302A"/>
    <w:pPr>
      <w:suppressAutoHyphens/>
      <w:spacing w:line="1" w:lineRule="atLeast"/>
      <w:ind w:leftChars="-1" w:left="720" w:hangingChars="1"/>
      <w:contextualSpacing/>
      <w:textDirection w:val="btLr"/>
      <w:textAlignment w:val="top"/>
      <w:outlineLvl w:val="0"/>
    </w:pPr>
    <w:rPr>
      <w:position w:val="-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hyperlink" Target="mailto:amy.sciangula@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Mo/fXPdEdJRyHbe88HwGw7+ipg==">CgMxLjAyDmguZG5sY2w0b3J6YTZpMg5oLjVqZmU5Y3NoOG9veDIOaC5vYnh1eHl0OHkyZmkyDmgub2Z4Nmcyajd6OGlmMg5oLmtweXBvN3JtMHBodTIOaC5qYnZkamRnMmg2MHEyDmguMm56amFuMmRpeGhnMg5oLnc0ZzB6czM3MGprbjgAciExdGlxSlN4Vkctd3RvNUxNbWVqOFBzaTVpOVdjN0szNDk=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3178</Words>
  <Characters>18117</Characters>
  <Application>Microsoft Office Word</Application>
  <DocSecurity>0</DocSecurity>
  <Lines>150</Lines>
  <Paragraphs>42</Paragraphs>
  <ScaleCrop>false</ScaleCrop>
  <Company/>
  <LinksUpToDate>false</LinksUpToDate>
  <CharactersWithSpaces>21253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Kyle Zinth</cp:lastModifiedBy>
  <cp:revision>6</cp:revision>
  <dcterms:created xsi:type="dcterms:W3CDTF">2026-07-30T23:30:00Z</dcterms:created>
  <dcterms:modified xsi:type="dcterms:W3CDTF">2026-07-31T18:42:00Z</dcterms:modified>
</cp:coreProperties>
</file>