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dnlcl4orza6i" w:colFirst="0" w:colLast="0" w:displacedByCustomXml="next"/>
    <w:bookmarkEnd w:id="0" w:displacedByCustomXml="next"/>
    <w:sdt>
      <w:sdtPr>
        <w:tag w:val="goog_rdk_0"/>
        <w:id w:val="-1833964445"/>
      </w:sdtPr>
      <w:sdtContent>
        <w:p w14:paraId="00000001" w14:textId="77777777" w:rsidR="0043272A" w:rsidRDefault="00000000">
          <w:pPr>
            <w:pStyle w:val="Title"/>
            <w:ind w:left="2" w:hanging="4"/>
            <w:rPr>
              <w:b w:val="0"/>
              <w:bCs w:val="0"/>
              <w:u w:val="none"/>
            </w:rPr>
          </w:pPr>
          <w:r>
            <w:rPr>
              <w:b w:val="0"/>
              <w:bCs w:val="0"/>
              <w:u w:val="none"/>
            </w:rPr>
            <w:t xml:space="preserve">Colorado State Board of Human Services </w:t>
          </w:r>
        </w:p>
      </w:sdtContent>
    </w:sdt>
    <w:p w14:paraId="00000002" w14:textId="77777777" w:rsidR="0043272A" w:rsidRDefault="0043272A">
      <w:pPr>
        <w:pStyle w:val="Title"/>
        <w:ind w:left="2" w:hanging="4"/>
        <w:rPr>
          <w:b w:val="0"/>
          <w:bCs w:val="0"/>
          <w:u w:val="none"/>
        </w:rPr>
      </w:pPr>
      <w:bookmarkStart w:id="1" w:name="_heading=h.5jfe9csh8oox" w:colFirst="0" w:colLast="0"/>
      <w:bookmarkEnd w:id="1"/>
    </w:p>
    <w:p w14:paraId="00000003" w14:textId="77777777" w:rsidR="0043272A" w:rsidRPr="00CC23E7" w:rsidRDefault="00000000" w:rsidP="00CC23E7">
      <w:pPr>
        <w:pStyle w:val="Heading1"/>
        <w:rPr>
          <w:rFonts w:ascii="Arial" w:hAnsi="Arial" w:cs="Arial"/>
          <w:sz w:val="36"/>
          <w:szCs w:val="36"/>
        </w:rPr>
      </w:pPr>
      <w:bookmarkStart w:id="2" w:name="_heading=h.obxuxyt8y2fi" w:colFirst="0" w:colLast="0"/>
      <w:bookmarkEnd w:id="2"/>
      <w:r w:rsidRPr="00CC23E7">
        <w:rPr>
          <w:rFonts w:ascii="Arial" w:hAnsi="Arial" w:cs="Arial"/>
          <w:sz w:val="36"/>
          <w:szCs w:val="36"/>
        </w:rPr>
        <w:t>RULEMAKING PACKET</w:t>
      </w:r>
    </w:p>
    <w:p w14:paraId="00000004" w14:textId="77777777" w:rsidR="0043272A" w:rsidRDefault="0043272A">
      <w:pPr>
        <w:ind w:hanging="2"/>
        <w:rPr>
          <w:sz w:val="22"/>
          <w:szCs w:val="22"/>
        </w:rPr>
      </w:pPr>
    </w:p>
    <w:p w14:paraId="00000006" w14:textId="77777777" w:rsidR="0043272A" w:rsidRDefault="0043272A">
      <w:bookmarkStart w:id="3" w:name="_heading=h.ao0jhdqonr37" w:colFirst="0" w:colLast="0"/>
      <w:bookmarkEnd w:id="3"/>
    </w:p>
    <w:p w14:paraId="00000007" w14:textId="77777777" w:rsidR="0043272A" w:rsidRPr="00CC23E7" w:rsidRDefault="00000000" w:rsidP="00CC23E7">
      <w:pPr>
        <w:pStyle w:val="Heading2"/>
      </w:pPr>
      <w:bookmarkStart w:id="4" w:name="_heading=h.ofx6g2j7z8if" w:colFirst="0" w:colLast="0"/>
      <w:bookmarkEnd w:id="4"/>
      <w:r w:rsidRPr="00CC23E7">
        <w:t>1: Summary of Proposed Rule Change</w:t>
      </w:r>
    </w:p>
    <w:p w14:paraId="00000008" w14:textId="77777777" w:rsidR="0043272A" w:rsidRDefault="00000000">
      <w:pPr>
        <w:spacing w:before="240" w:after="240"/>
        <w:ind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Explain in </w:t>
      </w:r>
      <w:r>
        <w:rPr>
          <w:rFonts w:ascii="Trebuchet MS" w:eastAsia="Trebuchet MS" w:hAnsi="Trebuchet MS" w:cs="Trebuchet MS"/>
          <w:b/>
          <w:bCs/>
          <w:sz w:val="22"/>
          <w:szCs w:val="22"/>
        </w:rPr>
        <w:t>plain language</w:t>
      </w:r>
      <w:r>
        <w:rPr>
          <w:rFonts w:ascii="Trebuchet MS" w:eastAsia="Trebuchet MS" w:hAnsi="Trebuchet MS" w:cs="Trebuchet MS"/>
          <w:sz w:val="22"/>
          <w:szCs w:val="22"/>
        </w:rPr>
        <w:t xml:space="preserve"> why the rule or rule change is necessary and what the program hopes to accomplish through this rule. </w:t>
      </w:r>
      <w:r>
        <w:rPr>
          <w:rFonts w:ascii="Trebuchet MS" w:eastAsia="Trebuchet MS" w:hAnsi="Trebuchet MS" w:cs="Trebuchet MS"/>
          <w:b/>
          <w:bCs/>
          <w:sz w:val="22"/>
          <w:szCs w:val="22"/>
        </w:rPr>
        <w:t>1500 Char max</w:t>
      </w:r>
    </w:p>
    <w:p w14:paraId="0000000A" w14:textId="4A32ACEB" w:rsidR="0043272A" w:rsidRDefault="00EF3B3E">
      <w:pPr>
        <w:ind w:left="2" w:hanging="4"/>
        <w:rPr>
          <w:rFonts w:ascii="Trebuchet MS" w:eastAsia="Trebuchet MS" w:hAnsi="Trebuchet MS" w:cs="Trebuchet MS"/>
          <w:b/>
          <w:bCs/>
          <w:sz w:val="22"/>
          <w:szCs w:val="22"/>
        </w:rPr>
      </w:pPr>
      <w:r w:rsidRPr="00EF3B3E">
        <w:rPr>
          <w:rFonts w:ascii="Trebuchet MS" w:hAnsi="Trebuchet MS"/>
          <w:color w:val="000000"/>
        </w:rPr>
        <w:t>This rule packet will bring 12 CCR 2509-8 rules in Sections 7.701, 7.705 and 7.714 in compliance with HB 25-1172. The bill allows for a secure perimeter fence at the Psychiatric Residential Treatment Facility owned by the Colorado Department of Human Services and located on the grounds of the Fort Logan campus.</w:t>
      </w:r>
    </w:p>
    <w:p w14:paraId="26293EA5" w14:textId="77777777" w:rsidR="00EF3B3E" w:rsidRDefault="00EF3B3E">
      <w:pPr>
        <w:ind w:left="2" w:hanging="4"/>
      </w:pPr>
    </w:p>
    <w:p w14:paraId="0000000B" w14:textId="19567DEA" w:rsidR="0043272A" w:rsidRDefault="00000000" w:rsidP="00CC23E7">
      <w:pPr>
        <w:pStyle w:val="Heading2"/>
      </w:pPr>
      <w:r>
        <w:t xml:space="preserve">2: Procedural Analysis: </w:t>
      </w:r>
    </w:p>
    <w:p w14:paraId="0000000C" w14:textId="7C3B7766" w:rsidR="0043272A"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highlight w:val="white"/>
        </w:rPr>
        <w:t>State Board of Human Services</w:t>
      </w:r>
      <w:r>
        <w:rPr>
          <w:rFonts w:ascii="Trebuchet MS" w:eastAsia="Trebuchet MS" w:hAnsi="Trebuchet MS" w:cs="Trebuchet MS"/>
          <w:sz w:val="22"/>
          <w:szCs w:val="22"/>
        </w:rPr>
        <w:t xml:space="preserve">  </w:t>
      </w:r>
    </w:p>
    <w:p w14:paraId="0000000D" w14:textId="77777777" w:rsidR="0043272A" w:rsidRDefault="0043272A">
      <w:pPr>
        <w:ind w:hanging="2"/>
        <w:rPr>
          <w:rFonts w:ascii="Trebuchet MS" w:eastAsia="Trebuchet MS" w:hAnsi="Trebuchet MS" w:cs="Trebuchet MS"/>
          <w:sz w:val="22"/>
          <w:szCs w:val="22"/>
        </w:rPr>
      </w:pPr>
    </w:p>
    <w:p w14:paraId="0000000E" w14:textId="0A768A39" w:rsidR="0043272A"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highlight w:val="white"/>
        </w:rPr>
        <w:t>Regular</w:t>
      </w:r>
    </w:p>
    <w:p w14:paraId="0000000F" w14:textId="77777777" w:rsidR="0043272A" w:rsidRDefault="0043272A">
      <w:pPr>
        <w:ind w:hanging="2"/>
        <w:rPr>
          <w:rFonts w:ascii="Trebuchet MS" w:eastAsia="Trebuchet MS" w:hAnsi="Trebuchet MS" w:cs="Trebuchet MS"/>
          <w:sz w:val="22"/>
          <w:szCs w:val="22"/>
        </w:rPr>
      </w:pPr>
    </w:p>
    <w:p w14:paraId="00000010" w14:textId="77777777" w:rsidR="0043272A" w:rsidRDefault="00000000">
      <w:pPr>
        <w:numPr>
          <w:ilvl w:val="1"/>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highlight w:val="white"/>
        </w:rPr>
        <w:t>RATIONALE FOR EMERGENCY RULE</w:t>
      </w:r>
      <w:r>
        <w:rPr>
          <w:rFonts w:ascii="Trebuchet MS" w:eastAsia="Trebuchet MS" w:hAnsi="Trebuchet MS" w:cs="Trebuchet MS"/>
          <w:sz w:val="22"/>
          <w:szCs w:val="22"/>
        </w:rPr>
        <w:t xml:space="preserve"> [NOTE: (a) To comply with state/federal law and/or (b) to preserve public health, safety, and welfare.    Type in “N/A” if not an </w:t>
      </w:r>
      <w:proofErr w:type="gramStart"/>
      <w:r>
        <w:rPr>
          <w:rFonts w:ascii="Trebuchet MS" w:eastAsia="Trebuchet MS" w:hAnsi="Trebuchet MS" w:cs="Trebuchet MS"/>
          <w:sz w:val="22"/>
          <w:szCs w:val="22"/>
        </w:rPr>
        <w:t>Emergency</w:t>
      </w:r>
      <w:proofErr w:type="gramEnd"/>
      <w:r>
        <w:rPr>
          <w:rFonts w:ascii="Trebuchet MS" w:eastAsia="Trebuchet MS" w:hAnsi="Trebuchet MS" w:cs="Trebuchet MS"/>
          <w:sz w:val="22"/>
          <w:szCs w:val="22"/>
        </w:rPr>
        <w:t xml:space="preserve"> rulemaking.]</w:t>
      </w:r>
    </w:p>
    <w:p w14:paraId="00000011" w14:textId="3FC1FFB1" w:rsidR="0043272A" w:rsidRDefault="00000000">
      <w:pPr>
        <w:numPr>
          <w:ilvl w:val="1"/>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Justification for Emergency:</w:t>
      </w:r>
      <w:r w:rsidR="00B91F5A">
        <w:rPr>
          <w:rFonts w:ascii="Trebuchet MS" w:eastAsia="Trebuchet MS" w:hAnsi="Trebuchet MS" w:cs="Trebuchet MS"/>
          <w:sz w:val="22"/>
          <w:szCs w:val="22"/>
        </w:rPr>
        <w:t xml:space="preserve"> </w:t>
      </w:r>
    </w:p>
    <w:p w14:paraId="00000014" w14:textId="77777777" w:rsidR="0043272A" w:rsidRDefault="0043272A">
      <w:pPr>
        <w:ind w:firstLine="0"/>
        <w:rPr>
          <w:rFonts w:ascii="Trebuchet MS" w:eastAsia="Trebuchet MS" w:hAnsi="Trebuchet MS" w:cs="Trebuchet MS"/>
        </w:rPr>
      </w:pPr>
    </w:p>
    <w:p w14:paraId="5BDDBA9C" w14:textId="3E81DDB3" w:rsidR="00B91F5A" w:rsidRDefault="00B91F5A">
      <w:pPr>
        <w:ind w:firstLine="0"/>
        <w:rPr>
          <w:rFonts w:ascii="Trebuchet MS" w:eastAsia="Trebuchet MS" w:hAnsi="Trebuchet MS" w:cs="Trebuchet MS"/>
          <w:sz w:val="22"/>
          <w:szCs w:val="22"/>
        </w:rPr>
      </w:pPr>
      <w:r>
        <w:rPr>
          <w:rFonts w:ascii="Trebuchet MS" w:eastAsia="Trebuchet MS" w:hAnsi="Trebuchet MS" w:cs="Trebuchet MS"/>
        </w:rPr>
        <w:t>N/A</w:t>
      </w:r>
    </w:p>
    <w:p w14:paraId="00000015" w14:textId="77777777" w:rsidR="0043272A" w:rsidRDefault="0043272A">
      <w:pPr>
        <w:ind w:firstLine="0"/>
        <w:rPr>
          <w:rFonts w:ascii="Trebuchet MS" w:eastAsia="Trebuchet MS" w:hAnsi="Trebuchet MS" w:cs="Trebuchet MS"/>
          <w:sz w:val="22"/>
          <w:szCs w:val="22"/>
        </w:rPr>
      </w:pPr>
    </w:p>
    <w:p w14:paraId="00000016" w14:textId="77777777" w:rsidR="0043272A"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This package contains the following types of rules: [NOTE: Check all that apply.]</w:t>
      </w:r>
    </w:p>
    <w:p w14:paraId="00000017" w14:textId="1AA69E96" w:rsidR="0043272A"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New Rules                              </w:t>
      </w:r>
      <w:r w:rsidR="00B91F5A">
        <w:rPr>
          <w:rFonts w:ascii="MS Gothic" w:eastAsia="MS Gothic" w:hAnsi="MS Gothic" w:cs="MS Gothic"/>
          <w:sz w:val="22"/>
          <w:szCs w:val="22"/>
        </w:rPr>
        <w:t>X</w:t>
      </w:r>
      <w:r>
        <w:rPr>
          <w:rFonts w:ascii="Trebuchet MS" w:eastAsia="Trebuchet MS" w:hAnsi="Trebuchet MS" w:cs="Trebuchet MS"/>
          <w:sz w:val="22"/>
          <w:szCs w:val="22"/>
        </w:rPr>
        <w:t xml:space="preserve"> Amended Rules                            </w:t>
      </w:r>
    </w:p>
    <w:p w14:paraId="00000018" w14:textId="77777777" w:rsidR="0043272A"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Repealed Rules                       </w:t>
      </w:r>
      <w:r>
        <w:rPr>
          <w:rFonts w:ascii="MS Gothic" w:eastAsia="MS Gothic" w:hAnsi="MS Gothic" w:cs="MS Gothic"/>
          <w:sz w:val="22"/>
          <w:szCs w:val="22"/>
        </w:rPr>
        <w:t>☐</w:t>
      </w:r>
      <w:r>
        <w:rPr>
          <w:rFonts w:ascii="Trebuchet MS" w:eastAsia="Trebuchet MS" w:hAnsi="Trebuchet MS" w:cs="Trebuchet MS"/>
          <w:sz w:val="22"/>
          <w:szCs w:val="22"/>
        </w:rPr>
        <w:t xml:space="preserve"> Reviewed Rules</w:t>
      </w:r>
    </w:p>
    <w:p w14:paraId="00000019" w14:textId="77777777" w:rsidR="0043272A" w:rsidRDefault="0043272A">
      <w:pPr>
        <w:ind w:hanging="2"/>
        <w:rPr>
          <w:rFonts w:ascii="Trebuchet MS" w:eastAsia="Trebuchet MS" w:hAnsi="Trebuchet MS" w:cs="Trebuchet MS"/>
          <w:sz w:val="22"/>
          <w:szCs w:val="22"/>
        </w:rPr>
      </w:pPr>
    </w:p>
    <w:p w14:paraId="0000001A" w14:textId="7517DEF8" w:rsidR="0043272A"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 xml:space="preserve">First SBHS Read Month: </w:t>
      </w:r>
      <w:r w:rsidR="00B91F5A">
        <w:rPr>
          <w:rFonts w:ascii="Trebuchet MS" w:eastAsia="Trebuchet MS" w:hAnsi="Trebuchet MS" w:cs="Trebuchet MS"/>
          <w:sz w:val="22"/>
          <w:szCs w:val="22"/>
        </w:rPr>
        <w:t>November</w:t>
      </w:r>
      <w:r>
        <w:rPr>
          <w:rFonts w:ascii="Trebuchet MS" w:eastAsia="Trebuchet MS" w:hAnsi="Trebuchet MS" w:cs="Trebuchet MS"/>
          <w:sz w:val="22"/>
          <w:szCs w:val="22"/>
        </w:rPr>
        <w:t xml:space="preserve">   e) Second SBHS Read Month: </w:t>
      </w:r>
      <w:r w:rsidR="00B91F5A">
        <w:rPr>
          <w:rFonts w:ascii="Trebuchet MS" w:eastAsia="Trebuchet MS" w:hAnsi="Trebuchet MS" w:cs="Trebuchet MS"/>
          <w:sz w:val="22"/>
          <w:szCs w:val="22"/>
        </w:rPr>
        <w:t>December</w:t>
      </w:r>
    </w:p>
    <w:p w14:paraId="0000001B" w14:textId="77777777" w:rsidR="0043272A" w:rsidRDefault="0043272A">
      <w:pPr>
        <w:ind w:hanging="2"/>
        <w:rPr>
          <w:rFonts w:ascii="Trebuchet MS" w:eastAsia="Trebuchet MS" w:hAnsi="Trebuchet MS" w:cs="Trebuchet MS"/>
          <w:sz w:val="22"/>
          <w:szCs w:val="22"/>
        </w:rPr>
      </w:pPr>
    </w:p>
    <w:p w14:paraId="0000001C" w14:textId="4D8EB9A3" w:rsidR="0043272A"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f)</w:t>
      </w:r>
      <w:r>
        <w:rPr>
          <w:rFonts w:ascii="Trebuchet MS" w:eastAsia="Trebuchet MS" w:hAnsi="Trebuchet MS" w:cs="Trebuchet MS"/>
          <w:sz w:val="22"/>
          <w:szCs w:val="22"/>
        </w:rPr>
        <w:tab/>
        <w:t>Effective Date:</w:t>
      </w:r>
      <w:r w:rsidR="00B91F5A">
        <w:rPr>
          <w:rFonts w:ascii="Trebuchet MS" w:eastAsia="Trebuchet MS" w:hAnsi="Trebuchet MS" w:cs="Trebuchet MS"/>
          <w:sz w:val="22"/>
          <w:szCs w:val="22"/>
        </w:rPr>
        <w:t xml:space="preserve"> February 1, </w:t>
      </w:r>
      <w:proofErr w:type="gramStart"/>
      <w:r w:rsidR="00B91F5A">
        <w:rPr>
          <w:rFonts w:ascii="Trebuchet MS" w:eastAsia="Trebuchet MS" w:hAnsi="Trebuchet MS" w:cs="Trebuchet MS"/>
          <w:sz w:val="22"/>
          <w:szCs w:val="22"/>
        </w:rPr>
        <w:t>2027</w:t>
      </w:r>
      <w:proofErr w:type="gramEnd"/>
      <w:r>
        <w:rPr>
          <w:rFonts w:ascii="Trebuchet MS" w:eastAsia="Trebuchet MS" w:hAnsi="Trebuchet MS" w:cs="Trebuchet MS"/>
          <w:sz w:val="22"/>
          <w:szCs w:val="22"/>
        </w:rPr>
        <w:t xml:space="preserve"> g) Effective Dates </w:t>
      </w:r>
      <w:proofErr w:type="gramStart"/>
      <w:r>
        <w:rPr>
          <w:rFonts w:ascii="Trebuchet MS" w:eastAsia="Trebuchet MS" w:hAnsi="Trebuchet MS" w:cs="Trebuchet MS"/>
          <w:sz w:val="22"/>
          <w:szCs w:val="22"/>
        </w:rPr>
        <w:t>is</w:t>
      </w:r>
      <w:proofErr w:type="gramEnd"/>
      <w:r>
        <w:rPr>
          <w:rFonts w:ascii="Trebuchet MS" w:eastAsia="Trebuchet MS" w:hAnsi="Trebuchet MS" w:cs="Trebuchet MS"/>
          <w:sz w:val="22"/>
          <w:szCs w:val="22"/>
        </w:rPr>
        <w:t>:</w:t>
      </w:r>
      <w:r w:rsidR="004D3518">
        <w:rPr>
          <w:rFonts w:ascii="Trebuchet MS" w:eastAsia="Trebuchet MS" w:hAnsi="Trebuchet MS" w:cs="Trebuchet MS"/>
          <w:sz w:val="22"/>
          <w:szCs w:val="22"/>
        </w:rPr>
        <w:t xml:space="preserve"> Discretionary </w:t>
      </w:r>
      <w:r>
        <w:rPr>
          <w:rFonts w:ascii="Trebuchet MS" w:eastAsia="Trebuchet MS" w:hAnsi="Trebuchet MS" w:cs="Trebuchet MS"/>
          <w:sz w:val="22"/>
          <w:szCs w:val="22"/>
        </w:rPr>
        <w:t xml:space="preserve"> </w:t>
      </w:r>
    </w:p>
    <w:p w14:paraId="0000001D" w14:textId="77777777" w:rsidR="0043272A" w:rsidRDefault="0043272A">
      <w:pPr>
        <w:ind w:hanging="2"/>
        <w:rPr>
          <w:rFonts w:ascii="Trebuchet MS" w:eastAsia="Trebuchet MS" w:hAnsi="Trebuchet MS" w:cs="Trebuchet MS"/>
          <w:sz w:val="22"/>
          <w:szCs w:val="22"/>
        </w:rPr>
      </w:pPr>
    </w:p>
    <w:p w14:paraId="0000001E" w14:textId="77777777" w:rsidR="0043272A" w:rsidRDefault="00000000">
      <w:pPr>
        <w:pStyle w:val="Heading2"/>
      </w:pPr>
      <w:bookmarkStart w:id="5" w:name="_heading=h.kpypo7rm0phu" w:colFirst="0" w:colLast="0"/>
      <w:bookmarkEnd w:id="5"/>
      <w:r>
        <w:t>3: Regulatory Analysis:</w:t>
      </w:r>
    </w:p>
    <w:p w14:paraId="0000001F" w14:textId="77777777" w:rsidR="0043272A"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a) List of groups impacted by this rule. [NOTE: List groups of </w:t>
      </w:r>
      <w:proofErr w:type="gramStart"/>
      <w:r>
        <w:rPr>
          <w:rFonts w:ascii="Trebuchet MS" w:eastAsia="Trebuchet MS" w:hAnsi="Trebuchet MS" w:cs="Trebuchet MS"/>
          <w:sz w:val="22"/>
          <w:szCs w:val="22"/>
        </w:rPr>
        <w:t>persons</w:t>
      </w:r>
      <w:proofErr w:type="gramEnd"/>
      <w:r>
        <w:rPr>
          <w:rFonts w:ascii="Trebuchet MS" w:eastAsia="Trebuchet MS" w:hAnsi="Trebuchet MS" w:cs="Trebuchet MS"/>
          <w:sz w:val="22"/>
          <w:szCs w:val="22"/>
        </w:rPr>
        <w:t xml:space="preserve"> will benefit, bear the burdens or be adversely impacted by this rule.] </w:t>
      </w:r>
    </w:p>
    <w:p w14:paraId="3113FE59" w14:textId="77777777" w:rsidR="004D3518" w:rsidRDefault="004D3518">
      <w:pPr>
        <w:ind w:firstLine="0"/>
        <w:rPr>
          <w:rFonts w:ascii="Trebuchet MS" w:eastAsia="Trebuchet MS" w:hAnsi="Trebuchet MS" w:cs="Trebuchet MS"/>
        </w:rPr>
      </w:pPr>
    </w:p>
    <w:p w14:paraId="00000021" w14:textId="327AEE48" w:rsidR="0043272A" w:rsidRDefault="004D3518">
      <w:pPr>
        <w:ind w:firstLine="0"/>
        <w:rPr>
          <w:rFonts w:ascii="Trebuchet MS" w:eastAsia="Trebuchet MS" w:hAnsi="Trebuchet MS" w:cs="Trebuchet MS"/>
          <w:sz w:val="22"/>
          <w:szCs w:val="22"/>
          <w:highlight w:val="green"/>
        </w:rPr>
      </w:pPr>
      <w:r>
        <w:rPr>
          <w:rFonts w:ascii="Trebuchet MS" w:hAnsi="Trebuchet MS"/>
          <w:color w:val="000000"/>
          <w:sz w:val="22"/>
          <w:szCs w:val="22"/>
        </w:rPr>
        <w:t>Colorado Department of Public Health and Environment (CDPHE), Colorado Department of Education (CDE), Health Care Policy and Financing (HCPF), Regional Accountability Entities (RAEs), County Departments of Human Services, and the children and youth served at the facility.</w:t>
      </w:r>
    </w:p>
    <w:p w14:paraId="00000022" w14:textId="77777777" w:rsidR="0043272A" w:rsidRDefault="0043272A">
      <w:pPr>
        <w:spacing w:after="240"/>
        <w:ind w:firstLine="0"/>
        <w:rPr>
          <w:rFonts w:ascii="Trebuchet MS" w:eastAsia="Trebuchet MS" w:hAnsi="Trebuchet MS" w:cs="Trebuchet MS"/>
          <w:sz w:val="22"/>
          <w:szCs w:val="22"/>
        </w:rPr>
      </w:pPr>
    </w:p>
    <w:p w14:paraId="00000023" w14:textId="77777777" w:rsidR="0043272A" w:rsidRDefault="00000000">
      <w:pPr>
        <w:spacing w:after="240"/>
        <w:ind w:firstLine="0"/>
        <w:rPr>
          <w:rFonts w:ascii="Trebuchet MS" w:eastAsia="Trebuchet MS" w:hAnsi="Trebuchet MS" w:cs="Trebuchet MS"/>
          <w:sz w:val="22"/>
          <w:szCs w:val="22"/>
        </w:rPr>
      </w:pPr>
      <w:r>
        <w:rPr>
          <w:rFonts w:ascii="Trebuchet MS" w:eastAsia="Trebuchet MS" w:hAnsi="Trebuchet MS" w:cs="Trebuchet MS"/>
          <w:sz w:val="22"/>
          <w:szCs w:val="22"/>
        </w:rPr>
        <w:lastRenderedPageBreak/>
        <w:t xml:space="preserve">b) Describe the qualitative and quantitative impact. [NOTE: How will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impact those groups listed above?  How many people will be impacted?  What are the short-term and long-term consequences of this rule?]</w:t>
      </w:r>
    </w:p>
    <w:p w14:paraId="00000024" w14:textId="6895C23F" w:rsidR="0043272A" w:rsidRDefault="004D3518">
      <w:pPr>
        <w:ind w:left="2" w:hanging="4"/>
        <w:rPr>
          <w:rFonts w:ascii="Trebuchet MS" w:hAnsi="Trebuchet MS"/>
          <w:color w:val="000000"/>
        </w:rPr>
      </w:pPr>
      <w:r>
        <w:rPr>
          <w:rFonts w:ascii="Trebuchet MS" w:hAnsi="Trebuchet MS"/>
          <w:color w:val="000000"/>
        </w:rPr>
        <w:t>CDPHE will be impacted as they provide regulatory oversight of PRTFs in conjunction with the Colorado Department of Human Services (CDHS). CDE will be impacted as the PRTF will have a Facility School overseen by CDE. HCPF will be impacted as they have oversight of RAEs who place children and youth in the facility.  County departments of human services will be impacted as children and youth in their custody will be placed in the facility. Children and youth will be impacted by being placed in a facility with a secure perimeter fence.</w:t>
      </w:r>
    </w:p>
    <w:p w14:paraId="31FACC78" w14:textId="77777777" w:rsidR="004D3518" w:rsidRDefault="004D3518">
      <w:pPr>
        <w:ind w:left="2" w:hanging="4"/>
        <w:rPr>
          <w:rFonts w:ascii="Trebuchet MS" w:eastAsia="Trebuchet MS" w:hAnsi="Trebuchet MS" w:cs="Trebuchet MS"/>
          <w:sz w:val="22"/>
          <w:szCs w:val="22"/>
        </w:rPr>
      </w:pPr>
    </w:p>
    <w:p w14:paraId="00000025" w14:textId="77777777" w:rsidR="0043272A"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c) State Board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[NOTE: Provide statutory citations that authorize SBHS to promulgate rules.]</w:t>
      </w:r>
    </w:p>
    <w:p w14:paraId="00000026" w14:textId="77777777" w:rsidR="0043272A" w:rsidRDefault="0043272A">
      <w:pPr>
        <w:ind w:left="2" w:hanging="4"/>
        <w:rPr>
          <w:rFonts w:ascii="Trebuchet MS" w:eastAsia="Trebuchet MS" w:hAnsi="Trebuchet MS" w:cs="Trebuchet MS"/>
          <w:sz w:val="22"/>
          <w:szCs w:val="22"/>
        </w:rPr>
      </w:pPr>
    </w:p>
    <w:p w14:paraId="7E5BAAAF" w14:textId="330113C7" w:rsidR="004D3518" w:rsidRPr="004D3518" w:rsidRDefault="004D3518" w:rsidP="004D3518">
      <w:pPr>
        <w:pStyle w:val="NormalWeb"/>
        <w:spacing w:before="0" w:beforeAutospacing="0" w:after="0" w:afterAutospacing="0"/>
        <w:ind w:left="-2" w:hanging="4"/>
      </w:pPr>
      <w:r w:rsidRPr="004D3518">
        <w:rPr>
          <w:rFonts w:ascii="Trebuchet MS" w:hAnsi="Trebuchet MS"/>
          <w:color w:val="000000"/>
        </w:rPr>
        <w:t xml:space="preserve">26-1-107(5)(b), C.R.S. (2025) - The state board shall have authority to adopt “board rules” for programs administered and services provided by the state department as set forth in this title and in title 27., C.R.S. 26-1-111(2)(d)(I), C.R.S. (2025) – The state department, under the supervision of the executive director, shall: </w:t>
      </w:r>
      <w:r w:rsidR="00022034">
        <w:rPr>
          <w:rFonts w:ascii="Trebuchet MS" w:hAnsi="Trebuchet MS"/>
          <w:color w:val="000000"/>
        </w:rPr>
        <w:t>provide</w:t>
      </w:r>
      <w:r w:rsidRPr="004D3518">
        <w:rPr>
          <w:rFonts w:ascii="Trebuchet MS" w:hAnsi="Trebuchet MS"/>
          <w:color w:val="000000"/>
        </w:rPr>
        <w:t xml:space="preserve"> services to county governments including the organization and supervision of county departments for the effective administration of public assistance and welfare functions as set out in the rules of the executive director and the rules of the state board pursuant to section 26-1-107 as to program scope and content, including…, child welfare services, including out-of-home placement services….</w:t>
      </w:r>
    </w:p>
    <w:p w14:paraId="1DAFFB7B" w14:textId="77777777" w:rsidR="004D3518" w:rsidRPr="004D3518" w:rsidRDefault="004D3518" w:rsidP="004D3518">
      <w:pPr>
        <w:ind w:firstLine="0"/>
        <w:rPr>
          <w:rFonts w:ascii="Times New Roman" w:eastAsia="Times New Roman" w:hAnsi="Times New Roman" w:cs="Times New Roman"/>
          <w:lang w:val="en-US"/>
        </w:rPr>
      </w:pPr>
      <w:r w:rsidRPr="004D3518">
        <w:rPr>
          <w:rFonts w:ascii="Trebuchet MS" w:eastAsia="Times New Roman" w:hAnsi="Trebuchet MS" w:cs="Times New Roman"/>
          <w:color w:val="000000"/>
          <w:lang w:val="en-US"/>
        </w:rPr>
        <w:t xml:space="preserve">26-6-909(9), </w:t>
      </w:r>
      <w:proofErr w:type="gramStart"/>
      <w:r w:rsidRPr="004D3518">
        <w:rPr>
          <w:rFonts w:ascii="Trebuchet MS" w:eastAsia="Times New Roman" w:hAnsi="Trebuchet MS" w:cs="Times New Roman"/>
          <w:color w:val="000000"/>
          <w:lang w:val="en-US"/>
        </w:rPr>
        <w:t>C.R.S.(</w:t>
      </w:r>
      <w:proofErr w:type="gramEnd"/>
      <w:r w:rsidRPr="004D3518">
        <w:rPr>
          <w:rFonts w:ascii="Trebuchet MS" w:eastAsia="Times New Roman" w:hAnsi="Trebuchet MS" w:cs="Times New Roman"/>
          <w:color w:val="000000"/>
          <w:lang w:val="en-US"/>
        </w:rPr>
        <w:t>2026)- To ensure compliance with state and federal laws and regulations related to secure facilities, the state board shall adopt rules for admission to a state-owned psychiatric residential treatment facility.</w:t>
      </w:r>
    </w:p>
    <w:p w14:paraId="00000028" w14:textId="77777777" w:rsidR="0043272A" w:rsidRDefault="0043272A">
      <w:pPr>
        <w:spacing w:before="240" w:after="240"/>
        <w:ind w:firstLine="0"/>
        <w:rPr>
          <w:rFonts w:ascii="Trebuchet MS" w:eastAsia="Trebuchet MS" w:hAnsi="Trebuchet MS" w:cs="Trebuchet MS"/>
          <w:sz w:val="22"/>
          <w:szCs w:val="22"/>
        </w:rPr>
      </w:pPr>
    </w:p>
    <w:p w14:paraId="00000029" w14:textId="77777777" w:rsidR="0043272A" w:rsidRDefault="00000000">
      <w:pPr>
        <w:spacing w:before="240" w:after="240"/>
        <w:ind w:firstLine="0"/>
        <w:rPr>
          <w:rFonts w:ascii="Trebuchet MS" w:eastAsia="Trebuchet MS" w:hAnsi="Trebuchet MS" w:cs="Trebuchet MS"/>
          <w:sz w:val="22"/>
          <w:szCs w:val="22"/>
          <w:u w:val="single"/>
        </w:rPr>
      </w:pPr>
      <w:r>
        <w:rPr>
          <w:rFonts w:ascii="Trebuchet MS" w:eastAsia="Trebuchet MS" w:hAnsi="Trebuchet MS" w:cs="Trebuchet MS"/>
          <w:sz w:val="22"/>
          <w:szCs w:val="22"/>
        </w:rPr>
        <w:t>d) Program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Give federal and/or state citations and a summary of the language authorizing the rule-making </w:t>
      </w:r>
      <w:r>
        <w:rPr>
          <w:rFonts w:ascii="Trebuchet MS" w:eastAsia="Trebuchet MS" w:hAnsi="Trebuchet MS" w:cs="Trebuchet MS"/>
          <w:sz w:val="22"/>
          <w:szCs w:val="22"/>
          <w:u w:val="single"/>
        </w:rPr>
        <w:t>function</w:t>
      </w:r>
      <w:r>
        <w:rPr>
          <w:rFonts w:ascii="Trebuchet MS" w:eastAsia="Trebuchet MS" w:hAnsi="Trebuchet MS" w:cs="Trebuchet MS"/>
          <w:sz w:val="22"/>
          <w:szCs w:val="22"/>
        </w:rPr>
        <w:t xml:space="preserve"> AND </w:t>
      </w:r>
      <w:r>
        <w:rPr>
          <w:rFonts w:ascii="Trebuchet MS" w:eastAsia="Trebuchet MS" w:hAnsi="Trebuchet MS" w:cs="Trebuchet MS"/>
          <w:sz w:val="22"/>
          <w:szCs w:val="22"/>
          <w:u w:val="single"/>
        </w:rPr>
        <w:t>authority.]</w:t>
      </w:r>
    </w:p>
    <w:p w14:paraId="5CDE2BF3" w14:textId="05A83203" w:rsidR="004D3518" w:rsidRPr="004D3518" w:rsidRDefault="004D3518" w:rsidP="004D3518">
      <w:pPr>
        <w:pStyle w:val="NormalWeb"/>
        <w:spacing w:before="0" w:beforeAutospacing="0" w:after="0" w:afterAutospacing="0"/>
        <w:ind w:left="-2" w:hanging="4"/>
      </w:pPr>
      <w:r w:rsidRPr="004D3518">
        <w:rPr>
          <w:rFonts w:ascii="Trebuchet MS" w:hAnsi="Trebuchet MS"/>
          <w:color w:val="000000"/>
        </w:rPr>
        <w:t>26-6-909(1), C.R.S. (2025) - The department shall prescribe and publish standards for licensing.</w:t>
      </w:r>
    </w:p>
    <w:p w14:paraId="5248FAF1" w14:textId="77777777" w:rsidR="004D3518" w:rsidRPr="004D3518" w:rsidRDefault="004D3518" w:rsidP="004D3518">
      <w:pPr>
        <w:ind w:firstLine="0"/>
        <w:rPr>
          <w:rFonts w:ascii="Times New Roman" w:eastAsia="Times New Roman" w:hAnsi="Times New Roman" w:cs="Times New Roman"/>
          <w:lang w:val="en-US"/>
        </w:rPr>
      </w:pPr>
    </w:p>
    <w:p w14:paraId="54CFDE72" w14:textId="77777777" w:rsidR="004D3518" w:rsidRPr="004D3518" w:rsidRDefault="004D3518" w:rsidP="004D3518">
      <w:pPr>
        <w:ind w:left="-2" w:hanging="4"/>
        <w:rPr>
          <w:rFonts w:ascii="Times New Roman" w:eastAsia="Times New Roman" w:hAnsi="Times New Roman" w:cs="Times New Roman"/>
          <w:lang w:val="en-US"/>
        </w:rPr>
      </w:pPr>
      <w:r w:rsidRPr="004D3518">
        <w:rPr>
          <w:rFonts w:ascii="Trebuchet MS" w:eastAsia="Times New Roman" w:hAnsi="Trebuchet MS" w:cs="Times New Roman"/>
          <w:color w:val="000000"/>
          <w:sz w:val="22"/>
          <w:szCs w:val="22"/>
          <w:lang w:val="en-US"/>
        </w:rPr>
        <w:t>26-6-909(1)- (3), C.R.S. (2025) - The department shall promulgate licensing standards for all facility types described in Part 9 of Article 6 of Title 26. The standards are enumerated in subsection (2). </w:t>
      </w:r>
    </w:p>
    <w:p w14:paraId="45958EA9" w14:textId="77777777" w:rsidR="004D3518" w:rsidRPr="004D3518" w:rsidRDefault="004D3518" w:rsidP="004D3518">
      <w:pPr>
        <w:ind w:firstLine="0"/>
        <w:rPr>
          <w:rFonts w:ascii="Times New Roman" w:eastAsia="Times New Roman" w:hAnsi="Times New Roman" w:cs="Times New Roman"/>
          <w:lang w:val="en-US"/>
        </w:rPr>
      </w:pPr>
    </w:p>
    <w:p w14:paraId="0000002B" w14:textId="209354C4" w:rsidR="0043272A" w:rsidRPr="004D3518" w:rsidRDefault="004D3518" w:rsidP="004D3518">
      <w:pPr>
        <w:spacing w:before="240" w:after="240"/>
        <w:ind w:firstLine="0"/>
        <w:rPr>
          <w:rFonts w:ascii="Times New Roman" w:eastAsia="Times New Roman" w:hAnsi="Times New Roman" w:cs="Times New Roman"/>
          <w:lang w:val="en-US"/>
        </w:rPr>
      </w:pPr>
      <w:r w:rsidRPr="004D3518">
        <w:rPr>
          <w:rFonts w:ascii="Trebuchet MS" w:eastAsia="Times New Roman" w:hAnsi="Trebuchet MS" w:cs="Times New Roman"/>
          <w:color w:val="000000"/>
          <w:sz w:val="22"/>
          <w:szCs w:val="22"/>
          <w:lang w:val="en-US"/>
        </w:rPr>
        <w:t>26-6-912(1)(d), C.R.S. (2025) - The department shall promulgate rules concerning inspection reports, licenses, and complaint procedures.</w:t>
      </w:r>
    </w:p>
    <w:p w14:paraId="0000002C" w14:textId="77777777" w:rsidR="0043272A" w:rsidRDefault="0043272A">
      <w:pPr>
        <w:ind w:left="2" w:hanging="4"/>
        <w:rPr>
          <w:rFonts w:ascii="Trebuchet MS" w:eastAsia="Trebuchet MS" w:hAnsi="Trebuchet MS" w:cs="Trebuchet MS"/>
          <w:sz w:val="22"/>
          <w:szCs w:val="22"/>
          <w:u w:val="single"/>
        </w:rPr>
      </w:pPr>
    </w:p>
    <w:p w14:paraId="0000002D" w14:textId="1ED4AA15" w:rsidR="0043272A"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e) Does this rule incorporate material by reference?</w:t>
      </w:r>
      <w:r w:rsidR="004D3518">
        <w:rPr>
          <w:rFonts w:ascii="Trebuchet MS" w:eastAsia="Trebuchet MS" w:hAnsi="Trebuchet MS" w:cs="Trebuchet MS"/>
          <w:sz w:val="22"/>
          <w:szCs w:val="22"/>
        </w:rPr>
        <w:t xml:space="preserve"> Yes</w:t>
      </w:r>
      <w:r>
        <w:rPr>
          <w:rFonts w:ascii="Trebuchet MS" w:eastAsia="Trebuchet MS" w:hAnsi="Trebuchet MS" w:cs="Trebuchet MS"/>
          <w:sz w:val="22"/>
          <w:szCs w:val="22"/>
        </w:rPr>
        <w:t xml:space="preserve"> </w:t>
      </w:r>
    </w:p>
    <w:p w14:paraId="0000002E" w14:textId="6742B48F" w:rsidR="0043272A" w:rsidRDefault="00000000">
      <w:pPr>
        <w:spacing w:before="240" w:after="240"/>
        <w:ind w:firstLine="0"/>
      </w:pPr>
      <w:r>
        <w:rPr>
          <w:rFonts w:ascii="Trebuchet MS" w:eastAsia="Trebuchet MS" w:hAnsi="Trebuchet MS" w:cs="Trebuchet MS"/>
          <w:sz w:val="22"/>
          <w:szCs w:val="22"/>
        </w:rPr>
        <w:t>f) Does this repeat language found in statute?</w:t>
      </w:r>
      <w:r w:rsidR="004D3518">
        <w:rPr>
          <w:rFonts w:ascii="Trebuchet MS" w:eastAsia="Trebuchet MS" w:hAnsi="Trebuchet MS" w:cs="Trebuchet MS"/>
          <w:sz w:val="22"/>
          <w:szCs w:val="22"/>
        </w:rPr>
        <w:t xml:space="preserve"> Yes</w:t>
      </w:r>
      <w:r>
        <w:rPr>
          <w:rFonts w:ascii="Trebuchet MS" w:eastAsia="Trebuchet MS" w:hAnsi="Trebuchet MS" w:cs="Trebuchet MS"/>
          <w:sz w:val="22"/>
          <w:szCs w:val="22"/>
        </w:rPr>
        <w:t xml:space="preserve"> </w:t>
      </w:r>
    </w:p>
    <w:p w14:paraId="0000002F" w14:textId="751DB8AF" w:rsidR="0043272A" w:rsidRDefault="00000000">
      <w:pPr>
        <w:spacing w:before="240" w:after="240"/>
        <w:ind w:firstLine="0"/>
        <w:rPr>
          <w:rFonts w:ascii="Trebuchet MS" w:eastAsia="Trebuchet MS" w:hAnsi="Trebuchet MS" w:cs="Trebuchet MS"/>
          <w:color w:val="FFCFC9"/>
          <w:sz w:val="22"/>
          <w:szCs w:val="22"/>
          <w:u w:val="single"/>
          <w:shd w:val="clear" w:color="auto" w:fill="B10202"/>
        </w:rPr>
      </w:pPr>
      <w:r w:rsidRPr="00CB74F5">
        <w:rPr>
          <w:rFonts w:ascii="Trebuchet MS" w:eastAsia="Trebuchet MS" w:hAnsi="Trebuchet MS" w:cs="Trebuchet MS"/>
          <w:sz w:val="22"/>
          <w:szCs w:val="22"/>
        </w:rPr>
        <w:lastRenderedPageBreak/>
        <w:t xml:space="preserve">g) Does this rule “expand” on minimal requirements in federal statute/rules? </w:t>
      </w:r>
    </w:p>
    <w:p w14:paraId="78F6A67C" w14:textId="451C1DDC" w:rsidR="00CB74F5" w:rsidRDefault="00CB74F5">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No</w:t>
      </w:r>
    </w:p>
    <w:p w14:paraId="00000030" w14:textId="77777777" w:rsidR="0043272A"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h) If the response to any of e), f) or g) above were “yes,” please explain in detail for each “yes” response: </w:t>
      </w:r>
    </w:p>
    <w:p w14:paraId="00000032" w14:textId="08BA13C8" w:rsidR="0043272A" w:rsidRDefault="004D3518" w:rsidP="004D3518">
      <w:pPr>
        <w:widowControl w:val="0"/>
        <w:ind w:firstLine="0"/>
        <w:rPr>
          <w:rFonts w:ascii="Trebuchet MS" w:hAnsi="Trebuchet MS"/>
          <w:color w:val="000000"/>
        </w:rPr>
      </w:pPr>
      <w:r>
        <w:rPr>
          <w:rFonts w:ascii="Trebuchet MS" w:hAnsi="Trebuchet MS"/>
          <w:color w:val="000000"/>
        </w:rPr>
        <w:t xml:space="preserve">26-6-903(34.5) C.R.S. "State-Owned Psychiatric Residential Treatment Facility" means a psychiatric residential treatment facility, as defined in section 25.5-4-103, that is operated on state-owned property and may have a secure perimeter fence. </w:t>
      </w:r>
    </w:p>
    <w:p w14:paraId="41E4FC91" w14:textId="77777777" w:rsidR="004D3518" w:rsidRPr="004D3518" w:rsidRDefault="004D3518" w:rsidP="004D3518">
      <w:pPr>
        <w:widowControl w:val="0"/>
        <w:ind w:firstLine="0"/>
        <w:rPr>
          <w:rFonts w:ascii="Trebuchet MS" w:hAnsi="Trebuchet MS"/>
          <w:color w:val="000000"/>
        </w:rPr>
      </w:pPr>
    </w:p>
    <w:p w14:paraId="00000033" w14:textId="77777777" w:rsidR="0043272A" w:rsidRDefault="00000000">
      <w:pPr>
        <w:spacing w:before="240" w:after="240"/>
        <w:ind w:firstLine="0"/>
        <w:rPr>
          <w:rFonts w:ascii="Trebuchet MS" w:eastAsia="Trebuchet MS" w:hAnsi="Trebuchet MS" w:cs="Trebuchet MS"/>
          <w:sz w:val="22"/>
          <w:szCs w:val="22"/>
        </w:rPr>
      </w:pPr>
      <w:proofErr w:type="spellStart"/>
      <w:r>
        <w:rPr>
          <w:rFonts w:ascii="Trebuchet MS" w:eastAsia="Trebuchet MS" w:hAnsi="Trebuchet MS" w:cs="Trebuchet MS"/>
          <w:sz w:val="22"/>
          <w:szCs w:val="22"/>
        </w:rPr>
        <w:t>i</w:t>
      </w:r>
      <w:proofErr w:type="spellEnd"/>
      <w:r>
        <w:rPr>
          <w:rFonts w:ascii="Trebuchet MS" w:eastAsia="Trebuchet MS" w:hAnsi="Trebuchet MS" w:cs="Trebuchet MS"/>
          <w:sz w:val="22"/>
          <w:szCs w:val="22"/>
        </w:rPr>
        <w:t>) Data Description [NOTE: List and explain any data, such as studies, federal announcements, or questionnaires, which were relied upon when developing this rule?]</w:t>
      </w:r>
    </w:p>
    <w:p w14:paraId="00000034" w14:textId="2F9D376A" w:rsidR="0043272A" w:rsidRDefault="004D3518">
      <w:pPr>
        <w:ind w:left="2" w:hanging="4"/>
        <w:rPr>
          <w:rFonts w:ascii="Trebuchet MS" w:eastAsia="Trebuchet MS" w:hAnsi="Trebuchet MS" w:cs="Trebuchet MS"/>
          <w:sz w:val="22"/>
          <w:szCs w:val="22"/>
        </w:rPr>
      </w:pPr>
      <w:r>
        <w:rPr>
          <w:rFonts w:ascii="Trebuchet MS" w:hAnsi="Trebuchet MS"/>
          <w:color w:val="000000"/>
        </w:rPr>
        <w:t>The department relied on qualitative evidence, operational feedback from regulated entities, and specific stakeholder requests for revisions, rather than quantitative data or research studies.</w:t>
      </w:r>
    </w:p>
    <w:p w14:paraId="00000035" w14:textId="77777777" w:rsidR="0043272A" w:rsidRDefault="0043272A">
      <w:pPr>
        <w:ind w:left="2" w:hanging="4"/>
        <w:rPr>
          <w:rFonts w:ascii="Trebuchet MS" w:eastAsia="Trebuchet MS" w:hAnsi="Trebuchet MS" w:cs="Trebuchet MS"/>
          <w:sz w:val="22"/>
          <w:szCs w:val="22"/>
        </w:rPr>
      </w:pPr>
    </w:p>
    <w:p w14:paraId="00000036" w14:textId="77777777" w:rsidR="0043272A" w:rsidRDefault="00000000">
      <w:pPr>
        <w:spacing w:before="240" w:after="240"/>
        <w:ind w:left="2"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j) Alternatives to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Explain why the program chose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rather than taking no action or using another alternative. [NOTE: Describe any alternatives that were seriously considered. Are there any less costly or less intrusive ways to accomplish the purpose(s) of this </w:t>
      </w:r>
      <w:proofErr w:type="gramStart"/>
      <w:r>
        <w:rPr>
          <w:rFonts w:ascii="Trebuchet MS" w:eastAsia="Trebuchet MS" w:hAnsi="Trebuchet MS" w:cs="Trebuchet MS"/>
          <w:sz w:val="22"/>
          <w:szCs w:val="22"/>
        </w:rPr>
        <w:t>rule ?</w:t>
      </w:r>
      <w:proofErr w:type="gramEnd"/>
      <w:r>
        <w:rPr>
          <w:rFonts w:ascii="Trebuchet MS" w:eastAsia="Trebuchet MS" w:hAnsi="Trebuchet MS" w:cs="Trebuchet MS"/>
          <w:sz w:val="22"/>
          <w:szCs w:val="22"/>
        </w:rPr>
        <w:t xml:space="preserve"> Answer should NEVER be just “no alternative” answer should include “no alternative because…”]     </w:t>
      </w:r>
    </w:p>
    <w:p w14:paraId="00000037" w14:textId="29ADA275" w:rsidR="0043272A" w:rsidRDefault="004D3518">
      <w:pPr>
        <w:ind w:left="2" w:hanging="4"/>
      </w:pPr>
      <w:r>
        <w:rPr>
          <w:rFonts w:ascii="Trebuchet MS" w:hAnsi="Trebuchet MS"/>
          <w:color w:val="000000"/>
        </w:rPr>
        <w:t xml:space="preserve">There are no alternatives to this rulemaking as 12 CCR 2509-8 must align with HB 25-1172, which updates facility definitions, permits </w:t>
      </w:r>
      <w:r>
        <w:rPr>
          <w:rFonts w:ascii="Trebuchet MS" w:hAnsi="Trebuchet MS"/>
          <w:color w:val="2D2E2F"/>
        </w:rPr>
        <w:t>a state-owned psychiatric residential treatment facility to use a secure perimeter fence around the facility, and requires the adoption of rules for admission to the facility</w:t>
      </w:r>
      <w:r>
        <w:rPr>
          <w:color w:val="2D2E2F"/>
        </w:rPr>
        <w:t>.</w:t>
      </w:r>
    </w:p>
    <w:p w14:paraId="00000038" w14:textId="77777777" w:rsidR="0043272A" w:rsidRDefault="0043272A">
      <w:pPr>
        <w:spacing w:before="240" w:after="240"/>
        <w:ind w:left="2" w:hanging="2"/>
      </w:pPr>
    </w:p>
    <w:p w14:paraId="00000039" w14:textId="77777777" w:rsidR="0043272A" w:rsidRPr="00CC23E7" w:rsidRDefault="00000000" w:rsidP="00CC23E7">
      <w:pPr>
        <w:pStyle w:val="Heading2"/>
      </w:pPr>
      <w:bookmarkStart w:id="6" w:name="_heading=h.dc47ibgkvy4" w:colFirst="0" w:colLast="0"/>
      <w:bookmarkEnd w:id="6"/>
      <w:r w:rsidRPr="00CC23E7">
        <w:t>4</w:t>
      </w:r>
      <w:proofErr w:type="gramStart"/>
      <w:r w:rsidRPr="00CC23E7">
        <w:t>.  Fiscal</w:t>
      </w:r>
      <w:proofErr w:type="gramEnd"/>
      <w:r w:rsidRPr="00CC23E7">
        <w:t xml:space="preserve"> Impact </w:t>
      </w:r>
    </w:p>
    <w:p w14:paraId="0000003A" w14:textId="77777777" w:rsidR="0043272A"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For each of the categories listed below explain the distribution of dollars; please identify the costs, revenues, matches or any changes in the distribution of funds even if such change has a total zero effect for any entity that falls within the category.  If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requires one of the categories listed below to devote resources without receiving additional funding, please explain why the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is required and what consultation has occurred with those who will need to devote resources. [Answer should never be just “no impact” answer should include “no impact because….”]</w:t>
      </w:r>
    </w:p>
    <w:p w14:paraId="0000003B" w14:textId="77777777" w:rsidR="0043272A"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a) State Fiscal Impact (Identify all state agencies with a fiscal impact, including any Colorado Benefits Management System (CBMS) change request costs required to implement this rule change)</w:t>
      </w:r>
    </w:p>
    <w:p w14:paraId="0000003C" w14:textId="77777777" w:rsidR="0043272A" w:rsidRDefault="0043272A">
      <w:pPr>
        <w:ind w:left="720" w:firstLine="0"/>
        <w:rPr>
          <w:rFonts w:ascii="Trebuchet MS" w:eastAsia="Trebuchet MS" w:hAnsi="Trebuchet MS" w:cs="Trebuchet MS"/>
          <w:b/>
          <w:bCs/>
          <w:sz w:val="22"/>
          <w:szCs w:val="22"/>
        </w:rPr>
      </w:pPr>
    </w:p>
    <w:p w14:paraId="0000003D" w14:textId="463374E1" w:rsidR="0043272A" w:rsidRDefault="004D3518">
      <w:pPr>
        <w:ind w:left="2" w:hanging="4"/>
        <w:rPr>
          <w:rFonts w:ascii="Trebuchet MS" w:eastAsia="Trebuchet MS" w:hAnsi="Trebuchet MS" w:cs="Trebuchet MS"/>
          <w:b/>
          <w:bCs/>
          <w:sz w:val="22"/>
          <w:szCs w:val="22"/>
        </w:rPr>
      </w:pPr>
      <w:r>
        <w:rPr>
          <w:rFonts w:ascii="Trebuchet MS" w:eastAsia="Trebuchet MS" w:hAnsi="Trebuchet MS" w:cs="Trebuchet MS"/>
        </w:rPr>
        <w:t xml:space="preserve">There is no impact </w:t>
      </w:r>
      <w:r w:rsidR="00022034">
        <w:rPr>
          <w:rFonts w:ascii="Trebuchet MS" w:eastAsia="Trebuchet MS" w:hAnsi="Trebuchet MS" w:cs="Trebuchet MS"/>
        </w:rPr>
        <w:t xml:space="preserve">because </w:t>
      </w:r>
    </w:p>
    <w:p w14:paraId="0000003E" w14:textId="77777777" w:rsidR="0043272A" w:rsidRDefault="0043272A">
      <w:pPr>
        <w:ind w:left="720" w:firstLine="0"/>
        <w:rPr>
          <w:rFonts w:ascii="Trebuchet MS" w:eastAsia="Trebuchet MS" w:hAnsi="Trebuchet MS" w:cs="Trebuchet MS"/>
          <w:b/>
          <w:bCs/>
          <w:sz w:val="22"/>
          <w:szCs w:val="22"/>
        </w:rPr>
      </w:pPr>
    </w:p>
    <w:p w14:paraId="0000003F" w14:textId="77777777" w:rsidR="0043272A" w:rsidRDefault="0043272A">
      <w:pPr>
        <w:ind w:firstLine="0"/>
        <w:rPr>
          <w:rFonts w:ascii="Trebuchet MS" w:eastAsia="Trebuchet MS" w:hAnsi="Trebuchet MS" w:cs="Trebuchet MS"/>
          <w:sz w:val="22"/>
          <w:szCs w:val="22"/>
        </w:rPr>
      </w:pPr>
    </w:p>
    <w:p w14:paraId="00000040" w14:textId="77777777" w:rsidR="0043272A"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County Fiscal Impact  </w:t>
      </w:r>
    </w:p>
    <w:p w14:paraId="00000041" w14:textId="77777777" w:rsidR="0043272A" w:rsidRDefault="0043272A">
      <w:pPr>
        <w:ind w:left="720" w:firstLine="0"/>
        <w:rPr>
          <w:rFonts w:ascii="Trebuchet MS" w:eastAsia="Trebuchet MS" w:hAnsi="Trebuchet MS" w:cs="Trebuchet MS"/>
          <w:b/>
          <w:bCs/>
          <w:sz w:val="22"/>
          <w:szCs w:val="22"/>
        </w:rPr>
      </w:pPr>
    </w:p>
    <w:p w14:paraId="5BCFD508" w14:textId="2E5A9392" w:rsidR="004D3518" w:rsidRDefault="004D3518" w:rsidP="004D3518">
      <w:pPr>
        <w:ind w:left="2" w:hanging="4"/>
        <w:rPr>
          <w:rFonts w:ascii="Trebuchet MS" w:eastAsia="Trebuchet MS" w:hAnsi="Trebuchet MS" w:cs="Trebuchet MS"/>
          <w:b/>
          <w:bCs/>
          <w:sz w:val="22"/>
          <w:szCs w:val="22"/>
        </w:rPr>
      </w:pPr>
      <w:r>
        <w:rPr>
          <w:rFonts w:ascii="Trebuchet MS" w:eastAsia="Trebuchet MS" w:hAnsi="Trebuchet MS" w:cs="Trebuchet MS"/>
        </w:rPr>
        <w:t xml:space="preserve">There is no impact </w:t>
      </w:r>
      <w:r w:rsidR="00022034">
        <w:rPr>
          <w:rFonts w:ascii="Trebuchet MS" w:eastAsia="Trebuchet MS" w:hAnsi="Trebuchet MS" w:cs="Trebuchet MS"/>
        </w:rPr>
        <w:t>because HB 25-1172 provided CDHS funding to build the PRTF and fund the enhanced rates of the PRTF.</w:t>
      </w:r>
    </w:p>
    <w:p w14:paraId="00000043" w14:textId="77777777" w:rsidR="0043272A" w:rsidRDefault="0043272A" w:rsidP="004D3518">
      <w:pPr>
        <w:ind w:firstLine="0"/>
        <w:rPr>
          <w:rFonts w:ascii="Trebuchet MS" w:eastAsia="Trebuchet MS" w:hAnsi="Trebuchet MS" w:cs="Trebuchet MS"/>
          <w:highlight w:val="green"/>
        </w:rPr>
      </w:pPr>
    </w:p>
    <w:p w14:paraId="00000044" w14:textId="77777777" w:rsidR="0043272A" w:rsidRDefault="0043272A">
      <w:pPr>
        <w:ind w:left="2" w:hanging="4"/>
        <w:rPr>
          <w:rFonts w:ascii="Trebuchet MS" w:eastAsia="Trebuchet MS" w:hAnsi="Trebuchet MS" w:cs="Trebuchet MS"/>
          <w:highlight w:val="green"/>
        </w:rPr>
      </w:pPr>
    </w:p>
    <w:p w14:paraId="00000045" w14:textId="77777777" w:rsidR="0043272A"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c) Federal Fiscal Impact</w:t>
      </w:r>
    </w:p>
    <w:p w14:paraId="00000046" w14:textId="77777777" w:rsidR="0043272A" w:rsidRDefault="0043272A">
      <w:pPr>
        <w:ind w:left="720" w:firstLine="0"/>
        <w:rPr>
          <w:rFonts w:ascii="Trebuchet MS" w:eastAsia="Trebuchet MS" w:hAnsi="Trebuchet MS" w:cs="Trebuchet MS"/>
          <w:b/>
          <w:bCs/>
          <w:sz w:val="22"/>
          <w:szCs w:val="22"/>
        </w:rPr>
      </w:pPr>
    </w:p>
    <w:p w14:paraId="3E141BB0" w14:textId="49D9F975" w:rsidR="004D3518" w:rsidRDefault="004D3518" w:rsidP="004D3518">
      <w:pPr>
        <w:ind w:left="2" w:hanging="4"/>
        <w:rPr>
          <w:rFonts w:ascii="Trebuchet MS" w:eastAsia="Trebuchet MS" w:hAnsi="Trebuchet MS" w:cs="Trebuchet MS"/>
          <w:b/>
          <w:bCs/>
          <w:sz w:val="22"/>
          <w:szCs w:val="22"/>
        </w:rPr>
      </w:pPr>
      <w:r>
        <w:rPr>
          <w:rFonts w:ascii="Trebuchet MS" w:eastAsia="Trebuchet MS" w:hAnsi="Trebuchet MS" w:cs="Trebuchet MS"/>
        </w:rPr>
        <w:t xml:space="preserve">There is no impact </w:t>
      </w:r>
      <w:r w:rsidR="00022034">
        <w:rPr>
          <w:rFonts w:ascii="Trebuchet MS" w:eastAsia="Trebuchet MS" w:hAnsi="Trebuchet MS" w:cs="Trebuchet MS"/>
        </w:rPr>
        <w:t>because HB 25-1172 provided funding for the PRTF.</w:t>
      </w:r>
    </w:p>
    <w:p w14:paraId="00000049" w14:textId="77777777" w:rsidR="0043272A" w:rsidRDefault="0043272A">
      <w:pPr>
        <w:spacing w:after="240"/>
        <w:ind w:firstLine="0"/>
        <w:rPr>
          <w:rFonts w:ascii="Trebuchet MS" w:eastAsia="Trebuchet MS" w:hAnsi="Trebuchet MS" w:cs="Trebuchet MS"/>
          <w:sz w:val="22"/>
          <w:szCs w:val="22"/>
        </w:rPr>
      </w:pPr>
    </w:p>
    <w:p w14:paraId="0000004A" w14:textId="77777777" w:rsidR="0043272A" w:rsidRDefault="00000000">
      <w:pPr>
        <w:spacing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d) Other Fiscal (such as providers, local governments, etc.)</w:t>
      </w:r>
    </w:p>
    <w:p w14:paraId="63F6DAF9" w14:textId="7653ABF4" w:rsidR="004D3518" w:rsidRDefault="004D3518" w:rsidP="004D3518">
      <w:pPr>
        <w:ind w:left="2" w:hanging="4"/>
        <w:rPr>
          <w:rFonts w:ascii="Trebuchet MS" w:eastAsia="Trebuchet MS" w:hAnsi="Trebuchet MS" w:cs="Trebuchet MS"/>
          <w:b/>
          <w:bCs/>
          <w:sz w:val="22"/>
          <w:szCs w:val="22"/>
        </w:rPr>
      </w:pPr>
      <w:r>
        <w:rPr>
          <w:rFonts w:ascii="Trebuchet MS" w:eastAsia="Trebuchet MS" w:hAnsi="Trebuchet MS" w:cs="Trebuchet MS"/>
        </w:rPr>
        <w:t xml:space="preserve">There is no impact </w:t>
      </w:r>
      <w:r w:rsidR="00022034">
        <w:rPr>
          <w:rFonts w:ascii="Trebuchet MS" w:eastAsia="Trebuchet MS" w:hAnsi="Trebuchet MS" w:cs="Trebuchet MS"/>
        </w:rPr>
        <w:t>because HB 1172 provided funding for the PRTF.</w:t>
      </w:r>
    </w:p>
    <w:p w14:paraId="0000004C" w14:textId="77777777" w:rsidR="0043272A" w:rsidRDefault="0043272A" w:rsidP="004D3518">
      <w:pPr>
        <w:ind w:firstLine="0"/>
        <w:rPr>
          <w:rFonts w:ascii="Trebuchet MS" w:eastAsia="Trebuchet MS" w:hAnsi="Trebuchet MS" w:cs="Trebuchet MS"/>
          <w:highlight w:val="green"/>
        </w:rPr>
      </w:pPr>
    </w:p>
    <w:p w14:paraId="0000004D" w14:textId="77777777" w:rsidR="0043272A" w:rsidRPr="00CC23E7" w:rsidRDefault="00000000" w:rsidP="00CC23E7">
      <w:pPr>
        <w:pStyle w:val="Heading2"/>
      </w:pPr>
      <w:bookmarkStart w:id="7" w:name="_heading=h.w4g0zs370jkn" w:colFirst="0" w:colLast="0"/>
      <w:bookmarkEnd w:id="7"/>
      <w:r w:rsidRPr="00CC23E7">
        <w:t>5. Stakeholder Comment Summary</w:t>
      </w:r>
    </w:p>
    <w:p w14:paraId="0000004E" w14:textId="77777777" w:rsidR="0043272A" w:rsidRDefault="00000000">
      <w:pPr>
        <w:spacing w:before="240"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 xml:space="preserve">a) Development [NOTE: The following individuals and/or entities were included in the development of these proposed rules (such as other Program Areas, Legislative Liaison, and Sub-PAC)]  </w:t>
      </w:r>
    </w:p>
    <w:p w14:paraId="22CEFBD2" w14:textId="77777777" w:rsidR="004D3518" w:rsidRDefault="004D3518" w:rsidP="004D3518">
      <w:pPr>
        <w:pStyle w:val="NormalWeb"/>
        <w:spacing w:before="0" w:beforeAutospacing="0" w:after="0" w:afterAutospacing="0"/>
        <w:ind w:left="-2" w:hanging="4"/>
        <w:rPr>
          <w:rFonts w:ascii="Trebuchet MS" w:hAnsi="Trebuchet MS"/>
          <w:color w:val="000000"/>
        </w:rPr>
      </w:pPr>
      <w:r w:rsidRPr="004D3518">
        <w:rPr>
          <w:rFonts w:ascii="Trebuchet MS" w:hAnsi="Trebuchet MS"/>
          <w:color w:val="000000"/>
        </w:rPr>
        <w:t xml:space="preserve">Public feedback sessions were conducted in October 2025 and the feedback received is summarized as follows: </w:t>
      </w:r>
    </w:p>
    <w:p w14:paraId="73163FB0" w14:textId="2C09EBDA" w:rsidR="004D3518" w:rsidRPr="004D3518" w:rsidRDefault="004D3518" w:rsidP="004D3518">
      <w:pPr>
        <w:pStyle w:val="NormalWeb"/>
        <w:spacing w:before="0" w:beforeAutospacing="0" w:after="0" w:afterAutospacing="0"/>
        <w:ind w:left="-2" w:hanging="4"/>
      </w:pPr>
      <w:r w:rsidRPr="004D3518">
        <w:rPr>
          <w:rFonts w:ascii="Trebuchet MS" w:hAnsi="Trebuchet MS"/>
          <w:b/>
          <w:bCs/>
          <w:color w:val="000000"/>
        </w:rPr>
        <w:t>Capacity &amp; Denials:</w:t>
      </w:r>
      <w:r w:rsidRPr="004D3518">
        <w:rPr>
          <w:rFonts w:ascii="Trebuchet MS" w:hAnsi="Trebuchet MS"/>
          <w:color w:val="000000"/>
        </w:rPr>
        <w:t xml:space="preserve"> Question about whether a facility having no available openings is a valid reason to deny admission to a youth.</w:t>
      </w:r>
      <w:r>
        <w:rPr>
          <w:rFonts w:ascii="Trebuchet MS" w:hAnsi="Trebuchet MS"/>
          <w:color w:val="000000"/>
        </w:rPr>
        <w:t xml:space="preserve"> </w:t>
      </w:r>
      <w:r w:rsidR="009F6BC3">
        <w:rPr>
          <w:rFonts w:ascii="Trebuchet MS" w:hAnsi="Trebuchet MS"/>
          <w:color w:val="000000"/>
        </w:rPr>
        <w:t>This question created a clarification to the admission policies.</w:t>
      </w:r>
      <w:r>
        <w:rPr>
          <w:rFonts w:ascii="Trebuchet MS" w:hAnsi="Trebuchet MS"/>
          <w:color w:val="000000"/>
        </w:rPr>
        <w:t xml:space="preserve"> </w:t>
      </w:r>
    </w:p>
    <w:p w14:paraId="37962744" w14:textId="5A30BC65" w:rsidR="004D3518" w:rsidRPr="004D3518" w:rsidRDefault="004D3518" w:rsidP="004D3518">
      <w:pPr>
        <w:ind w:left="-2" w:hanging="4"/>
        <w:rPr>
          <w:rFonts w:ascii="Times New Roman" w:eastAsia="Times New Roman" w:hAnsi="Times New Roman" w:cs="Times New Roman"/>
          <w:lang w:val="en-US"/>
        </w:rPr>
      </w:pPr>
      <w:r w:rsidRPr="004D3518">
        <w:rPr>
          <w:rFonts w:ascii="Trebuchet MS" w:eastAsia="Times New Roman" w:hAnsi="Trebuchet MS" w:cs="Times New Roman"/>
          <w:b/>
          <w:bCs/>
          <w:color w:val="000000"/>
          <w:lang w:val="en-US"/>
        </w:rPr>
        <w:t>Admission Clarity &amp; Demographics:</w:t>
      </w:r>
      <w:r w:rsidRPr="004D3518">
        <w:rPr>
          <w:rFonts w:ascii="Trebuchet MS" w:eastAsia="Times New Roman" w:hAnsi="Trebuchet MS" w:cs="Times New Roman"/>
          <w:color w:val="000000"/>
          <w:lang w:val="en-US"/>
        </w:rPr>
        <w:t xml:space="preserve"> Need for clearer language regarding age limits, gender (male/female admissions), probation considerations, and whether state-owned PRTFs require specific distinctions across all rule sections.</w:t>
      </w:r>
      <w:r>
        <w:rPr>
          <w:rFonts w:ascii="Trebuchet MS" w:eastAsia="Times New Roman" w:hAnsi="Trebuchet MS" w:cs="Times New Roman"/>
          <w:color w:val="000000"/>
          <w:lang w:val="en-US"/>
        </w:rPr>
        <w:t xml:space="preserve"> </w:t>
      </w:r>
      <w:r w:rsidR="009F6BC3">
        <w:rPr>
          <w:rFonts w:ascii="Trebuchet MS" w:hAnsi="Trebuchet MS"/>
          <w:color w:val="000000"/>
        </w:rPr>
        <w:t xml:space="preserve">This question was noted and will be reviewed as </w:t>
      </w:r>
      <w:proofErr w:type="gramStart"/>
      <w:r w:rsidR="009F6BC3">
        <w:rPr>
          <w:rFonts w:ascii="Trebuchet MS" w:hAnsi="Trebuchet MS"/>
          <w:color w:val="000000"/>
        </w:rPr>
        <w:t>other rule</w:t>
      </w:r>
      <w:proofErr w:type="gramEnd"/>
      <w:r w:rsidR="009F6BC3">
        <w:rPr>
          <w:rFonts w:ascii="Trebuchet MS" w:hAnsi="Trebuchet MS"/>
          <w:color w:val="000000"/>
        </w:rPr>
        <w:t xml:space="preserve"> sections are opened. </w:t>
      </w:r>
    </w:p>
    <w:p w14:paraId="166D3DF0" w14:textId="0467A231" w:rsidR="004D3518" w:rsidRPr="004D3518" w:rsidRDefault="004D3518" w:rsidP="004D3518">
      <w:pPr>
        <w:ind w:left="-2" w:hanging="4"/>
        <w:rPr>
          <w:rFonts w:ascii="Times New Roman" w:eastAsia="Times New Roman" w:hAnsi="Times New Roman" w:cs="Times New Roman"/>
          <w:lang w:val="en-US"/>
        </w:rPr>
      </w:pPr>
      <w:r w:rsidRPr="004D3518">
        <w:rPr>
          <w:rFonts w:ascii="Trebuchet MS" w:eastAsia="Times New Roman" w:hAnsi="Trebuchet MS" w:cs="Times New Roman"/>
          <w:b/>
          <w:bCs/>
          <w:color w:val="000000"/>
          <w:lang w:val="en-US"/>
        </w:rPr>
        <w:t xml:space="preserve">Medical Necessity &amp; Qualification: </w:t>
      </w:r>
      <w:r w:rsidRPr="004D3518">
        <w:rPr>
          <w:rFonts w:ascii="Trebuchet MS" w:eastAsia="Times New Roman" w:hAnsi="Trebuchet MS" w:cs="Times New Roman"/>
          <w:color w:val="000000"/>
          <w:lang w:val="en-US"/>
        </w:rPr>
        <w:t>Questions around who determines medical necessity for this facility and how youth qualify for placement.</w:t>
      </w:r>
      <w:r>
        <w:rPr>
          <w:rFonts w:ascii="Trebuchet MS" w:eastAsia="Times New Roman" w:hAnsi="Trebuchet MS" w:cs="Times New Roman"/>
          <w:color w:val="000000"/>
          <w:lang w:val="en-US"/>
        </w:rPr>
        <w:t xml:space="preserve"> </w:t>
      </w:r>
      <w:r w:rsidR="009F6BC3">
        <w:rPr>
          <w:rFonts w:ascii="Trebuchet MS" w:hAnsi="Trebuchet MS"/>
          <w:color w:val="000000"/>
        </w:rPr>
        <w:t>Medical necessity determinations will be made by Regional Accountability Entities and are outside the purview of CDHS.</w:t>
      </w:r>
    </w:p>
    <w:p w14:paraId="77EDD8AE" w14:textId="169EB0B8" w:rsidR="004D3518" w:rsidRPr="004D3518" w:rsidRDefault="004D3518" w:rsidP="004D3518">
      <w:pPr>
        <w:ind w:left="-2" w:hanging="4"/>
        <w:rPr>
          <w:rFonts w:ascii="Times New Roman" w:eastAsia="Times New Roman" w:hAnsi="Times New Roman" w:cs="Times New Roman"/>
          <w:lang w:val="en-US"/>
        </w:rPr>
      </w:pPr>
      <w:r w:rsidRPr="004D3518">
        <w:rPr>
          <w:rFonts w:ascii="Trebuchet MS" w:eastAsia="Times New Roman" w:hAnsi="Trebuchet MS" w:cs="Times New Roman"/>
          <w:b/>
          <w:bCs/>
          <w:color w:val="000000"/>
          <w:lang w:val="en-US"/>
        </w:rPr>
        <w:t>Juvenile Justice &amp; Legal Restrictions:</w:t>
      </w:r>
      <w:r w:rsidRPr="004D3518">
        <w:rPr>
          <w:rFonts w:ascii="Trebuchet MS" w:eastAsia="Times New Roman" w:hAnsi="Trebuchet MS" w:cs="Times New Roman"/>
          <w:color w:val="000000"/>
          <w:lang w:val="en-US"/>
        </w:rPr>
        <w:t xml:space="preserve"> Concerns regarding youth with delinquency charges, commitments vs. out-of-home placement sentences, and potential conflicts with federal OJJDP (Office of Juvenile Justice and Delinquency Prevention) detention rules.</w:t>
      </w:r>
      <w:r w:rsidR="009F6BC3">
        <w:rPr>
          <w:rFonts w:ascii="Trebuchet MS" w:hAnsi="Trebuchet MS"/>
          <w:color w:val="000000"/>
        </w:rPr>
        <w:t xml:space="preserve"> These concerns were addressed by a change to the rule.</w:t>
      </w:r>
    </w:p>
    <w:p w14:paraId="7A9E89C3" w14:textId="77777777" w:rsidR="004D3518" w:rsidRPr="004D3518" w:rsidRDefault="004D3518" w:rsidP="004D3518">
      <w:pPr>
        <w:ind w:firstLine="0"/>
        <w:rPr>
          <w:rFonts w:ascii="Times New Roman" w:eastAsia="Times New Roman" w:hAnsi="Times New Roman" w:cs="Times New Roman"/>
          <w:lang w:val="en-US"/>
        </w:rPr>
      </w:pPr>
    </w:p>
    <w:p w14:paraId="2F17F61A" w14:textId="759B3B1B" w:rsidR="004D3518" w:rsidRPr="004D3518" w:rsidRDefault="004D3518" w:rsidP="004D3518">
      <w:pPr>
        <w:ind w:left="-2" w:hanging="4"/>
        <w:rPr>
          <w:rFonts w:ascii="Times New Roman" w:eastAsia="Times New Roman" w:hAnsi="Times New Roman" w:cs="Times New Roman"/>
          <w:lang w:val="en-US"/>
        </w:rPr>
      </w:pPr>
      <w:r w:rsidRPr="004D3518">
        <w:rPr>
          <w:rFonts w:ascii="Trebuchet MS" w:eastAsia="Times New Roman" w:hAnsi="Trebuchet MS" w:cs="Times New Roman"/>
          <w:color w:val="000000"/>
          <w:lang w:val="en-US"/>
        </w:rPr>
        <w:t xml:space="preserve">Questions were addressed in the sessions and clarity was provided. </w:t>
      </w:r>
    </w:p>
    <w:p w14:paraId="00000050" w14:textId="77777777" w:rsidR="0043272A" w:rsidRDefault="0043272A" w:rsidP="004D3518">
      <w:pPr>
        <w:ind w:firstLine="0"/>
        <w:rPr>
          <w:rFonts w:ascii="Trebuchet MS" w:eastAsia="Trebuchet MS" w:hAnsi="Trebuchet MS" w:cs="Trebuchet MS"/>
          <w:b/>
          <w:bCs/>
          <w:sz w:val="22"/>
          <w:szCs w:val="22"/>
        </w:rPr>
      </w:pPr>
    </w:p>
    <w:p w14:paraId="00000051" w14:textId="77777777" w:rsidR="0043272A"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b) This Rule-Making Package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The following individuals and/or entities were contacted and informed that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was proposed for consideration by the State Board of Human Services]</w:t>
      </w:r>
    </w:p>
    <w:p w14:paraId="00000052" w14:textId="7A9C2C8C" w:rsidR="0043272A" w:rsidRDefault="004D3518">
      <w:pPr>
        <w:ind w:left="2" w:hanging="4"/>
        <w:rPr>
          <w:rFonts w:ascii="Trebuchet MS" w:eastAsia="Trebuchet MS" w:hAnsi="Trebuchet MS" w:cs="Trebuchet MS"/>
          <w:sz w:val="22"/>
          <w:szCs w:val="22"/>
        </w:rPr>
      </w:pPr>
      <w:r>
        <w:rPr>
          <w:rFonts w:ascii="Trebuchet MS" w:hAnsi="Trebuchet MS"/>
          <w:color w:val="000000"/>
        </w:rPr>
        <w:lastRenderedPageBreak/>
        <w:t>Colorado Department of Public Health and Environment (CDPHE), Colorado Department of Education (CDE), Health Care Policy and Financing (HCPF), Regional Accountability Entities (RAEs), Administrative Review Division (ARD), Behavioral Health Administration (BHA), Colorado Department of Early Childhood (CDEC)and County Departments of Human Services.</w:t>
      </w:r>
    </w:p>
    <w:p w14:paraId="00000053" w14:textId="77777777" w:rsidR="0043272A" w:rsidRDefault="0043272A">
      <w:pPr>
        <w:ind w:left="2" w:hanging="4"/>
        <w:rPr>
          <w:rFonts w:ascii="Trebuchet MS" w:eastAsia="Trebuchet MS" w:hAnsi="Trebuchet MS" w:cs="Trebuchet MS"/>
          <w:sz w:val="22"/>
          <w:szCs w:val="22"/>
        </w:rPr>
      </w:pPr>
    </w:p>
    <w:p w14:paraId="00000054" w14:textId="77777777" w:rsidR="0043272A" w:rsidRDefault="0043272A">
      <w:pPr>
        <w:ind w:left="2" w:hanging="4"/>
        <w:rPr>
          <w:rFonts w:ascii="Trebuchet MS" w:eastAsia="Trebuchet MS" w:hAnsi="Trebuchet MS" w:cs="Trebuchet MS"/>
          <w:sz w:val="22"/>
          <w:szCs w:val="22"/>
        </w:rPr>
      </w:pPr>
    </w:p>
    <w:p w14:paraId="00000055" w14:textId="77777777" w:rsidR="0043272A"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 xml:space="preserve">c) Other State Agencies [NOTE: Are other State Agencies (such as HCPF or CDPHE) impacted by these rules?  If so, have they been contacted and provided input on the proposed rules?] </w:t>
      </w:r>
    </w:p>
    <w:p w14:paraId="00000056" w14:textId="77777777" w:rsidR="0043272A" w:rsidRDefault="0043272A">
      <w:pPr>
        <w:ind w:left="2" w:hanging="4"/>
        <w:rPr>
          <w:rFonts w:ascii="Trebuchet MS" w:eastAsia="Trebuchet MS" w:hAnsi="Trebuchet MS" w:cs="Trebuchet MS"/>
          <w:sz w:val="22"/>
          <w:szCs w:val="22"/>
        </w:rPr>
      </w:pPr>
    </w:p>
    <w:p w14:paraId="00000057" w14:textId="1FA22CCD" w:rsidR="0043272A" w:rsidRDefault="004D3518">
      <w:pPr>
        <w:ind w:left="2" w:hanging="4"/>
        <w:rPr>
          <w:rFonts w:ascii="Trebuchet MS" w:eastAsia="Trebuchet MS" w:hAnsi="Trebuchet MS" w:cs="Trebuchet MS"/>
          <w:highlight w:val="green"/>
        </w:rPr>
      </w:pPr>
      <w:r>
        <w:rPr>
          <w:rFonts w:ascii="Trebuchet MS" w:hAnsi="Trebuchet MS"/>
          <w:color w:val="000000"/>
        </w:rPr>
        <w:t>The above state agencies were contacted and provided input to the rules.</w:t>
      </w:r>
    </w:p>
    <w:p w14:paraId="00000058" w14:textId="77777777" w:rsidR="0043272A" w:rsidRDefault="0043272A">
      <w:pPr>
        <w:ind w:left="2" w:hanging="4"/>
        <w:rPr>
          <w:rFonts w:ascii="Trebuchet MS" w:eastAsia="Trebuchet MS" w:hAnsi="Trebuchet MS" w:cs="Trebuchet MS"/>
          <w:highlight w:val="green"/>
        </w:rPr>
      </w:pPr>
    </w:p>
    <w:p w14:paraId="00000059" w14:textId="77777777" w:rsidR="0043272A"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d) Sub-Policy Advisory Committee (Sub-PAC) – Subject Matter and Finance</w:t>
      </w:r>
    </w:p>
    <w:p w14:paraId="0000005A" w14:textId="49E7FE71" w:rsidR="0043272A"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Have these rules been reviewed by the appropriate Sub-PAC? </w:t>
      </w:r>
      <w:r w:rsidR="009F6BC3">
        <w:rPr>
          <w:rFonts w:ascii="Trebuchet MS" w:eastAsia="Trebuchet MS" w:hAnsi="Trebuchet MS" w:cs="Trebuchet MS"/>
          <w:sz w:val="22"/>
          <w:szCs w:val="22"/>
        </w:rPr>
        <w:t>Yes</w:t>
      </w:r>
    </w:p>
    <w:p w14:paraId="0000005B" w14:textId="45C5972D" w:rsidR="0043272A"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Date Presented: </w:t>
      </w:r>
      <w:r w:rsidR="00BE71D7">
        <w:rPr>
          <w:rFonts w:ascii="Trebuchet MS" w:eastAsia="Trebuchet MS" w:hAnsi="Trebuchet MS" w:cs="Trebuchet MS"/>
          <w:sz w:val="22"/>
          <w:szCs w:val="22"/>
        </w:rPr>
        <w:t xml:space="preserve">9/1/2026 and 10/6/2026 </w:t>
      </w:r>
    </w:p>
    <w:p w14:paraId="0000005C" w14:textId="7EC86443" w:rsidR="0043272A"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r w:rsidR="00BE71D7">
        <w:rPr>
          <w:rFonts w:ascii="Trebuchet MS" w:eastAsia="Trebuchet MS" w:hAnsi="Trebuchet MS" w:cs="Trebuchet MS"/>
          <w:sz w:val="22"/>
          <w:szCs w:val="22"/>
        </w:rPr>
        <w:t xml:space="preserve">On 9/1/2026 the issue of whether youth with criminal charges or youth on probation could be admitted to the program was raised. As noted in the feedback session, this concern was addressed by a change in the admission rules. </w:t>
      </w:r>
    </w:p>
    <w:p w14:paraId="0000005D" w14:textId="4A80A5C3" w:rsidR="0043272A"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Vote Count: </w:t>
      </w:r>
      <w:r w:rsidR="00BE71D7">
        <w:rPr>
          <w:rFonts w:ascii="Trebuchet MS" w:eastAsia="Trebuchet MS" w:hAnsi="Trebuchet MS" w:cs="Trebuchet MS"/>
          <w:sz w:val="22"/>
          <w:szCs w:val="22"/>
        </w:rPr>
        <w:t xml:space="preserve">Unanimous </w:t>
      </w:r>
    </w:p>
    <w:p w14:paraId="0000005F" w14:textId="48061846" w:rsidR="0043272A" w:rsidRPr="00CB74F5" w:rsidRDefault="00000000" w:rsidP="00CB74F5">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If not Presented, explain why: </w:t>
      </w:r>
    </w:p>
    <w:p w14:paraId="00000060" w14:textId="346BC515" w:rsidR="0043272A" w:rsidRPr="00CB74F5"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ab/>
        <w:t xml:space="preserve">Presented at Finance Sub-PAC? </w:t>
      </w:r>
      <w:r w:rsidR="00CB74F5">
        <w:rPr>
          <w:rFonts w:ascii="Trebuchet MS" w:eastAsia="Trebuchet MS" w:hAnsi="Trebuchet MS" w:cs="Trebuchet MS"/>
          <w:sz w:val="22"/>
          <w:szCs w:val="22"/>
        </w:rPr>
        <w:t>The rules will be presented to Finance Sub-Pac in October.</w:t>
      </w:r>
      <w:r w:rsidR="00CB74F5">
        <w:rPr>
          <w:rFonts w:ascii="Trebuchet MS" w:eastAsia="Trebuchet MS" w:hAnsi="Trebuchet MS" w:cs="Trebuchet MS"/>
          <w:b/>
          <w:bCs/>
          <w:i/>
          <w:iCs/>
          <w:color w:val="FFCFC9"/>
          <w:sz w:val="22"/>
          <w:szCs w:val="22"/>
          <w:shd w:val="clear" w:color="auto" w:fill="B10202"/>
        </w:rPr>
        <w:t xml:space="preserve"> </w:t>
      </w:r>
    </w:p>
    <w:p w14:paraId="00000061" w14:textId="291A2E94" w:rsidR="0043272A"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Date Presented: </w:t>
      </w:r>
    </w:p>
    <w:p w14:paraId="00000062" w14:textId="396907A1" w:rsidR="0043272A"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issues were raised:</w:t>
      </w:r>
    </w:p>
    <w:p w14:paraId="00000063" w14:textId="09638C13" w:rsidR="0043272A"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Finance Sub-PAC Vote Count: </w:t>
      </w:r>
    </w:p>
    <w:p w14:paraId="00000064" w14:textId="7A0CED3A" w:rsidR="0043272A"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If not Presented at Finance Sub-PAC explain why: </w:t>
      </w:r>
    </w:p>
    <w:p w14:paraId="00000065" w14:textId="77777777" w:rsidR="0043272A"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e) Policy Advisory Committee (PAC)</w:t>
      </w:r>
    </w:p>
    <w:p w14:paraId="00000066" w14:textId="4E03BF8D" w:rsidR="0043272A" w:rsidRPr="00CB74F5"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Have these rules been approved by PAC?</w:t>
      </w:r>
      <w:r>
        <w:rPr>
          <w:rFonts w:ascii="Trebuchet MS" w:eastAsia="Trebuchet MS" w:hAnsi="Trebuchet MS" w:cs="Trebuchet MS"/>
          <w:b/>
          <w:bCs/>
          <w:i/>
          <w:iCs/>
          <w:sz w:val="22"/>
          <w:szCs w:val="22"/>
        </w:rPr>
        <w:t xml:space="preserve"> </w:t>
      </w:r>
      <w:r w:rsidR="00CB74F5">
        <w:rPr>
          <w:rFonts w:ascii="Trebuchet MS" w:eastAsia="Trebuchet MS" w:hAnsi="Trebuchet MS" w:cs="Trebuchet MS"/>
          <w:sz w:val="22"/>
          <w:szCs w:val="22"/>
        </w:rPr>
        <w:t>These rules will be presented to PAC in October.</w:t>
      </w:r>
    </w:p>
    <w:p w14:paraId="00000067" w14:textId="2F420C8B" w:rsidR="0043272A"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Date Presented: </w:t>
      </w:r>
    </w:p>
    <w:p w14:paraId="00000068" w14:textId="63A5EB14" w:rsidR="0043272A"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p>
    <w:p w14:paraId="00000069" w14:textId="7F85ACC3" w:rsidR="0043272A"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Vote Count: </w:t>
      </w:r>
    </w:p>
    <w:p w14:paraId="0000006A" w14:textId="77777777" w:rsidR="0043272A"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 Other Comments</w:t>
      </w:r>
    </w:p>
    <w:p w14:paraId="0000006B" w14:textId="77777777" w:rsidR="0043272A"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lastRenderedPageBreak/>
        <w:t xml:space="preserve">Were comments received by other stakeholders on the proposed rules? </w:t>
      </w:r>
      <w:r>
        <w:rPr>
          <w:rFonts w:ascii="Trebuchet MS" w:eastAsia="Trebuchet MS" w:hAnsi="Trebuchet MS" w:cs="Trebuchet MS"/>
          <w:b/>
          <w:bCs/>
          <w:i/>
          <w:iCs/>
          <w:color w:val="FFCFC9"/>
          <w:sz w:val="22"/>
          <w:szCs w:val="22"/>
          <w:shd w:val="clear" w:color="auto" w:fill="B10202"/>
        </w:rPr>
        <w:t xml:space="preserve">INDICATE STATUS ON COMMENTS RECEIVED BY OTHER </w:t>
      </w:r>
      <w:proofErr w:type="gramStart"/>
      <w:r>
        <w:rPr>
          <w:rFonts w:ascii="Trebuchet MS" w:eastAsia="Trebuchet MS" w:hAnsi="Trebuchet MS" w:cs="Trebuchet MS"/>
          <w:b/>
          <w:bCs/>
          <w:i/>
          <w:iCs/>
          <w:color w:val="FFCFC9"/>
          <w:sz w:val="22"/>
          <w:szCs w:val="22"/>
          <w:shd w:val="clear" w:color="auto" w:fill="B10202"/>
        </w:rPr>
        <w:t>STAKEHOLDERS</w:t>
      </w:r>
      <w:r>
        <w:rPr>
          <w:rFonts w:ascii="Trebuchet MS" w:eastAsia="Trebuchet MS" w:hAnsi="Trebuchet MS" w:cs="Trebuchet MS"/>
          <w:b/>
          <w:bCs/>
          <w:i/>
          <w:iCs/>
          <w:sz w:val="22"/>
          <w:szCs w:val="22"/>
        </w:rPr>
        <w:t xml:space="preserve">  </w:t>
      </w:r>
      <w:r>
        <w:rPr>
          <w:rFonts w:ascii="Trebuchet MS" w:eastAsia="Trebuchet MS" w:hAnsi="Trebuchet MS" w:cs="Trebuchet MS"/>
          <w:sz w:val="22"/>
          <w:szCs w:val="22"/>
        </w:rPr>
        <w:t>[</w:t>
      </w:r>
      <w:proofErr w:type="gramEnd"/>
      <w:r>
        <w:rPr>
          <w:rFonts w:ascii="Trebuchet MS" w:eastAsia="Trebuchet MS" w:hAnsi="Trebuchet MS" w:cs="Trebuchet MS"/>
          <w:sz w:val="22"/>
          <w:szCs w:val="22"/>
        </w:rPr>
        <w:t>NOTE: If answer is “yes,” please summarize comments below, including stakeholder groups engaged and dates, if applicable.]</w:t>
      </w:r>
    </w:p>
    <w:p w14:paraId="0000006D" w14:textId="49A5FC8D" w:rsidR="0043272A" w:rsidRDefault="00CB74F5">
      <w:pPr>
        <w:ind w:firstLine="0"/>
        <w:rPr>
          <w:rFonts w:ascii="Trebuchet MS" w:eastAsia="Trebuchet MS" w:hAnsi="Trebuchet MS" w:cs="Trebuchet MS"/>
          <w:sz w:val="22"/>
          <w:szCs w:val="22"/>
          <w:highlight w:val="green"/>
        </w:rPr>
      </w:pPr>
      <w:r>
        <w:rPr>
          <w:rFonts w:ascii="Trebuchet MS" w:eastAsia="Trebuchet MS" w:hAnsi="Trebuchet MS" w:cs="Trebuchet MS"/>
          <w:sz w:val="22"/>
          <w:szCs w:val="22"/>
        </w:rPr>
        <w:t>No</w:t>
      </w:r>
    </w:p>
    <w:p w14:paraId="0000006E" w14:textId="77777777" w:rsidR="0043272A" w:rsidRDefault="0043272A">
      <w:pPr>
        <w:spacing w:before="240" w:after="240"/>
        <w:ind w:hanging="2"/>
        <w:rPr>
          <w:rFonts w:ascii="Trebuchet MS" w:eastAsia="Trebuchet MS" w:hAnsi="Trebuchet MS" w:cs="Trebuchet MS"/>
          <w:sz w:val="22"/>
          <w:szCs w:val="22"/>
        </w:rPr>
      </w:pPr>
    </w:p>
    <w:p w14:paraId="0000006F" w14:textId="77777777" w:rsidR="0043272A" w:rsidRDefault="0043272A">
      <w:pPr>
        <w:spacing w:before="240" w:after="240"/>
        <w:ind w:firstLine="0"/>
        <w:rPr>
          <w:rFonts w:ascii="Trebuchet MS" w:eastAsia="Trebuchet MS" w:hAnsi="Trebuchet MS" w:cs="Trebuchet MS"/>
          <w:sz w:val="22"/>
          <w:szCs w:val="22"/>
        </w:rPr>
      </w:pPr>
    </w:p>
    <w:p w14:paraId="00000070" w14:textId="77777777" w:rsidR="0043272A" w:rsidRDefault="0043272A">
      <w:pPr>
        <w:spacing w:before="240" w:after="240"/>
        <w:ind w:hanging="2"/>
        <w:rPr>
          <w:rFonts w:ascii="Trebuchet MS" w:eastAsia="Trebuchet MS" w:hAnsi="Trebuchet MS" w:cs="Trebuchet MS"/>
          <w:i/>
          <w:iCs/>
          <w:sz w:val="22"/>
          <w:szCs w:val="22"/>
        </w:rPr>
      </w:pPr>
    </w:p>
    <w:p w14:paraId="00000071" w14:textId="77777777" w:rsidR="0043272A" w:rsidRDefault="0043272A">
      <w:pPr>
        <w:spacing w:before="240" w:after="240"/>
        <w:ind w:hanging="2"/>
        <w:rPr>
          <w:rFonts w:ascii="Trebuchet MS" w:eastAsia="Trebuchet MS" w:hAnsi="Trebuchet MS" w:cs="Trebuchet MS"/>
          <w:i/>
          <w:iCs/>
          <w:sz w:val="22"/>
          <w:szCs w:val="22"/>
        </w:rPr>
        <w:sectPr w:rsidR="0043272A">
          <w:headerReference w:type="even" r:id="rId8"/>
          <w:headerReference w:type="default" r:id="rId9"/>
          <w:footerReference w:type="even" r:id="rId10"/>
          <w:footerReference w:type="default" r:id="rId11"/>
          <w:headerReference w:type="first" r:id="rId12"/>
          <w:footerReference w:type="first" r:id="rId13"/>
          <w:pgSz w:w="12240" w:h="15840"/>
          <w:pgMar w:top="720" w:right="1008" w:bottom="720" w:left="1008" w:header="720" w:footer="720" w:gutter="0"/>
          <w:pgNumType w:start="1"/>
          <w:cols w:space="720"/>
        </w:sectPr>
      </w:pPr>
    </w:p>
    <w:p w14:paraId="00000072" w14:textId="14112FBD" w:rsidR="0043272A" w:rsidRPr="00CC23E7" w:rsidRDefault="00CC23E7" w:rsidP="00CC23E7">
      <w:pPr>
        <w:pStyle w:val="Heading2"/>
      </w:pPr>
      <w:bookmarkStart w:id="8" w:name="_heading=h.k39c79dwp4bf" w:colFirst="0" w:colLast="0"/>
      <w:bookmarkEnd w:id="8"/>
      <w:r w:rsidRPr="00CC23E7">
        <w:lastRenderedPageBreak/>
        <w:t>6. Proposed Rules</w:t>
      </w:r>
    </w:p>
    <w:p w14:paraId="7FC71EB9" w14:textId="77777777" w:rsidR="00CC23E7" w:rsidRDefault="00CC23E7" w:rsidP="00CC23E7"/>
    <w:p w14:paraId="2ECFBB76" w14:textId="2BFF9BA6" w:rsidR="00CC23E7" w:rsidRDefault="00CC23E7" w:rsidP="00CC23E7">
      <w:r w:rsidRPr="00CC23E7">
        <w:t>12 CCR 2509-8</w:t>
      </w:r>
    </w:p>
    <w:p w14:paraId="1D64F149" w14:textId="77777777" w:rsidR="00CC23E7" w:rsidRDefault="00CC23E7" w:rsidP="00CC23E7"/>
    <w:p w14:paraId="3C0B032F" w14:textId="77777777" w:rsidR="00CC23E7" w:rsidRPr="00CC23E7" w:rsidRDefault="00CC23E7" w:rsidP="00CC23E7"/>
    <w:p w14:paraId="75F70A97" w14:textId="77777777" w:rsidR="008C76C6" w:rsidRPr="001C26C7" w:rsidRDefault="008C76C6" w:rsidP="008C76C6">
      <w:pPr>
        <w:spacing w:after="200" w:line="276" w:lineRule="auto"/>
        <w:rPr>
          <w:sz w:val="22"/>
          <w:szCs w:val="22"/>
        </w:rPr>
      </w:pPr>
      <w:r w:rsidRPr="001C26C7">
        <w:rPr>
          <w:b/>
          <w:bCs/>
          <w:sz w:val="22"/>
          <w:szCs w:val="22"/>
        </w:rPr>
        <w:t xml:space="preserve">7.700 </w:t>
      </w:r>
      <w:r w:rsidRPr="001C26C7">
        <w:rPr>
          <w:b/>
          <w:bCs/>
          <w:sz w:val="22"/>
          <w:szCs w:val="22"/>
        </w:rPr>
        <w:tab/>
      </w:r>
      <w:r w:rsidRPr="001C26C7">
        <w:rPr>
          <w:b/>
          <w:bCs/>
          <w:sz w:val="22"/>
          <w:szCs w:val="22"/>
        </w:rPr>
        <w:tab/>
        <w:t>CHILD CARE FACILITY LICENSING</w:t>
      </w:r>
    </w:p>
    <w:p w14:paraId="215E2E14" w14:textId="77777777" w:rsidR="008C76C6" w:rsidRPr="001C26C7" w:rsidRDefault="008C76C6" w:rsidP="008C76C6">
      <w:pPr>
        <w:spacing w:after="200" w:line="276" w:lineRule="auto"/>
        <w:rPr>
          <w:color w:val="FF0000"/>
          <w:sz w:val="22"/>
          <w:szCs w:val="22"/>
        </w:rPr>
      </w:pPr>
      <w:r w:rsidRPr="001C26C7">
        <w:rPr>
          <w:b/>
          <w:bCs/>
          <w:sz w:val="22"/>
          <w:szCs w:val="22"/>
        </w:rPr>
        <w:t xml:space="preserve">7.701.2 </w:t>
      </w:r>
      <w:r w:rsidRPr="001C26C7">
        <w:rPr>
          <w:b/>
          <w:bCs/>
          <w:sz w:val="22"/>
          <w:szCs w:val="22"/>
        </w:rPr>
        <w:tab/>
        <w:t>DEFINITIONS</w:t>
      </w:r>
    </w:p>
    <w:p w14:paraId="351A8C69" w14:textId="77777777" w:rsidR="008C76C6" w:rsidRPr="001C26C7" w:rsidRDefault="008C76C6" w:rsidP="008C76C6">
      <w:pPr>
        <w:spacing w:after="200" w:line="276" w:lineRule="auto"/>
        <w:rPr>
          <w:color w:val="FF0000"/>
          <w:sz w:val="22"/>
          <w:szCs w:val="22"/>
        </w:rPr>
      </w:pPr>
      <w:r w:rsidRPr="001C26C7">
        <w:rPr>
          <w:sz w:val="22"/>
          <w:szCs w:val="22"/>
        </w:rPr>
        <w:t>“Psychiatric residential treatment facility” (PRTF), pursuant to Section 25.5-4-103(19.5), C.R.S., means a facility that is licensed as a residential child care facility, as defined in Section 26-6-903, C.R.S., that is not a hospital, and that provides inpatient psychiatric services for individuals who are less than twenty</w:t>
      </w:r>
      <w:r w:rsidRPr="00CC23E7">
        <w:rPr>
          <w:color w:val="ED0000"/>
          <w:sz w:val="22"/>
          <w:szCs w:val="22"/>
        </w:rPr>
        <w:t>-</w:t>
      </w:r>
      <w:r w:rsidRPr="001C26C7">
        <w:rPr>
          <w:sz w:val="22"/>
          <w:szCs w:val="22"/>
        </w:rPr>
        <w:t xml:space="preserve">one (21) years of age under the direction of a physician licensed pursuant to Article 240 of Title 12, and that meets any other requirement established in rule by the State Board. </w:t>
      </w:r>
      <w:ins w:id="9" w:author="Jeannie M. Berzinskas" w:date="2026-09-16T10:47:00Z" w16du:dateUtc="2026-09-16T16:47:00Z">
        <w:r w:rsidRPr="001C26C7">
          <w:rPr>
            <w:sz w:val="22"/>
            <w:szCs w:val="22"/>
          </w:rPr>
          <w:t xml:space="preserve">“Psychiatric residential treatment facility” includes a state-owned psychiatric residential treatment facility as defined in </w:t>
        </w:r>
      </w:ins>
      <w:ins w:id="10" w:author="Jeannie M. Berzinskas" w:date="2026-09-16T10:48:00Z" w16du:dateUtc="2026-09-16T16:48:00Z">
        <w:r>
          <w:rPr>
            <w:sz w:val="22"/>
            <w:szCs w:val="22"/>
          </w:rPr>
          <w:t>S</w:t>
        </w:r>
      </w:ins>
      <w:ins w:id="11" w:author="Jeannie M. Berzinskas" w:date="2026-09-16T10:47:00Z" w16du:dateUtc="2026-09-16T16:47:00Z">
        <w:r w:rsidRPr="001C26C7">
          <w:rPr>
            <w:sz w:val="22"/>
            <w:szCs w:val="22"/>
          </w:rPr>
          <w:t>ection 26-6-903.</w:t>
        </w:r>
      </w:ins>
    </w:p>
    <w:p w14:paraId="56895523" w14:textId="77777777" w:rsidR="008C76C6" w:rsidRPr="001C26C7" w:rsidRDefault="008C76C6" w:rsidP="008C76C6">
      <w:pPr>
        <w:spacing w:after="200" w:line="276" w:lineRule="auto"/>
        <w:rPr>
          <w:sz w:val="22"/>
          <w:szCs w:val="22"/>
        </w:rPr>
      </w:pPr>
      <w:r w:rsidRPr="001C26C7">
        <w:rPr>
          <w:sz w:val="22"/>
          <w:szCs w:val="22"/>
        </w:rPr>
        <w:t xml:space="preserve">“Restraint” means, in accordance with Section 26-20-102(6), C.R.S., any method or device used to involuntarily limit freedom of movement, including bodily physical force, mechanical devices, or chemicals. Restraint must not be used as a form of discipline or to gain compliance from a child/youth. If property damage might be involved, restraint may only be used when the destruction of property could possibly result in bodily harm to the individual or another person. “Restraint” includes chemical restraint, mechanical restraint, and physical restraint. “Restraint” does not include: </w:t>
      </w:r>
    </w:p>
    <w:p w14:paraId="6D93F402" w14:textId="77777777" w:rsidR="008C76C6" w:rsidRPr="001C26C7" w:rsidRDefault="008C76C6" w:rsidP="008C76C6">
      <w:pPr>
        <w:numPr>
          <w:ilvl w:val="0"/>
          <w:numId w:val="3"/>
        </w:numPr>
        <w:spacing w:after="200" w:line="276" w:lineRule="auto"/>
        <w:ind w:left="360"/>
        <w:rPr>
          <w:sz w:val="22"/>
          <w:szCs w:val="22"/>
        </w:rPr>
      </w:pPr>
      <w:r w:rsidRPr="001C26C7">
        <w:rPr>
          <w:sz w:val="22"/>
          <w:szCs w:val="22"/>
        </w:rPr>
        <w:t xml:space="preserve">The use of any form of restraint in a licensed or certified hospital when such use: </w:t>
      </w:r>
    </w:p>
    <w:p w14:paraId="6004D7D4" w14:textId="77777777" w:rsidR="008C76C6" w:rsidRPr="001C26C7" w:rsidRDefault="008C76C6" w:rsidP="008C76C6">
      <w:pPr>
        <w:numPr>
          <w:ilvl w:val="0"/>
          <w:numId w:val="2"/>
        </w:numPr>
        <w:spacing w:after="200" w:line="276" w:lineRule="auto"/>
        <w:ind w:left="720"/>
        <w:rPr>
          <w:sz w:val="22"/>
          <w:szCs w:val="22"/>
        </w:rPr>
      </w:pPr>
      <w:r w:rsidRPr="001C26C7">
        <w:rPr>
          <w:sz w:val="22"/>
          <w:szCs w:val="22"/>
        </w:rPr>
        <w:t xml:space="preserve">Is in the context of providing medical or dental services that are provided with the consent of the individual or the individual’s guardian; and </w:t>
      </w:r>
    </w:p>
    <w:p w14:paraId="34D8B775" w14:textId="77777777" w:rsidR="008C76C6" w:rsidRPr="001C26C7" w:rsidRDefault="008C76C6" w:rsidP="008C76C6">
      <w:pPr>
        <w:numPr>
          <w:ilvl w:val="0"/>
          <w:numId w:val="2"/>
        </w:numPr>
        <w:spacing w:after="200" w:line="276" w:lineRule="auto"/>
        <w:ind w:left="720"/>
        <w:rPr>
          <w:sz w:val="22"/>
          <w:szCs w:val="22"/>
        </w:rPr>
      </w:pPr>
      <w:proofErr w:type="gramStart"/>
      <w:r w:rsidRPr="001C26C7">
        <w:rPr>
          <w:sz w:val="22"/>
          <w:szCs w:val="22"/>
        </w:rPr>
        <w:t>Is in compliance with</w:t>
      </w:r>
      <w:proofErr w:type="gramEnd"/>
      <w:r w:rsidRPr="001C26C7">
        <w:rPr>
          <w:sz w:val="22"/>
          <w:szCs w:val="22"/>
        </w:rPr>
        <w:t xml:space="preserve"> industry standards adopted by a nationally recognized accrediting body or the Conditions of Participation for federal Medicare and Medicaid programs; </w:t>
      </w:r>
    </w:p>
    <w:p w14:paraId="7902DC5E" w14:textId="77777777" w:rsidR="008C76C6" w:rsidRPr="001C26C7" w:rsidRDefault="008C76C6" w:rsidP="008C76C6">
      <w:pPr>
        <w:spacing w:after="200" w:line="276" w:lineRule="auto"/>
        <w:ind w:left="360" w:hanging="720"/>
        <w:rPr>
          <w:sz w:val="22"/>
          <w:szCs w:val="22"/>
        </w:rPr>
      </w:pPr>
      <w:r w:rsidRPr="001C26C7">
        <w:rPr>
          <w:sz w:val="22"/>
          <w:szCs w:val="22"/>
        </w:rPr>
        <w:t>B</w:t>
      </w:r>
      <w:proofErr w:type="gramStart"/>
      <w:r w:rsidRPr="001C26C7">
        <w:rPr>
          <w:sz w:val="22"/>
          <w:szCs w:val="22"/>
        </w:rPr>
        <w:t xml:space="preserve">. </w:t>
      </w:r>
      <w:r w:rsidRPr="001C26C7">
        <w:rPr>
          <w:sz w:val="22"/>
          <w:szCs w:val="22"/>
        </w:rPr>
        <w:tab/>
        <w:t>The</w:t>
      </w:r>
      <w:proofErr w:type="gramEnd"/>
      <w:r w:rsidRPr="001C26C7">
        <w:rPr>
          <w:sz w:val="22"/>
          <w:szCs w:val="22"/>
        </w:rPr>
        <w:t xml:space="preserve"> use of protective devices or adaptive devices for providing physical support, prevention of injury, or voluntary or life-saving medical procedures; </w:t>
      </w:r>
    </w:p>
    <w:p w14:paraId="7DCCEC52" w14:textId="77777777" w:rsidR="008C76C6" w:rsidRPr="001C26C7" w:rsidRDefault="008C76C6" w:rsidP="008C76C6">
      <w:pPr>
        <w:spacing w:after="200" w:line="276" w:lineRule="auto"/>
        <w:ind w:left="360" w:hanging="720"/>
        <w:rPr>
          <w:sz w:val="22"/>
          <w:szCs w:val="22"/>
        </w:rPr>
      </w:pPr>
      <w:r w:rsidRPr="001C26C7">
        <w:rPr>
          <w:sz w:val="22"/>
          <w:szCs w:val="22"/>
        </w:rPr>
        <w:t xml:space="preserve">C. </w:t>
      </w:r>
      <w:r w:rsidRPr="001C26C7">
        <w:rPr>
          <w:sz w:val="22"/>
          <w:szCs w:val="22"/>
        </w:rPr>
        <w:tab/>
        <w:t xml:space="preserve">The holding of an individual for less than one (1) minute by a staff person for the protection of the individual or other persons; except that nothing in Section 26-20-102(6)(C) may be interpreted to permit the holding of a </w:t>
      </w:r>
      <w:proofErr w:type="gramStart"/>
      <w:r w:rsidRPr="001C26C7">
        <w:rPr>
          <w:sz w:val="22"/>
          <w:szCs w:val="22"/>
        </w:rPr>
        <w:t>public school</w:t>
      </w:r>
      <w:proofErr w:type="gramEnd"/>
      <w:r w:rsidRPr="001C26C7">
        <w:rPr>
          <w:sz w:val="22"/>
          <w:szCs w:val="22"/>
        </w:rPr>
        <w:t xml:space="preserve"> student in a prone position, except as described in Section 26-20-111(2), (3), or (4), C.R.S.; or </w:t>
      </w:r>
    </w:p>
    <w:p w14:paraId="3992EE77" w14:textId="77777777" w:rsidR="008C76C6" w:rsidRPr="001C26C7" w:rsidRDefault="008C76C6" w:rsidP="008C76C6">
      <w:pPr>
        <w:spacing w:after="200" w:line="276" w:lineRule="auto"/>
        <w:ind w:left="360" w:hanging="720"/>
        <w:rPr>
          <w:sz w:val="22"/>
          <w:szCs w:val="22"/>
        </w:rPr>
      </w:pPr>
      <w:r w:rsidRPr="001C26C7">
        <w:rPr>
          <w:sz w:val="22"/>
          <w:szCs w:val="22"/>
        </w:rPr>
        <w:t>D</w:t>
      </w:r>
      <w:proofErr w:type="gramStart"/>
      <w:r w:rsidRPr="001C26C7">
        <w:rPr>
          <w:sz w:val="22"/>
          <w:szCs w:val="22"/>
        </w:rPr>
        <w:t xml:space="preserve">. </w:t>
      </w:r>
      <w:r w:rsidRPr="001C26C7">
        <w:rPr>
          <w:sz w:val="22"/>
          <w:szCs w:val="22"/>
        </w:rPr>
        <w:tab/>
        <w:t>Placement</w:t>
      </w:r>
      <w:proofErr w:type="gramEnd"/>
      <w:r w:rsidRPr="001C26C7">
        <w:rPr>
          <w:sz w:val="22"/>
          <w:szCs w:val="22"/>
        </w:rPr>
        <w:t xml:space="preserve"> of an </w:t>
      </w:r>
      <w:proofErr w:type="gramStart"/>
      <w:r w:rsidRPr="001C26C7">
        <w:rPr>
          <w:sz w:val="22"/>
          <w:szCs w:val="22"/>
        </w:rPr>
        <w:t>inpatient</w:t>
      </w:r>
      <w:proofErr w:type="gramEnd"/>
      <w:r w:rsidRPr="001C26C7">
        <w:rPr>
          <w:sz w:val="22"/>
          <w:szCs w:val="22"/>
        </w:rPr>
        <w:t xml:space="preserve"> or resident in their sleeping room for the night. </w:t>
      </w:r>
    </w:p>
    <w:p w14:paraId="54D31BA1" w14:textId="77777777" w:rsidR="008C76C6" w:rsidRPr="001C26C7" w:rsidRDefault="008C76C6" w:rsidP="008C76C6">
      <w:pPr>
        <w:spacing w:after="200" w:line="276" w:lineRule="auto"/>
        <w:ind w:left="360" w:hanging="720"/>
        <w:rPr>
          <w:ins w:id="12" w:author="Jeannie M. Berzinskas" w:date="2026-09-16T10:50:00Z" w16du:dateUtc="2026-09-16T16:50:00Z"/>
          <w:sz w:val="22"/>
          <w:szCs w:val="22"/>
        </w:rPr>
      </w:pPr>
      <w:ins w:id="13" w:author="Jeannie M. Berzinskas" w:date="2026-09-16T10:50:00Z" w16du:dateUtc="2026-09-16T16:50:00Z">
        <w:r w:rsidRPr="001C26C7">
          <w:rPr>
            <w:sz w:val="22"/>
            <w:szCs w:val="22"/>
          </w:rPr>
          <w:t>E.</w:t>
        </w:r>
        <w:r w:rsidRPr="001C26C7">
          <w:rPr>
            <w:sz w:val="22"/>
            <w:szCs w:val="22"/>
          </w:rPr>
          <w:tab/>
          <w:t xml:space="preserve">Placement in a state-owned psychiatric residential treatment facility, as defined in </w:t>
        </w:r>
        <w:r>
          <w:rPr>
            <w:sz w:val="22"/>
            <w:szCs w:val="22"/>
          </w:rPr>
          <w:t>S</w:t>
        </w:r>
        <w:r w:rsidRPr="001C26C7">
          <w:rPr>
            <w:sz w:val="22"/>
            <w:szCs w:val="22"/>
          </w:rPr>
          <w:t xml:space="preserve">ection 26-6-903, </w:t>
        </w:r>
        <w:r>
          <w:rPr>
            <w:sz w:val="22"/>
            <w:szCs w:val="22"/>
          </w:rPr>
          <w:t>C.R</w:t>
        </w:r>
        <w:r w:rsidRPr="001C26C7">
          <w:rPr>
            <w:sz w:val="22"/>
            <w:szCs w:val="22"/>
          </w:rPr>
          <w:t>.</w:t>
        </w:r>
        <w:r>
          <w:rPr>
            <w:sz w:val="22"/>
            <w:szCs w:val="22"/>
          </w:rPr>
          <w:t>S</w:t>
        </w:r>
        <w:r w:rsidRPr="001C26C7">
          <w:rPr>
            <w:sz w:val="22"/>
            <w:szCs w:val="22"/>
          </w:rPr>
          <w:t>.</w:t>
        </w:r>
      </w:ins>
    </w:p>
    <w:p w14:paraId="41D7C582" w14:textId="77777777" w:rsidR="008C76C6" w:rsidRPr="001C26C7" w:rsidRDefault="008C76C6" w:rsidP="008C76C6">
      <w:pPr>
        <w:spacing w:after="200" w:line="276" w:lineRule="auto"/>
        <w:ind w:left="360" w:firstLine="0"/>
        <w:rPr>
          <w:ins w:id="14" w:author="Jeannie M. Berzinskas" w:date="2026-09-16T10:50:00Z" w16du:dateUtc="2026-09-16T16:50:00Z"/>
          <w:sz w:val="22"/>
          <w:szCs w:val="22"/>
        </w:rPr>
      </w:pPr>
      <w:ins w:id="15" w:author="Jeannie M. Berzinskas" w:date="2026-09-16T10:50:00Z" w16du:dateUtc="2026-09-16T16:50:00Z">
        <w:r w:rsidRPr="001C26C7">
          <w:rPr>
            <w:sz w:val="22"/>
            <w:szCs w:val="22"/>
          </w:rPr>
          <w:t>“</w:t>
        </w:r>
        <w:r>
          <w:rPr>
            <w:sz w:val="22"/>
            <w:szCs w:val="22"/>
          </w:rPr>
          <w:t>S</w:t>
        </w:r>
        <w:r w:rsidRPr="001C26C7">
          <w:rPr>
            <w:sz w:val="22"/>
            <w:szCs w:val="22"/>
          </w:rPr>
          <w:t xml:space="preserve">ecure perimeter fence” means a specialized physical barrier designed to prevent unauthorized egress (elopement) of vulnerable patients and restrict unauthorized public entry, while maintaining a non-punitive, therapeutic environment. </w:t>
        </w:r>
      </w:ins>
    </w:p>
    <w:p w14:paraId="0DC0D3C9" w14:textId="77777777" w:rsidR="008C76C6" w:rsidRDefault="008C76C6" w:rsidP="008C76C6">
      <w:pPr>
        <w:spacing w:after="200" w:line="276" w:lineRule="auto"/>
        <w:ind w:left="360"/>
        <w:rPr>
          <w:ins w:id="16" w:author="Jeannie M. Berzinskas" w:date="2026-09-16T10:55:00Z" w16du:dateUtc="2026-09-16T16:55:00Z"/>
          <w:sz w:val="22"/>
          <w:szCs w:val="22"/>
        </w:rPr>
      </w:pPr>
      <w:r w:rsidRPr="001C26C7">
        <w:rPr>
          <w:sz w:val="22"/>
          <w:szCs w:val="22"/>
        </w:rPr>
        <w:lastRenderedPageBreak/>
        <w:t xml:space="preserve">“Secure Residential Treatment Center,” means a facility operated under private ownership that is licensed by the Department pursuant to Part 9 of Article 6 of Title 26 to provide twenty-four (24)-hour group care and treatment in a secure setting for five (5) or more children or persons up to the age of twenty-one (21) years over whom the juvenile court retains jurisdiction pursuant to Section 19-2.5-103(6), C.R.S., who are committed by a court, pursuant to an adjudication of delinquency or pursuant to a determination of guilt of a delinquent act or having been convicted as an adult and sentenced for an act that would be a crime if committed in Colorado, or in the committing jurisdiction, to be placed in a secure facility as defined at Section 26-6-903(32), C.R.S. </w:t>
      </w:r>
      <w:ins w:id="17" w:author="Jeannie M. Berzinskas" w:date="2026-09-16T10:54:00Z" w16du:dateUtc="2026-09-16T16:54:00Z">
        <w:r w:rsidRPr="001C26C7">
          <w:rPr>
            <w:sz w:val="22"/>
            <w:szCs w:val="22"/>
          </w:rPr>
          <w:t>“</w:t>
        </w:r>
        <w:r>
          <w:rPr>
            <w:sz w:val="22"/>
            <w:szCs w:val="22"/>
          </w:rPr>
          <w:t>S</w:t>
        </w:r>
        <w:r w:rsidRPr="001C26C7">
          <w:rPr>
            <w:sz w:val="22"/>
            <w:szCs w:val="22"/>
          </w:rPr>
          <w:t xml:space="preserve">ecure residential treatment center” does not include a state-owned psychiatric residential treatment facility as defined in </w:t>
        </w:r>
        <w:r>
          <w:rPr>
            <w:sz w:val="22"/>
            <w:szCs w:val="22"/>
          </w:rPr>
          <w:t>S</w:t>
        </w:r>
        <w:r w:rsidRPr="001C26C7">
          <w:rPr>
            <w:sz w:val="22"/>
            <w:szCs w:val="22"/>
          </w:rPr>
          <w:t>ection 26-6-903(34.5).</w:t>
        </w:r>
      </w:ins>
      <w:r>
        <w:rPr>
          <w:sz w:val="22"/>
          <w:szCs w:val="22"/>
        </w:rPr>
        <w:t xml:space="preserve"> </w:t>
      </w:r>
      <w:r w:rsidRPr="001C26C7">
        <w:rPr>
          <w:sz w:val="22"/>
          <w:szCs w:val="22"/>
        </w:rPr>
        <w:t xml:space="preserve">Secure residential treatment centers are further detailed at 12 CCR 2509-8 Section 7.713, “Minimum Rules and Regulations for Secure Residential Treatment Centers”. </w:t>
      </w:r>
    </w:p>
    <w:p w14:paraId="39898B67" w14:textId="77777777" w:rsidR="008C76C6" w:rsidRPr="001C26C7" w:rsidRDefault="008C76C6" w:rsidP="008C76C6">
      <w:pPr>
        <w:tabs>
          <w:tab w:val="left" w:pos="360"/>
        </w:tabs>
        <w:spacing w:after="200" w:line="276" w:lineRule="auto"/>
        <w:ind w:left="360" w:firstLine="0"/>
        <w:rPr>
          <w:ins w:id="18" w:author="Jeannie M. Berzinskas" w:date="2026-09-16T10:56:00Z" w16du:dateUtc="2026-09-16T16:56:00Z"/>
          <w:sz w:val="22"/>
          <w:szCs w:val="22"/>
        </w:rPr>
      </w:pPr>
      <w:ins w:id="19" w:author="Jeannie M. Berzinskas" w:date="2026-09-16T10:56:00Z" w16du:dateUtc="2026-09-16T16:56:00Z">
        <w:r w:rsidRPr="001C26C7">
          <w:rPr>
            <w:sz w:val="22"/>
            <w:szCs w:val="22"/>
          </w:rPr>
          <w:t xml:space="preserve">“State-owned psychiatric residential treatment facility” as defined in </w:t>
        </w:r>
        <w:r>
          <w:rPr>
            <w:sz w:val="22"/>
            <w:szCs w:val="22"/>
          </w:rPr>
          <w:t>S</w:t>
        </w:r>
        <w:r w:rsidRPr="001C26C7">
          <w:rPr>
            <w:sz w:val="22"/>
            <w:szCs w:val="22"/>
          </w:rPr>
          <w:t xml:space="preserve">ection 26-6-903(34.5) means a psychiatric residential treatment facility, as defined in </w:t>
        </w:r>
        <w:r>
          <w:rPr>
            <w:sz w:val="22"/>
            <w:szCs w:val="22"/>
          </w:rPr>
          <w:t>s</w:t>
        </w:r>
        <w:r w:rsidRPr="001C26C7">
          <w:rPr>
            <w:sz w:val="22"/>
            <w:szCs w:val="22"/>
          </w:rPr>
          <w:t>ection 25.5-4-103, that is operated on state-owned property and may have a secure perimeter fence</w:t>
        </w:r>
        <w:r w:rsidRPr="00CC23E7">
          <w:rPr>
            <w:color w:val="ED0000"/>
            <w:sz w:val="22"/>
            <w:szCs w:val="22"/>
          </w:rPr>
          <w:t>.</w:t>
        </w:r>
      </w:ins>
    </w:p>
    <w:p w14:paraId="6CB5CFE6" w14:textId="77777777" w:rsidR="008C76C6" w:rsidRPr="001C26C7" w:rsidRDefault="008C76C6" w:rsidP="008C76C6">
      <w:pPr>
        <w:spacing w:after="200" w:line="276" w:lineRule="auto"/>
        <w:ind w:firstLine="0"/>
        <w:rPr>
          <w:color w:val="FF0000"/>
          <w:sz w:val="22"/>
          <w:szCs w:val="22"/>
        </w:rPr>
      </w:pPr>
    </w:p>
    <w:p w14:paraId="15F59076" w14:textId="77777777" w:rsidR="008C76C6" w:rsidRPr="001C26C7" w:rsidRDefault="008C76C6" w:rsidP="008C76C6">
      <w:pPr>
        <w:spacing w:after="200" w:line="276" w:lineRule="auto"/>
        <w:rPr>
          <w:b/>
          <w:bCs/>
          <w:sz w:val="22"/>
          <w:szCs w:val="22"/>
        </w:rPr>
      </w:pPr>
      <w:r w:rsidRPr="001C26C7">
        <w:rPr>
          <w:b/>
          <w:bCs/>
          <w:sz w:val="22"/>
          <w:szCs w:val="22"/>
        </w:rPr>
        <w:t xml:space="preserve">7.705.53 </w:t>
      </w:r>
      <w:r w:rsidRPr="001C26C7">
        <w:rPr>
          <w:b/>
          <w:bCs/>
          <w:sz w:val="22"/>
          <w:szCs w:val="22"/>
        </w:rPr>
        <w:tab/>
        <w:t>Outdoor Space and Equipment</w:t>
      </w:r>
    </w:p>
    <w:p w14:paraId="08B3B38C" w14:textId="77777777" w:rsidR="008C76C6" w:rsidRPr="001C26C7" w:rsidRDefault="008C76C6" w:rsidP="008C76C6">
      <w:pPr>
        <w:spacing w:after="200" w:line="276" w:lineRule="auto"/>
        <w:ind w:left="360" w:hanging="360"/>
        <w:rPr>
          <w:sz w:val="22"/>
          <w:szCs w:val="22"/>
        </w:rPr>
      </w:pPr>
      <w:r w:rsidRPr="001C26C7">
        <w:rPr>
          <w:sz w:val="22"/>
          <w:szCs w:val="22"/>
        </w:rPr>
        <w:t>A</w:t>
      </w:r>
      <w:proofErr w:type="gramStart"/>
      <w:r w:rsidRPr="001C26C7">
        <w:rPr>
          <w:sz w:val="22"/>
          <w:szCs w:val="22"/>
        </w:rPr>
        <w:t xml:space="preserve">. </w:t>
      </w:r>
      <w:r w:rsidRPr="001C26C7">
        <w:rPr>
          <w:sz w:val="22"/>
          <w:szCs w:val="22"/>
        </w:rPr>
        <w:tab/>
        <w:t>The</w:t>
      </w:r>
      <w:proofErr w:type="gramEnd"/>
      <w:r w:rsidRPr="001C26C7">
        <w:rPr>
          <w:sz w:val="22"/>
          <w:szCs w:val="22"/>
        </w:rPr>
        <w:t xml:space="preserve"> grounds of the residential </w:t>
      </w:r>
      <w:proofErr w:type="gramStart"/>
      <w:r w:rsidRPr="001C26C7">
        <w:rPr>
          <w:sz w:val="22"/>
          <w:szCs w:val="22"/>
        </w:rPr>
        <w:t>child care</w:t>
      </w:r>
      <w:proofErr w:type="gramEnd"/>
      <w:r w:rsidRPr="001C26C7">
        <w:rPr>
          <w:sz w:val="22"/>
          <w:szCs w:val="22"/>
        </w:rPr>
        <w:t xml:space="preserve"> facility must be maintained in a manner that is free from any hazard to health or safety.</w:t>
      </w:r>
    </w:p>
    <w:p w14:paraId="70FBA992" w14:textId="77777777" w:rsidR="008C76C6" w:rsidRPr="001C26C7" w:rsidRDefault="008C76C6" w:rsidP="008C76C6">
      <w:pPr>
        <w:tabs>
          <w:tab w:val="left" w:pos="720"/>
        </w:tabs>
        <w:spacing w:after="200" w:line="276" w:lineRule="auto"/>
        <w:ind w:left="720" w:hanging="360"/>
        <w:rPr>
          <w:sz w:val="22"/>
          <w:szCs w:val="22"/>
        </w:rPr>
      </w:pPr>
      <w:r w:rsidRPr="001C26C7">
        <w:rPr>
          <w:sz w:val="22"/>
          <w:szCs w:val="22"/>
        </w:rPr>
        <w:t>1</w:t>
      </w:r>
      <w:proofErr w:type="gramStart"/>
      <w:r w:rsidRPr="001C26C7">
        <w:rPr>
          <w:sz w:val="22"/>
          <w:szCs w:val="22"/>
        </w:rPr>
        <w:t xml:space="preserve">. </w:t>
      </w:r>
      <w:r w:rsidRPr="001C26C7">
        <w:rPr>
          <w:sz w:val="22"/>
          <w:szCs w:val="22"/>
        </w:rPr>
        <w:tab/>
        <w:t>Fences</w:t>
      </w:r>
      <w:proofErr w:type="gramEnd"/>
      <w:r w:rsidRPr="001C26C7">
        <w:rPr>
          <w:sz w:val="22"/>
          <w:szCs w:val="22"/>
        </w:rPr>
        <w:t xml:space="preserve"> must be in good repair. There must be at least one (1) fence gate that remains unlocked for immediate emergency egress. The designated exit gate may have time-delay panic hardware provided that such time-delay panic hardware is approved by the fire department having jurisdiction over the facility.</w:t>
      </w:r>
    </w:p>
    <w:p w14:paraId="01A52A39" w14:textId="77777777" w:rsidR="008C76C6" w:rsidRPr="001C26C7" w:rsidRDefault="008C76C6" w:rsidP="008C76C6">
      <w:pPr>
        <w:tabs>
          <w:tab w:val="left" w:pos="720"/>
        </w:tabs>
        <w:spacing w:after="200" w:line="276" w:lineRule="auto"/>
        <w:ind w:left="720" w:firstLine="0"/>
        <w:rPr>
          <w:sz w:val="22"/>
          <w:szCs w:val="22"/>
        </w:rPr>
      </w:pPr>
      <w:r w:rsidRPr="001C26C7">
        <w:rPr>
          <w:sz w:val="22"/>
          <w:szCs w:val="22"/>
        </w:rPr>
        <w:t xml:space="preserve">The approved exit gate must </w:t>
      </w:r>
      <w:proofErr w:type="gramStart"/>
      <w:r w:rsidRPr="001C26C7">
        <w:rPr>
          <w:sz w:val="22"/>
          <w:szCs w:val="22"/>
        </w:rPr>
        <w:t>release</w:t>
      </w:r>
      <w:proofErr w:type="gramEnd"/>
      <w:r w:rsidRPr="001C26C7">
        <w:rPr>
          <w:sz w:val="22"/>
          <w:szCs w:val="22"/>
        </w:rPr>
        <w:t xml:space="preserve"> and open automatically after no more than a thirty (30) second delay without constant pressure being applied to the gate latch and must remain open for at least fifteen (15) seconds. The approved exit gate can neither automatically reset itself nor be reset from a central control panel for a period of at least fifteen (15) seconds after release. Magnetic locks in conjunction with time-delay panic hardware that meets these criteria are allowed.</w:t>
      </w:r>
    </w:p>
    <w:p w14:paraId="38517AA4" w14:textId="77777777" w:rsidR="008C76C6" w:rsidRPr="004F347F" w:rsidRDefault="008C76C6" w:rsidP="008C76C6">
      <w:pPr>
        <w:spacing w:after="200" w:line="276" w:lineRule="auto"/>
        <w:ind w:left="1080" w:hanging="360"/>
        <w:rPr>
          <w:ins w:id="20" w:author="Jeannie M. Berzinskas" w:date="2026-09-16T10:58:00Z" w16du:dateUtc="2026-09-16T16:58:00Z"/>
          <w:sz w:val="22"/>
          <w:szCs w:val="22"/>
        </w:rPr>
      </w:pPr>
      <w:ins w:id="21" w:author="Jeannie M. Berzinskas" w:date="2026-09-16T10:58:00Z" w16du:dateUtc="2026-09-16T16:58:00Z">
        <w:r>
          <w:rPr>
            <w:sz w:val="22"/>
            <w:szCs w:val="22"/>
          </w:rPr>
          <w:t>a</w:t>
        </w:r>
        <w:r w:rsidRPr="004F347F">
          <w:rPr>
            <w:sz w:val="22"/>
            <w:szCs w:val="22"/>
          </w:rPr>
          <w:t>.</w:t>
        </w:r>
        <w:r w:rsidRPr="004F347F">
          <w:rPr>
            <w:sz w:val="22"/>
            <w:szCs w:val="22"/>
          </w:rPr>
          <w:tab/>
          <w:t>The state-owned psychiatric residential treatment facility may have a secure perimeter fence.</w:t>
        </w:r>
      </w:ins>
    </w:p>
    <w:p w14:paraId="28DAA652" w14:textId="77777777" w:rsidR="008C76C6" w:rsidRPr="001C26C7" w:rsidRDefault="008C76C6" w:rsidP="008C76C6">
      <w:pPr>
        <w:spacing w:after="200" w:line="276" w:lineRule="auto"/>
        <w:ind w:left="720" w:hanging="360"/>
        <w:rPr>
          <w:sz w:val="22"/>
          <w:szCs w:val="22"/>
        </w:rPr>
      </w:pPr>
      <w:r w:rsidRPr="001C26C7">
        <w:rPr>
          <w:sz w:val="22"/>
          <w:szCs w:val="22"/>
        </w:rPr>
        <w:t>2</w:t>
      </w:r>
      <w:proofErr w:type="gramStart"/>
      <w:r w:rsidRPr="001C26C7">
        <w:rPr>
          <w:sz w:val="22"/>
          <w:szCs w:val="22"/>
        </w:rPr>
        <w:t xml:space="preserve">. </w:t>
      </w:r>
      <w:r w:rsidRPr="001C26C7">
        <w:rPr>
          <w:sz w:val="22"/>
          <w:szCs w:val="22"/>
        </w:rPr>
        <w:tab/>
        <w:t>Areas</w:t>
      </w:r>
      <w:proofErr w:type="gramEnd"/>
      <w:r w:rsidRPr="001C26C7">
        <w:rPr>
          <w:sz w:val="22"/>
          <w:szCs w:val="22"/>
        </w:rPr>
        <w:t xml:space="preserve"> determined to be unsafe, including steep grades, cliffs, open pits, swimming pools, high-voltage boosters, or high-speed roads, must be fenced off or have natural barriers to protect children/youth.</w:t>
      </w:r>
    </w:p>
    <w:p w14:paraId="672B5454" w14:textId="77777777" w:rsidR="008C76C6" w:rsidRPr="001C26C7" w:rsidRDefault="008C76C6" w:rsidP="008C76C6">
      <w:pPr>
        <w:spacing w:after="200" w:line="276" w:lineRule="auto"/>
        <w:ind w:left="720" w:hanging="360"/>
        <w:rPr>
          <w:sz w:val="22"/>
          <w:szCs w:val="22"/>
        </w:rPr>
      </w:pPr>
      <w:r w:rsidRPr="001C26C7">
        <w:rPr>
          <w:sz w:val="22"/>
          <w:szCs w:val="22"/>
        </w:rPr>
        <w:t>3</w:t>
      </w:r>
      <w:proofErr w:type="gramStart"/>
      <w:r w:rsidRPr="001C26C7">
        <w:rPr>
          <w:sz w:val="22"/>
          <w:szCs w:val="22"/>
        </w:rPr>
        <w:t xml:space="preserve">. </w:t>
      </w:r>
      <w:r w:rsidRPr="001C26C7">
        <w:rPr>
          <w:sz w:val="22"/>
          <w:szCs w:val="22"/>
        </w:rPr>
        <w:tab/>
        <w:t>Playground</w:t>
      </w:r>
      <w:proofErr w:type="gramEnd"/>
      <w:r w:rsidRPr="001C26C7">
        <w:rPr>
          <w:sz w:val="22"/>
          <w:szCs w:val="22"/>
        </w:rPr>
        <w:t xml:space="preserve"> equipment must be located, installed, and maintained in compliance with the Consumer Products Safety Commission standards for public playgrounds.</w:t>
      </w:r>
    </w:p>
    <w:p w14:paraId="044F11BB" w14:textId="77777777" w:rsidR="008C76C6" w:rsidRPr="001C26C7" w:rsidRDefault="008C76C6" w:rsidP="008C76C6">
      <w:pPr>
        <w:spacing w:after="200" w:line="276" w:lineRule="auto"/>
        <w:rPr>
          <w:sz w:val="22"/>
          <w:szCs w:val="22"/>
        </w:rPr>
      </w:pPr>
      <w:r w:rsidRPr="001C26C7">
        <w:rPr>
          <w:b/>
          <w:bCs/>
          <w:sz w:val="22"/>
          <w:szCs w:val="22"/>
        </w:rPr>
        <w:t xml:space="preserve">7.705.55 </w:t>
      </w:r>
      <w:r w:rsidRPr="001C26C7">
        <w:rPr>
          <w:b/>
          <w:bCs/>
          <w:sz w:val="22"/>
          <w:szCs w:val="22"/>
        </w:rPr>
        <w:tab/>
        <w:t>Building Safety</w:t>
      </w:r>
    </w:p>
    <w:p w14:paraId="6867E608" w14:textId="77777777" w:rsidR="008C76C6" w:rsidRPr="001C26C7" w:rsidRDefault="008C76C6" w:rsidP="008C76C6">
      <w:pPr>
        <w:spacing w:after="200" w:line="276" w:lineRule="auto"/>
        <w:ind w:left="450" w:hanging="450"/>
        <w:rPr>
          <w:sz w:val="22"/>
          <w:szCs w:val="22"/>
        </w:rPr>
      </w:pPr>
      <w:r w:rsidRPr="001C26C7">
        <w:rPr>
          <w:sz w:val="22"/>
          <w:szCs w:val="22"/>
        </w:rPr>
        <w:t>F</w:t>
      </w:r>
      <w:proofErr w:type="gramStart"/>
      <w:r w:rsidRPr="001C26C7">
        <w:rPr>
          <w:sz w:val="22"/>
          <w:szCs w:val="22"/>
        </w:rPr>
        <w:t xml:space="preserve">. </w:t>
      </w:r>
      <w:r w:rsidRPr="001C26C7">
        <w:rPr>
          <w:sz w:val="22"/>
          <w:szCs w:val="22"/>
        </w:rPr>
        <w:tab/>
        <w:t>Fire</w:t>
      </w:r>
      <w:proofErr w:type="gramEnd"/>
      <w:r w:rsidRPr="001C26C7">
        <w:rPr>
          <w:sz w:val="22"/>
          <w:szCs w:val="22"/>
        </w:rPr>
        <w:t xml:space="preserve"> Safety</w:t>
      </w:r>
    </w:p>
    <w:p w14:paraId="74F0BC76" w14:textId="77777777" w:rsidR="008C76C6" w:rsidRPr="001C26C7" w:rsidRDefault="008C76C6" w:rsidP="008C76C6">
      <w:pPr>
        <w:spacing w:after="200" w:line="276" w:lineRule="auto"/>
        <w:ind w:left="720" w:hanging="360"/>
        <w:rPr>
          <w:sz w:val="22"/>
          <w:szCs w:val="22"/>
        </w:rPr>
      </w:pPr>
      <w:r w:rsidRPr="001C26C7">
        <w:rPr>
          <w:sz w:val="22"/>
          <w:szCs w:val="22"/>
        </w:rPr>
        <w:lastRenderedPageBreak/>
        <w:t>1</w:t>
      </w:r>
      <w:proofErr w:type="gramStart"/>
      <w:r w:rsidRPr="001C26C7">
        <w:rPr>
          <w:sz w:val="22"/>
          <w:szCs w:val="22"/>
        </w:rPr>
        <w:t xml:space="preserve">. </w:t>
      </w:r>
      <w:r w:rsidRPr="001C26C7">
        <w:rPr>
          <w:sz w:val="22"/>
          <w:szCs w:val="22"/>
        </w:rPr>
        <w:tab/>
        <w:t>Fire</w:t>
      </w:r>
      <w:proofErr w:type="gramEnd"/>
      <w:r w:rsidRPr="001C26C7">
        <w:rPr>
          <w:sz w:val="22"/>
          <w:szCs w:val="22"/>
        </w:rPr>
        <w:t xml:space="preserve"> hazards, such as defective electrical appliances and electric cords, dangerous or defective heating equipment, or flammable material stored in such a manner as to create a risk of fire, must be corrected or eliminated.</w:t>
      </w:r>
    </w:p>
    <w:p w14:paraId="527AE8DC" w14:textId="77777777" w:rsidR="008C76C6" w:rsidRPr="001C26C7" w:rsidRDefault="008C76C6" w:rsidP="008C76C6">
      <w:pPr>
        <w:spacing w:after="200" w:line="276" w:lineRule="auto"/>
        <w:ind w:left="720" w:hanging="360"/>
        <w:rPr>
          <w:sz w:val="22"/>
          <w:szCs w:val="22"/>
        </w:rPr>
      </w:pPr>
      <w:r w:rsidRPr="001C26C7">
        <w:rPr>
          <w:sz w:val="22"/>
          <w:szCs w:val="22"/>
        </w:rPr>
        <w:t>2</w:t>
      </w:r>
      <w:proofErr w:type="gramStart"/>
      <w:r w:rsidRPr="001C26C7">
        <w:rPr>
          <w:sz w:val="22"/>
          <w:szCs w:val="22"/>
        </w:rPr>
        <w:t xml:space="preserve">. </w:t>
      </w:r>
      <w:r w:rsidRPr="001C26C7">
        <w:rPr>
          <w:sz w:val="22"/>
          <w:szCs w:val="22"/>
        </w:rPr>
        <w:tab/>
        <w:t>The</w:t>
      </w:r>
      <w:proofErr w:type="gramEnd"/>
      <w:r w:rsidRPr="001C26C7">
        <w:rPr>
          <w:sz w:val="22"/>
          <w:szCs w:val="22"/>
        </w:rPr>
        <w:t xml:space="preserve"> facility must contain at least one (1) U.L.-approved fire extinguisher on each floor of the facility and in the kitchen that is highly visible, easily accessible, and in working condition, weighing not less than five (5) pounds, that has a rating of 2A, 10bC. Extinguishers are required to be maintained annually.</w:t>
      </w:r>
    </w:p>
    <w:p w14:paraId="504432A3" w14:textId="77777777" w:rsidR="008C76C6" w:rsidRPr="001C26C7" w:rsidRDefault="008C76C6" w:rsidP="008C76C6">
      <w:pPr>
        <w:spacing w:after="200" w:line="276" w:lineRule="auto"/>
        <w:ind w:left="720" w:hanging="360"/>
        <w:rPr>
          <w:sz w:val="22"/>
          <w:szCs w:val="22"/>
        </w:rPr>
      </w:pPr>
      <w:r w:rsidRPr="001C26C7">
        <w:rPr>
          <w:sz w:val="22"/>
          <w:szCs w:val="22"/>
        </w:rPr>
        <w:t>3</w:t>
      </w:r>
      <w:proofErr w:type="gramStart"/>
      <w:r w:rsidRPr="001C26C7">
        <w:rPr>
          <w:sz w:val="22"/>
          <w:szCs w:val="22"/>
        </w:rPr>
        <w:t xml:space="preserve">. </w:t>
      </w:r>
      <w:r w:rsidRPr="001C26C7">
        <w:rPr>
          <w:sz w:val="22"/>
          <w:szCs w:val="22"/>
        </w:rPr>
        <w:tab/>
        <w:t>A</w:t>
      </w:r>
      <w:proofErr w:type="gramEnd"/>
      <w:r w:rsidRPr="001C26C7">
        <w:rPr>
          <w:sz w:val="22"/>
          <w:szCs w:val="22"/>
        </w:rPr>
        <w:t xml:space="preserve"> smoke detector, in working condition, must be installed on each level of the facility where </w:t>
      </w:r>
      <w:proofErr w:type="gramStart"/>
      <w:r w:rsidRPr="001C26C7">
        <w:rPr>
          <w:sz w:val="22"/>
          <w:szCs w:val="22"/>
        </w:rPr>
        <w:t>child care</w:t>
      </w:r>
      <w:proofErr w:type="gramEnd"/>
      <w:r w:rsidRPr="001C26C7">
        <w:rPr>
          <w:sz w:val="22"/>
          <w:szCs w:val="22"/>
        </w:rPr>
        <w:t xml:space="preserve"> occurs and near sleeping areas, and at least one (1) carbon monoxide detector must be installed per floor, per manufacturer directions, in the facility.</w:t>
      </w:r>
    </w:p>
    <w:p w14:paraId="63577493" w14:textId="77777777" w:rsidR="008C76C6" w:rsidRPr="001C26C7" w:rsidRDefault="008C76C6" w:rsidP="008C76C6">
      <w:pPr>
        <w:spacing w:after="200" w:line="276" w:lineRule="auto"/>
        <w:ind w:left="720" w:hanging="360"/>
        <w:rPr>
          <w:sz w:val="22"/>
          <w:szCs w:val="22"/>
        </w:rPr>
      </w:pPr>
      <w:r w:rsidRPr="001C26C7">
        <w:rPr>
          <w:sz w:val="22"/>
          <w:szCs w:val="22"/>
        </w:rPr>
        <w:t>4</w:t>
      </w:r>
      <w:proofErr w:type="gramStart"/>
      <w:r w:rsidRPr="001C26C7">
        <w:rPr>
          <w:sz w:val="22"/>
          <w:szCs w:val="22"/>
        </w:rPr>
        <w:t xml:space="preserve">. </w:t>
      </w:r>
      <w:r w:rsidRPr="001C26C7">
        <w:rPr>
          <w:sz w:val="22"/>
          <w:szCs w:val="22"/>
        </w:rPr>
        <w:tab/>
        <w:t>All</w:t>
      </w:r>
      <w:proofErr w:type="gramEnd"/>
      <w:r w:rsidRPr="001C26C7">
        <w:rPr>
          <w:sz w:val="22"/>
          <w:szCs w:val="22"/>
        </w:rPr>
        <w:t xml:space="preserve"> heating units, gas or </w:t>
      </w:r>
      <w:proofErr w:type="gramStart"/>
      <w:r w:rsidRPr="001C26C7">
        <w:rPr>
          <w:sz w:val="22"/>
          <w:szCs w:val="22"/>
        </w:rPr>
        <w:t>electric</w:t>
      </w:r>
      <w:proofErr w:type="gramEnd"/>
      <w:r w:rsidRPr="001C26C7">
        <w:rPr>
          <w:sz w:val="22"/>
          <w:szCs w:val="22"/>
        </w:rPr>
        <w:t>, must be installed and maintained with safety devices to prevent fire, explosions, or other hazards. No gas or electric space heaters, open-flame gas or oil stoves, hot plates, or unvented heaters may be used in the facility for heating purposes.</w:t>
      </w:r>
    </w:p>
    <w:p w14:paraId="2D2011AE" w14:textId="77777777" w:rsidR="008C76C6" w:rsidRPr="001C26C7" w:rsidRDefault="008C76C6" w:rsidP="008C76C6">
      <w:pPr>
        <w:spacing w:after="200" w:line="276" w:lineRule="auto"/>
        <w:ind w:left="720" w:hanging="360"/>
        <w:rPr>
          <w:sz w:val="22"/>
          <w:szCs w:val="22"/>
        </w:rPr>
      </w:pPr>
      <w:r w:rsidRPr="001C26C7">
        <w:rPr>
          <w:sz w:val="22"/>
          <w:szCs w:val="22"/>
        </w:rPr>
        <w:t>5</w:t>
      </w:r>
      <w:proofErr w:type="gramStart"/>
      <w:r w:rsidRPr="001C26C7">
        <w:rPr>
          <w:sz w:val="22"/>
          <w:szCs w:val="22"/>
        </w:rPr>
        <w:t xml:space="preserve">. </w:t>
      </w:r>
      <w:r w:rsidRPr="001C26C7">
        <w:rPr>
          <w:sz w:val="22"/>
          <w:szCs w:val="22"/>
        </w:rPr>
        <w:tab/>
        <w:t>Flammables</w:t>
      </w:r>
      <w:proofErr w:type="gramEnd"/>
      <w:r w:rsidRPr="001C26C7">
        <w:rPr>
          <w:sz w:val="22"/>
          <w:szCs w:val="22"/>
        </w:rPr>
        <w:t xml:space="preserve">, aerosol paints, insecticides, chemicals, and other dangerous materials must be locked or stored so that they are inaccessible to children/youth and must be stored in areas separated from sleeping or living areas with a fire resistance barrier of at least one (1) hour. No more than ten (10) gallons of flammable or combustible liquids may be stored outside a flammable cabinet </w:t>
      </w:r>
      <w:proofErr w:type="gramStart"/>
      <w:r w:rsidRPr="001C26C7">
        <w:rPr>
          <w:sz w:val="22"/>
          <w:szCs w:val="22"/>
        </w:rPr>
        <w:t>with the exception of</w:t>
      </w:r>
      <w:proofErr w:type="gramEnd"/>
      <w:r w:rsidRPr="001C26C7">
        <w:rPr>
          <w:sz w:val="22"/>
          <w:szCs w:val="22"/>
        </w:rPr>
        <w:t xml:space="preserve"> materials stored in an approved safety can. A “safety can” means an approved container, of not more than five (5) gallon capacity, having a spring-closing lid and spout cover and so designed that it will safely relieve internal pressure when subjected to fire exposure.</w:t>
      </w:r>
    </w:p>
    <w:p w14:paraId="425317BA" w14:textId="77777777" w:rsidR="008C76C6" w:rsidRPr="001C26C7" w:rsidRDefault="008C76C6" w:rsidP="008C76C6">
      <w:pPr>
        <w:spacing w:after="200" w:line="276" w:lineRule="auto"/>
        <w:ind w:left="720" w:hanging="360"/>
        <w:rPr>
          <w:sz w:val="22"/>
          <w:szCs w:val="22"/>
        </w:rPr>
      </w:pPr>
      <w:r w:rsidRPr="001C26C7">
        <w:rPr>
          <w:sz w:val="22"/>
          <w:szCs w:val="22"/>
        </w:rPr>
        <w:t>6</w:t>
      </w:r>
      <w:proofErr w:type="gramStart"/>
      <w:r w:rsidRPr="001C26C7">
        <w:rPr>
          <w:sz w:val="22"/>
          <w:szCs w:val="22"/>
        </w:rPr>
        <w:t xml:space="preserve">. </w:t>
      </w:r>
      <w:r w:rsidRPr="001C26C7">
        <w:rPr>
          <w:sz w:val="22"/>
          <w:szCs w:val="22"/>
        </w:rPr>
        <w:tab/>
        <w:t>Heating</w:t>
      </w:r>
      <w:proofErr w:type="gramEnd"/>
      <w:r w:rsidRPr="001C26C7">
        <w:rPr>
          <w:sz w:val="22"/>
          <w:szCs w:val="22"/>
        </w:rPr>
        <w:t xml:space="preserve"> devices such as radiators, registers, fireplaces, and steam and hot water pipes that pose a fire or burn hazard to children/youth must be screened or otherwise protected.</w:t>
      </w:r>
    </w:p>
    <w:p w14:paraId="08C21A68" w14:textId="77777777" w:rsidR="008C76C6" w:rsidRPr="001C26C7" w:rsidRDefault="008C76C6" w:rsidP="008C76C6">
      <w:pPr>
        <w:spacing w:after="200" w:line="276" w:lineRule="auto"/>
        <w:ind w:left="720" w:hanging="360"/>
        <w:rPr>
          <w:sz w:val="22"/>
          <w:szCs w:val="22"/>
        </w:rPr>
      </w:pPr>
      <w:r w:rsidRPr="001C26C7">
        <w:rPr>
          <w:sz w:val="22"/>
          <w:szCs w:val="22"/>
        </w:rPr>
        <w:t>7</w:t>
      </w:r>
      <w:proofErr w:type="gramStart"/>
      <w:r w:rsidRPr="001C26C7">
        <w:rPr>
          <w:sz w:val="22"/>
          <w:szCs w:val="22"/>
        </w:rPr>
        <w:t xml:space="preserve">. </w:t>
      </w:r>
      <w:r w:rsidRPr="001C26C7">
        <w:rPr>
          <w:sz w:val="22"/>
          <w:szCs w:val="22"/>
        </w:rPr>
        <w:tab/>
        <w:t>Flammable</w:t>
      </w:r>
      <w:proofErr w:type="gramEnd"/>
      <w:r w:rsidRPr="001C26C7">
        <w:rPr>
          <w:sz w:val="22"/>
          <w:szCs w:val="22"/>
        </w:rPr>
        <w:t xml:space="preserve"> material must not be stored near a furnace, hot water heater, or other heating device.</w:t>
      </w:r>
    </w:p>
    <w:p w14:paraId="197BC779" w14:textId="77777777" w:rsidR="008C76C6" w:rsidRPr="001C26C7" w:rsidRDefault="008C76C6" w:rsidP="008C76C6">
      <w:pPr>
        <w:spacing w:after="200" w:line="276" w:lineRule="auto"/>
        <w:ind w:left="720" w:hanging="360"/>
        <w:rPr>
          <w:sz w:val="22"/>
          <w:szCs w:val="22"/>
        </w:rPr>
      </w:pPr>
      <w:r w:rsidRPr="001C26C7">
        <w:rPr>
          <w:sz w:val="22"/>
          <w:szCs w:val="22"/>
        </w:rPr>
        <w:t>8</w:t>
      </w:r>
      <w:proofErr w:type="gramStart"/>
      <w:r w:rsidRPr="001C26C7">
        <w:rPr>
          <w:sz w:val="22"/>
          <w:szCs w:val="22"/>
        </w:rPr>
        <w:t xml:space="preserve">. </w:t>
      </w:r>
      <w:r w:rsidRPr="001C26C7">
        <w:rPr>
          <w:sz w:val="22"/>
          <w:szCs w:val="22"/>
        </w:rPr>
        <w:tab/>
        <w:t>There</w:t>
      </w:r>
      <w:proofErr w:type="gramEnd"/>
      <w:r w:rsidRPr="001C26C7">
        <w:rPr>
          <w:sz w:val="22"/>
          <w:szCs w:val="22"/>
        </w:rPr>
        <w:t xml:space="preserve"> must be no candles or other highly flammable objects permitted in sleeping areas.</w:t>
      </w:r>
    </w:p>
    <w:p w14:paraId="3CA02F92" w14:textId="77777777" w:rsidR="008C76C6" w:rsidRPr="001C26C7" w:rsidRDefault="008C76C6" w:rsidP="008C76C6">
      <w:pPr>
        <w:spacing w:after="200" w:line="276" w:lineRule="auto"/>
        <w:ind w:left="720" w:hanging="360"/>
        <w:rPr>
          <w:sz w:val="22"/>
          <w:szCs w:val="22"/>
        </w:rPr>
      </w:pPr>
      <w:r w:rsidRPr="001C26C7">
        <w:rPr>
          <w:sz w:val="22"/>
          <w:szCs w:val="22"/>
        </w:rPr>
        <w:t>9</w:t>
      </w:r>
      <w:proofErr w:type="gramStart"/>
      <w:r w:rsidRPr="001C26C7">
        <w:rPr>
          <w:sz w:val="22"/>
          <w:szCs w:val="22"/>
        </w:rPr>
        <w:t xml:space="preserve">. </w:t>
      </w:r>
      <w:r w:rsidRPr="001C26C7">
        <w:rPr>
          <w:sz w:val="22"/>
          <w:szCs w:val="22"/>
        </w:rPr>
        <w:tab/>
        <w:t>Exit</w:t>
      </w:r>
      <w:proofErr w:type="gramEnd"/>
      <w:r w:rsidRPr="001C26C7">
        <w:rPr>
          <w:sz w:val="22"/>
          <w:szCs w:val="22"/>
        </w:rPr>
        <w:t xml:space="preserve"> doors must be obvious, clearly identified as an exit, and marked by an approved sign that is clearly visible from any direction of exit access. No lock or fastening to prevent free escape from the inside of any room used by the children/youth may be permitted except for a Department-approved seclusion room as outlined in Sections 7.714.54 through 7.714.549.</w:t>
      </w:r>
    </w:p>
    <w:p w14:paraId="684DB9DF" w14:textId="77777777" w:rsidR="008C76C6" w:rsidRPr="001C26C7" w:rsidRDefault="008C76C6" w:rsidP="008C76C6">
      <w:pPr>
        <w:spacing w:after="200" w:line="276" w:lineRule="auto"/>
        <w:ind w:left="720" w:hanging="360"/>
        <w:rPr>
          <w:sz w:val="22"/>
          <w:szCs w:val="22"/>
        </w:rPr>
      </w:pPr>
      <w:r w:rsidRPr="001C26C7">
        <w:rPr>
          <w:sz w:val="22"/>
          <w:szCs w:val="22"/>
        </w:rPr>
        <w:t>10</w:t>
      </w:r>
      <w:proofErr w:type="gramStart"/>
      <w:r w:rsidRPr="001C26C7">
        <w:rPr>
          <w:sz w:val="22"/>
          <w:szCs w:val="22"/>
        </w:rPr>
        <w:t xml:space="preserve">. </w:t>
      </w:r>
      <w:r>
        <w:rPr>
          <w:sz w:val="22"/>
          <w:szCs w:val="22"/>
        </w:rPr>
        <w:t xml:space="preserve"> </w:t>
      </w:r>
      <w:r w:rsidRPr="001C26C7">
        <w:rPr>
          <w:sz w:val="22"/>
          <w:szCs w:val="22"/>
        </w:rPr>
        <w:t>Exit</w:t>
      </w:r>
      <w:proofErr w:type="gramEnd"/>
      <w:r w:rsidRPr="001C26C7">
        <w:rPr>
          <w:sz w:val="22"/>
          <w:szCs w:val="22"/>
        </w:rPr>
        <w:t xml:space="preserve"> routes must be kept free of any barriers to free escape, including, but not limited to, discarded furniture, furnishings, laundry, and stacks of newspapers or magazines that could interfere with the prompt evacuation of the facility.</w:t>
      </w:r>
    </w:p>
    <w:p w14:paraId="08E084F2" w14:textId="77777777" w:rsidR="008C76C6" w:rsidRPr="001C26C7" w:rsidRDefault="008C76C6" w:rsidP="008C76C6">
      <w:pPr>
        <w:spacing w:after="200" w:line="276" w:lineRule="auto"/>
        <w:ind w:left="720" w:hanging="360"/>
        <w:rPr>
          <w:sz w:val="22"/>
          <w:szCs w:val="22"/>
        </w:rPr>
      </w:pPr>
      <w:r w:rsidRPr="001C26C7">
        <w:rPr>
          <w:sz w:val="22"/>
          <w:szCs w:val="22"/>
        </w:rPr>
        <w:t xml:space="preserve">11. All fencing around the perimeter of the property must have at least one (1) exit gate, and the gate(s) must </w:t>
      </w:r>
      <w:proofErr w:type="gramStart"/>
      <w:r w:rsidRPr="001C26C7">
        <w:rPr>
          <w:sz w:val="22"/>
          <w:szCs w:val="22"/>
        </w:rPr>
        <w:t>remain unlocked at all times</w:t>
      </w:r>
      <w:proofErr w:type="gramEnd"/>
      <w:r w:rsidRPr="001C26C7">
        <w:rPr>
          <w:sz w:val="22"/>
          <w:szCs w:val="22"/>
        </w:rPr>
        <w:t xml:space="preserve"> to allow unobstructed egress from the </w:t>
      </w:r>
      <w:r w:rsidRPr="001C26C7">
        <w:rPr>
          <w:sz w:val="22"/>
          <w:szCs w:val="22"/>
        </w:rPr>
        <w:lastRenderedPageBreak/>
        <w:t>facility and grounds in case of an emergency. The gate must be clearly marked and easily accessible.</w:t>
      </w:r>
    </w:p>
    <w:p w14:paraId="2858DEBB" w14:textId="77777777" w:rsidR="008C76C6" w:rsidRPr="004F347F" w:rsidRDefault="008C76C6" w:rsidP="008C76C6">
      <w:pPr>
        <w:spacing w:after="200" w:line="276" w:lineRule="auto"/>
        <w:ind w:left="1080" w:hanging="360"/>
        <w:rPr>
          <w:ins w:id="22" w:author="Jeannie M. Berzinskas" w:date="2026-09-16T11:01:00Z" w16du:dateUtc="2026-09-16T17:01:00Z"/>
          <w:sz w:val="22"/>
          <w:szCs w:val="22"/>
        </w:rPr>
      </w:pPr>
      <w:ins w:id="23" w:author="Jeannie M. Berzinskas" w:date="2026-09-16T11:01:00Z" w16du:dateUtc="2026-09-16T17:01:00Z">
        <w:r w:rsidRPr="004F347F">
          <w:rPr>
            <w:sz w:val="22"/>
            <w:szCs w:val="22"/>
          </w:rPr>
          <w:t>a.</w:t>
        </w:r>
        <w:r w:rsidRPr="004F347F">
          <w:rPr>
            <w:sz w:val="22"/>
            <w:szCs w:val="22"/>
          </w:rPr>
          <w:tab/>
          <w:t>The state-owned psychiatric residential treatment facility may have a secure perimeter fence.</w:t>
        </w:r>
      </w:ins>
    </w:p>
    <w:p w14:paraId="746562DA" w14:textId="66541F3E" w:rsidR="008C76C6" w:rsidRPr="001C26C7" w:rsidRDefault="008C76C6" w:rsidP="008C76C6">
      <w:pPr>
        <w:tabs>
          <w:tab w:val="left" w:pos="1440"/>
          <w:tab w:val="left" w:pos="2160"/>
        </w:tabs>
        <w:spacing w:before="240"/>
        <w:ind w:left="720" w:hanging="720"/>
        <w:rPr>
          <w:sz w:val="22"/>
          <w:szCs w:val="22"/>
        </w:rPr>
      </w:pPr>
      <w:r w:rsidRPr="001C26C7">
        <w:rPr>
          <w:b/>
          <w:bCs/>
          <w:sz w:val="22"/>
          <w:szCs w:val="22"/>
        </w:rPr>
        <w:t>7.705.64</w:t>
      </w:r>
      <w:r w:rsidRPr="001C26C7">
        <w:rPr>
          <w:b/>
          <w:bCs/>
          <w:sz w:val="22"/>
          <w:szCs w:val="22"/>
        </w:rPr>
        <w:tab/>
        <w:t xml:space="preserve">Personnel Policies, </w:t>
      </w:r>
      <w:ins w:id="24" w:author="Kyle Zinth" w:date="2026-09-30T13:56:00Z" w16du:dateUtc="2026-09-30T19:56:00Z">
        <w:r w:rsidR="00CC23E7">
          <w:rPr>
            <w:b/>
            <w:bCs/>
            <w:sz w:val="22"/>
            <w:szCs w:val="22"/>
          </w:rPr>
          <w:t xml:space="preserve">Admission, </w:t>
        </w:r>
      </w:ins>
      <w:r w:rsidRPr="001C26C7">
        <w:rPr>
          <w:b/>
          <w:bCs/>
          <w:sz w:val="22"/>
          <w:szCs w:val="22"/>
        </w:rPr>
        <w:t>Orientation, and Training</w:t>
      </w:r>
    </w:p>
    <w:p w14:paraId="708E4ADD" w14:textId="77777777" w:rsidR="008C76C6" w:rsidRPr="001C26C7" w:rsidRDefault="008C76C6" w:rsidP="008C76C6">
      <w:pPr>
        <w:tabs>
          <w:tab w:val="left" w:pos="360"/>
          <w:tab w:val="left" w:pos="1440"/>
          <w:tab w:val="left" w:pos="2160"/>
        </w:tabs>
        <w:spacing w:before="240"/>
        <w:ind w:left="360" w:hanging="360"/>
        <w:rPr>
          <w:sz w:val="22"/>
          <w:szCs w:val="22"/>
        </w:rPr>
      </w:pPr>
      <w:r w:rsidRPr="001C26C7">
        <w:rPr>
          <w:sz w:val="22"/>
          <w:szCs w:val="22"/>
        </w:rPr>
        <w:t>A.</w:t>
      </w:r>
      <w:r w:rsidRPr="001C26C7">
        <w:rPr>
          <w:sz w:val="22"/>
          <w:szCs w:val="22"/>
        </w:rPr>
        <w:tab/>
        <w:t>Personnel Policies</w:t>
      </w:r>
    </w:p>
    <w:p w14:paraId="1DDB024A" w14:textId="77777777" w:rsidR="008C76C6" w:rsidRPr="001C26C7" w:rsidRDefault="008C76C6" w:rsidP="008C76C6">
      <w:pPr>
        <w:tabs>
          <w:tab w:val="left" w:pos="720"/>
          <w:tab w:val="left" w:pos="1440"/>
          <w:tab w:val="left" w:pos="2160"/>
        </w:tabs>
        <w:spacing w:before="240"/>
        <w:ind w:left="720" w:hanging="360"/>
        <w:rPr>
          <w:sz w:val="22"/>
          <w:szCs w:val="22"/>
        </w:rPr>
      </w:pPr>
      <w:r w:rsidRPr="001C26C7">
        <w:rPr>
          <w:sz w:val="22"/>
          <w:szCs w:val="22"/>
        </w:rPr>
        <w:t>1.</w:t>
      </w:r>
      <w:r w:rsidRPr="001C26C7">
        <w:rPr>
          <w:sz w:val="22"/>
          <w:szCs w:val="22"/>
        </w:rPr>
        <w:tab/>
        <w:t>The facility must have a written statement of personnel policies which include:</w:t>
      </w:r>
    </w:p>
    <w:p w14:paraId="75F38A0D" w14:textId="77777777" w:rsidR="008C76C6" w:rsidRPr="001C26C7" w:rsidRDefault="008C76C6" w:rsidP="008C76C6">
      <w:pPr>
        <w:tabs>
          <w:tab w:val="left" w:pos="1080"/>
          <w:tab w:val="left" w:pos="1440"/>
        </w:tabs>
        <w:spacing w:before="240"/>
        <w:ind w:left="1080" w:hanging="360"/>
        <w:rPr>
          <w:sz w:val="22"/>
          <w:szCs w:val="22"/>
        </w:rPr>
      </w:pPr>
      <w:r w:rsidRPr="001C26C7">
        <w:rPr>
          <w:sz w:val="22"/>
          <w:szCs w:val="22"/>
        </w:rPr>
        <w:t>a.</w:t>
      </w:r>
      <w:r w:rsidRPr="001C26C7">
        <w:rPr>
          <w:sz w:val="22"/>
          <w:szCs w:val="22"/>
        </w:rPr>
        <w:tab/>
        <w:t>Job descriptions for all positions required. The descriptions must describe duties of the job, qualifications for performance, and supervision to be provided as well as any training requirements of the position;</w:t>
      </w:r>
    </w:p>
    <w:p w14:paraId="1B040544" w14:textId="77777777" w:rsidR="008C76C6" w:rsidRPr="001C26C7" w:rsidRDefault="008C76C6" w:rsidP="008C76C6">
      <w:pPr>
        <w:tabs>
          <w:tab w:val="left" w:pos="1080"/>
          <w:tab w:val="left" w:pos="1440"/>
        </w:tabs>
        <w:spacing w:before="240"/>
        <w:ind w:left="1080" w:hanging="360"/>
        <w:rPr>
          <w:sz w:val="22"/>
          <w:szCs w:val="22"/>
        </w:rPr>
      </w:pPr>
      <w:r w:rsidRPr="001C26C7">
        <w:rPr>
          <w:sz w:val="22"/>
          <w:szCs w:val="22"/>
        </w:rPr>
        <w:t>b.</w:t>
      </w:r>
      <w:r w:rsidRPr="001C26C7">
        <w:rPr>
          <w:sz w:val="22"/>
          <w:szCs w:val="22"/>
        </w:rPr>
        <w:tab/>
        <w:t>Salary range and provision for incremental increases;</w:t>
      </w:r>
    </w:p>
    <w:p w14:paraId="044AD4F4" w14:textId="77777777" w:rsidR="008C76C6" w:rsidRPr="001C26C7" w:rsidRDefault="008C76C6" w:rsidP="008C76C6">
      <w:pPr>
        <w:tabs>
          <w:tab w:val="left" w:pos="1080"/>
          <w:tab w:val="left" w:pos="1440"/>
        </w:tabs>
        <w:spacing w:before="240"/>
        <w:ind w:left="1080" w:hanging="360"/>
        <w:rPr>
          <w:sz w:val="22"/>
          <w:szCs w:val="22"/>
        </w:rPr>
      </w:pPr>
      <w:r w:rsidRPr="001C26C7">
        <w:rPr>
          <w:sz w:val="22"/>
          <w:szCs w:val="22"/>
        </w:rPr>
        <w:t>c.</w:t>
      </w:r>
      <w:r w:rsidRPr="001C26C7">
        <w:rPr>
          <w:sz w:val="22"/>
          <w:szCs w:val="22"/>
        </w:rPr>
        <w:tab/>
        <w:t xml:space="preserve">Hours of work, holidays, paid time off, and any other types of </w:t>
      </w:r>
      <w:proofErr w:type="gramStart"/>
      <w:r w:rsidRPr="001C26C7">
        <w:rPr>
          <w:sz w:val="22"/>
          <w:szCs w:val="22"/>
        </w:rPr>
        <w:t>leaves</w:t>
      </w:r>
      <w:proofErr w:type="gramEnd"/>
      <w:r w:rsidRPr="001C26C7">
        <w:rPr>
          <w:sz w:val="22"/>
          <w:szCs w:val="22"/>
        </w:rPr>
        <w:t>;</w:t>
      </w:r>
    </w:p>
    <w:p w14:paraId="45D8408C" w14:textId="77777777" w:rsidR="008C76C6" w:rsidRPr="001C26C7" w:rsidRDefault="008C76C6" w:rsidP="008C76C6">
      <w:pPr>
        <w:tabs>
          <w:tab w:val="left" w:pos="1080"/>
          <w:tab w:val="left" w:pos="1440"/>
        </w:tabs>
        <w:spacing w:before="240"/>
        <w:ind w:left="1080" w:hanging="360"/>
        <w:rPr>
          <w:sz w:val="22"/>
          <w:szCs w:val="22"/>
        </w:rPr>
      </w:pPr>
      <w:r w:rsidRPr="001C26C7">
        <w:rPr>
          <w:sz w:val="22"/>
          <w:szCs w:val="22"/>
        </w:rPr>
        <w:t>d.</w:t>
      </w:r>
      <w:r w:rsidRPr="001C26C7">
        <w:rPr>
          <w:sz w:val="22"/>
          <w:szCs w:val="22"/>
        </w:rPr>
        <w:tab/>
        <w:t>Conditions of employment, tenure, and promotion;</w:t>
      </w:r>
    </w:p>
    <w:p w14:paraId="143125A3" w14:textId="77777777" w:rsidR="008C76C6" w:rsidRPr="001C26C7" w:rsidRDefault="008C76C6" w:rsidP="008C76C6">
      <w:pPr>
        <w:tabs>
          <w:tab w:val="left" w:pos="1080"/>
          <w:tab w:val="left" w:pos="1440"/>
        </w:tabs>
        <w:spacing w:before="240"/>
        <w:ind w:left="1080" w:hanging="360"/>
        <w:rPr>
          <w:sz w:val="22"/>
          <w:szCs w:val="22"/>
        </w:rPr>
      </w:pPr>
      <w:r w:rsidRPr="001C26C7">
        <w:rPr>
          <w:sz w:val="22"/>
          <w:szCs w:val="22"/>
        </w:rPr>
        <w:t>e.</w:t>
      </w:r>
      <w:r w:rsidRPr="001C26C7">
        <w:rPr>
          <w:sz w:val="22"/>
          <w:szCs w:val="22"/>
        </w:rPr>
        <w:tab/>
        <w:t>Employment benefits, including retirement plan, Social Security, medical benefits, hospitalization, and other insurances;</w:t>
      </w:r>
    </w:p>
    <w:p w14:paraId="3C7D8B79" w14:textId="77777777" w:rsidR="008C76C6" w:rsidRPr="001C26C7" w:rsidRDefault="008C76C6" w:rsidP="008C76C6">
      <w:pPr>
        <w:tabs>
          <w:tab w:val="left" w:pos="1080"/>
          <w:tab w:val="left" w:pos="1440"/>
        </w:tabs>
        <w:spacing w:before="240"/>
        <w:ind w:left="1080" w:hanging="360"/>
        <w:rPr>
          <w:sz w:val="22"/>
          <w:szCs w:val="22"/>
        </w:rPr>
      </w:pPr>
      <w:r w:rsidRPr="001C26C7">
        <w:rPr>
          <w:sz w:val="22"/>
          <w:szCs w:val="22"/>
        </w:rPr>
        <w:t>f.</w:t>
      </w:r>
      <w:r w:rsidRPr="001C26C7">
        <w:rPr>
          <w:sz w:val="22"/>
          <w:szCs w:val="22"/>
        </w:rPr>
        <w:tab/>
        <w:t>Employee performance evaluation procedures;</w:t>
      </w:r>
    </w:p>
    <w:p w14:paraId="375C6FB5" w14:textId="77777777" w:rsidR="008C76C6" w:rsidRPr="001C26C7" w:rsidRDefault="008C76C6" w:rsidP="008C76C6">
      <w:pPr>
        <w:tabs>
          <w:tab w:val="left" w:pos="1080"/>
          <w:tab w:val="left" w:pos="1440"/>
        </w:tabs>
        <w:spacing w:before="240"/>
        <w:ind w:left="1080" w:hanging="360"/>
        <w:rPr>
          <w:sz w:val="22"/>
          <w:szCs w:val="22"/>
        </w:rPr>
      </w:pPr>
      <w:r w:rsidRPr="001C26C7">
        <w:rPr>
          <w:sz w:val="22"/>
          <w:szCs w:val="22"/>
        </w:rPr>
        <w:t>g.</w:t>
      </w:r>
      <w:r w:rsidRPr="001C26C7">
        <w:rPr>
          <w:sz w:val="22"/>
          <w:szCs w:val="22"/>
        </w:rPr>
        <w:tab/>
        <w:t>Grievance procedures which may be used by staff; and</w:t>
      </w:r>
    </w:p>
    <w:p w14:paraId="703648EB" w14:textId="77777777" w:rsidR="008C76C6" w:rsidRPr="001C26C7" w:rsidRDefault="008C76C6" w:rsidP="008C76C6">
      <w:pPr>
        <w:tabs>
          <w:tab w:val="left" w:pos="1080"/>
          <w:tab w:val="left" w:pos="1440"/>
        </w:tabs>
        <w:spacing w:before="240"/>
        <w:ind w:left="1080" w:hanging="360"/>
        <w:rPr>
          <w:sz w:val="22"/>
          <w:szCs w:val="22"/>
        </w:rPr>
      </w:pPr>
      <w:r w:rsidRPr="001C26C7">
        <w:rPr>
          <w:sz w:val="22"/>
          <w:szCs w:val="22"/>
        </w:rPr>
        <w:t>h.</w:t>
      </w:r>
      <w:r w:rsidRPr="001C26C7">
        <w:rPr>
          <w:sz w:val="22"/>
          <w:szCs w:val="22"/>
        </w:rPr>
        <w:tab/>
        <w:t>Termination of employment procedures.</w:t>
      </w:r>
    </w:p>
    <w:p w14:paraId="6D985B3A" w14:textId="77777777" w:rsidR="008C76C6" w:rsidRPr="001C26C7" w:rsidRDefault="008C76C6" w:rsidP="008C76C6">
      <w:pPr>
        <w:tabs>
          <w:tab w:val="left" w:pos="2160"/>
        </w:tabs>
        <w:spacing w:before="240"/>
        <w:ind w:left="720" w:hanging="360"/>
        <w:rPr>
          <w:sz w:val="22"/>
          <w:szCs w:val="22"/>
        </w:rPr>
      </w:pPr>
      <w:r w:rsidRPr="001C26C7">
        <w:rPr>
          <w:sz w:val="22"/>
          <w:szCs w:val="22"/>
        </w:rPr>
        <w:t>2.</w:t>
      </w:r>
      <w:r w:rsidRPr="001C26C7">
        <w:rPr>
          <w:sz w:val="22"/>
          <w:szCs w:val="22"/>
        </w:rPr>
        <w:tab/>
        <w:t xml:space="preserve">A copy of the personnel policy must be given to each staff member at the start of their employment, and written verification of receipt of the personnel policy must be maintained in each staff file. Within ten (10) calendar days of a change to a personnel policy, all staff members must be </w:t>
      </w:r>
      <w:proofErr w:type="gramStart"/>
      <w:r w:rsidRPr="001C26C7">
        <w:rPr>
          <w:sz w:val="22"/>
          <w:szCs w:val="22"/>
        </w:rPr>
        <w:t>provided</w:t>
      </w:r>
      <w:proofErr w:type="gramEnd"/>
      <w:r w:rsidRPr="001C26C7">
        <w:rPr>
          <w:sz w:val="22"/>
          <w:szCs w:val="22"/>
        </w:rPr>
        <w:t xml:space="preserve"> a copy of the changed policy and written verification of receipt must be maintained in each staff file.</w:t>
      </w:r>
    </w:p>
    <w:p w14:paraId="08F0A3A7" w14:textId="77777777" w:rsidR="008C76C6" w:rsidRPr="001C26C7" w:rsidRDefault="008C76C6" w:rsidP="008C76C6">
      <w:pPr>
        <w:tabs>
          <w:tab w:val="left" w:pos="450"/>
          <w:tab w:val="left" w:pos="1440"/>
          <w:tab w:val="left" w:pos="2160"/>
        </w:tabs>
        <w:spacing w:before="240"/>
        <w:ind w:left="360" w:hanging="360"/>
        <w:rPr>
          <w:sz w:val="22"/>
          <w:szCs w:val="22"/>
        </w:rPr>
      </w:pPr>
      <w:r w:rsidRPr="001C26C7">
        <w:rPr>
          <w:sz w:val="22"/>
          <w:szCs w:val="22"/>
        </w:rPr>
        <w:t>B.</w:t>
      </w:r>
      <w:r w:rsidRPr="001C26C7">
        <w:rPr>
          <w:sz w:val="22"/>
          <w:szCs w:val="22"/>
        </w:rPr>
        <w:tab/>
        <w:t>Orientation and Training</w:t>
      </w:r>
    </w:p>
    <w:p w14:paraId="12C30095" w14:textId="77777777" w:rsidR="008C76C6" w:rsidRPr="001C26C7" w:rsidRDefault="008C76C6" w:rsidP="008C76C6">
      <w:pPr>
        <w:tabs>
          <w:tab w:val="left" w:pos="720"/>
          <w:tab w:val="left" w:pos="1440"/>
          <w:tab w:val="left" w:pos="2160"/>
        </w:tabs>
        <w:spacing w:before="240"/>
        <w:ind w:left="720" w:hanging="360"/>
        <w:rPr>
          <w:sz w:val="22"/>
          <w:szCs w:val="22"/>
        </w:rPr>
      </w:pPr>
      <w:r w:rsidRPr="001C26C7">
        <w:rPr>
          <w:sz w:val="22"/>
          <w:szCs w:val="22"/>
        </w:rPr>
        <w:t>1.</w:t>
      </w:r>
      <w:r w:rsidRPr="001C26C7">
        <w:rPr>
          <w:sz w:val="22"/>
          <w:szCs w:val="22"/>
        </w:rPr>
        <w:tab/>
        <w:t>The facility must have a comprehensive written plan for the recruitment, retention, hiring, or certification, orientation, ongoing training, and professional development of staff.</w:t>
      </w:r>
    </w:p>
    <w:p w14:paraId="5DFA0F78" w14:textId="77777777" w:rsidR="008C76C6" w:rsidRPr="001C26C7" w:rsidRDefault="008C76C6" w:rsidP="008C76C6">
      <w:pPr>
        <w:tabs>
          <w:tab w:val="left" w:pos="720"/>
          <w:tab w:val="left" w:pos="1170"/>
          <w:tab w:val="left" w:pos="1530"/>
        </w:tabs>
        <w:spacing w:before="240"/>
        <w:ind w:left="1080" w:hanging="360"/>
        <w:rPr>
          <w:sz w:val="22"/>
          <w:szCs w:val="22"/>
        </w:rPr>
      </w:pPr>
      <w:r w:rsidRPr="001C26C7">
        <w:rPr>
          <w:sz w:val="22"/>
          <w:szCs w:val="22"/>
        </w:rPr>
        <w:t>a.</w:t>
      </w:r>
      <w:r w:rsidRPr="001C26C7">
        <w:rPr>
          <w:sz w:val="22"/>
          <w:szCs w:val="22"/>
        </w:rPr>
        <w:tab/>
        <w:t>The facility must have an introductory training and orientation program for all staff. This program must include orientation to emergency and safety procedures and the general and specific duties and responsibilities of the job. The introductory training and orientation training must be completed within thirty (30) days of hire. The orientation training must include the facility’s policy on required boundaries between staff members and the children/youth cared for or discharged from the facility.</w:t>
      </w:r>
    </w:p>
    <w:p w14:paraId="5D306966" w14:textId="77777777" w:rsidR="008C76C6" w:rsidRPr="001C26C7" w:rsidRDefault="008C76C6" w:rsidP="008C76C6">
      <w:pPr>
        <w:tabs>
          <w:tab w:val="left" w:pos="720"/>
          <w:tab w:val="left" w:pos="1440"/>
          <w:tab w:val="left" w:pos="2160"/>
        </w:tabs>
        <w:spacing w:before="240"/>
        <w:ind w:left="1800" w:hanging="360"/>
        <w:rPr>
          <w:sz w:val="22"/>
          <w:szCs w:val="22"/>
        </w:rPr>
      </w:pPr>
      <w:r w:rsidRPr="001C26C7">
        <w:rPr>
          <w:sz w:val="22"/>
          <w:szCs w:val="22"/>
        </w:rPr>
        <w:t>b.</w:t>
      </w:r>
      <w:r w:rsidRPr="001C26C7">
        <w:rPr>
          <w:sz w:val="22"/>
          <w:szCs w:val="22"/>
        </w:rPr>
        <w:tab/>
        <w:t>Such training must include all components outlined in Section 7.714.92.A.1.b.</w:t>
      </w:r>
    </w:p>
    <w:p w14:paraId="25486318" w14:textId="77777777" w:rsidR="008C76C6" w:rsidRPr="001C26C7" w:rsidRDefault="008C76C6" w:rsidP="008C76C6">
      <w:pPr>
        <w:tabs>
          <w:tab w:val="left" w:pos="360"/>
          <w:tab w:val="left" w:pos="450"/>
          <w:tab w:val="left" w:pos="1440"/>
          <w:tab w:val="left" w:pos="2160"/>
        </w:tabs>
        <w:spacing w:before="240"/>
        <w:ind w:left="360" w:hanging="360"/>
        <w:rPr>
          <w:sz w:val="22"/>
          <w:szCs w:val="22"/>
        </w:rPr>
      </w:pPr>
      <w:r w:rsidRPr="001C26C7">
        <w:rPr>
          <w:sz w:val="22"/>
          <w:szCs w:val="22"/>
        </w:rPr>
        <w:lastRenderedPageBreak/>
        <w:t>C.</w:t>
      </w:r>
      <w:r w:rsidRPr="001C26C7">
        <w:rPr>
          <w:sz w:val="22"/>
          <w:szCs w:val="22"/>
        </w:rPr>
        <w:tab/>
        <w:t>Qualified residential treatment programs must develop and adhere to policies and procedures for supervision of clinical professionals that address the requirements outlined in Section 7.705.206.B.</w:t>
      </w:r>
    </w:p>
    <w:p w14:paraId="650E5EEB" w14:textId="77777777" w:rsidR="008C76C6" w:rsidRPr="001C26C7" w:rsidRDefault="008C76C6" w:rsidP="008C76C6">
      <w:pPr>
        <w:tabs>
          <w:tab w:val="left" w:pos="360"/>
          <w:tab w:val="left" w:pos="450"/>
          <w:tab w:val="left" w:pos="1440"/>
          <w:tab w:val="left" w:pos="2160"/>
        </w:tabs>
        <w:spacing w:before="240"/>
        <w:ind w:left="360" w:hanging="360"/>
        <w:rPr>
          <w:sz w:val="22"/>
          <w:szCs w:val="22"/>
        </w:rPr>
      </w:pPr>
      <w:r w:rsidRPr="001C26C7">
        <w:rPr>
          <w:sz w:val="22"/>
          <w:szCs w:val="22"/>
        </w:rPr>
        <w:t>D.</w:t>
      </w:r>
      <w:r w:rsidRPr="001C26C7">
        <w:rPr>
          <w:sz w:val="22"/>
          <w:szCs w:val="22"/>
        </w:rPr>
        <w:tab/>
        <w:t>Qualified residential treatment programs must have a written policy on how the program staff will facilitate family engagement and participation in the child’s/youth’s treatment and follow requirements outlined in Section 7.705.207.A.</w:t>
      </w:r>
    </w:p>
    <w:p w14:paraId="735C36FC" w14:textId="77777777" w:rsidR="008C76C6" w:rsidRPr="004F347F" w:rsidRDefault="008C76C6" w:rsidP="008C76C6">
      <w:pPr>
        <w:tabs>
          <w:tab w:val="left" w:pos="720"/>
          <w:tab w:val="left" w:pos="2160"/>
        </w:tabs>
        <w:spacing w:before="240"/>
        <w:ind w:left="360" w:hanging="360"/>
        <w:rPr>
          <w:ins w:id="25" w:author="Jeannie M. Berzinskas" w:date="2026-09-16T11:07:00Z" w16du:dateUtc="2026-09-16T17:07:00Z"/>
          <w:sz w:val="22"/>
          <w:szCs w:val="22"/>
        </w:rPr>
      </w:pPr>
      <w:ins w:id="26" w:author="Jeannie M. Berzinskas" w:date="2026-09-16T11:07:00Z" w16du:dateUtc="2026-09-16T17:07:00Z">
        <w:r w:rsidRPr="004F347F">
          <w:rPr>
            <w:sz w:val="22"/>
            <w:szCs w:val="22"/>
          </w:rPr>
          <w:t>E.</w:t>
        </w:r>
        <w:r w:rsidRPr="004F347F">
          <w:rPr>
            <w:sz w:val="22"/>
            <w:szCs w:val="22"/>
          </w:rPr>
          <w:tab/>
          <w:t xml:space="preserve">The state-owned psychiatric residential treatment facility must have a written policy for admissions into the facility in alignment with </w:t>
        </w:r>
        <w:r>
          <w:rPr>
            <w:sz w:val="22"/>
            <w:szCs w:val="22"/>
          </w:rPr>
          <w:t>S</w:t>
        </w:r>
        <w:r w:rsidRPr="004F347F">
          <w:rPr>
            <w:sz w:val="22"/>
            <w:szCs w:val="22"/>
          </w:rPr>
          <w:t xml:space="preserve">ection 7.714.2.b and </w:t>
        </w:r>
        <w:r>
          <w:rPr>
            <w:sz w:val="22"/>
            <w:szCs w:val="22"/>
          </w:rPr>
          <w:t>S</w:t>
        </w:r>
        <w:r w:rsidRPr="004F347F">
          <w:rPr>
            <w:sz w:val="22"/>
            <w:szCs w:val="22"/>
          </w:rPr>
          <w:t>ection 7.714.21.h.</w:t>
        </w:r>
      </w:ins>
    </w:p>
    <w:p w14:paraId="33B644AE" w14:textId="77777777" w:rsidR="008C76C6" w:rsidRPr="001C26C7" w:rsidRDefault="008C76C6" w:rsidP="008C76C6">
      <w:pPr>
        <w:tabs>
          <w:tab w:val="left" w:pos="720"/>
          <w:tab w:val="left" w:pos="1440"/>
          <w:tab w:val="left" w:pos="2160"/>
        </w:tabs>
        <w:ind w:left="720"/>
        <w:rPr>
          <w:color w:val="FF0000"/>
          <w:sz w:val="22"/>
          <w:szCs w:val="22"/>
        </w:rPr>
      </w:pPr>
    </w:p>
    <w:p w14:paraId="727586AC" w14:textId="77777777" w:rsidR="008C76C6" w:rsidRPr="001C26C7" w:rsidRDefault="008C76C6" w:rsidP="008C76C6">
      <w:pPr>
        <w:spacing w:after="200" w:line="276" w:lineRule="auto"/>
        <w:rPr>
          <w:b/>
          <w:bCs/>
          <w:sz w:val="22"/>
          <w:szCs w:val="22"/>
        </w:rPr>
      </w:pPr>
      <w:r w:rsidRPr="001C26C7">
        <w:rPr>
          <w:b/>
          <w:bCs/>
          <w:sz w:val="22"/>
          <w:szCs w:val="22"/>
        </w:rPr>
        <w:t xml:space="preserve">7.705.100 </w:t>
      </w:r>
      <w:r w:rsidRPr="001C26C7">
        <w:rPr>
          <w:b/>
          <w:bCs/>
          <w:sz w:val="22"/>
          <w:szCs w:val="22"/>
        </w:rPr>
        <w:tab/>
        <w:t>REQUIREMENTS OF A PSYCHIATRIC RESIDENTIAL TREATMENT FACILITY (PRTF)</w:t>
      </w:r>
    </w:p>
    <w:p w14:paraId="21BC6EEB" w14:textId="77777777" w:rsidR="008C76C6" w:rsidRPr="001C26C7" w:rsidRDefault="008C76C6" w:rsidP="008C76C6">
      <w:pPr>
        <w:spacing w:after="200" w:line="276" w:lineRule="auto"/>
        <w:rPr>
          <w:sz w:val="22"/>
          <w:szCs w:val="22"/>
        </w:rPr>
      </w:pPr>
      <w:r w:rsidRPr="001C26C7">
        <w:rPr>
          <w:sz w:val="22"/>
          <w:szCs w:val="22"/>
        </w:rPr>
        <w:t>Psychiatric Residential Treatment Facility (PRTF) services are a Medicaid benefit statewide when provided in accordance with the provisions of the following sections.</w:t>
      </w:r>
    </w:p>
    <w:p w14:paraId="54F7FFB7" w14:textId="77777777" w:rsidR="008C76C6" w:rsidRPr="001C26C7" w:rsidRDefault="008C76C6" w:rsidP="008C76C6">
      <w:pPr>
        <w:spacing w:after="200" w:line="276" w:lineRule="auto"/>
        <w:rPr>
          <w:b/>
          <w:bCs/>
          <w:sz w:val="22"/>
          <w:szCs w:val="22"/>
        </w:rPr>
      </w:pPr>
      <w:r w:rsidRPr="001C26C7">
        <w:rPr>
          <w:b/>
          <w:bCs/>
          <w:sz w:val="22"/>
          <w:szCs w:val="22"/>
        </w:rPr>
        <w:t xml:space="preserve">7.705.101 </w:t>
      </w:r>
      <w:r w:rsidRPr="001C26C7">
        <w:rPr>
          <w:b/>
          <w:bCs/>
          <w:sz w:val="22"/>
          <w:szCs w:val="22"/>
        </w:rPr>
        <w:tab/>
        <w:t>Applicability of Rules</w:t>
      </w:r>
    </w:p>
    <w:p w14:paraId="491A0139" w14:textId="77777777" w:rsidR="008C76C6" w:rsidRPr="001C26C7" w:rsidRDefault="008C76C6" w:rsidP="008C76C6">
      <w:pPr>
        <w:spacing w:after="200" w:line="276" w:lineRule="auto"/>
        <w:ind w:left="360" w:hanging="360"/>
        <w:rPr>
          <w:color w:val="FF0000"/>
          <w:sz w:val="22"/>
          <w:szCs w:val="22"/>
        </w:rPr>
      </w:pPr>
      <w:r w:rsidRPr="001C26C7">
        <w:rPr>
          <w:sz w:val="22"/>
          <w:szCs w:val="22"/>
        </w:rPr>
        <w:t xml:space="preserve">A. </w:t>
      </w:r>
      <w:r w:rsidRPr="001C26C7">
        <w:rPr>
          <w:sz w:val="22"/>
          <w:szCs w:val="22"/>
        </w:rPr>
        <w:tab/>
        <w:t xml:space="preserve">"Psychiatric residential treatment facility (PRTF)" pursuant to Section 25.5-4-103(19.5), C.R.S., means a facility that is licensed as a residential child care facility, as defined in Section 26-6-903, C.R.S., that is not a hospital, and that provides inpatient psychiatric services for individuals who are less than twenty-one (21) years of age under the direction of a physician licensed pursuant to </w:t>
      </w:r>
      <w:r>
        <w:rPr>
          <w:sz w:val="22"/>
          <w:szCs w:val="22"/>
        </w:rPr>
        <w:t>A</w:t>
      </w:r>
      <w:r w:rsidRPr="001C26C7">
        <w:rPr>
          <w:sz w:val="22"/>
          <w:szCs w:val="22"/>
        </w:rPr>
        <w:t xml:space="preserve">rticle 240 of </w:t>
      </w:r>
      <w:r>
        <w:rPr>
          <w:sz w:val="22"/>
          <w:szCs w:val="22"/>
        </w:rPr>
        <w:t>T</w:t>
      </w:r>
      <w:r w:rsidRPr="001C26C7">
        <w:rPr>
          <w:sz w:val="22"/>
          <w:szCs w:val="22"/>
        </w:rPr>
        <w:t xml:space="preserve">itle 12, and that meets any other requirement established by the State Board. </w:t>
      </w:r>
      <w:ins w:id="27" w:author="Jeannie M. Berzinskas" w:date="2026-09-16T11:10:00Z" w16du:dateUtc="2026-09-16T17:10:00Z">
        <w:r w:rsidRPr="00A96D69">
          <w:rPr>
            <w:sz w:val="22"/>
            <w:szCs w:val="22"/>
          </w:rPr>
          <w:t>“Psychiatric residential treatment facility” includes a state-owned psychiatric residential treatment facility as defined in Section 26-6-903, C.R.S.</w:t>
        </w:r>
      </w:ins>
    </w:p>
    <w:p w14:paraId="05ADB736" w14:textId="77777777" w:rsidR="008C76C6" w:rsidRPr="001C26C7" w:rsidRDefault="008C76C6" w:rsidP="008C76C6">
      <w:pPr>
        <w:spacing w:after="200" w:line="276" w:lineRule="auto"/>
        <w:ind w:left="360" w:hanging="360"/>
        <w:rPr>
          <w:sz w:val="22"/>
          <w:szCs w:val="22"/>
        </w:rPr>
      </w:pPr>
      <w:r w:rsidRPr="001C26C7">
        <w:rPr>
          <w:sz w:val="22"/>
          <w:szCs w:val="22"/>
        </w:rPr>
        <w:t>B</w:t>
      </w:r>
      <w:proofErr w:type="gramStart"/>
      <w:r w:rsidRPr="001C26C7">
        <w:rPr>
          <w:sz w:val="22"/>
          <w:szCs w:val="22"/>
        </w:rPr>
        <w:t xml:space="preserve">. </w:t>
      </w:r>
      <w:r w:rsidRPr="001C26C7">
        <w:rPr>
          <w:sz w:val="22"/>
          <w:szCs w:val="22"/>
        </w:rPr>
        <w:tab/>
        <w:t>These</w:t>
      </w:r>
      <w:proofErr w:type="gramEnd"/>
      <w:r w:rsidRPr="001C26C7">
        <w:rPr>
          <w:sz w:val="22"/>
          <w:szCs w:val="22"/>
        </w:rPr>
        <w:t xml:space="preserve"> rules are specifically for psychiatric residential treatment facilities. A psychiatric residential treatment facility must maintain a license as a residential </w:t>
      </w:r>
      <w:proofErr w:type="gramStart"/>
      <w:r w:rsidRPr="001C26C7">
        <w:rPr>
          <w:sz w:val="22"/>
          <w:szCs w:val="22"/>
        </w:rPr>
        <w:t>child care</w:t>
      </w:r>
      <w:proofErr w:type="gramEnd"/>
      <w:r w:rsidRPr="001C26C7">
        <w:rPr>
          <w:sz w:val="22"/>
          <w:szCs w:val="22"/>
        </w:rPr>
        <w:t xml:space="preserve"> facility and comply with the Rules Regulating Residential Child Care Facilities in Sections 7.705 through 7.705.63, the General Rules for Child Care Facilities in Section 7.701, the Quality Standards for Twenty-Four (24) Hour Care for Children and Youth in Section 7.714, and the Rules Regulating Special Activities in Section 7.719. However, if there is a conflict between those rules and these psychiatric residential treatment facility rules, these rules shall apply.</w:t>
      </w:r>
    </w:p>
    <w:p w14:paraId="745A3B60" w14:textId="77777777" w:rsidR="008C76C6" w:rsidRPr="001C26C7" w:rsidRDefault="008C76C6" w:rsidP="008C76C6">
      <w:pPr>
        <w:spacing w:after="200" w:line="276" w:lineRule="auto"/>
        <w:ind w:left="360" w:hanging="360"/>
        <w:rPr>
          <w:sz w:val="22"/>
          <w:szCs w:val="22"/>
        </w:rPr>
      </w:pPr>
      <w:r w:rsidRPr="001C26C7">
        <w:rPr>
          <w:sz w:val="22"/>
          <w:szCs w:val="22"/>
        </w:rPr>
        <w:t>C</w:t>
      </w:r>
      <w:proofErr w:type="gramStart"/>
      <w:r w:rsidRPr="001C26C7">
        <w:rPr>
          <w:sz w:val="22"/>
          <w:szCs w:val="22"/>
        </w:rPr>
        <w:t xml:space="preserve">. </w:t>
      </w:r>
      <w:r w:rsidRPr="001C26C7">
        <w:rPr>
          <w:sz w:val="22"/>
          <w:szCs w:val="22"/>
        </w:rPr>
        <w:tab/>
        <w:t>A</w:t>
      </w:r>
      <w:proofErr w:type="gramEnd"/>
      <w:r w:rsidRPr="001C26C7">
        <w:rPr>
          <w:sz w:val="22"/>
          <w:szCs w:val="22"/>
        </w:rPr>
        <w:t xml:space="preserve"> PRTF shall comply with all rules promulgated by the Medical Services Board in the Colorado Department of Health Care Policy and Financing for clients of Psychiatric Residential Treatment Facilities (10 CCR 2505-10 Sections 8.765.1 through 8.765.12 and Section 8.765.2) (2024), which are hereby incorporated by reference. No later editions or amendments are incorporated. These regulations are available for public inspection and copying at the Colorado Department of Human Services, 1575 Sherman Street, Denver, Colorado 80203 during regular business hours. These statutes and regulations are also available at no cost through the state’s website at https://www.sos.state.co.us/ccr/generaterulepdf.do?ruleversionid=6329&amp;filename=10%20ccr%202505-10%208.000.</w:t>
      </w:r>
    </w:p>
    <w:p w14:paraId="44A4CAE2" w14:textId="77777777" w:rsidR="008C76C6" w:rsidRPr="001C26C7" w:rsidRDefault="008C76C6" w:rsidP="008C76C6">
      <w:pPr>
        <w:spacing w:after="200" w:line="276" w:lineRule="auto"/>
        <w:ind w:left="720" w:hanging="720"/>
        <w:rPr>
          <w:sz w:val="22"/>
          <w:szCs w:val="22"/>
        </w:rPr>
      </w:pPr>
      <w:r w:rsidRPr="001C26C7">
        <w:rPr>
          <w:sz w:val="22"/>
          <w:szCs w:val="22"/>
        </w:rPr>
        <w:t xml:space="preserve">D. </w:t>
      </w:r>
      <w:proofErr w:type="gramStart"/>
      <w:r w:rsidRPr="001C26C7">
        <w:rPr>
          <w:sz w:val="22"/>
          <w:szCs w:val="22"/>
        </w:rPr>
        <w:tab/>
        <w:t>A PRTF</w:t>
      </w:r>
      <w:proofErr w:type="gramEnd"/>
      <w:r w:rsidRPr="001C26C7">
        <w:rPr>
          <w:sz w:val="22"/>
          <w:szCs w:val="22"/>
        </w:rPr>
        <w:t xml:space="preserve"> shall comply with all Conditions of Participation required by the Centers for Medicaid and Medicare Services (CMS) and regulated by the Colorado Department of </w:t>
      </w:r>
      <w:r w:rsidRPr="001C26C7">
        <w:rPr>
          <w:sz w:val="22"/>
          <w:szCs w:val="22"/>
        </w:rPr>
        <w:lastRenderedPageBreak/>
        <w:t>Public Health and Environment (CDPHE). A PRTF shall comply with 42 C.F.R. Section 483.350 through 376, Subpart G (2025) for the Use of Restraint or Seclusion in Psychiatric Residential Treatment Facilities Providing Inpatient Psychiatric Services for Individuals Under Age Twenty-One (21), and 42 C.F.R. Section 441.151-184 (2025), General Requirements for Psychiatric Residential Treatment Facilities, which are hereby incorporated by reference. No later editions or amendments are incorporated. These statutes and regulations are available for public inspection and copying at the Colorado Department of Human Services, 1575 Sherman Street, Denver, Colorado 80203 during regular business hours. These statutes and regulations are also available at no cost through the CMS website at https://www.ecfr.gov/current/title-42/chapter-iv/subchapter-g/part-483/subpart-g. The facility shall be designated by the Department to provide such services using the state-prescribed designation methods.</w:t>
      </w:r>
    </w:p>
    <w:p w14:paraId="0108276F" w14:textId="77777777" w:rsidR="008C76C6" w:rsidRPr="001C26C7" w:rsidRDefault="008C76C6" w:rsidP="008C76C6">
      <w:pPr>
        <w:tabs>
          <w:tab w:val="left" w:pos="720"/>
        </w:tabs>
        <w:spacing w:after="200" w:line="276" w:lineRule="auto"/>
        <w:ind w:left="720" w:hanging="720"/>
        <w:rPr>
          <w:b/>
          <w:bCs/>
          <w:sz w:val="22"/>
          <w:szCs w:val="22"/>
        </w:rPr>
      </w:pPr>
      <w:r w:rsidRPr="001C26C7">
        <w:rPr>
          <w:b/>
          <w:bCs/>
          <w:sz w:val="22"/>
          <w:szCs w:val="22"/>
        </w:rPr>
        <w:t xml:space="preserve">7.714 </w:t>
      </w:r>
      <w:r w:rsidRPr="001C26C7">
        <w:rPr>
          <w:b/>
          <w:bCs/>
          <w:sz w:val="22"/>
          <w:szCs w:val="22"/>
        </w:rPr>
        <w:tab/>
        <w:t>QUALITY STANDARDS FOR TWENTY–FOUR (24)-HOUR CARE FOR CHILDREN AND YOUTH</w:t>
      </w:r>
    </w:p>
    <w:p w14:paraId="30DD6CF2" w14:textId="77777777" w:rsidR="008C76C6" w:rsidRPr="001C26C7" w:rsidRDefault="008C76C6" w:rsidP="008C76C6">
      <w:pPr>
        <w:spacing w:after="200" w:line="276" w:lineRule="auto"/>
        <w:rPr>
          <w:sz w:val="22"/>
          <w:szCs w:val="22"/>
        </w:rPr>
      </w:pPr>
      <w:r w:rsidRPr="001C26C7">
        <w:rPr>
          <w:sz w:val="22"/>
          <w:szCs w:val="22"/>
        </w:rPr>
        <w:t xml:space="preserve">All rules in Section 7.714 will be known and hereinafter referred to as the Quality Standards for Twenty-Four (24)-Hour Care for Children and Youth and will apply to all applicants and licensees subject to licensing as a specialized group facility, a child placement agency (CPA) or county that certifies specialized group facilities, or a residential </w:t>
      </w:r>
      <w:proofErr w:type="gramStart"/>
      <w:r w:rsidRPr="001C26C7">
        <w:rPr>
          <w:sz w:val="22"/>
          <w:szCs w:val="22"/>
        </w:rPr>
        <w:t>child care</w:t>
      </w:r>
      <w:proofErr w:type="gramEnd"/>
      <w:r w:rsidRPr="001C26C7">
        <w:rPr>
          <w:sz w:val="22"/>
          <w:szCs w:val="22"/>
        </w:rPr>
        <w:t xml:space="preserve"> facility (RCCF), including facilities operating under a RCCF license. Facilities operating under a RCCF license </w:t>
      </w:r>
      <w:proofErr w:type="gramStart"/>
      <w:r w:rsidRPr="001C26C7">
        <w:rPr>
          <w:sz w:val="22"/>
          <w:szCs w:val="22"/>
        </w:rPr>
        <w:t>include:</w:t>
      </w:r>
      <w:proofErr w:type="gramEnd"/>
      <w:r w:rsidRPr="001C26C7">
        <w:rPr>
          <w:sz w:val="22"/>
          <w:szCs w:val="22"/>
        </w:rPr>
        <w:t xml:space="preserve"> qualified residential treatment programs (QRTP), psychiatric residential treatment facilities (PRTF), </w:t>
      </w:r>
      <w:ins w:id="28" w:author="Jeannie M. Berzinskas" w:date="2026-09-16T11:11:00Z" w16du:dateUtc="2026-09-16T17:11:00Z">
        <w:r w:rsidRPr="00A96D69">
          <w:rPr>
            <w:sz w:val="22"/>
            <w:szCs w:val="22"/>
          </w:rPr>
          <w:t xml:space="preserve">the state-owned psychiatric residential treatment facility, </w:t>
        </w:r>
      </w:ins>
      <w:r w:rsidRPr="001C26C7">
        <w:rPr>
          <w:sz w:val="22"/>
          <w:szCs w:val="22"/>
        </w:rPr>
        <w:t>shelter care service programs, and runaway and homeless youth shelter care facilities. Secure residential treatment centers (SRTC) must comply with rules for physical restraint found in Section 7.713.24.B and Sections 7.714.53 through 7.714.536. Day treatment centers must comply with applicable rules for physical restraint found in Sections 7.706.17 and 7.714.53 through 7.714.536.</w:t>
      </w:r>
    </w:p>
    <w:p w14:paraId="39A94C6B" w14:textId="77777777" w:rsidR="008C76C6" w:rsidRPr="001C26C7" w:rsidRDefault="008C76C6" w:rsidP="008C76C6">
      <w:pPr>
        <w:spacing w:after="200" w:line="276" w:lineRule="auto"/>
        <w:ind w:left="720" w:hanging="720"/>
        <w:rPr>
          <w:b/>
          <w:bCs/>
          <w:sz w:val="22"/>
          <w:szCs w:val="22"/>
        </w:rPr>
      </w:pPr>
      <w:r w:rsidRPr="001C26C7">
        <w:rPr>
          <w:b/>
          <w:bCs/>
          <w:sz w:val="22"/>
          <w:szCs w:val="22"/>
        </w:rPr>
        <w:t xml:space="preserve">7.714.2 </w:t>
      </w:r>
      <w:r w:rsidRPr="001C26C7">
        <w:rPr>
          <w:b/>
          <w:bCs/>
          <w:sz w:val="22"/>
          <w:szCs w:val="22"/>
        </w:rPr>
        <w:tab/>
        <w:t>GENERAL REQUIREMENTS FOR ADMISSION</w:t>
      </w:r>
    </w:p>
    <w:p w14:paraId="2EE5754F" w14:textId="77777777" w:rsidR="008C76C6" w:rsidRPr="001C26C7" w:rsidRDefault="008C76C6" w:rsidP="008C76C6">
      <w:pPr>
        <w:spacing w:after="200" w:line="276" w:lineRule="auto"/>
        <w:ind w:left="360" w:hanging="360"/>
        <w:rPr>
          <w:sz w:val="22"/>
          <w:szCs w:val="22"/>
        </w:rPr>
      </w:pPr>
      <w:r w:rsidRPr="001C26C7">
        <w:rPr>
          <w:sz w:val="22"/>
          <w:szCs w:val="22"/>
        </w:rPr>
        <w:t>A</w:t>
      </w:r>
      <w:proofErr w:type="gramStart"/>
      <w:r w:rsidRPr="001C26C7">
        <w:rPr>
          <w:sz w:val="22"/>
          <w:szCs w:val="22"/>
        </w:rPr>
        <w:t xml:space="preserve">. </w:t>
      </w:r>
      <w:r w:rsidRPr="001C26C7">
        <w:rPr>
          <w:sz w:val="22"/>
          <w:szCs w:val="22"/>
        </w:rPr>
        <w:tab/>
        <w:t>Admission</w:t>
      </w:r>
      <w:proofErr w:type="gramEnd"/>
      <w:r w:rsidRPr="001C26C7">
        <w:rPr>
          <w:sz w:val="22"/>
          <w:szCs w:val="22"/>
        </w:rPr>
        <w:t xml:space="preserve"> of a child/youth shall be in keeping with the stated purpose of the facility. Admission must be limited to those children/youth for whom the facility is qualified and licensed to care for. Care must be provided in a manner consistent with the child/youth rights outlined in Sections 7.714.31 through 7.714.32 and in the least-restrictive, most appropriate setting </w:t>
      </w:r>
      <w:proofErr w:type="gramStart"/>
      <w:r w:rsidRPr="001C26C7">
        <w:rPr>
          <w:sz w:val="22"/>
          <w:szCs w:val="22"/>
        </w:rPr>
        <w:t>in order to</w:t>
      </w:r>
      <w:proofErr w:type="gramEnd"/>
      <w:r w:rsidRPr="001C26C7">
        <w:rPr>
          <w:sz w:val="22"/>
          <w:szCs w:val="22"/>
        </w:rPr>
        <w:t xml:space="preserve"> meet the individualized child's/youth’s needs. Additionally, for children/youth in foster care or participating in the foster youth in transition program, care must be provided in a manner consistent with the child/youth rights outlined in Section 19-7-101(2), C.R.S. and Sections 7.714.33 through 7.714.34 and in the least-restrictive, most appropriate setting in order to meet the individualized child’s/youth’s needs. A facility that accepts youth in foster care or participating in a foster care transition program who are eighteen (18) years of age and older but under twenty-one (21) years of age must have a written policy to address how the facility will ensure the youth’s adult rights and duties will be accommodated, including, but not limited to, registering to vote and registering for selective service, in addition to their rights as identified in Section 7.714.33.</w:t>
      </w:r>
    </w:p>
    <w:p w14:paraId="33D21DFC" w14:textId="2708E112" w:rsidR="008C76C6" w:rsidRPr="00A96D69" w:rsidRDefault="008C76C6" w:rsidP="008C76C6">
      <w:pPr>
        <w:spacing w:after="200" w:line="276" w:lineRule="auto"/>
        <w:ind w:left="360" w:hanging="360"/>
        <w:rPr>
          <w:sz w:val="22"/>
          <w:szCs w:val="22"/>
        </w:rPr>
      </w:pPr>
      <w:ins w:id="29" w:author="Jeannie M. Berzinskas" w:date="2026-09-16T11:12:00Z" w16du:dateUtc="2026-09-16T17:12:00Z">
        <w:r w:rsidRPr="00A96D69">
          <w:rPr>
            <w:sz w:val="22"/>
            <w:szCs w:val="22"/>
          </w:rPr>
          <w:t>B.</w:t>
        </w:r>
        <w:r w:rsidRPr="00A96D69">
          <w:rPr>
            <w:sz w:val="22"/>
            <w:szCs w:val="22"/>
          </w:rPr>
          <w:tab/>
          <w:t xml:space="preserve">Admission of a child/youth to the state-owned psychiatric residential treatment facility shall be in keeping with the stated purpose of the facility. Admission must be limited to those children/youth who meet medical necessity determinations to be admitted into a </w:t>
        </w:r>
      </w:ins>
      <w:r w:rsidR="00F343DD">
        <w:rPr>
          <w:color w:val="C00000"/>
          <w:sz w:val="22"/>
          <w:szCs w:val="22"/>
          <w:u w:val="single"/>
        </w:rPr>
        <w:t>PRTF</w:t>
      </w:r>
      <w:r w:rsidRPr="00A96D69">
        <w:rPr>
          <w:sz w:val="22"/>
          <w:szCs w:val="22"/>
        </w:rPr>
        <w:t xml:space="preserve">. </w:t>
      </w:r>
      <w:r w:rsidRPr="00A96D69">
        <w:rPr>
          <w:sz w:val="22"/>
          <w:szCs w:val="22"/>
        </w:rPr>
        <w:lastRenderedPageBreak/>
        <w:t xml:space="preserve">Children/youth committed to the custody of the division of youth services shall not be admitted to the state-owned psychiatric residential treatment facility. </w:t>
      </w:r>
    </w:p>
    <w:p w14:paraId="1ED50E90" w14:textId="77777777" w:rsidR="008C76C6" w:rsidRPr="001C26C7" w:rsidRDefault="008C76C6" w:rsidP="008C76C6">
      <w:pPr>
        <w:spacing w:after="200" w:line="276" w:lineRule="auto"/>
        <w:rPr>
          <w:b/>
          <w:bCs/>
          <w:sz w:val="22"/>
          <w:szCs w:val="22"/>
        </w:rPr>
      </w:pPr>
      <w:r w:rsidRPr="001C26C7">
        <w:rPr>
          <w:b/>
          <w:bCs/>
          <w:sz w:val="22"/>
          <w:szCs w:val="22"/>
        </w:rPr>
        <w:t xml:space="preserve">7.714.21 </w:t>
      </w:r>
      <w:r w:rsidRPr="001C26C7">
        <w:rPr>
          <w:b/>
          <w:bCs/>
          <w:sz w:val="22"/>
          <w:szCs w:val="22"/>
        </w:rPr>
        <w:tab/>
        <w:t>Admission Procedures</w:t>
      </w:r>
    </w:p>
    <w:p w14:paraId="6E9C5EC3" w14:textId="6AA73145" w:rsidR="008C76C6" w:rsidRPr="001C26C7" w:rsidRDefault="008C76C6" w:rsidP="008C76C6">
      <w:pPr>
        <w:spacing w:after="200" w:line="276" w:lineRule="auto"/>
        <w:rPr>
          <w:sz w:val="22"/>
          <w:szCs w:val="22"/>
        </w:rPr>
      </w:pPr>
      <w:r w:rsidRPr="001C26C7">
        <w:rPr>
          <w:sz w:val="22"/>
          <w:szCs w:val="22"/>
        </w:rPr>
        <w:t xml:space="preserve">Each facility must develop and adhere to written admission procedures. </w:t>
      </w:r>
      <w:r w:rsidR="00F343DD">
        <w:rPr>
          <w:color w:val="000000" w:themeColor="text1"/>
          <w:sz w:val="22"/>
          <w:szCs w:val="22"/>
        </w:rPr>
        <w:t>S</w:t>
      </w:r>
      <w:r w:rsidRPr="001C26C7">
        <w:rPr>
          <w:sz w:val="22"/>
          <w:szCs w:val="22"/>
        </w:rPr>
        <w:t>uch procedures must be provided to the referring agencies and parent(s) and/or guardian(s) of the child/youth referred for placement. Procedures must include:</w:t>
      </w:r>
    </w:p>
    <w:p w14:paraId="7FEC3E5F" w14:textId="77777777" w:rsidR="008C76C6" w:rsidRPr="001C26C7" w:rsidRDefault="008C76C6" w:rsidP="008C76C6">
      <w:pPr>
        <w:spacing w:after="200" w:line="276" w:lineRule="auto"/>
        <w:ind w:left="360" w:hanging="360"/>
        <w:rPr>
          <w:sz w:val="22"/>
          <w:szCs w:val="22"/>
        </w:rPr>
      </w:pPr>
      <w:r w:rsidRPr="001C26C7">
        <w:rPr>
          <w:sz w:val="22"/>
          <w:szCs w:val="22"/>
        </w:rPr>
        <w:t>A</w:t>
      </w:r>
      <w:proofErr w:type="gramStart"/>
      <w:r w:rsidRPr="001C26C7">
        <w:rPr>
          <w:sz w:val="22"/>
          <w:szCs w:val="22"/>
        </w:rPr>
        <w:t xml:space="preserve">. </w:t>
      </w:r>
      <w:r w:rsidRPr="001C26C7">
        <w:rPr>
          <w:sz w:val="22"/>
          <w:szCs w:val="22"/>
        </w:rPr>
        <w:tab/>
        <w:t>The</w:t>
      </w:r>
      <w:proofErr w:type="gramEnd"/>
      <w:r w:rsidRPr="001C26C7">
        <w:rPr>
          <w:sz w:val="22"/>
          <w:szCs w:val="22"/>
        </w:rPr>
        <w:t xml:space="preserve"> written description of the program, as stated in Section 7.714.A.</w:t>
      </w:r>
    </w:p>
    <w:p w14:paraId="2521B322" w14:textId="77777777" w:rsidR="008C76C6" w:rsidRPr="001C26C7" w:rsidRDefault="008C76C6" w:rsidP="008C76C6">
      <w:pPr>
        <w:spacing w:after="200" w:line="276" w:lineRule="auto"/>
        <w:ind w:left="360" w:hanging="360"/>
        <w:rPr>
          <w:sz w:val="22"/>
          <w:szCs w:val="22"/>
        </w:rPr>
      </w:pPr>
      <w:r w:rsidRPr="001C26C7">
        <w:rPr>
          <w:sz w:val="22"/>
          <w:szCs w:val="22"/>
        </w:rPr>
        <w:t>B</w:t>
      </w:r>
      <w:proofErr w:type="gramStart"/>
      <w:r w:rsidRPr="001C26C7">
        <w:rPr>
          <w:sz w:val="22"/>
          <w:szCs w:val="22"/>
        </w:rPr>
        <w:t xml:space="preserve">. </w:t>
      </w:r>
      <w:r w:rsidRPr="001C26C7">
        <w:rPr>
          <w:sz w:val="22"/>
          <w:szCs w:val="22"/>
        </w:rPr>
        <w:tab/>
        <w:t>The</w:t>
      </w:r>
      <w:proofErr w:type="gramEnd"/>
      <w:r w:rsidRPr="001C26C7">
        <w:rPr>
          <w:sz w:val="22"/>
          <w:szCs w:val="22"/>
        </w:rPr>
        <w:t xml:space="preserve"> facility may only accept a child/youth into care after receiving all necessary information from the referral source, to include:</w:t>
      </w:r>
    </w:p>
    <w:p w14:paraId="18E1D321" w14:textId="77777777" w:rsidR="008C76C6" w:rsidRPr="001C26C7" w:rsidRDefault="008C76C6" w:rsidP="008C76C6">
      <w:pPr>
        <w:spacing w:after="200" w:line="276" w:lineRule="auto"/>
        <w:ind w:left="720" w:hanging="360"/>
        <w:rPr>
          <w:sz w:val="22"/>
          <w:szCs w:val="22"/>
        </w:rPr>
      </w:pPr>
      <w:r w:rsidRPr="001C26C7">
        <w:rPr>
          <w:sz w:val="22"/>
          <w:szCs w:val="22"/>
        </w:rPr>
        <w:t xml:space="preserve">1. </w:t>
      </w:r>
      <w:r w:rsidRPr="001C26C7">
        <w:rPr>
          <w:sz w:val="22"/>
          <w:szCs w:val="22"/>
        </w:rPr>
        <w:tab/>
        <w:t>The name, date of birth, sex assigned at birth, gender identity, and physical description of the child/youth;</w:t>
      </w:r>
    </w:p>
    <w:p w14:paraId="2A6D602C" w14:textId="77777777" w:rsidR="008C76C6" w:rsidRPr="001C26C7" w:rsidRDefault="008C76C6" w:rsidP="008C76C6">
      <w:pPr>
        <w:spacing w:after="200" w:line="276" w:lineRule="auto"/>
        <w:ind w:left="720" w:hanging="360"/>
        <w:rPr>
          <w:sz w:val="22"/>
          <w:szCs w:val="22"/>
        </w:rPr>
      </w:pPr>
      <w:r w:rsidRPr="001C26C7">
        <w:rPr>
          <w:sz w:val="22"/>
          <w:szCs w:val="22"/>
        </w:rPr>
        <w:t>2</w:t>
      </w:r>
      <w:proofErr w:type="gramStart"/>
      <w:r w:rsidRPr="001C26C7">
        <w:rPr>
          <w:sz w:val="22"/>
          <w:szCs w:val="22"/>
        </w:rPr>
        <w:t xml:space="preserve">. </w:t>
      </w:r>
      <w:r w:rsidRPr="001C26C7">
        <w:rPr>
          <w:sz w:val="22"/>
          <w:szCs w:val="22"/>
        </w:rPr>
        <w:tab/>
        <w:t>Reason</w:t>
      </w:r>
      <w:proofErr w:type="gramEnd"/>
      <w:r w:rsidRPr="001C26C7">
        <w:rPr>
          <w:sz w:val="22"/>
          <w:szCs w:val="22"/>
        </w:rPr>
        <w:t xml:space="preserve"> for referral and identified risk and safety triggers;</w:t>
      </w:r>
    </w:p>
    <w:p w14:paraId="410F40E4" w14:textId="77777777" w:rsidR="008C76C6" w:rsidRPr="001C26C7" w:rsidRDefault="008C76C6" w:rsidP="008C76C6">
      <w:pPr>
        <w:spacing w:after="200" w:line="276" w:lineRule="auto"/>
        <w:ind w:left="720" w:hanging="360"/>
        <w:rPr>
          <w:sz w:val="22"/>
          <w:szCs w:val="22"/>
        </w:rPr>
      </w:pPr>
      <w:r w:rsidRPr="001C26C7">
        <w:rPr>
          <w:sz w:val="22"/>
          <w:szCs w:val="22"/>
        </w:rPr>
        <w:t>3</w:t>
      </w:r>
      <w:proofErr w:type="gramStart"/>
      <w:r w:rsidRPr="001C26C7">
        <w:rPr>
          <w:sz w:val="22"/>
          <w:szCs w:val="22"/>
        </w:rPr>
        <w:t xml:space="preserve">. </w:t>
      </w:r>
      <w:r w:rsidRPr="001C26C7">
        <w:rPr>
          <w:sz w:val="22"/>
          <w:szCs w:val="22"/>
        </w:rPr>
        <w:tab/>
        <w:t>Any</w:t>
      </w:r>
      <w:proofErr w:type="gramEnd"/>
      <w:r w:rsidRPr="001C26C7">
        <w:rPr>
          <w:sz w:val="22"/>
          <w:szCs w:val="22"/>
        </w:rPr>
        <w:t xml:space="preserve"> known medical needs, including any allergies, injuries, prescribed medications, or necessary treatments;</w:t>
      </w:r>
    </w:p>
    <w:p w14:paraId="01393A8E" w14:textId="77777777" w:rsidR="008C76C6" w:rsidRPr="001C26C7" w:rsidRDefault="008C76C6" w:rsidP="008C76C6">
      <w:pPr>
        <w:spacing w:after="200" w:line="276" w:lineRule="auto"/>
        <w:ind w:left="720" w:hanging="360"/>
        <w:rPr>
          <w:sz w:val="22"/>
          <w:szCs w:val="22"/>
        </w:rPr>
      </w:pPr>
      <w:r w:rsidRPr="001C26C7">
        <w:rPr>
          <w:sz w:val="22"/>
          <w:szCs w:val="22"/>
        </w:rPr>
        <w:t>4</w:t>
      </w:r>
      <w:proofErr w:type="gramStart"/>
      <w:r w:rsidRPr="001C26C7">
        <w:rPr>
          <w:sz w:val="22"/>
          <w:szCs w:val="22"/>
        </w:rPr>
        <w:t xml:space="preserve">. </w:t>
      </w:r>
      <w:r w:rsidRPr="001C26C7">
        <w:rPr>
          <w:sz w:val="22"/>
          <w:szCs w:val="22"/>
        </w:rPr>
        <w:tab/>
        <w:t>Current</w:t>
      </w:r>
      <w:proofErr w:type="gramEnd"/>
      <w:r w:rsidRPr="001C26C7">
        <w:rPr>
          <w:sz w:val="22"/>
          <w:szCs w:val="22"/>
        </w:rPr>
        <w:t xml:space="preserve"> presenting problems and areas of concern;</w:t>
      </w:r>
    </w:p>
    <w:p w14:paraId="0B881741" w14:textId="77777777" w:rsidR="008C76C6" w:rsidRPr="001C26C7" w:rsidRDefault="008C76C6" w:rsidP="008C76C6">
      <w:pPr>
        <w:spacing w:after="200" w:line="276" w:lineRule="auto"/>
        <w:ind w:left="720" w:hanging="360"/>
        <w:rPr>
          <w:sz w:val="22"/>
          <w:szCs w:val="22"/>
        </w:rPr>
      </w:pPr>
      <w:r w:rsidRPr="001C26C7">
        <w:rPr>
          <w:sz w:val="22"/>
          <w:szCs w:val="22"/>
        </w:rPr>
        <w:t>5</w:t>
      </w:r>
      <w:proofErr w:type="gramStart"/>
      <w:r w:rsidRPr="001C26C7">
        <w:rPr>
          <w:sz w:val="22"/>
          <w:szCs w:val="22"/>
        </w:rPr>
        <w:t xml:space="preserve">. </w:t>
      </w:r>
      <w:r w:rsidRPr="001C26C7">
        <w:rPr>
          <w:sz w:val="22"/>
          <w:szCs w:val="22"/>
        </w:rPr>
        <w:tab/>
        <w:t>Anticipated</w:t>
      </w:r>
      <w:proofErr w:type="gramEnd"/>
      <w:r w:rsidRPr="001C26C7">
        <w:rPr>
          <w:sz w:val="22"/>
          <w:szCs w:val="22"/>
        </w:rPr>
        <w:t xml:space="preserve"> length of stay;</w:t>
      </w:r>
    </w:p>
    <w:p w14:paraId="7EF0DEE5" w14:textId="77777777" w:rsidR="008C76C6" w:rsidRPr="001C26C7" w:rsidRDefault="008C76C6" w:rsidP="008C76C6">
      <w:pPr>
        <w:spacing w:after="200" w:line="276" w:lineRule="auto"/>
        <w:ind w:left="720" w:hanging="360"/>
        <w:rPr>
          <w:sz w:val="22"/>
          <w:szCs w:val="22"/>
        </w:rPr>
      </w:pPr>
      <w:r w:rsidRPr="001C26C7">
        <w:rPr>
          <w:sz w:val="22"/>
          <w:szCs w:val="22"/>
        </w:rPr>
        <w:t>6</w:t>
      </w:r>
      <w:proofErr w:type="gramStart"/>
      <w:r w:rsidRPr="001C26C7">
        <w:rPr>
          <w:sz w:val="22"/>
          <w:szCs w:val="22"/>
        </w:rPr>
        <w:t xml:space="preserve">. </w:t>
      </w:r>
      <w:r w:rsidRPr="001C26C7">
        <w:rPr>
          <w:sz w:val="22"/>
          <w:szCs w:val="22"/>
        </w:rPr>
        <w:tab/>
        <w:t>Current</w:t>
      </w:r>
      <w:proofErr w:type="gramEnd"/>
      <w:r w:rsidRPr="001C26C7">
        <w:rPr>
          <w:sz w:val="22"/>
          <w:szCs w:val="22"/>
        </w:rPr>
        <w:t xml:space="preserve"> functioning;</w:t>
      </w:r>
    </w:p>
    <w:p w14:paraId="79A3EB11" w14:textId="77777777" w:rsidR="008C76C6" w:rsidRPr="001C26C7" w:rsidRDefault="008C76C6" w:rsidP="008C76C6">
      <w:pPr>
        <w:spacing w:after="200" w:line="276" w:lineRule="auto"/>
        <w:ind w:left="720" w:hanging="360"/>
        <w:rPr>
          <w:sz w:val="22"/>
          <w:szCs w:val="22"/>
        </w:rPr>
      </w:pPr>
      <w:r w:rsidRPr="001C26C7">
        <w:rPr>
          <w:sz w:val="22"/>
          <w:szCs w:val="22"/>
        </w:rPr>
        <w:t>7</w:t>
      </w:r>
      <w:proofErr w:type="gramStart"/>
      <w:r w:rsidRPr="001C26C7">
        <w:rPr>
          <w:sz w:val="22"/>
          <w:szCs w:val="22"/>
        </w:rPr>
        <w:t xml:space="preserve">. </w:t>
      </w:r>
      <w:r w:rsidRPr="001C26C7">
        <w:rPr>
          <w:sz w:val="22"/>
          <w:szCs w:val="22"/>
        </w:rPr>
        <w:tab/>
        <w:t>Required</w:t>
      </w:r>
      <w:proofErr w:type="gramEnd"/>
      <w:r w:rsidRPr="001C26C7">
        <w:rPr>
          <w:sz w:val="22"/>
          <w:szCs w:val="22"/>
        </w:rPr>
        <w:t xml:space="preserve"> </w:t>
      </w:r>
      <w:proofErr w:type="gramStart"/>
      <w:r w:rsidRPr="001C26C7">
        <w:rPr>
          <w:sz w:val="22"/>
          <w:szCs w:val="22"/>
        </w:rPr>
        <w:t>accommodations</w:t>
      </w:r>
      <w:proofErr w:type="gramEnd"/>
      <w:r w:rsidRPr="001C26C7">
        <w:rPr>
          <w:sz w:val="22"/>
          <w:szCs w:val="22"/>
        </w:rPr>
        <w:t>, including sleeping/roommate accommodations;</w:t>
      </w:r>
    </w:p>
    <w:p w14:paraId="207DD4C1" w14:textId="77777777" w:rsidR="008C76C6" w:rsidRPr="001C26C7" w:rsidRDefault="008C76C6" w:rsidP="008C76C6">
      <w:pPr>
        <w:spacing w:after="200" w:line="276" w:lineRule="auto"/>
        <w:ind w:left="720" w:hanging="360"/>
        <w:rPr>
          <w:sz w:val="22"/>
          <w:szCs w:val="22"/>
        </w:rPr>
      </w:pPr>
      <w:r w:rsidRPr="001C26C7">
        <w:rPr>
          <w:sz w:val="22"/>
          <w:szCs w:val="22"/>
        </w:rPr>
        <w:t>8</w:t>
      </w:r>
      <w:proofErr w:type="gramStart"/>
      <w:r w:rsidRPr="001C26C7">
        <w:rPr>
          <w:sz w:val="22"/>
          <w:szCs w:val="22"/>
        </w:rPr>
        <w:t xml:space="preserve">. </w:t>
      </w:r>
      <w:r w:rsidRPr="001C26C7">
        <w:rPr>
          <w:sz w:val="22"/>
          <w:szCs w:val="22"/>
        </w:rPr>
        <w:tab/>
        <w:t>The</w:t>
      </w:r>
      <w:proofErr w:type="gramEnd"/>
      <w:r w:rsidRPr="001C26C7">
        <w:rPr>
          <w:sz w:val="22"/>
          <w:szCs w:val="22"/>
        </w:rPr>
        <w:t xml:space="preserve"> name and contact information of the placing authority, which must include an emergency contact phone number for access to the placing authority twenty-four (24) hours a day. Verification of the authority of the individual placing the child/youth at the facility must be provided and such information documented in the child’s/youth’s admission record; and</w:t>
      </w:r>
    </w:p>
    <w:p w14:paraId="1657A10B" w14:textId="77777777" w:rsidR="008C76C6" w:rsidRPr="001C26C7" w:rsidRDefault="008C76C6" w:rsidP="008C76C6">
      <w:pPr>
        <w:spacing w:after="200" w:line="276" w:lineRule="auto"/>
        <w:ind w:left="720" w:hanging="360"/>
        <w:rPr>
          <w:sz w:val="22"/>
          <w:szCs w:val="22"/>
        </w:rPr>
      </w:pPr>
      <w:r w:rsidRPr="001C26C7">
        <w:rPr>
          <w:sz w:val="22"/>
          <w:szCs w:val="22"/>
        </w:rPr>
        <w:t>9</w:t>
      </w:r>
      <w:proofErr w:type="gramStart"/>
      <w:r w:rsidRPr="001C26C7">
        <w:rPr>
          <w:sz w:val="22"/>
          <w:szCs w:val="22"/>
        </w:rPr>
        <w:t xml:space="preserve">. </w:t>
      </w:r>
      <w:r w:rsidRPr="001C26C7">
        <w:rPr>
          <w:sz w:val="22"/>
          <w:szCs w:val="22"/>
        </w:rPr>
        <w:tab/>
        <w:t>A</w:t>
      </w:r>
      <w:proofErr w:type="gramEnd"/>
      <w:r w:rsidRPr="001C26C7">
        <w:rPr>
          <w:sz w:val="22"/>
          <w:szCs w:val="22"/>
        </w:rPr>
        <w:t xml:space="preserve"> placement agreement, including provisions for discharge pending necessary information on the child/youth.</w:t>
      </w:r>
    </w:p>
    <w:p w14:paraId="3AC9EDED" w14:textId="77777777" w:rsidR="008C76C6" w:rsidRPr="001C26C7" w:rsidRDefault="008C76C6" w:rsidP="008C76C6">
      <w:pPr>
        <w:spacing w:after="200" w:line="276" w:lineRule="auto"/>
        <w:ind w:left="360" w:hanging="360"/>
        <w:rPr>
          <w:sz w:val="22"/>
          <w:szCs w:val="22"/>
        </w:rPr>
      </w:pPr>
      <w:r w:rsidRPr="001C26C7">
        <w:rPr>
          <w:sz w:val="22"/>
          <w:szCs w:val="22"/>
        </w:rPr>
        <w:t>C</w:t>
      </w:r>
      <w:proofErr w:type="gramStart"/>
      <w:r w:rsidRPr="001C26C7">
        <w:rPr>
          <w:sz w:val="22"/>
          <w:szCs w:val="22"/>
        </w:rPr>
        <w:t xml:space="preserve">. </w:t>
      </w:r>
      <w:r w:rsidRPr="001C26C7">
        <w:rPr>
          <w:sz w:val="22"/>
          <w:szCs w:val="22"/>
        </w:rPr>
        <w:tab/>
        <w:t>The</w:t>
      </w:r>
      <w:proofErr w:type="gramEnd"/>
      <w:r w:rsidRPr="001C26C7">
        <w:rPr>
          <w:sz w:val="22"/>
          <w:szCs w:val="22"/>
        </w:rPr>
        <w:t xml:space="preserve"> facility must observe and document the physical condition of the child/youth at the time of admission, as outlined in the facility’s procedures, to include marks or tattoos, signs of abuse or neglect, or signs of illness. This process must not violate the child’s/youth’s right to privacy. Any signs of potential abuse or neglect must be reported to the child abuse and neglect hotline immediately. If there is reasonable cause to believe or suspect that the child/youth </w:t>
      </w:r>
      <w:proofErr w:type="gramStart"/>
      <w:r w:rsidRPr="001C26C7">
        <w:rPr>
          <w:sz w:val="22"/>
          <w:szCs w:val="22"/>
        </w:rPr>
        <w:t>has</w:t>
      </w:r>
      <w:proofErr w:type="gramEnd"/>
      <w:r w:rsidRPr="001C26C7">
        <w:rPr>
          <w:sz w:val="22"/>
          <w:szCs w:val="22"/>
        </w:rPr>
        <w:t xml:space="preserve"> physical signs of abuse or neglect in bodily areas not readily visible, then the facility must have the child/youth immediately seen by the facility nurse or outside medical staff.</w:t>
      </w:r>
    </w:p>
    <w:p w14:paraId="6FB96926" w14:textId="77777777" w:rsidR="008C76C6" w:rsidRPr="001C26C7" w:rsidRDefault="008C76C6" w:rsidP="008C76C6">
      <w:pPr>
        <w:spacing w:after="200" w:line="276" w:lineRule="auto"/>
        <w:ind w:left="360" w:hanging="360"/>
        <w:rPr>
          <w:sz w:val="22"/>
          <w:szCs w:val="22"/>
        </w:rPr>
      </w:pPr>
      <w:r w:rsidRPr="001C26C7">
        <w:rPr>
          <w:sz w:val="22"/>
          <w:szCs w:val="22"/>
        </w:rPr>
        <w:t xml:space="preserve">D. </w:t>
      </w:r>
      <w:r w:rsidRPr="001C26C7">
        <w:rPr>
          <w:sz w:val="22"/>
          <w:szCs w:val="22"/>
        </w:rPr>
        <w:tab/>
        <w:t xml:space="preserve">For any child/youth admitted to the program, the facility must request and make every diligent effort, no less than three (3) documented requests within the first month of </w:t>
      </w:r>
      <w:r w:rsidRPr="001C26C7">
        <w:rPr>
          <w:sz w:val="22"/>
          <w:szCs w:val="22"/>
        </w:rPr>
        <w:lastRenderedPageBreak/>
        <w:t>admission, to obtain, utilize, and keep in the child’s/youth’s file current, relevant information on the child/youth, to include:</w:t>
      </w:r>
    </w:p>
    <w:p w14:paraId="3703BEA8" w14:textId="77777777" w:rsidR="008C76C6" w:rsidRPr="001C26C7" w:rsidRDefault="008C76C6" w:rsidP="008C76C6">
      <w:pPr>
        <w:spacing w:after="200" w:line="276" w:lineRule="auto"/>
        <w:ind w:left="720" w:hanging="360"/>
        <w:rPr>
          <w:sz w:val="22"/>
          <w:szCs w:val="22"/>
        </w:rPr>
      </w:pPr>
      <w:r w:rsidRPr="001C26C7">
        <w:rPr>
          <w:sz w:val="22"/>
          <w:szCs w:val="22"/>
        </w:rPr>
        <w:t>1</w:t>
      </w:r>
      <w:proofErr w:type="gramStart"/>
      <w:r w:rsidRPr="001C26C7">
        <w:rPr>
          <w:sz w:val="22"/>
          <w:szCs w:val="22"/>
        </w:rPr>
        <w:t xml:space="preserve">. </w:t>
      </w:r>
      <w:r w:rsidRPr="001C26C7">
        <w:rPr>
          <w:sz w:val="22"/>
          <w:szCs w:val="22"/>
        </w:rPr>
        <w:tab/>
        <w:t>Expected</w:t>
      </w:r>
      <w:proofErr w:type="gramEnd"/>
      <w:r w:rsidRPr="001C26C7">
        <w:rPr>
          <w:sz w:val="22"/>
          <w:szCs w:val="22"/>
        </w:rPr>
        <w:t xml:space="preserve"> goals to be achieved by the child/youth while in care;</w:t>
      </w:r>
    </w:p>
    <w:p w14:paraId="25B60395" w14:textId="77777777" w:rsidR="008C76C6" w:rsidRPr="001C26C7" w:rsidRDefault="008C76C6" w:rsidP="008C76C6">
      <w:pPr>
        <w:spacing w:after="200" w:line="276" w:lineRule="auto"/>
        <w:ind w:left="720" w:hanging="360"/>
        <w:rPr>
          <w:sz w:val="22"/>
          <w:szCs w:val="22"/>
        </w:rPr>
      </w:pPr>
      <w:r w:rsidRPr="001C26C7">
        <w:rPr>
          <w:sz w:val="22"/>
          <w:szCs w:val="22"/>
        </w:rPr>
        <w:t>2</w:t>
      </w:r>
      <w:proofErr w:type="gramStart"/>
      <w:r w:rsidRPr="001C26C7">
        <w:rPr>
          <w:sz w:val="22"/>
          <w:szCs w:val="22"/>
        </w:rPr>
        <w:t xml:space="preserve">. </w:t>
      </w:r>
      <w:r w:rsidRPr="001C26C7">
        <w:rPr>
          <w:sz w:val="22"/>
          <w:szCs w:val="22"/>
        </w:rPr>
        <w:tab/>
        <w:t>Required</w:t>
      </w:r>
      <w:proofErr w:type="gramEnd"/>
      <w:r w:rsidRPr="001C26C7">
        <w:rPr>
          <w:sz w:val="22"/>
          <w:szCs w:val="22"/>
        </w:rPr>
        <w:t xml:space="preserve"> level of supervision for the child/youth, including during times of transportation and when off facility grounds;</w:t>
      </w:r>
    </w:p>
    <w:p w14:paraId="52B428B8" w14:textId="77777777" w:rsidR="008C76C6" w:rsidRPr="001C26C7" w:rsidRDefault="008C76C6" w:rsidP="008C76C6">
      <w:pPr>
        <w:spacing w:after="200" w:line="276" w:lineRule="auto"/>
        <w:ind w:left="720" w:hanging="360"/>
        <w:rPr>
          <w:sz w:val="22"/>
          <w:szCs w:val="22"/>
        </w:rPr>
      </w:pPr>
      <w:r w:rsidRPr="001C26C7">
        <w:rPr>
          <w:sz w:val="22"/>
          <w:szCs w:val="22"/>
        </w:rPr>
        <w:t>3</w:t>
      </w:r>
      <w:proofErr w:type="gramStart"/>
      <w:r w:rsidRPr="001C26C7">
        <w:rPr>
          <w:sz w:val="22"/>
          <w:szCs w:val="22"/>
        </w:rPr>
        <w:t xml:space="preserve">. </w:t>
      </w:r>
      <w:r w:rsidRPr="001C26C7">
        <w:rPr>
          <w:sz w:val="22"/>
          <w:szCs w:val="22"/>
        </w:rPr>
        <w:tab/>
        <w:t>Social</w:t>
      </w:r>
      <w:proofErr w:type="gramEnd"/>
      <w:r w:rsidRPr="001C26C7">
        <w:rPr>
          <w:sz w:val="22"/>
          <w:szCs w:val="22"/>
        </w:rPr>
        <w:t>, emotional, and developmental history;</w:t>
      </w:r>
    </w:p>
    <w:p w14:paraId="648B0085" w14:textId="77777777" w:rsidR="008C76C6" w:rsidRPr="001C26C7" w:rsidRDefault="008C76C6" w:rsidP="008C76C6">
      <w:pPr>
        <w:spacing w:after="200" w:line="276" w:lineRule="auto"/>
        <w:ind w:left="720" w:hanging="360"/>
        <w:rPr>
          <w:sz w:val="22"/>
          <w:szCs w:val="22"/>
        </w:rPr>
      </w:pPr>
      <w:r w:rsidRPr="001C26C7">
        <w:rPr>
          <w:sz w:val="22"/>
          <w:szCs w:val="22"/>
        </w:rPr>
        <w:t>4</w:t>
      </w:r>
      <w:proofErr w:type="gramStart"/>
      <w:r w:rsidRPr="001C26C7">
        <w:rPr>
          <w:sz w:val="22"/>
          <w:szCs w:val="22"/>
        </w:rPr>
        <w:t xml:space="preserve">. </w:t>
      </w:r>
      <w:r w:rsidRPr="001C26C7">
        <w:rPr>
          <w:sz w:val="22"/>
          <w:szCs w:val="22"/>
        </w:rPr>
        <w:tab/>
        <w:t>History</w:t>
      </w:r>
      <w:proofErr w:type="gramEnd"/>
      <w:r w:rsidRPr="001C26C7">
        <w:rPr>
          <w:sz w:val="22"/>
          <w:szCs w:val="22"/>
        </w:rPr>
        <w:t xml:space="preserve"> of trauma, abuse/neglect;</w:t>
      </w:r>
    </w:p>
    <w:p w14:paraId="439FDAD0" w14:textId="77777777" w:rsidR="008C76C6" w:rsidRPr="001C26C7" w:rsidRDefault="008C76C6" w:rsidP="008C76C6">
      <w:pPr>
        <w:spacing w:after="200" w:line="276" w:lineRule="auto"/>
        <w:ind w:left="720" w:hanging="360"/>
        <w:rPr>
          <w:sz w:val="22"/>
          <w:szCs w:val="22"/>
        </w:rPr>
      </w:pPr>
      <w:r w:rsidRPr="001C26C7">
        <w:rPr>
          <w:sz w:val="22"/>
          <w:szCs w:val="22"/>
        </w:rPr>
        <w:t>5</w:t>
      </w:r>
      <w:proofErr w:type="gramStart"/>
      <w:r w:rsidRPr="001C26C7">
        <w:rPr>
          <w:sz w:val="22"/>
          <w:szCs w:val="22"/>
        </w:rPr>
        <w:t xml:space="preserve">. </w:t>
      </w:r>
      <w:r w:rsidRPr="001C26C7">
        <w:rPr>
          <w:sz w:val="22"/>
          <w:szCs w:val="22"/>
        </w:rPr>
        <w:tab/>
        <w:t>A</w:t>
      </w:r>
      <w:proofErr w:type="gramEnd"/>
      <w:r w:rsidRPr="001C26C7">
        <w:rPr>
          <w:sz w:val="22"/>
          <w:szCs w:val="22"/>
        </w:rPr>
        <w:t xml:space="preserve"> mental health assessment and source of the assessment information, if obtained from an outside source such as a prior placement or mental health provider;</w:t>
      </w:r>
    </w:p>
    <w:p w14:paraId="669A3800" w14:textId="6A1C738B" w:rsidR="008C76C6" w:rsidRPr="001C26C7" w:rsidRDefault="008C76C6" w:rsidP="008C76C6">
      <w:pPr>
        <w:spacing w:after="200" w:line="276" w:lineRule="auto"/>
        <w:ind w:left="720" w:hanging="360"/>
        <w:rPr>
          <w:sz w:val="22"/>
          <w:szCs w:val="22"/>
        </w:rPr>
      </w:pPr>
      <w:r w:rsidRPr="001C26C7">
        <w:rPr>
          <w:sz w:val="22"/>
          <w:szCs w:val="22"/>
        </w:rPr>
        <w:t>6</w:t>
      </w:r>
      <w:r w:rsidR="00F343DD" w:rsidRPr="001C26C7">
        <w:rPr>
          <w:sz w:val="22"/>
          <w:szCs w:val="22"/>
        </w:rPr>
        <w:t>. Current</w:t>
      </w:r>
      <w:r w:rsidR="00F343DD">
        <w:rPr>
          <w:sz w:val="22"/>
          <w:szCs w:val="22"/>
        </w:rPr>
        <w:t xml:space="preserve"> </w:t>
      </w:r>
      <w:r w:rsidRPr="001C26C7">
        <w:rPr>
          <w:sz w:val="22"/>
          <w:szCs w:val="22"/>
        </w:rPr>
        <w:t>family structure, relationship dynamics, and family functioning;</w:t>
      </w:r>
    </w:p>
    <w:p w14:paraId="45633B0E" w14:textId="77777777" w:rsidR="008C76C6" w:rsidRPr="001C26C7" w:rsidRDefault="008C76C6" w:rsidP="008C76C6">
      <w:pPr>
        <w:spacing w:after="200" w:line="276" w:lineRule="auto"/>
        <w:ind w:left="720" w:hanging="360"/>
        <w:rPr>
          <w:sz w:val="22"/>
          <w:szCs w:val="22"/>
        </w:rPr>
      </w:pPr>
      <w:r w:rsidRPr="001C26C7">
        <w:rPr>
          <w:sz w:val="22"/>
          <w:szCs w:val="22"/>
        </w:rPr>
        <w:t>7</w:t>
      </w:r>
      <w:proofErr w:type="gramStart"/>
      <w:r w:rsidRPr="001C26C7">
        <w:rPr>
          <w:sz w:val="22"/>
          <w:szCs w:val="22"/>
        </w:rPr>
        <w:t xml:space="preserve">. </w:t>
      </w:r>
      <w:r w:rsidRPr="001C26C7">
        <w:rPr>
          <w:sz w:val="22"/>
          <w:szCs w:val="22"/>
        </w:rPr>
        <w:tab/>
        <w:t>Behavioral</w:t>
      </w:r>
      <w:proofErr w:type="gramEnd"/>
      <w:r w:rsidRPr="001C26C7">
        <w:rPr>
          <w:sz w:val="22"/>
          <w:szCs w:val="22"/>
        </w:rPr>
        <w:t xml:space="preserve"> health history or observable behaviors and/or actions that impact overall physical and psychological health, including, but not limited to, lifestyle choices like diet or exercise;</w:t>
      </w:r>
    </w:p>
    <w:p w14:paraId="0ADD66E0" w14:textId="77777777" w:rsidR="008C76C6" w:rsidRPr="001C26C7" w:rsidRDefault="008C76C6" w:rsidP="008C76C6">
      <w:pPr>
        <w:spacing w:after="200" w:line="276" w:lineRule="auto"/>
        <w:ind w:left="720" w:hanging="360"/>
        <w:rPr>
          <w:sz w:val="22"/>
          <w:szCs w:val="22"/>
        </w:rPr>
      </w:pPr>
      <w:r w:rsidRPr="001C26C7">
        <w:rPr>
          <w:sz w:val="22"/>
          <w:szCs w:val="22"/>
        </w:rPr>
        <w:t>8</w:t>
      </w:r>
      <w:proofErr w:type="gramStart"/>
      <w:r w:rsidRPr="001C26C7">
        <w:rPr>
          <w:sz w:val="22"/>
          <w:szCs w:val="22"/>
        </w:rPr>
        <w:t xml:space="preserve">. </w:t>
      </w:r>
      <w:r w:rsidRPr="001C26C7">
        <w:rPr>
          <w:sz w:val="22"/>
          <w:szCs w:val="22"/>
        </w:rPr>
        <w:tab/>
        <w:t>Physical</w:t>
      </w:r>
      <w:proofErr w:type="gramEnd"/>
      <w:r w:rsidRPr="001C26C7">
        <w:rPr>
          <w:sz w:val="22"/>
          <w:szCs w:val="22"/>
        </w:rPr>
        <w:t xml:space="preserve"> conditions and health, to include allergies, chronic conditions, and current medications;</w:t>
      </w:r>
    </w:p>
    <w:p w14:paraId="6AC04A3B" w14:textId="77777777" w:rsidR="008C76C6" w:rsidRPr="001C26C7" w:rsidRDefault="008C76C6" w:rsidP="008C76C6">
      <w:pPr>
        <w:spacing w:after="200" w:line="276" w:lineRule="auto"/>
        <w:ind w:left="720" w:hanging="360"/>
        <w:rPr>
          <w:sz w:val="22"/>
          <w:szCs w:val="22"/>
        </w:rPr>
      </w:pPr>
      <w:r w:rsidRPr="001C26C7">
        <w:rPr>
          <w:sz w:val="22"/>
          <w:szCs w:val="22"/>
        </w:rPr>
        <w:t>9</w:t>
      </w:r>
      <w:proofErr w:type="gramStart"/>
      <w:r w:rsidRPr="001C26C7">
        <w:rPr>
          <w:sz w:val="22"/>
          <w:szCs w:val="22"/>
        </w:rPr>
        <w:t xml:space="preserve">. </w:t>
      </w:r>
      <w:r w:rsidRPr="001C26C7">
        <w:rPr>
          <w:sz w:val="22"/>
          <w:szCs w:val="22"/>
        </w:rPr>
        <w:tab/>
        <w:t>Mental</w:t>
      </w:r>
      <w:proofErr w:type="gramEnd"/>
      <w:r w:rsidRPr="001C26C7">
        <w:rPr>
          <w:sz w:val="22"/>
          <w:szCs w:val="22"/>
        </w:rPr>
        <w:t xml:space="preserve"> and psychological health, to include emotional regulation, coping strategies, and current psychotropic medications;</w:t>
      </w:r>
    </w:p>
    <w:p w14:paraId="6DECB5BD" w14:textId="77777777" w:rsidR="008C76C6" w:rsidRPr="001C26C7" w:rsidRDefault="008C76C6" w:rsidP="008C76C6">
      <w:pPr>
        <w:spacing w:after="200" w:line="276" w:lineRule="auto"/>
        <w:ind w:left="810" w:hanging="450"/>
        <w:rPr>
          <w:sz w:val="22"/>
          <w:szCs w:val="22"/>
        </w:rPr>
      </w:pPr>
      <w:r w:rsidRPr="001C26C7">
        <w:rPr>
          <w:sz w:val="22"/>
          <w:szCs w:val="22"/>
        </w:rPr>
        <w:t>10</w:t>
      </w:r>
      <w:proofErr w:type="gramStart"/>
      <w:r w:rsidRPr="001C26C7">
        <w:rPr>
          <w:sz w:val="22"/>
          <w:szCs w:val="22"/>
        </w:rPr>
        <w:t xml:space="preserve">. </w:t>
      </w:r>
      <w:r w:rsidRPr="001C26C7">
        <w:rPr>
          <w:sz w:val="22"/>
          <w:szCs w:val="22"/>
        </w:rPr>
        <w:tab/>
        <w:t>Immediate</w:t>
      </w:r>
      <w:proofErr w:type="gramEnd"/>
      <w:r w:rsidRPr="001C26C7">
        <w:rPr>
          <w:sz w:val="22"/>
          <w:szCs w:val="22"/>
        </w:rPr>
        <w:t xml:space="preserve"> </w:t>
      </w:r>
      <w:proofErr w:type="gramStart"/>
      <w:r w:rsidRPr="001C26C7">
        <w:rPr>
          <w:sz w:val="22"/>
          <w:szCs w:val="22"/>
        </w:rPr>
        <w:t>supports</w:t>
      </w:r>
      <w:proofErr w:type="gramEnd"/>
      <w:r w:rsidRPr="001C26C7">
        <w:rPr>
          <w:sz w:val="22"/>
          <w:szCs w:val="22"/>
        </w:rPr>
        <w:t xml:space="preserve"> available, to include cultural, relational, religious, spiritual, or emotional;</w:t>
      </w:r>
    </w:p>
    <w:p w14:paraId="2D04FA9D" w14:textId="77777777" w:rsidR="008C76C6" w:rsidRPr="001C26C7" w:rsidRDefault="008C76C6" w:rsidP="008C76C6">
      <w:pPr>
        <w:spacing w:after="200" w:line="276" w:lineRule="auto"/>
        <w:ind w:left="810" w:hanging="450"/>
        <w:rPr>
          <w:sz w:val="22"/>
          <w:szCs w:val="22"/>
        </w:rPr>
      </w:pPr>
      <w:r w:rsidRPr="001C26C7">
        <w:rPr>
          <w:sz w:val="22"/>
          <w:szCs w:val="22"/>
        </w:rPr>
        <w:t>11</w:t>
      </w:r>
      <w:proofErr w:type="gramStart"/>
      <w:r w:rsidRPr="001C26C7">
        <w:rPr>
          <w:sz w:val="22"/>
          <w:szCs w:val="22"/>
        </w:rPr>
        <w:t xml:space="preserve">. </w:t>
      </w:r>
      <w:r w:rsidRPr="001C26C7">
        <w:rPr>
          <w:sz w:val="22"/>
          <w:szCs w:val="22"/>
        </w:rPr>
        <w:tab/>
        <w:t>Substance</w:t>
      </w:r>
      <w:proofErr w:type="gramEnd"/>
      <w:r w:rsidRPr="001C26C7">
        <w:rPr>
          <w:sz w:val="22"/>
          <w:szCs w:val="22"/>
        </w:rPr>
        <w:t xml:space="preserve"> use;</w:t>
      </w:r>
    </w:p>
    <w:p w14:paraId="330F22B1" w14:textId="77777777" w:rsidR="008C76C6" w:rsidRPr="001C26C7" w:rsidRDefault="008C76C6" w:rsidP="008C76C6">
      <w:pPr>
        <w:spacing w:after="200" w:line="276" w:lineRule="auto"/>
        <w:ind w:left="810" w:hanging="450"/>
        <w:rPr>
          <w:sz w:val="22"/>
          <w:szCs w:val="22"/>
        </w:rPr>
      </w:pPr>
      <w:r w:rsidRPr="001C26C7">
        <w:rPr>
          <w:sz w:val="22"/>
          <w:szCs w:val="22"/>
        </w:rPr>
        <w:t xml:space="preserve">12. </w:t>
      </w:r>
      <w:r w:rsidRPr="001C26C7">
        <w:rPr>
          <w:sz w:val="22"/>
          <w:szCs w:val="22"/>
        </w:rPr>
        <w:tab/>
        <w:t>Previously successful and unsuccessful interventions;</w:t>
      </w:r>
    </w:p>
    <w:p w14:paraId="66B2A8FB" w14:textId="77777777" w:rsidR="008C76C6" w:rsidRPr="001C26C7" w:rsidRDefault="008C76C6" w:rsidP="008C76C6">
      <w:pPr>
        <w:spacing w:after="200" w:line="276" w:lineRule="auto"/>
        <w:ind w:left="810" w:hanging="450"/>
        <w:rPr>
          <w:sz w:val="22"/>
          <w:szCs w:val="22"/>
        </w:rPr>
      </w:pPr>
      <w:r w:rsidRPr="001C26C7">
        <w:rPr>
          <w:sz w:val="22"/>
          <w:szCs w:val="22"/>
        </w:rPr>
        <w:t>13</w:t>
      </w:r>
      <w:proofErr w:type="gramStart"/>
      <w:r w:rsidRPr="001C26C7">
        <w:rPr>
          <w:sz w:val="22"/>
          <w:szCs w:val="22"/>
        </w:rPr>
        <w:t xml:space="preserve">. </w:t>
      </w:r>
      <w:r w:rsidRPr="001C26C7">
        <w:rPr>
          <w:sz w:val="22"/>
          <w:szCs w:val="22"/>
        </w:rPr>
        <w:tab/>
        <w:t>Skills</w:t>
      </w:r>
      <w:proofErr w:type="gramEnd"/>
      <w:r w:rsidRPr="001C26C7">
        <w:rPr>
          <w:sz w:val="22"/>
          <w:szCs w:val="22"/>
        </w:rPr>
        <w:t>, assets, and strengths;</w:t>
      </w:r>
    </w:p>
    <w:p w14:paraId="6F09865D" w14:textId="77777777" w:rsidR="008C76C6" w:rsidRPr="001C26C7" w:rsidRDefault="008C76C6" w:rsidP="008C76C6">
      <w:pPr>
        <w:spacing w:after="200" w:line="276" w:lineRule="auto"/>
        <w:ind w:left="810" w:hanging="450"/>
        <w:rPr>
          <w:sz w:val="22"/>
          <w:szCs w:val="22"/>
        </w:rPr>
      </w:pPr>
      <w:r w:rsidRPr="001C26C7">
        <w:rPr>
          <w:sz w:val="22"/>
          <w:szCs w:val="22"/>
        </w:rPr>
        <w:t>14</w:t>
      </w:r>
      <w:proofErr w:type="gramStart"/>
      <w:r w:rsidRPr="001C26C7">
        <w:rPr>
          <w:sz w:val="22"/>
          <w:szCs w:val="22"/>
        </w:rPr>
        <w:t xml:space="preserve">. </w:t>
      </w:r>
      <w:r w:rsidRPr="001C26C7">
        <w:rPr>
          <w:sz w:val="22"/>
          <w:szCs w:val="22"/>
        </w:rPr>
        <w:tab/>
        <w:t>Previous</w:t>
      </w:r>
      <w:proofErr w:type="gramEnd"/>
      <w:r w:rsidRPr="001C26C7">
        <w:rPr>
          <w:sz w:val="22"/>
          <w:szCs w:val="22"/>
        </w:rPr>
        <w:t xml:space="preserve"> placements;</w:t>
      </w:r>
    </w:p>
    <w:p w14:paraId="5B748E2D" w14:textId="77777777" w:rsidR="008C76C6" w:rsidRPr="001C26C7" w:rsidRDefault="008C76C6" w:rsidP="008C76C6">
      <w:pPr>
        <w:spacing w:after="200" w:line="276" w:lineRule="auto"/>
        <w:ind w:left="810" w:hanging="450"/>
        <w:rPr>
          <w:sz w:val="22"/>
          <w:szCs w:val="22"/>
        </w:rPr>
      </w:pPr>
      <w:r w:rsidRPr="001C26C7">
        <w:rPr>
          <w:sz w:val="22"/>
          <w:szCs w:val="22"/>
        </w:rPr>
        <w:t>15</w:t>
      </w:r>
      <w:proofErr w:type="gramStart"/>
      <w:r w:rsidRPr="001C26C7">
        <w:rPr>
          <w:sz w:val="22"/>
          <w:szCs w:val="22"/>
        </w:rPr>
        <w:t xml:space="preserve">. </w:t>
      </w:r>
      <w:r w:rsidRPr="001C26C7">
        <w:rPr>
          <w:sz w:val="22"/>
          <w:szCs w:val="22"/>
        </w:rPr>
        <w:tab/>
        <w:t>The</w:t>
      </w:r>
      <w:proofErr w:type="gramEnd"/>
      <w:r w:rsidRPr="001C26C7">
        <w:rPr>
          <w:sz w:val="22"/>
          <w:szCs w:val="22"/>
        </w:rPr>
        <w:t xml:space="preserve"> family services plan, if applicable and available; and</w:t>
      </w:r>
    </w:p>
    <w:p w14:paraId="217F3FDF" w14:textId="77777777" w:rsidR="008C76C6" w:rsidRPr="001C26C7" w:rsidRDefault="008C76C6" w:rsidP="008C76C6">
      <w:pPr>
        <w:spacing w:after="200" w:line="276" w:lineRule="auto"/>
        <w:ind w:left="810" w:hanging="450"/>
        <w:rPr>
          <w:sz w:val="22"/>
          <w:szCs w:val="22"/>
        </w:rPr>
      </w:pPr>
      <w:r w:rsidRPr="001C26C7">
        <w:rPr>
          <w:sz w:val="22"/>
          <w:szCs w:val="22"/>
        </w:rPr>
        <w:t>16</w:t>
      </w:r>
      <w:proofErr w:type="gramStart"/>
      <w:r w:rsidRPr="001C26C7">
        <w:rPr>
          <w:sz w:val="22"/>
          <w:szCs w:val="22"/>
        </w:rPr>
        <w:t xml:space="preserve">. </w:t>
      </w:r>
      <w:r w:rsidRPr="001C26C7">
        <w:rPr>
          <w:sz w:val="22"/>
          <w:szCs w:val="22"/>
        </w:rPr>
        <w:tab/>
        <w:t>Educational</w:t>
      </w:r>
      <w:proofErr w:type="gramEnd"/>
      <w:r w:rsidRPr="001C26C7">
        <w:rPr>
          <w:sz w:val="22"/>
          <w:szCs w:val="22"/>
        </w:rPr>
        <w:t xml:space="preserve"> records for the current and past year in accordance with Section 7.701.63.B.8. Such records must be evaluated by the child’s/youth’s educational team or administrative unit to determine the child’s/youth’s educational needs for purposes of enrollment in school and ensuring a child/youth has access to required services listed in school plans, such as an individualized education plan (IEP) or 504 plan.</w:t>
      </w:r>
    </w:p>
    <w:p w14:paraId="29C21A97" w14:textId="77777777" w:rsidR="008C76C6" w:rsidRPr="001C26C7" w:rsidRDefault="008C76C6" w:rsidP="008C76C6">
      <w:pPr>
        <w:spacing w:after="200" w:line="276" w:lineRule="auto"/>
        <w:ind w:left="360" w:hanging="360"/>
        <w:rPr>
          <w:sz w:val="22"/>
          <w:szCs w:val="22"/>
        </w:rPr>
      </w:pPr>
      <w:r w:rsidRPr="001C26C7">
        <w:rPr>
          <w:sz w:val="22"/>
          <w:szCs w:val="22"/>
        </w:rPr>
        <w:t>E</w:t>
      </w:r>
      <w:proofErr w:type="gramStart"/>
      <w:r w:rsidRPr="001C26C7">
        <w:rPr>
          <w:sz w:val="22"/>
          <w:szCs w:val="22"/>
        </w:rPr>
        <w:t xml:space="preserve">. </w:t>
      </w:r>
      <w:r w:rsidRPr="001C26C7">
        <w:rPr>
          <w:sz w:val="22"/>
          <w:szCs w:val="22"/>
        </w:rPr>
        <w:tab/>
        <w:t>Authorizations</w:t>
      </w:r>
      <w:proofErr w:type="gramEnd"/>
      <w:r w:rsidRPr="001C26C7">
        <w:rPr>
          <w:sz w:val="22"/>
          <w:szCs w:val="22"/>
        </w:rPr>
        <w:t xml:space="preserve"> must be obtained from the parent(s), legal guardian(s), and/or custodian(s) within one (1) week of admission, unless otherwise noted below. Authorizations must include the following:</w:t>
      </w:r>
    </w:p>
    <w:p w14:paraId="1682DEC3" w14:textId="77777777" w:rsidR="008C76C6" w:rsidRPr="001C26C7" w:rsidRDefault="008C76C6" w:rsidP="008C76C6">
      <w:pPr>
        <w:spacing w:after="200" w:line="276" w:lineRule="auto"/>
        <w:ind w:left="720" w:hanging="360"/>
        <w:rPr>
          <w:sz w:val="22"/>
          <w:szCs w:val="22"/>
        </w:rPr>
      </w:pPr>
      <w:r w:rsidRPr="001C26C7">
        <w:rPr>
          <w:sz w:val="22"/>
          <w:szCs w:val="22"/>
        </w:rPr>
        <w:t>1</w:t>
      </w:r>
      <w:proofErr w:type="gramStart"/>
      <w:r w:rsidRPr="001C26C7">
        <w:rPr>
          <w:sz w:val="22"/>
          <w:szCs w:val="22"/>
        </w:rPr>
        <w:t xml:space="preserve">. </w:t>
      </w:r>
      <w:r w:rsidRPr="001C26C7">
        <w:rPr>
          <w:sz w:val="22"/>
          <w:szCs w:val="22"/>
        </w:rPr>
        <w:tab/>
        <w:t>Consent</w:t>
      </w:r>
      <w:proofErr w:type="gramEnd"/>
      <w:r w:rsidRPr="001C26C7">
        <w:rPr>
          <w:sz w:val="22"/>
          <w:szCs w:val="22"/>
        </w:rPr>
        <w:t xml:space="preserve"> for routine and emergency medical, dental, and vision care, obtained prior to or on the day of admission in accordance with Section 13-22-103(1), C.R.S. Youth </w:t>
      </w:r>
      <w:r w:rsidRPr="001C26C7">
        <w:rPr>
          <w:sz w:val="22"/>
          <w:szCs w:val="22"/>
        </w:rPr>
        <w:lastRenderedPageBreak/>
        <w:t>eighteen (18) years or older may give consent for medical care, dental care, and related care;</w:t>
      </w:r>
    </w:p>
    <w:p w14:paraId="35A89264" w14:textId="77777777" w:rsidR="008C76C6" w:rsidRPr="001C26C7" w:rsidRDefault="008C76C6" w:rsidP="008C76C6">
      <w:pPr>
        <w:spacing w:after="200" w:line="276" w:lineRule="auto"/>
        <w:ind w:left="720" w:hanging="360"/>
        <w:rPr>
          <w:sz w:val="22"/>
          <w:szCs w:val="22"/>
        </w:rPr>
      </w:pPr>
      <w:r w:rsidRPr="001C26C7">
        <w:rPr>
          <w:sz w:val="22"/>
          <w:szCs w:val="22"/>
        </w:rPr>
        <w:t>2</w:t>
      </w:r>
      <w:proofErr w:type="gramStart"/>
      <w:r w:rsidRPr="001C26C7">
        <w:rPr>
          <w:sz w:val="22"/>
          <w:szCs w:val="22"/>
        </w:rPr>
        <w:t xml:space="preserve">. </w:t>
      </w:r>
      <w:r w:rsidRPr="001C26C7">
        <w:rPr>
          <w:sz w:val="22"/>
          <w:szCs w:val="22"/>
        </w:rPr>
        <w:tab/>
        <w:t>Consent</w:t>
      </w:r>
      <w:proofErr w:type="gramEnd"/>
      <w:r w:rsidRPr="001C26C7">
        <w:rPr>
          <w:sz w:val="22"/>
          <w:szCs w:val="22"/>
        </w:rPr>
        <w:t xml:space="preserve"> for physical restraint and/or seclusion, obtained prior to utilizing and, when applicable, as described in Section 7.714.531;</w:t>
      </w:r>
    </w:p>
    <w:p w14:paraId="1F04DEF8" w14:textId="77777777" w:rsidR="008C76C6" w:rsidRPr="001C26C7" w:rsidRDefault="008C76C6" w:rsidP="008C76C6">
      <w:pPr>
        <w:spacing w:after="200" w:line="276" w:lineRule="auto"/>
        <w:ind w:left="720" w:hanging="360"/>
        <w:rPr>
          <w:sz w:val="22"/>
          <w:szCs w:val="22"/>
        </w:rPr>
      </w:pPr>
      <w:r w:rsidRPr="001C26C7">
        <w:rPr>
          <w:sz w:val="22"/>
          <w:szCs w:val="22"/>
        </w:rPr>
        <w:t>3</w:t>
      </w:r>
      <w:proofErr w:type="gramStart"/>
      <w:r w:rsidRPr="001C26C7">
        <w:rPr>
          <w:sz w:val="22"/>
          <w:szCs w:val="22"/>
        </w:rPr>
        <w:t xml:space="preserve">. </w:t>
      </w:r>
      <w:r w:rsidRPr="001C26C7">
        <w:rPr>
          <w:sz w:val="22"/>
          <w:szCs w:val="22"/>
        </w:rPr>
        <w:tab/>
        <w:t>Consent</w:t>
      </w:r>
      <w:proofErr w:type="gramEnd"/>
      <w:r w:rsidRPr="001C26C7">
        <w:rPr>
          <w:sz w:val="22"/>
          <w:szCs w:val="22"/>
        </w:rPr>
        <w:t xml:space="preserve"> to treatment for mental health services in accordance with Sections 27-65-103, C.R.S and 27-65-104, C.R.S. Children fifteen (15) years or older may give consent to receive mental health services;</w:t>
      </w:r>
    </w:p>
    <w:p w14:paraId="18EAA55D" w14:textId="77777777" w:rsidR="008C76C6" w:rsidRPr="001C26C7" w:rsidRDefault="008C76C6" w:rsidP="008C76C6">
      <w:pPr>
        <w:spacing w:after="200" w:line="276" w:lineRule="auto"/>
        <w:ind w:left="720" w:hanging="360"/>
        <w:rPr>
          <w:sz w:val="22"/>
          <w:szCs w:val="22"/>
        </w:rPr>
      </w:pPr>
      <w:r w:rsidRPr="001C26C7">
        <w:rPr>
          <w:sz w:val="22"/>
          <w:szCs w:val="22"/>
        </w:rPr>
        <w:t>4</w:t>
      </w:r>
      <w:proofErr w:type="gramStart"/>
      <w:r w:rsidRPr="001C26C7">
        <w:rPr>
          <w:sz w:val="22"/>
          <w:szCs w:val="22"/>
        </w:rPr>
        <w:t xml:space="preserve">. </w:t>
      </w:r>
      <w:r w:rsidRPr="001C26C7">
        <w:rPr>
          <w:sz w:val="22"/>
          <w:szCs w:val="22"/>
        </w:rPr>
        <w:tab/>
        <w:t>Consent</w:t>
      </w:r>
      <w:proofErr w:type="gramEnd"/>
      <w:r w:rsidRPr="001C26C7">
        <w:rPr>
          <w:sz w:val="22"/>
          <w:szCs w:val="22"/>
        </w:rPr>
        <w:t xml:space="preserve"> to release confidential information as required by law or court order;</w:t>
      </w:r>
    </w:p>
    <w:p w14:paraId="7CD6AF62" w14:textId="77777777" w:rsidR="008C76C6" w:rsidRPr="001C26C7" w:rsidRDefault="008C76C6" w:rsidP="008C76C6">
      <w:pPr>
        <w:spacing w:after="200" w:line="276" w:lineRule="auto"/>
        <w:ind w:left="720" w:hanging="360"/>
        <w:rPr>
          <w:sz w:val="22"/>
          <w:szCs w:val="22"/>
        </w:rPr>
      </w:pPr>
      <w:r w:rsidRPr="001C26C7">
        <w:rPr>
          <w:sz w:val="22"/>
          <w:szCs w:val="22"/>
        </w:rPr>
        <w:t>5</w:t>
      </w:r>
      <w:proofErr w:type="gramStart"/>
      <w:r w:rsidRPr="001C26C7">
        <w:rPr>
          <w:sz w:val="22"/>
          <w:szCs w:val="22"/>
        </w:rPr>
        <w:t xml:space="preserve">. </w:t>
      </w:r>
      <w:r w:rsidRPr="001C26C7">
        <w:rPr>
          <w:sz w:val="22"/>
          <w:szCs w:val="22"/>
        </w:rPr>
        <w:tab/>
        <w:t>Consent</w:t>
      </w:r>
      <w:proofErr w:type="gramEnd"/>
      <w:r w:rsidRPr="001C26C7">
        <w:rPr>
          <w:sz w:val="22"/>
          <w:szCs w:val="22"/>
        </w:rPr>
        <w:t xml:space="preserve"> to </w:t>
      </w:r>
      <w:proofErr w:type="gramStart"/>
      <w:r w:rsidRPr="001C26C7">
        <w:rPr>
          <w:sz w:val="22"/>
          <w:szCs w:val="22"/>
        </w:rPr>
        <w:t>treat for</w:t>
      </w:r>
      <w:proofErr w:type="gramEnd"/>
      <w:r w:rsidRPr="001C26C7">
        <w:rPr>
          <w:sz w:val="22"/>
          <w:szCs w:val="22"/>
        </w:rPr>
        <w:t xml:space="preserve"> other behavioral health services and all treatment modalities the facility may utilize in the child’s/youth’s course of treatment;</w:t>
      </w:r>
    </w:p>
    <w:p w14:paraId="53133132" w14:textId="77777777" w:rsidR="008C76C6" w:rsidRPr="001C26C7" w:rsidRDefault="008C76C6" w:rsidP="008C76C6">
      <w:pPr>
        <w:spacing w:after="200" w:line="276" w:lineRule="auto"/>
        <w:ind w:left="720" w:hanging="360"/>
        <w:rPr>
          <w:sz w:val="22"/>
          <w:szCs w:val="22"/>
        </w:rPr>
      </w:pPr>
      <w:r w:rsidRPr="001C26C7">
        <w:rPr>
          <w:sz w:val="22"/>
          <w:szCs w:val="22"/>
        </w:rPr>
        <w:t>6</w:t>
      </w:r>
      <w:proofErr w:type="gramStart"/>
      <w:r w:rsidRPr="001C26C7">
        <w:rPr>
          <w:sz w:val="22"/>
          <w:szCs w:val="22"/>
        </w:rPr>
        <w:t xml:space="preserve">. </w:t>
      </w:r>
      <w:r w:rsidRPr="001C26C7">
        <w:rPr>
          <w:sz w:val="22"/>
          <w:szCs w:val="22"/>
        </w:rPr>
        <w:tab/>
        <w:t>Specific</w:t>
      </w:r>
      <w:proofErr w:type="gramEnd"/>
      <w:r w:rsidRPr="001C26C7">
        <w:rPr>
          <w:sz w:val="22"/>
          <w:szCs w:val="22"/>
        </w:rPr>
        <w:t xml:space="preserve"> to QRTPs, consent for the BHA to release the state-approved assessment in accordance with Section 7.705.208; and</w:t>
      </w:r>
    </w:p>
    <w:p w14:paraId="225328E7" w14:textId="77777777" w:rsidR="008C76C6" w:rsidRPr="001C26C7" w:rsidRDefault="008C76C6" w:rsidP="008C76C6">
      <w:pPr>
        <w:spacing w:after="200" w:line="276" w:lineRule="auto"/>
        <w:ind w:left="720" w:hanging="360"/>
        <w:rPr>
          <w:sz w:val="22"/>
          <w:szCs w:val="22"/>
        </w:rPr>
      </w:pPr>
      <w:r w:rsidRPr="001C26C7">
        <w:rPr>
          <w:sz w:val="22"/>
          <w:szCs w:val="22"/>
        </w:rPr>
        <w:t>7</w:t>
      </w:r>
      <w:proofErr w:type="gramStart"/>
      <w:r w:rsidRPr="001C26C7">
        <w:rPr>
          <w:sz w:val="22"/>
          <w:szCs w:val="22"/>
        </w:rPr>
        <w:t xml:space="preserve">. </w:t>
      </w:r>
      <w:r w:rsidRPr="001C26C7">
        <w:rPr>
          <w:sz w:val="22"/>
          <w:szCs w:val="22"/>
        </w:rPr>
        <w:tab/>
        <w:t>Consent</w:t>
      </w:r>
      <w:proofErr w:type="gramEnd"/>
      <w:r w:rsidRPr="001C26C7">
        <w:rPr>
          <w:sz w:val="22"/>
          <w:szCs w:val="22"/>
        </w:rPr>
        <w:t xml:space="preserve"> for search practices conducted by the facility;</w:t>
      </w:r>
    </w:p>
    <w:p w14:paraId="6B54E24F" w14:textId="77777777" w:rsidR="008C76C6" w:rsidRPr="001C26C7" w:rsidRDefault="008C76C6" w:rsidP="008C76C6">
      <w:pPr>
        <w:spacing w:after="200" w:line="276" w:lineRule="auto"/>
        <w:ind w:left="360" w:hanging="360"/>
        <w:rPr>
          <w:sz w:val="22"/>
          <w:szCs w:val="22"/>
        </w:rPr>
      </w:pPr>
      <w:r w:rsidRPr="001C26C7">
        <w:rPr>
          <w:sz w:val="22"/>
          <w:szCs w:val="22"/>
        </w:rPr>
        <w:t>F</w:t>
      </w:r>
      <w:proofErr w:type="gramStart"/>
      <w:r w:rsidRPr="001C26C7">
        <w:rPr>
          <w:sz w:val="22"/>
          <w:szCs w:val="22"/>
        </w:rPr>
        <w:t xml:space="preserve">. </w:t>
      </w:r>
      <w:r w:rsidRPr="001C26C7">
        <w:rPr>
          <w:sz w:val="22"/>
          <w:szCs w:val="22"/>
        </w:rPr>
        <w:tab/>
        <w:t>For</w:t>
      </w:r>
      <w:proofErr w:type="gramEnd"/>
      <w:r w:rsidRPr="001C26C7">
        <w:rPr>
          <w:sz w:val="22"/>
          <w:szCs w:val="22"/>
        </w:rPr>
        <w:t xml:space="preserve"> an emergency admission of a child/youth to the facility, facilities may request additional information as needed, but at least the following must be obtained prior to or on the day of admission:</w:t>
      </w:r>
    </w:p>
    <w:p w14:paraId="327AD9FA" w14:textId="77777777" w:rsidR="008C76C6" w:rsidRPr="001C26C7" w:rsidRDefault="008C76C6" w:rsidP="008C76C6">
      <w:pPr>
        <w:tabs>
          <w:tab w:val="left" w:pos="810"/>
        </w:tabs>
        <w:spacing w:after="200" w:line="276" w:lineRule="auto"/>
        <w:ind w:left="720" w:hanging="450"/>
        <w:rPr>
          <w:sz w:val="22"/>
          <w:szCs w:val="22"/>
        </w:rPr>
      </w:pPr>
      <w:r w:rsidRPr="001C26C7">
        <w:rPr>
          <w:sz w:val="22"/>
          <w:szCs w:val="22"/>
        </w:rPr>
        <w:t xml:space="preserve">1. </w:t>
      </w:r>
      <w:r w:rsidRPr="001C26C7">
        <w:rPr>
          <w:sz w:val="22"/>
          <w:szCs w:val="22"/>
        </w:rPr>
        <w:tab/>
        <w:t>The name, date of birth, sex assigned at birth, gender identity, and physical description of the child/youth;</w:t>
      </w:r>
    </w:p>
    <w:p w14:paraId="2E09073D" w14:textId="77777777" w:rsidR="008C76C6" w:rsidRPr="001C26C7" w:rsidRDefault="008C76C6" w:rsidP="008C76C6">
      <w:pPr>
        <w:tabs>
          <w:tab w:val="left" w:pos="810"/>
        </w:tabs>
        <w:spacing w:after="200" w:line="276" w:lineRule="auto"/>
        <w:ind w:left="720" w:hanging="450"/>
        <w:rPr>
          <w:sz w:val="22"/>
          <w:szCs w:val="22"/>
        </w:rPr>
      </w:pPr>
      <w:r w:rsidRPr="001C26C7">
        <w:rPr>
          <w:sz w:val="22"/>
          <w:szCs w:val="22"/>
        </w:rPr>
        <w:t>2</w:t>
      </w:r>
      <w:proofErr w:type="gramStart"/>
      <w:r w:rsidRPr="001C26C7">
        <w:rPr>
          <w:sz w:val="22"/>
          <w:szCs w:val="22"/>
        </w:rPr>
        <w:t xml:space="preserve">. </w:t>
      </w:r>
      <w:r w:rsidRPr="001C26C7">
        <w:rPr>
          <w:sz w:val="22"/>
          <w:szCs w:val="22"/>
        </w:rPr>
        <w:tab/>
        <w:t>Any</w:t>
      </w:r>
      <w:proofErr w:type="gramEnd"/>
      <w:r w:rsidRPr="001C26C7">
        <w:rPr>
          <w:sz w:val="22"/>
          <w:szCs w:val="22"/>
        </w:rPr>
        <w:t xml:space="preserve"> known medical needs, including </w:t>
      </w:r>
      <w:proofErr w:type="gramStart"/>
      <w:r w:rsidRPr="001C26C7">
        <w:rPr>
          <w:sz w:val="22"/>
          <w:szCs w:val="22"/>
        </w:rPr>
        <w:t>any allergies</w:t>
      </w:r>
      <w:proofErr w:type="gramEnd"/>
      <w:r w:rsidRPr="001C26C7">
        <w:rPr>
          <w:sz w:val="22"/>
          <w:szCs w:val="22"/>
        </w:rPr>
        <w:t>, injuries, prescribed medications, or necessary treatments;</w:t>
      </w:r>
    </w:p>
    <w:p w14:paraId="2B678A93" w14:textId="77777777" w:rsidR="008C76C6" w:rsidRPr="001C26C7" w:rsidRDefault="008C76C6" w:rsidP="008C76C6">
      <w:pPr>
        <w:tabs>
          <w:tab w:val="left" w:pos="810"/>
        </w:tabs>
        <w:spacing w:after="200" w:line="276" w:lineRule="auto"/>
        <w:ind w:left="720" w:hanging="450"/>
        <w:rPr>
          <w:sz w:val="22"/>
          <w:szCs w:val="22"/>
        </w:rPr>
      </w:pPr>
      <w:r w:rsidRPr="001C26C7">
        <w:rPr>
          <w:sz w:val="22"/>
          <w:szCs w:val="22"/>
        </w:rPr>
        <w:t>3</w:t>
      </w:r>
      <w:proofErr w:type="gramStart"/>
      <w:r w:rsidRPr="001C26C7">
        <w:rPr>
          <w:sz w:val="22"/>
          <w:szCs w:val="22"/>
        </w:rPr>
        <w:t xml:space="preserve">. </w:t>
      </w:r>
      <w:r w:rsidRPr="001C26C7">
        <w:rPr>
          <w:sz w:val="22"/>
          <w:szCs w:val="22"/>
        </w:rPr>
        <w:tab/>
        <w:t>The</w:t>
      </w:r>
      <w:proofErr w:type="gramEnd"/>
      <w:r w:rsidRPr="001C26C7">
        <w:rPr>
          <w:sz w:val="22"/>
          <w:szCs w:val="22"/>
        </w:rPr>
        <w:t xml:space="preserve"> name and contact information of the placing authority, which must include an emergency contact phone number for access to the placing authority twenty-four (24) hours a day. Verification of the authority of the individual placing the child/youth at the facility must be provided, and such information documented in the child’s/youth’s admission record;</w:t>
      </w:r>
    </w:p>
    <w:p w14:paraId="3E3BF3F5" w14:textId="77777777" w:rsidR="008C76C6" w:rsidRPr="001C26C7" w:rsidRDefault="008C76C6" w:rsidP="008C76C6">
      <w:pPr>
        <w:tabs>
          <w:tab w:val="left" w:pos="810"/>
        </w:tabs>
        <w:spacing w:after="200" w:line="276" w:lineRule="auto"/>
        <w:ind w:left="720" w:hanging="450"/>
        <w:rPr>
          <w:sz w:val="22"/>
          <w:szCs w:val="22"/>
        </w:rPr>
      </w:pPr>
      <w:r w:rsidRPr="001C26C7">
        <w:rPr>
          <w:sz w:val="22"/>
          <w:szCs w:val="22"/>
        </w:rPr>
        <w:t>4</w:t>
      </w:r>
      <w:proofErr w:type="gramStart"/>
      <w:r w:rsidRPr="001C26C7">
        <w:rPr>
          <w:sz w:val="22"/>
          <w:szCs w:val="22"/>
        </w:rPr>
        <w:t xml:space="preserve">. </w:t>
      </w:r>
      <w:r w:rsidRPr="001C26C7">
        <w:rPr>
          <w:sz w:val="22"/>
          <w:szCs w:val="22"/>
        </w:rPr>
        <w:tab/>
        <w:t>Written</w:t>
      </w:r>
      <w:proofErr w:type="gramEnd"/>
      <w:r w:rsidRPr="001C26C7">
        <w:rPr>
          <w:sz w:val="22"/>
          <w:szCs w:val="22"/>
        </w:rPr>
        <w:t xml:space="preserve"> authorization allowing routine and emergency medical, dental, vision, and mental health care to be provided to the child/youth; and</w:t>
      </w:r>
    </w:p>
    <w:p w14:paraId="1D0ACD95" w14:textId="77777777" w:rsidR="008C76C6" w:rsidRPr="001C26C7" w:rsidRDefault="008C76C6" w:rsidP="008C76C6">
      <w:pPr>
        <w:tabs>
          <w:tab w:val="left" w:pos="1080"/>
        </w:tabs>
        <w:spacing w:after="200" w:line="276" w:lineRule="auto"/>
        <w:ind w:left="1080" w:hanging="360"/>
        <w:rPr>
          <w:sz w:val="22"/>
          <w:szCs w:val="22"/>
        </w:rPr>
      </w:pPr>
      <w:r w:rsidRPr="001C26C7">
        <w:rPr>
          <w:sz w:val="22"/>
          <w:szCs w:val="22"/>
        </w:rPr>
        <w:t>5</w:t>
      </w:r>
      <w:proofErr w:type="gramStart"/>
      <w:r w:rsidRPr="001C26C7">
        <w:rPr>
          <w:sz w:val="22"/>
          <w:szCs w:val="22"/>
        </w:rPr>
        <w:t xml:space="preserve">. </w:t>
      </w:r>
      <w:r w:rsidRPr="001C26C7">
        <w:rPr>
          <w:sz w:val="22"/>
          <w:szCs w:val="22"/>
        </w:rPr>
        <w:tab/>
        <w:t>A</w:t>
      </w:r>
      <w:proofErr w:type="gramEnd"/>
      <w:r w:rsidRPr="001C26C7">
        <w:rPr>
          <w:sz w:val="22"/>
          <w:szCs w:val="22"/>
        </w:rPr>
        <w:t xml:space="preserve"> placement agreement, including provisions for discharge pending necessary information on the child/youth.</w:t>
      </w:r>
    </w:p>
    <w:p w14:paraId="427D7CDC" w14:textId="77777777" w:rsidR="008C76C6" w:rsidRPr="001C26C7" w:rsidRDefault="008C76C6" w:rsidP="008C76C6">
      <w:pPr>
        <w:spacing w:after="200" w:line="276" w:lineRule="auto"/>
        <w:ind w:left="720" w:hanging="720"/>
        <w:rPr>
          <w:sz w:val="22"/>
          <w:szCs w:val="22"/>
        </w:rPr>
      </w:pPr>
      <w:r w:rsidRPr="001C26C7">
        <w:rPr>
          <w:sz w:val="22"/>
          <w:szCs w:val="22"/>
        </w:rPr>
        <w:t xml:space="preserve">G. </w:t>
      </w:r>
      <w:r w:rsidRPr="001C26C7">
        <w:rPr>
          <w:sz w:val="22"/>
          <w:szCs w:val="22"/>
        </w:rPr>
        <w:tab/>
        <w:t>The facility must request and make every diligent effort, no less than three (3) documented requests within the first month of admission, to obtain, utilize, and document the following for each child/youth admitted to the program:</w:t>
      </w:r>
    </w:p>
    <w:p w14:paraId="632BD272" w14:textId="77777777" w:rsidR="008C76C6" w:rsidRPr="001C26C7" w:rsidRDefault="008C76C6" w:rsidP="008C76C6">
      <w:pPr>
        <w:spacing w:after="200" w:line="276" w:lineRule="auto"/>
        <w:ind w:left="1080" w:hanging="360"/>
        <w:rPr>
          <w:sz w:val="22"/>
          <w:szCs w:val="22"/>
        </w:rPr>
      </w:pPr>
      <w:r w:rsidRPr="001C26C7">
        <w:rPr>
          <w:sz w:val="22"/>
          <w:szCs w:val="22"/>
        </w:rPr>
        <w:t>1</w:t>
      </w:r>
      <w:proofErr w:type="gramStart"/>
      <w:r w:rsidRPr="001C26C7">
        <w:rPr>
          <w:sz w:val="22"/>
          <w:szCs w:val="22"/>
        </w:rPr>
        <w:t xml:space="preserve">. </w:t>
      </w:r>
      <w:r w:rsidRPr="001C26C7">
        <w:rPr>
          <w:sz w:val="22"/>
          <w:szCs w:val="22"/>
        </w:rPr>
        <w:tab/>
        <w:t>All</w:t>
      </w:r>
      <w:proofErr w:type="gramEnd"/>
      <w:r w:rsidRPr="001C26C7">
        <w:rPr>
          <w:sz w:val="22"/>
          <w:szCs w:val="22"/>
        </w:rPr>
        <w:t xml:space="preserve"> </w:t>
      </w:r>
      <w:proofErr w:type="gramStart"/>
      <w:r w:rsidRPr="001C26C7">
        <w:rPr>
          <w:sz w:val="22"/>
          <w:szCs w:val="22"/>
        </w:rPr>
        <w:t>persons</w:t>
      </w:r>
      <w:proofErr w:type="gramEnd"/>
      <w:r w:rsidRPr="001C26C7">
        <w:rPr>
          <w:sz w:val="22"/>
          <w:szCs w:val="22"/>
        </w:rPr>
        <w:t xml:space="preserve"> allowed to have contact with the child/youth, including the manner and frequency of contact.</w:t>
      </w:r>
    </w:p>
    <w:p w14:paraId="2335470B" w14:textId="77777777" w:rsidR="008C76C6" w:rsidRPr="001C26C7" w:rsidRDefault="008C76C6" w:rsidP="008C76C6">
      <w:pPr>
        <w:spacing w:after="200" w:line="276" w:lineRule="auto"/>
        <w:ind w:left="1080" w:hanging="360"/>
        <w:rPr>
          <w:sz w:val="22"/>
          <w:szCs w:val="22"/>
        </w:rPr>
      </w:pPr>
      <w:r w:rsidRPr="001C26C7">
        <w:rPr>
          <w:sz w:val="22"/>
          <w:szCs w:val="22"/>
        </w:rPr>
        <w:lastRenderedPageBreak/>
        <w:t>2</w:t>
      </w:r>
      <w:proofErr w:type="gramStart"/>
      <w:r w:rsidRPr="001C26C7">
        <w:rPr>
          <w:sz w:val="22"/>
          <w:szCs w:val="22"/>
        </w:rPr>
        <w:t xml:space="preserve">. </w:t>
      </w:r>
      <w:r w:rsidRPr="001C26C7">
        <w:rPr>
          <w:sz w:val="22"/>
          <w:szCs w:val="22"/>
        </w:rPr>
        <w:tab/>
        <w:t>All</w:t>
      </w:r>
      <w:proofErr w:type="gramEnd"/>
      <w:r w:rsidRPr="001C26C7">
        <w:rPr>
          <w:sz w:val="22"/>
          <w:szCs w:val="22"/>
        </w:rPr>
        <w:t xml:space="preserve"> documentation from referral sources of persons not allowed to have contact with the child/youth, including court orders, protection orders, and reasons for such restrictions, if applicable and made available.</w:t>
      </w:r>
    </w:p>
    <w:p w14:paraId="4DF32C7D" w14:textId="77777777" w:rsidR="008C76C6" w:rsidRPr="001C26C7" w:rsidRDefault="008C76C6" w:rsidP="008C76C6">
      <w:pPr>
        <w:spacing w:after="200" w:line="276" w:lineRule="auto"/>
        <w:ind w:left="1080" w:hanging="360"/>
        <w:rPr>
          <w:sz w:val="22"/>
          <w:szCs w:val="22"/>
        </w:rPr>
      </w:pPr>
      <w:r w:rsidRPr="001C26C7">
        <w:rPr>
          <w:sz w:val="22"/>
          <w:szCs w:val="22"/>
        </w:rPr>
        <w:t>3</w:t>
      </w:r>
      <w:proofErr w:type="gramStart"/>
      <w:r w:rsidRPr="001C26C7">
        <w:rPr>
          <w:sz w:val="22"/>
          <w:szCs w:val="22"/>
        </w:rPr>
        <w:t xml:space="preserve">. </w:t>
      </w:r>
      <w:r w:rsidRPr="001C26C7">
        <w:rPr>
          <w:sz w:val="22"/>
          <w:szCs w:val="22"/>
        </w:rPr>
        <w:tab/>
        <w:t>The</w:t>
      </w:r>
      <w:proofErr w:type="gramEnd"/>
      <w:r w:rsidRPr="001C26C7">
        <w:rPr>
          <w:sz w:val="22"/>
          <w:szCs w:val="22"/>
        </w:rPr>
        <w:t xml:space="preserve"> name(s) and title(s) of the individual(s) to whom the child/youth may be released at the time of discharge from the facility, if made available; and</w:t>
      </w:r>
    </w:p>
    <w:p w14:paraId="04FE99CC" w14:textId="77777777" w:rsidR="008C76C6" w:rsidRPr="001C26C7" w:rsidRDefault="008C76C6" w:rsidP="008C76C6">
      <w:pPr>
        <w:spacing w:after="200" w:line="276" w:lineRule="auto"/>
        <w:ind w:left="1080" w:hanging="360"/>
        <w:rPr>
          <w:sz w:val="22"/>
          <w:szCs w:val="22"/>
        </w:rPr>
      </w:pPr>
      <w:r w:rsidRPr="001C26C7">
        <w:rPr>
          <w:sz w:val="22"/>
          <w:szCs w:val="22"/>
        </w:rPr>
        <w:t>4</w:t>
      </w:r>
      <w:proofErr w:type="gramStart"/>
      <w:r w:rsidRPr="001C26C7">
        <w:rPr>
          <w:sz w:val="22"/>
          <w:szCs w:val="22"/>
        </w:rPr>
        <w:t xml:space="preserve">. </w:t>
      </w:r>
      <w:r w:rsidRPr="001C26C7">
        <w:rPr>
          <w:sz w:val="22"/>
          <w:szCs w:val="22"/>
        </w:rPr>
        <w:tab/>
        <w:t>The</w:t>
      </w:r>
      <w:proofErr w:type="gramEnd"/>
      <w:r w:rsidRPr="001C26C7">
        <w:rPr>
          <w:sz w:val="22"/>
          <w:szCs w:val="22"/>
        </w:rPr>
        <w:t xml:space="preserve"> legal status, including probation or criminal adjudications, and custody of the child/youth.</w:t>
      </w:r>
    </w:p>
    <w:p w14:paraId="365EC72E" w14:textId="77777777" w:rsidR="008C76C6" w:rsidRPr="00A96D69" w:rsidRDefault="008C76C6" w:rsidP="008C76C6">
      <w:pPr>
        <w:spacing w:after="200" w:line="276" w:lineRule="auto"/>
        <w:ind w:left="720" w:hanging="720"/>
        <w:rPr>
          <w:ins w:id="30" w:author="Jeannie M. Berzinskas" w:date="2026-09-16T11:17:00Z" w16du:dateUtc="2026-09-16T17:17:00Z"/>
          <w:sz w:val="22"/>
          <w:szCs w:val="22"/>
        </w:rPr>
      </w:pPr>
      <w:ins w:id="31" w:author="Jeannie M. Berzinskas" w:date="2026-09-16T11:17:00Z" w16du:dateUtc="2026-09-16T17:17:00Z">
        <w:r w:rsidRPr="00A96D69">
          <w:rPr>
            <w:sz w:val="22"/>
            <w:szCs w:val="22"/>
          </w:rPr>
          <w:t>H.</w:t>
        </w:r>
        <w:r w:rsidRPr="001C26C7">
          <w:rPr>
            <w:color w:val="FF0000"/>
            <w:sz w:val="22"/>
            <w:szCs w:val="22"/>
          </w:rPr>
          <w:tab/>
        </w:r>
        <w:r w:rsidRPr="00A96D69">
          <w:rPr>
            <w:sz w:val="22"/>
            <w:szCs w:val="22"/>
          </w:rPr>
          <w:t xml:space="preserve">Admission of a child/youth into the state-owned psychiatric residential treatment facility, in addition to regulations in </w:t>
        </w:r>
        <w:r>
          <w:rPr>
            <w:sz w:val="22"/>
            <w:szCs w:val="22"/>
          </w:rPr>
          <w:t>S</w:t>
        </w:r>
        <w:r w:rsidRPr="00A96D69">
          <w:rPr>
            <w:sz w:val="22"/>
            <w:szCs w:val="22"/>
          </w:rPr>
          <w:t xml:space="preserve">ection 7.714.21.a through </w:t>
        </w:r>
        <w:r>
          <w:rPr>
            <w:sz w:val="22"/>
            <w:szCs w:val="22"/>
          </w:rPr>
          <w:t>S</w:t>
        </w:r>
        <w:r w:rsidRPr="00A96D69">
          <w:rPr>
            <w:sz w:val="22"/>
            <w:szCs w:val="22"/>
          </w:rPr>
          <w:t>ection 7.714.21.g, must also include the following for children/youth admitted into the facility:</w:t>
        </w:r>
      </w:ins>
    </w:p>
    <w:p w14:paraId="6D0BFFA8" w14:textId="77777777" w:rsidR="008C76C6" w:rsidRPr="00A96D69" w:rsidRDefault="008C76C6" w:rsidP="008C76C6">
      <w:pPr>
        <w:spacing w:after="200" w:line="276" w:lineRule="auto"/>
        <w:ind w:left="1080" w:hanging="360"/>
        <w:rPr>
          <w:ins w:id="32" w:author="Jeannie M. Berzinskas" w:date="2026-09-16T11:17:00Z" w16du:dateUtc="2026-09-16T17:17:00Z"/>
          <w:sz w:val="22"/>
          <w:szCs w:val="22"/>
        </w:rPr>
      </w:pPr>
      <w:ins w:id="33" w:author="Jeannie M. Berzinskas" w:date="2026-09-16T11:17:00Z" w16du:dateUtc="2026-09-16T17:17:00Z">
        <w:r w:rsidRPr="00A96D69">
          <w:rPr>
            <w:sz w:val="22"/>
            <w:szCs w:val="22"/>
          </w:rPr>
          <w:t>1.</w:t>
        </w:r>
        <w:r w:rsidRPr="00A96D69">
          <w:rPr>
            <w:sz w:val="22"/>
            <w:szCs w:val="22"/>
          </w:rPr>
          <w:tab/>
          <w:t xml:space="preserve">Admission must be limited to those children/youth who meet medical necessity determinations to be admitted into a </w:t>
        </w:r>
        <w:r>
          <w:rPr>
            <w:sz w:val="22"/>
            <w:szCs w:val="22"/>
          </w:rPr>
          <w:t>PRTF</w:t>
        </w:r>
        <w:r w:rsidRPr="00A96D69">
          <w:rPr>
            <w:sz w:val="22"/>
            <w:szCs w:val="22"/>
          </w:rPr>
          <w:t>;</w:t>
        </w:r>
      </w:ins>
    </w:p>
    <w:p w14:paraId="005BC8F8" w14:textId="63D544B4" w:rsidR="008C76C6" w:rsidRPr="00211D1F" w:rsidRDefault="008C76C6" w:rsidP="008C76C6">
      <w:pPr>
        <w:spacing w:after="200" w:line="276" w:lineRule="auto"/>
        <w:ind w:left="1080" w:hanging="360"/>
        <w:rPr>
          <w:ins w:id="34" w:author="Jeannie M. Berzinskas" w:date="2026-09-16T11:17:00Z" w16du:dateUtc="2026-09-16T17:17:00Z"/>
          <w:color w:val="C00000"/>
          <w:sz w:val="22"/>
          <w:szCs w:val="22"/>
          <w:u w:val="single"/>
        </w:rPr>
      </w:pPr>
      <w:ins w:id="35" w:author="Jeannie M. Berzinskas" w:date="2026-09-16T11:17:00Z" w16du:dateUtc="2026-09-16T17:17:00Z">
        <w:r w:rsidRPr="00A96D69">
          <w:rPr>
            <w:sz w:val="22"/>
            <w:szCs w:val="22"/>
          </w:rPr>
          <w:t>2.</w:t>
        </w:r>
        <w:r w:rsidRPr="00A96D69">
          <w:rPr>
            <w:sz w:val="22"/>
            <w:szCs w:val="22"/>
          </w:rPr>
          <w:tab/>
        </w:r>
      </w:ins>
      <w:r w:rsidR="00211D1F">
        <w:rPr>
          <w:color w:val="C00000"/>
          <w:sz w:val="22"/>
          <w:szCs w:val="22"/>
          <w:u w:val="single"/>
        </w:rPr>
        <w:t xml:space="preserve">Delinquent youth sentenced to </w:t>
      </w:r>
      <w:r w:rsidR="0090250D">
        <w:rPr>
          <w:color w:val="C00000"/>
          <w:sz w:val="22"/>
          <w:szCs w:val="22"/>
          <w:u w:val="single"/>
        </w:rPr>
        <w:t>out-of-home</w:t>
      </w:r>
      <w:r w:rsidR="00211D1F">
        <w:rPr>
          <w:color w:val="C00000"/>
          <w:sz w:val="22"/>
          <w:szCs w:val="22"/>
          <w:u w:val="single"/>
        </w:rPr>
        <w:t xml:space="preserve"> care cannot be admitted to the </w:t>
      </w:r>
      <w:r w:rsidR="00DB6C75">
        <w:rPr>
          <w:color w:val="C00000"/>
          <w:sz w:val="22"/>
          <w:szCs w:val="22"/>
          <w:u w:val="single"/>
        </w:rPr>
        <w:t>state owned PRTF.</w:t>
      </w:r>
    </w:p>
    <w:p w14:paraId="5C398C29" w14:textId="77777777" w:rsidR="008C76C6" w:rsidRPr="00A96D69" w:rsidRDefault="008C76C6" w:rsidP="008C76C6">
      <w:pPr>
        <w:spacing w:after="200" w:line="276" w:lineRule="auto"/>
        <w:ind w:left="1080" w:hanging="360"/>
        <w:rPr>
          <w:ins w:id="36" w:author="Jeannie M. Berzinskas" w:date="2026-09-16T11:17:00Z" w16du:dateUtc="2026-09-16T17:17:00Z"/>
          <w:sz w:val="22"/>
          <w:szCs w:val="22"/>
        </w:rPr>
      </w:pPr>
      <w:ins w:id="37" w:author="Jeannie M. Berzinskas" w:date="2026-09-16T11:17:00Z" w16du:dateUtc="2026-09-16T17:17:00Z">
        <w:r w:rsidRPr="00A96D69">
          <w:rPr>
            <w:sz w:val="22"/>
            <w:szCs w:val="22"/>
          </w:rPr>
          <w:t>3.</w:t>
        </w:r>
        <w:r w:rsidRPr="00A96D69">
          <w:rPr>
            <w:sz w:val="22"/>
            <w:szCs w:val="22"/>
          </w:rPr>
          <w:tab/>
          <w:t xml:space="preserve">Previous placements have been unsuccessful or alternative placements, specifically within the </w:t>
        </w:r>
        <w:r>
          <w:rPr>
            <w:sz w:val="22"/>
            <w:szCs w:val="22"/>
          </w:rPr>
          <w:t>S</w:t>
        </w:r>
        <w:r w:rsidRPr="00A96D69">
          <w:rPr>
            <w:sz w:val="22"/>
            <w:szCs w:val="22"/>
          </w:rPr>
          <w:t xml:space="preserve">tate of </w:t>
        </w:r>
        <w:r>
          <w:rPr>
            <w:sz w:val="22"/>
            <w:szCs w:val="22"/>
          </w:rPr>
          <w:t>C</w:t>
        </w:r>
        <w:r w:rsidRPr="00A96D69">
          <w:rPr>
            <w:sz w:val="22"/>
            <w:szCs w:val="22"/>
          </w:rPr>
          <w:t xml:space="preserve">olorado, are not available for the children/youth. </w:t>
        </w:r>
      </w:ins>
    </w:p>
    <w:p w14:paraId="26C2F855" w14:textId="77777777" w:rsidR="008C76C6" w:rsidRPr="00A96D69" w:rsidRDefault="008C76C6" w:rsidP="008C76C6">
      <w:pPr>
        <w:spacing w:after="200" w:line="276" w:lineRule="auto"/>
        <w:ind w:left="1080" w:hanging="360"/>
        <w:rPr>
          <w:ins w:id="38" w:author="Jeannie M. Berzinskas" w:date="2026-09-16T11:17:00Z" w16du:dateUtc="2026-09-16T17:17:00Z"/>
          <w:sz w:val="22"/>
          <w:szCs w:val="22"/>
        </w:rPr>
      </w:pPr>
      <w:ins w:id="39" w:author="Jeannie M. Berzinskas" w:date="2026-09-16T11:17:00Z" w16du:dateUtc="2026-09-16T17:17:00Z">
        <w:r w:rsidRPr="00A96D69">
          <w:rPr>
            <w:sz w:val="22"/>
            <w:szCs w:val="22"/>
          </w:rPr>
          <w:t>4.</w:t>
        </w:r>
        <w:r w:rsidRPr="00A96D69">
          <w:rPr>
            <w:sz w:val="22"/>
            <w:szCs w:val="22"/>
          </w:rPr>
          <w:tab/>
          <w:t xml:space="preserve">The child/youth must be notified of admission to the state-owned </w:t>
        </w:r>
        <w:r>
          <w:rPr>
            <w:sz w:val="22"/>
            <w:szCs w:val="22"/>
          </w:rPr>
          <w:t>PRTF</w:t>
        </w:r>
        <w:r w:rsidRPr="00A96D69">
          <w:rPr>
            <w:sz w:val="22"/>
            <w:szCs w:val="22"/>
          </w:rPr>
          <w:t>, which is a locked facility setting.</w:t>
        </w:r>
      </w:ins>
    </w:p>
    <w:p w14:paraId="20BDAB46" w14:textId="77777777" w:rsidR="008C76C6" w:rsidRPr="001C26C7" w:rsidRDefault="008C76C6" w:rsidP="008C76C6">
      <w:pPr>
        <w:spacing w:after="200" w:line="276" w:lineRule="auto"/>
        <w:rPr>
          <w:rFonts w:ascii="Roboto" w:eastAsia="Roboto" w:hAnsi="Roboto" w:cs="Roboto"/>
          <w:color w:val="444746"/>
          <w:sz w:val="21"/>
          <w:szCs w:val="21"/>
        </w:rPr>
      </w:pPr>
    </w:p>
    <w:p w14:paraId="27606077" w14:textId="77777777" w:rsidR="008C76C6" w:rsidRDefault="008C76C6" w:rsidP="008C76C6"/>
    <w:p w14:paraId="00000073" w14:textId="77777777" w:rsidR="0043272A" w:rsidRDefault="0043272A"/>
    <w:sectPr w:rsidR="0043272A">
      <w:headerReference w:type="default" r:id="rId14"/>
      <w:footerReference w:type="default" r:id="rId15"/>
      <w:pgSz w:w="12240" w:h="15840"/>
      <w:pgMar w:top="1170" w:right="1440" w:bottom="1170" w:left="1440" w:header="720" w:footer="6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2B708" w14:textId="77777777" w:rsidR="00E26781" w:rsidRDefault="00E26781">
      <w:r>
        <w:separator/>
      </w:r>
    </w:p>
  </w:endnote>
  <w:endnote w:type="continuationSeparator" w:id="0">
    <w:p w14:paraId="1BD2D133" w14:textId="77777777" w:rsidR="00E26781" w:rsidRDefault="00E26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E41358B5-CD32-4615-ACF6-5C2864418318}"/>
    <w:embedBold r:id="rId2" w:fontKey="{04BE32F4-092E-4545-8C57-59053AEA1C77}"/>
  </w:font>
  <w:font w:name="Georgia">
    <w:panose1 w:val="02040502050405020303"/>
    <w:charset w:val="00"/>
    <w:family w:val="roman"/>
    <w:pitch w:val="variable"/>
    <w:sig w:usb0="00000287" w:usb1="00000000" w:usb2="00000000" w:usb3="00000000" w:csb0="0000009F" w:csb1="00000000"/>
    <w:embedItalic r:id="rId3" w:fontKey="{CE2BAA0C-40BB-4DDE-8BB8-D7C6149AC70D}"/>
  </w:font>
  <w:font w:name="Trebuchet MS">
    <w:panose1 w:val="020B0603020202020204"/>
    <w:charset w:val="00"/>
    <w:family w:val="swiss"/>
    <w:pitch w:val="variable"/>
    <w:sig w:usb0="00000687" w:usb1="00000000" w:usb2="00000000" w:usb3="00000000" w:csb0="0000009F" w:csb1="00000000"/>
    <w:embedRegular r:id="rId4" w:fontKey="{A3935877-88E1-4A0D-9530-AE2F429DE83B}"/>
    <w:embedBold r:id="rId5" w:fontKey="{871964C2-9B61-49D2-8A74-1B323351621D}"/>
    <w:embedItalic r:id="rId6" w:fontKey="{BA5D84BB-2EB7-4C6B-A029-4750413B3E72}"/>
    <w:embedBoldItalic r:id="rId7" w:fontKey="{246B9E61-5C95-42D3-8C1F-5FD213C2C756}"/>
  </w:font>
  <w:font w:name="MS Gothic">
    <w:altName w:val="ＭＳ ゴシック"/>
    <w:panose1 w:val="020B0609070205080204"/>
    <w:charset w:val="80"/>
    <w:family w:val="modern"/>
    <w:pitch w:val="fixed"/>
    <w:sig w:usb0="E00002FF" w:usb1="6AC7FDFB" w:usb2="08000012" w:usb3="00000000" w:csb0="0002009F" w:csb1="00000000"/>
    <w:embedRegular r:id="rId8" w:subsetted="1" w:fontKey="{27FBA6D9-270D-49E6-B03A-F6BCBE9467DE}"/>
  </w:font>
  <w:font w:name="Roboto">
    <w:charset w:val="00"/>
    <w:family w:val="auto"/>
    <w:pitch w:val="variable"/>
    <w:sig w:usb0="E0000AFF" w:usb1="5000217F" w:usb2="00000021" w:usb3="00000000" w:csb0="0000019F" w:csb1="00000000"/>
    <w:embedRegular r:id="rId9" w:fontKey="{B6438038-AD90-4DB8-953E-B82BD21ED973}"/>
  </w:font>
  <w:font w:name="Calibri">
    <w:panose1 w:val="020F0502020204030204"/>
    <w:charset w:val="00"/>
    <w:family w:val="swiss"/>
    <w:pitch w:val="variable"/>
    <w:sig w:usb0="E4002EFF" w:usb1="C200247B" w:usb2="00000009" w:usb3="00000000" w:csb0="000001FF" w:csb1="00000000"/>
    <w:embedRegular r:id="rId10" w:fontKey="{92CF74A0-8BC3-48AC-A1CB-C36E9A6C81DE}"/>
  </w:font>
  <w:font w:name="Cambria">
    <w:panose1 w:val="02040503050406030204"/>
    <w:charset w:val="00"/>
    <w:family w:val="roman"/>
    <w:pitch w:val="variable"/>
    <w:sig w:usb0="E00006FF" w:usb1="420024FF" w:usb2="02000000" w:usb3="00000000" w:csb0="0000019F" w:csb1="00000000"/>
    <w:embedRegular r:id="rId11" w:fontKey="{56EF4DD9-1BF4-47AE-9578-C37CEB7EE9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1" w14:textId="77777777" w:rsidR="0043272A" w:rsidRDefault="0043272A">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2" w14:textId="62EB8F75" w:rsidR="0043272A"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Analysis Page </w:t>
    </w:r>
    <w:r>
      <w:rPr>
        <w:b/>
        <w:bCs/>
        <w:color w:val="000000"/>
        <w:sz w:val="22"/>
        <w:szCs w:val="22"/>
      </w:rPr>
      <w:fldChar w:fldCharType="begin"/>
    </w:r>
    <w:r>
      <w:rPr>
        <w:b/>
        <w:bCs/>
        <w:color w:val="000000"/>
        <w:sz w:val="22"/>
        <w:szCs w:val="22"/>
      </w:rPr>
      <w:instrText>PAGE</w:instrText>
    </w:r>
    <w:r>
      <w:rPr>
        <w:b/>
        <w:bCs/>
        <w:color w:val="000000"/>
        <w:sz w:val="22"/>
        <w:szCs w:val="22"/>
      </w:rPr>
      <w:fldChar w:fldCharType="separate"/>
    </w:r>
    <w:r w:rsidR="008C76C6">
      <w:rPr>
        <w:b/>
        <w:bCs/>
        <w:noProof/>
        <w:color w:val="000000"/>
        <w:sz w:val="22"/>
        <w:szCs w:val="22"/>
      </w:rPr>
      <w:t>1</w:t>
    </w:r>
    <w:r>
      <w:rPr>
        <w:b/>
        <w:b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3" w14:textId="77777777" w:rsidR="0043272A" w:rsidRDefault="0043272A">
    <w:pPr>
      <w:pBdr>
        <w:top w:val="nil"/>
        <w:left w:val="nil"/>
        <w:bottom w:val="nil"/>
        <w:right w:val="nil"/>
        <w:between w:val="nil"/>
      </w:pBdr>
      <w:tabs>
        <w:tab w:val="center" w:pos="4320"/>
        <w:tab w:val="right" w:pos="8640"/>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4" w14:textId="01EB63BC" w:rsidR="0043272A"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Proposed Rule Page </w:t>
    </w:r>
    <w:r>
      <w:rPr>
        <w:color w:val="000000"/>
        <w:sz w:val="22"/>
        <w:szCs w:val="22"/>
      </w:rPr>
      <w:fldChar w:fldCharType="begin"/>
    </w:r>
    <w:r>
      <w:rPr>
        <w:color w:val="000000"/>
        <w:sz w:val="22"/>
        <w:szCs w:val="22"/>
      </w:rPr>
      <w:instrText>PAGE</w:instrText>
    </w:r>
    <w:r>
      <w:rPr>
        <w:color w:val="000000"/>
        <w:sz w:val="22"/>
        <w:szCs w:val="22"/>
      </w:rPr>
      <w:fldChar w:fldCharType="separate"/>
    </w:r>
    <w:r w:rsidR="008C76C6">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9B6C2" w14:textId="77777777" w:rsidR="00E26781" w:rsidRDefault="00E26781">
      <w:r>
        <w:separator/>
      </w:r>
    </w:p>
  </w:footnote>
  <w:footnote w:type="continuationSeparator" w:id="0">
    <w:p w14:paraId="61F0E8D4" w14:textId="77777777" w:rsidR="00E26781" w:rsidRDefault="00E26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9" w14:textId="77777777" w:rsidR="0043272A" w:rsidRDefault="0043272A">
    <w:pPr>
      <w:pBdr>
        <w:top w:val="nil"/>
        <w:left w:val="nil"/>
        <w:bottom w:val="nil"/>
        <w:right w:val="nil"/>
        <w:between w:val="nil"/>
      </w:pBd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A" w14:textId="2CE178FA" w:rsidR="0043272A"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Title of Proposed Rule</w:t>
    </w:r>
    <w:r>
      <w:rPr>
        <w:rFonts w:ascii="Trebuchet MS" w:eastAsia="Trebuchet MS" w:hAnsi="Trebuchet MS" w:cs="Trebuchet MS"/>
        <w:color w:val="000000"/>
      </w:rPr>
      <w:t xml:space="preserve">: </w:t>
    </w:r>
    <w:r w:rsidR="00EF3B3E">
      <w:rPr>
        <w:rFonts w:ascii="Trebuchet MS" w:hAnsi="Trebuchet MS"/>
        <w:color w:val="000000"/>
      </w:rPr>
      <w:t>Psychiatric Residential Treatment Facility Secure Perimeter Fence  </w:t>
    </w:r>
  </w:p>
  <w:p w14:paraId="0000009B" w14:textId="7333CA02" w:rsidR="0043272A"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 xml:space="preserve">CDHS </w:t>
    </w:r>
    <w:proofErr w:type="gramStart"/>
    <w:r>
      <w:rPr>
        <w:rFonts w:ascii="Trebuchet MS" w:eastAsia="Trebuchet MS" w:hAnsi="Trebuchet MS" w:cs="Trebuchet MS"/>
        <w:b/>
        <w:bCs/>
        <w:color w:val="000000"/>
      </w:rPr>
      <w:t>Tracking #</w:t>
    </w:r>
    <w:r>
      <w:rPr>
        <w:rFonts w:ascii="Trebuchet MS" w:eastAsia="Trebuchet MS" w:hAnsi="Trebuchet MS" w:cs="Trebuchet MS"/>
        <w:color w:val="000000"/>
      </w:rPr>
      <w:t>:</w:t>
    </w:r>
    <w:proofErr w:type="gramEnd"/>
    <w:r>
      <w:rPr>
        <w:rFonts w:ascii="Trebuchet MS" w:eastAsia="Trebuchet MS" w:hAnsi="Trebuchet MS" w:cs="Trebuchet MS"/>
        <w:color w:val="000000"/>
      </w:rPr>
      <w:t xml:space="preserve"> </w:t>
    </w:r>
    <w:r w:rsidR="00EF3B3E">
      <w:rPr>
        <w:rFonts w:ascii="Trebuchet MS" w:hAnsi="Trebuchet MS"/>
        <w:color w:val="000000"/>
      </w:rPr>
      <w:t>25-08-06-01</w:t>
    </w:r>
  </w:p>
  <w:p w14:paraId="0000009C" w14:textId="77777777" w:rsidR="0043272A" w:rsidRDefault="0043272A">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p>
  <w:p w14:paraId="0000009D" w14:textId="1AB25EC6" w:rsidR="0043272A"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color w:val="000000"/>
      </w:rPr>
      <w:t xml:space="preserve">Office, Division &amp; Program: </w:t>
    </w:r>
    <w:r w:rsidR="00EF3B3E">
      <w:rPr>
        <w:rFonts w:ascii="Trebuchet MS" w:hAnsi="Trebuchet MS"/>
        <w:color w:val="000000"/>
      </w:rPr>
      <w:t xml:space="preserve">OCYF/DCW/PSU                            </w:t>
    </w:r>
    <w:r>
      <w:rPr>
        <w:rFonts w:ascii="Trebuchet MS" w:eastAsia="Trebuchet MS" w:hAnsi="Trebuchet MS" w:cs="Trebuchet MS"/>
        <w:color w:val="000000"/>
      </w:rPr>
      <w:t xml:space="preserve">Rule Author: </w:t>
    </w:r>
    <w:r w:rsidR="00EF3B3E">
      <w:rPr>
        <w:rFonts w:ascii="Trebuchet MS" w:hAnsi="Trebuchet MS"/>
        <w:color w:val="000000"/>
      </w:rPr>
      <w:t>Dennis Desparrois</w:t>
    </w:r>
  </w:p>
  <w:p w14:paraId="6059E208" w14:textId="1D11BF66" w:rsidR="00EF3B3E" w:rsidRDefault="00000000" w:rsidP="00EF3B3E">
    <w:pPr>
      <w:pStyle w:val="NormalWeb"/>
      <w:spacing w:before="0" w:beforeAutospacing="0" w:after="0" w:afterAutospacing="0"/>
      <w:ind w:left="-2" w:hanging="2"/>
    </w:pPr>
    <w:r>
      <w:rPr>
        <w:rFonts w:ascii="Trebuchet MS" w:eastAsia="Trebuchet MS" w:hAnsi="Trebuchet MS" w:cs="Trebuchet MS"/>
        <w:color w:val="000000"/>
      </w:rPr>
      <w:t xml:space="preserve">CCR Series Amended: </w:t>
    </w:r>
    <w:r w:rsidR="00EF3B3E">
      <w:rPr>
        <w:rFonts w:ascii="Trebuchet MS" w:hAnsi="Trebuchet MS"/>
        <w:color w:val="000000"/>
      </w:rPr>
      <w:t xml:space="preserve">12 CCR 2509-8                                       </w:t>
    </w:r>
    <w:r>
      <w:rPr>
        <w:rFonts w:ascii="Trebuchet MS" w:eastAsia="Trebuchet MS" w:hAnsi="Trebuchet MS" w:cs="Trebuchet MS"/>
        <w:color w:val="000000"/>
      </w:rPr>
      <w:t xml:space="preserve">Phone/Email: </w:t>
    </w:r>
    <w:r w:rsidR="00EF3B3E">
      <w:rPr>
        <w:rFonts w:ascii="Trebuchet MS" w:hAnsi="Trebuchet MS"/>
        <w:color w:val="000000"/>
      </w:rPr>
      <w:t>303-250-2981, dennis.desparrois@state.co.us</w:t>
    </w:r>
  </w:p>
  <w:p w14:paraId="0000009E" w14:textId="73412518" w:rsidR="0043272A" w:rsidRDefault="0043272A">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F" w14:textId="77777777" w:rsidR="0043272A" w:rsidRDefault="0043272A">
    <w:pPr>
      <w:pBdr>
        <w:top w:val="nil"/>
        <w:left w:val="nil"/>
        <w:bottom w:val="nil"/>
        <w:right w:val="nil"/>
        <w:between w:val="nil"/>
      </w:pBdr>
      <w:tabs>
        <w:tab w:val="center" w:pos="4320"/>
        <w:tab w:val="right" w:pos="8640"/>
      </w:tabs>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0" w14:textId="77777777" w:rsidR="0043272A" w:rsidRDefault="0043272A">
    <w:pPr>
      <w:pBdr>
        <w:top w:val="nil"/>
        <w:left w:val="nil"/>
        <w:bottom w:val="nil"/>
        <w:right w:val="nil"/>
        <w:between w:val="nil"/>
      </w:pBdr>
      <w:tabs>
        <w:tab w:val="center" w:pos="4320"/>
        <w:tab w:val="right" w:pos="8640"/>
      </w:tabs>
      <w:ind w:hanging="2"/>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96069"/>
    <w:multiLevelType w:val="multilevel"/>
    <w:tmpl w:val="8F1483F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D3D526E"/>
    <w:multiLevelType w:val="multilevel"/>
    <w:tmpl w:val="2104F4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D5367C6"/>
    <w:multiLevelType w:val="multilevel"/>
    <w:tmpl w:val="A290D92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81910444">
    <w:abstractNumId w:val="0"/>
  </w:num>
  <w:num w:numId="2" w16cid:durableId="1905021771">
    <w:abstractNumId w:val="2"/>
  </w:num>
  <w:num w:numId="3" w16cid:durableId="4412652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annie M. Berzinskas">
    <w15:presenceInfo w15:providerId="AD" w15:userId="S::BerzinJM@cdhs.state.co.us::13e09f6a-f151-4e36-9c45-2fc94cda1495"/>
  </w15:person>
  <w15:person w15:author="Kyle Zinth">
    <w15:presenceInfo w15:providerId="AD" w15:userId="S::ZinthxKX@cdhs.state.co.us::fc59c7f9-e51b-482e-b2ff-142b2448f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72A"/>
    <w:rsid w:val="00022034"/>
    <w:rsid w:val="00211D1F"/>
    <w:rsid w:val="0043272A"/>
    <w:rsid w:val="004D3518"/>
    <w:rsid w:val="005F2F4A"/>
    <w:rsid w:val="006433A2"/>
    <w:rsid w:val="006B7612"/>
    <w:rsid w:val="00732B3C"/>
    <w:rsid w:val="008049A2"/>
    <w:rsid w:val="008735B8"/>
    <w:rsid w:val="00896C09"/>
    <w:rsid w:val="008C76C6"/>
    <w:rsid w:val="0090250D"/>
    <w:rsid w:val="009F6BC3"/>
    <w:rsid w:val="00A143C5"/>
    <w:rsid w:val="00A42DDA"/>
    <w:rsid w:val="00B91F5A"/>
    <w:rsid w:val="00BE71D7"/>
    <w:rsid w:val="00C170FF"/>
    <w:rsid w:val="00C56AC7"/>
    <w:rsid w:val="00CB74F5"/>
    <w:rsid w:val="00CC23E7"/>
    <w:rsid w:val="00DB6C75"/>
    <w:rsid w:val="00E26781"/>
    <w:rsid w:val="00EF3B3E"/>
    <w:rsid w:val="00F34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42B9B"/>
  <w15:docId w15:val="{28243427-3673-47D4-9154-0CA2CC3AD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rFonts w:ascii="Bookman Old Style" w:eastAsia="Bookman Old Style" w:hAnsi="Bookman Old Style" w:cs="Bookman Old Style"/>
      <w:b/>
      <w:bCs/>
    </w:rPr>
  </w:style>
  <w:style w:type="paragraph" w:styleId="Heading2">
    <w:name w:val="heading 2"/>
    <w:basedOn w:val="Normal"/>
    <w:next w:val="Normal"/>
    <w:uiPriority w:val="9"/>
    <w:unhideWhenUsed/>
    <w:qFormat/>
    <w:pPr>
      <w:keepNext/>
      <w:ind w:left="2" w:hanging="4"/>
      <w:outlineLvl w:val="1"/>
    </w:pPr>
    <w:rPr>
      <w:sz w:val="36"/>
      <w:szCs w:val="36"/>
    </w:rPr>
  </w:style>
  <w:style w:type="paragraph" w:styleId="Heading3">
    <w:name w:val="heading 3"/>
    <w:basedOn w:val="Normal"/>
    <w:next w:val="Normal"/>
    <w:uiPriority w:val="9"/>
    <w:unhideWhenUsed/>
    <w:qFormat/>
    <w:pPr>
      <w:keepNext/>
      <w:tabs>
        <w:tab w:val="left" w:pos="720"/>
        <w:tab w:val="left" w:pos="1440"/>
        <w:tab w:val="left" w:pos="2160"/>
      </w:tabs>
      <w:ind w:left="1440" w:hanging="1442"/>
      <w:outlineLvl w:val="2"/>
    </w:p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EF3B3E"/>
    <w:pPr>
      <w:spacing w:before="100" w:beforeAutospacing="1" w:after="100" w:afterAutospacing="1"/>
      <w:ind w:firstLine="0"/>
    </w:pPr>
    <w:rPr>
      <w:rFonts w:ascii="Times New Roman" w:eastAsia="Times New Roman" w:hAnsi="Times New Roman" w:cs="Times New Roman"/>
      <w:lang w:val="en-US"/>
    </w:rPr>
  </w:style>
  <w:style w:type="paragraph" w:styleId="Revision">
    <w:name w:val="Revision"/>
    <w:hidden/>
    <w:uiPriority w:val="99"/>
    <w:semiHidden/>
    <w:rsid w:val="00CC23E7"/>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dRD18k3dx5J9ZoKXohbV8kBpHg==">CgMxLjAaDQoBMBIICgYIBTICCAEyDmguZG5sY2w0b3J6YTZpMg5oLjVqZmU5Y3NoOG9veDIOaC5vYnh1eHl0OHkyZmkyDmguYW8wamhkcW9ucjM3Mg5oLm9meDZnMmo3ejhpZjIOaC5rcHlwbzdybTBwaHUyDWguZGM0N2liZ2t2eTQyDmgudzRnMHpzMzcwamtuMg5oLmszOWM3OWR3cDRiZjIOaC50aHh4dWVkd2ZyZWQ4AHIhMXU4SzFDQ1lRV1RKbDJncTkxYjluckloMHRhNUNsYV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5369</Words>
  <Characters>30604</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CDHS</Company>
  <LinksUpToDate>false</LinksUpToDate>
  <CharactersWithSpaces>35902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Kyle Zinth</cp:lastModifiedBy>
  <cp:revision>3</cp:revision>
  <cp:lastPrinted>2026-09-21T19:03:00Z</cp:lastPrinted>
  <dcterms:created xsi:type="dcterms:W3CDTF">2026-09-21T22:11:00Z</dcterms:created>
  <dcterms:modified xsi:type="dcterms:W3CDTF">2026-09-30T19:56:00Z</dcterms:modified>
</cp:coreProperties>
</file>