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98DB4" w14:textId="77777777" w:rsidR="00E569F8" w:rsidRPr="00BF6E0D" w:rsidRDefault="00E569F8" w:rsidP="00E569F8">
      <w:pPr>
        <w:pStyle w:val="Upar1Bold"/>
      </w:pPr>
      <w:r w:rsidRPr="00B70233">
        <w:t>DEPARTMENT OF REVENUE</w:t>
      </w:r>
    </w:p>
    <w:p w14:paraId="27EE155F" w14:textId="77777777" w:rsidR="00E569F8" w:rsidRPr="00BF6E0D" w:rsidRDefault="00E569F8" w:rsidP="00E569F8">
      <w:pPr>
        <w:pStyle w:val="Upar1Bold"/>
      </w:pPr>
      <w:r w:rsidRPr="00B70233">
        <w:t>Taxation Division</w:t>
      </w:r>
    </w:p>
    <w:p w14:paraId="73B6B566" w14:textId="6D774330" w:rsidR="00E569F8" w:rsidRPr="00BF6E0D" w:rsidRDefault="00486762" w:rsidP="00E569F8">
      <w:pPr>
        <w:pStyle w:val="Heading1"/>
      </w:pPr>
      <w:r w:rsidRPr="00100B2B">
        <w:t>CIGARETTE TAX, TOBACCO ESCROW FUNDS - MASTER SETTLEMENT AGREEMENT, TOBACCO PRODUCTS TAX, NICOTINE PRODUCTS TAX</w:t>
      </w:r>
    </w:p>
    <w:p w14:paraId="435A0CBB" w14:textId="4CCF1AA5" w:rsidR="00E569F8" w:rsidRDefault="00E569F8" w:rsidP="00E569F8">
      <w:pPr>
        <w:pStyle w:val="Upar1Bold"/>
      </w:pPr>
      <w:r w:rsidRPr="00B70233">
        <w:t>1 CCR 201</w:t>
      </w:r>
      <w:r w:rsidR="00486518" w:rsidRPr="00486518">
        <w:t>-</w:t>
      </w:r>
      <w:r w:rsidR="00486762">
        <w:t>7</w:t>
      </w:r>
    </w:p>
    <w:p w14:paraId="70A73361" w14:textId="77777777" w:rsidR="00E569F8" w:rsidRPr="004F5551" w:rsidRDefault="00E569F8" w:rsidP="00E569F8">
      <w:pPr>
        <w:pStyle w:val="upar1"/>
        <w:rPr>
          <w:b/>
          <w:bCs/>
        </w:rPr>
      </w:pPr>
      <w:r w:rsidRPr="004F5551">
        <w:rPr>
          <w:b/>
          <w:bCs/>
        </w:rPr>
        <w:t>______________________________________________________________________</w:t>
      </w:r>
    </w:p>
    <w:p w14:paraId="05617A7E" w14:textId="77777777" w:rsidR="00486762" w:rsidRPr="00100B2B" w:rsidRDefault="00486762" w:rsidP="00486762">
      <w:pPr>
        <w:pStyle w:val="Heading2"/>
        <w:rPr>
          <w:ins w:id="0" w:author="Author"/>
        </w:rPr>
      </w:pPr>
      <w:del w:id="1" w:author="Author">
        <w:r w:rsidRPr="00100B2B" w:rsidDel="00410E4A">
          <w:delText xml:space="preserve">Rule 39-28-202.  Tobacco </w:delText>
        </w:r>
        <w:r w:rsidRPr="00100B2B" w:rsidDel="00126A0D">
          <w:delText>Distributors.</w:delText>
        </w:r>
      </w:del>
    </w:p>
    <w:p w14:paraId="07A4E561" w14:textId="77777777" w:rsidR="00486762" w:rsidRPr="00100B2B" w:rsidDel="00126A0D" w:rsidRDefault="00486762" w:rsidP="00486762">
      <w:pPr>
        <w:pStyle w:val="par1"/>
        <w:rPr>
          <w:del w:id="2" w:author="Author"/>
        </w:rPr>
      </w:pPr>
      <w:del w:id="3" w:author="Author">
        <w:r w:rsidRPr="00100B2B" w:rsidDel="00126A0D">
          <w:delText>(1)</w:delText>
        </w:r>
        <w:r w:rsidRPr="00100B2B" w:rsidDel="00126A0D">
          <w:tab/>
        </w:r>
        <w:r w:rsidRPr="00100B2B" w:rsidDel="00126A0D">
          <w:rPr>
            <w:b/>
            <w:bCs/>
          </w:rPr>
          <w:delText>Definitions.</w:delText>
        </w:r>
        <w:r w:rsidRPr="00100B2B" w:rsidDel="00126A0D">
          <w:delText xml:space="preserve"> For purposes of this Section, the following definitions apply:</w:delText>
        </w:r>
      </w:del>
    </w:p>
    <w:p w14:paraId="5C007727" w14:textId="77777777" w:rsidR="00486762" w:rsidRPr="00100B2B" w:rsidDel="00126A0D" w:rsidRDefault="00486762" w:rsidP="00486762">
      <w:pPr>
        <w:pStyle w:val="par2"/>
        <w:rPr>
          <w:del w:id="4" w:author="Author"/>
        </w:rPr>
      </w:pPr>
      <w:del w:id="5" w:author="Author">
        <w:r w:rsidRPr="00100B2B" w:rsidDel="00126A0D">
          <w:delText>(a)</w:delText>
        </w:r>
        <w:r w:rsidRPr="00100B2B" w:rsidDel="00126A0D">
          <w:tab/>
          <w:delText>“Cigarette” has the same meaning as prescribed in §39-28-202(4), C.R.S.</w:delText>
        </w:r>
      </w:del>
    </w:p>
    <w:p w14:paraId="18E806DC" w14:textId="77777777" w:rsidR="00486762" w:rsidRPr="00100B2B" w:rsidDel="00126A0D" w:rsidRDefault="00486762" w:rsidP="00486762">
      <w:pPr>
        <w:pStyle w:val="par2"/>
        <w:rPr>
          <w:del w:id="6" w:author="Author"/>
        </w:rPr>
      </w:pPr>
      <w:del w:id="7" w:author="Author">
        <w:r w:rsidRPr="00100B2B" w:rsidDel="00126A0D">
          <w:delText>(b)</w:delText>
        </w:r>
        <w:r w:rsidRPr="00100B2B" w:rsidDel="00126A0D">
          <w:tab/>
          <w:delText>“Department” means the Colorado Department of Revenue.</w:delText>
        </w:r>
      </w:del>
    </w:p>
    <w:p w14:paraId="185BEAC9" w14:textId="77777777" w:rsidR="00486762" w:rsidRPr="00100B2B" w:rsidDel="00126A0D" w:rsidRDefault="00486762" w:rsidP="00486762">
      <w:pPr>
        <w:pStyle w:val="par2"/>
        <w:rPr>
          <w:del w:id="8" w:author="Author"/>
        </w:rPr>
      </w:pPr>
      <w:del w:id="9" w:author="Author">
        <w:r w:rsidRPr="00100B2B" w:rsidDel="00126A0D">
          <w:delText>(c)</w:delText>
        </w:r>
        <w:r w:rsidRPr="00100B2B" w:rsidDel="00126A0D">
          <w:tab/>
          <w:delText>“Master Settlement Agreement” has the same meaning as prescribed in §39-28-202(5), C.R.S.</w:delText>
        </w:r>
      </w:del>
    </w:p>
    <w:p w14:paraId="194AD1BA" w14:textId="77777777" w:rsidR="00486762" w:rsidRPr="00100B2B" w:rsidDel="00126A0D" w:rsidRDefault="00486762" w:rsidP="00486762">
      <w:pPr>
        <w:pStyle w:val="par2"/>
        <w:rPr>
          <w:del w:id="10" w:author="Author"/>
        </w:rPr>
      </w:pPr>
      <w:del w:id="11" w:author="Author">
        <w:r w:rsidRPr="00100B2B" w:rsidDel="00126A0D">
          <w:delText>(d)</w:delText>
        </w:r>
        <w:r w:rsidRPr="00100B2B" w:rsidDel="00126A0D">
          <w:tab/>
          <w:delText>“Non-participating manufacturer” means a tobacco product manufacturer that is not a “participating manufacturer”.</w:delText>
        </w:r>
      </w:del>
    </w:p>
    <w:p w14:paraId="665C8297" w14:textId="77777777" w:rsidR="00486762" w:rsidRPr="00100B2B" w:rsidDel="00126A0D" w:rsidRDefault="00486762" w:rsidP="00486762">
      <w:pPr>
        <w:pStyle w:val="par2"/>
        <w:rPr>
          <w:del w:id="12" w:author="Author"/>
        </w:rPr>
      </w:pPr>
      <w:del w:id="13" w:author="Author">
        <w:r w:rsidRPr="00100B2B" w:rsidDel="00126A0D">
          <w:delText>(e)</w:delText>
        </w:r>
        <w:r w:rsidRPr="00100B2B" w:rsidDel="00126A0D">
          <w:tab/>
          <w:delText>“Original participating manufacturers” means Brown &amp; Williamson Tobacco Corporation, Lorillard Tobacco Company, Philip Morris Incorporated and R. J. Reynolds Tobacco Company, and the respective successors of each of them.</w:delText>
        </w:r>
      </w:del>
    </w:p>
    <w:p w14:paraId="060AD9A3" w14:textId="77777777" w:rsidR="00486762" w:rsidRPr="00100B2B" w:rsidDel="00126A0D" w:rsidRDefault="00486762" w:rsidP="00486762">
      <w:pPr>
        <w:pStyle w:val="par2"/>
        <w:rPr>
          <w:del w:id="14" w:author="Author"/>
        </w:rPr>
      </w:pPr>
      <w:del w:id="15" w:author="Author">
        <w:r w:rsidRPr="00100B2B" w:rsidDel="00126A0D">
          <w:delText>(f)</w:delText>
        </w:r>
        <w:r w:rsidRPr="00100B2B" w:rsidDel="00126A0D">
          <w:tab/>
          <w:delText>“Participating manufacturer” means and includes the “original participating manufacturers” and “subsequent participating manufacturers”.”</w:delText>
        </w:r>
      </w:del>
    </w:p>
    <w:p w14:paraId="694C0293" w14:textId="77777777" w:rsidR="00486762" w:rsidRPr="00100B2B" w:rsidDel="00126A0D" w:rsidRDefault="00486762" w:rsidP="00486762">
      <w:pPr>
        <w:pStyle w:val="par2"/>
        <w:rPr>
          <w:del w:id="16" w:author="Author"/>
        </w:rPr>
      </w:pPr>
      <w:del w:id="17" w:author="Author">
        <w:r w:rsidRPr="00100B2B" w:rsidDel="00126A0D">
          <w:delText>(g)</w:delText>
        </w:r>
        <w:r w:rsidRPr="00100B2B" w:rsidDel="00126A0D">
          <w:tab/>
          <w:delText>“Subsequent participating manufacturers” means tobacco product manufacturers that have become signatories to the Master Settlement Agreement but that are not original participating manufacturers, and the respective successors of each of them.</w:delText>
        </w:r>
      </w:del>
    </w:p>
    <w:p w14:paraId="240BC2BB" w14:textId="77777777" w:rsidR="00486762" w:rsidRPr="00100B2B" w:rsidDel="00126A0D" w:rsidRDefault="00486762" w:rsidP="00486762">
      <w:pPr>
        <w:pStyle w:val="par2"/>
        <w:rPr>
          <w:del w:id="18" w:author="Author"/>
        </w:rPr>
      </w:pPr>
      <w:del w:id="19" w:author="Author">
        <w:r w:rsidRPr="00100B2B" w:rsidDel="00126A0D">
          <w:delText>(h)</w:delText>
        </w:r>
        <w:r w:rsidRPr="00100B2B" w:rsidDel="00126A0D">
          <w:tab/>
          <w:delText>“Tobacco distributor” means a tobacco products distributor or resident or nonresident cigarette wholesaler that is liable for the taxes on cigarettes or tobacco products imposed under C.R.S. Title 39, Articles 28 and 28.5.</w:delText>
        </w:r>
      </w:del>
    </w:p>
    <w:p w14:paraId="723A470A" w14:textId="77777777" w:rsidR="00486762" w:rsidRPr="00100B2B" w:rsidDel="00126A0D" w:rsidRDefault="00486762" w:rsidP="00486762">
      <w:pPr>
        <w:pStyle w:val="par2"/>
        <w:rPr>
          <w:del w:id="20" w:author="Author"/>
        </w:rPr>
      </w:pPr>
      <w:del w:id="21" w:author="Author">
        <w:r w:rsidRPr="00100B2B" w:rsidDel="00126A0D">
          <w:delText>(i)</w:delText>
        </w:r>
        <w:r w:rsidRPr="00100B2B" w:rsidDel="00126A0D">
          <w:tab/>
          <w:delText>“Tobacco product manufacturer” has the same meaning as prescribed in §39-28-202(9), C.R.S.</w:delText>
        </w:r>
      </w:del>
    </w:p>
    <w:p w14:paraId="40C432EF" w14:textId="77777777" w:rsidR="00486762" w:rsidRPr="00100B2B" w:rsidDel="00126A0D" w:rsidRDefault="00486762" w:rsidP="00486762">
      <w:pPr>
        <w:pStyle w:val="par2"/>
        <w:rPr>
          <w:del w:id="22" w:author="Author"/>
        </w:rPr>
      </w:pPr>
      <w:del w:id="23" w:author="Author">
        <w:r w:rsidRPr="00100B2B" w:rsidDel="00126A0D">
          <w:delText>(j)</w:delText>
        </w:r>
        <w:r w:rsidRPr="00100B2B" w:rsidDel="00126A0D">
          <w:tab/>
          <w:delText xml:space="preserve">A tobacco distributor has “sold” cigarettes in Colorado when the distributor has stamped a cigarette package or container for sale in Colorado as described in §39-28-104, C.R.S., or otherwise has become liable for the </w:delText>
        </w:r>
        <w:r w:rsidRPr="00100B2B" w:rsidDel="00126A0D">
          <w:lastRenderedPageBreak/>
          <w:delText>excise taxes imposed on cigarettes under C.R.S. Title 39, Article 28, or roll-your-own tobacco that constitutes tobacco products under C.R.S. Title 39, Article 28.5.</w:delText>
        </w:r>
      </w:del>
    </w:p>
    <w:p w14:paraId="41E2CEAB" w14:textId="77777777" w:rsidR="00486762" w:rsidRPr="00100B2B" w:rsidDel="00126A0D" w:rsidRDefault="00486762" w:rsidP="00486762">
      <w:pPr>
        <w:pStyle w:val="par1"/>
        <w:rPr>
          <w:del w:id="24" w:author="Author"/>
        </w:rPr>
      </w:pPr>
      <w:del w:id="25" w:author="Author">
        <w:r w:rsidRPr="00100B2B" w:rsidDel="00126A0D">
          <w:delText>(2)</w:delText>
        </w:r>
        <w:r w:rsidRPr="00100B2B" w:rsidDel="00126A0D">
          <w:tab/>
        </w:r>
        <w:r w:rsidRPr="00100B2B" w:rsidDel="00126A0D">
          <w:rPr>
            <w:b/>
          </w:rPr>
          <w:delText>Reports.</w:delText>
        </w:r>
      </w:del>
    </w:p>
    <w:p w14:paraId="351F59C7" w14:textId="77777777" w:rsidR="00486762" w:rsidRPr="00100B2B" w:rsidDel="00126A0D" w:rsidRDefault="00486762" w:rsidP="00486762">
      <w:pPr>
        <w:pStyle w:val="par2"/>
        <w:rPr>
          <w:del w:id="26" w:author="Author"/>
        </w:rPr>
      </w:pPr>
      <w:del w:id="27" w:author="Author">
        <w:r w:rsidRPr="00100B2B" w:rsidDel="00126A0D">
          <w:delText>(a)</w:delText>
        </w:r>
        <w:r w:rsidRPr="00100B2B" w:rsidDel="00126A0D">
          <w:tab/>
        </w:r>
        <w:r w:rsidRPr="00100B2B" w:rsidDel="00126A0D">
          <w:rPr>
            <w:i/>
          </w:rPr>
          <w:delText>Transfer of Tax-Paid Cigarettes</w:delText>
        </w:r>
        <w:r w:rsidRPr="00100B2B" w:rsidDel="00126A0D">
          <w:delText>. A tobacco distributor shall report the following information regarding the transfer by a tobacco distributor of non-participating manufacturer cigarettes on which the Colorado excise stamp is affixed, or should have been affixed because the tax was due, at the time of the transfer, and the transfer by the tobacco distributor of non-participating manufacturer roll-your-own (RYO) product (defined in §39-28-202(4), C.R.S.) on which Colorado other tobacco product tax was incurred at or before the time of the transfer”:</w:delText>
        </w:r>
      </w:del>
    </w:p>
    <w:p w14:paraId="0EC3F11A" w14:textId="77777777" w:rsidR="00486762" w:rsidRPr="00100B2B" w:rsidDel="00126A0D" w:rsidRDefault="00486762" w:rsidP="00486762">
      <w:pPr>
        <w:pStyle w:val="par3"/>
        <w:rPr>
          <w:del w:id="28" w:author="Author"/>
        </w:rPr>
      </w:pPr>
      <w:del w:id="29" w:author="Author">
        <w:r w:rsidRPr="00100B2B" w:rsidDel="00126A0D">
          <w:delText>(i)</w:delText>
        </w:r>
        <w:r w:rsidRPr="00100B2B" w:rsidDel="00126A0D">
          <w:tab/>
          <w:delText>Brand name,</w:delText>
        </w:r>
      </w:del>
    </w:p>
    <w:p w14:paraId="0E0522B4" w14:textId="77777777" w:rsidR="00486762" w:rsidRPr="00100B2B" w:rsidDel="00126A0D" w:rsidRDefault="00486762" w:rsidP="00486762">
      <w:pPr>
        <w:pStyle w:val="par3"/>
        <w:rPr>
          <w:del w:id="30" w:author="Author"/>
        </w:rPr>
      </w:pPr>
      <w:del w:id="31" w:author="Author">
        <w:r w:rsidRPr="00100B2B" w:rsidDel="00126A0D">
          <w:delText>(ii)</w:delText>
        </w:r>
        <w:r w:rsidRPr="00100B2B" w:rsidDel="00126A0D">
          <w:tab/>
          <w:delText>Number of cigarette sticks,</w:delText>
        </w:r>
      </w:del>
    </w:p>
    <w:p w14:paraId="761105F7" w14:textId="77777777" w:rsidR="00486762" w:rsidRPr="00100B2B" w:rsidDel="00126A0D" w:rsidRDefault="00486762" w:rsidP="00486762">
      <w:pPr>
        <w:pStyle w:val="par3"/>
        <w:rPr>
          <w:del w:id="32" w:author="Author"/>
        </w:rPr>
      </w:pPr>
      <w:del w:id="33" w:author="Author">
        <w:r w:rsidRPr="00100B2B" w:rsidDel="00126A0D">
          <w:delText>(iii)</w:delText>
        </w:r>
        <w:r w:rsidRPr="00100B2B" w:rsidDel="00126A0D">
          <w:tab/>
          <w:delText>Number of ounces of RYO,</w:delText>
        </w:r>
      </w:del>
    </w:p>
    <w:p w14:paraId="061EC5E0" w14:textId="77777777" w:rsidR="00486762" w:rsidRPr="00100B2B" w:rsidDel="00126A0D" w:rsidRDefault="00486762" w:rsidP="00486762">
      <w:pPr>
        <w:pStyle w:val="par3"/>
        <w:rPr>
          <w:del w:id="34" w:author="Author"/>
        </w:rPr>
      </w:pPr>
      <w:del w:id="35" w:author="Author">
        <w:r w:rsidRPr="00100B2B" w:rsidDel="00126A0D">
          <w:delText>(iv)</w:delText>
        </w:r>
        <w:r w:rsidRPr="00100B2B" w:rsidDel="00126A0D">
          <w:tab/>
          <w:delText>Number of sticks converted from ounces of RYO</w:delText>
        </w:r>
      </w:del>
    </w:p>
    <w:p w14:paraId="6599E0A3" w14:textId="77777777" w:rsidR="00486762" w:rsidRPr="00100B2B" w:rsidDel="00126A0D" w:rsidRDefault="00486762" w:rsidP="00486762">
      <w:pPr>
        <w:pStyle w:val="par3"/>
        <w:rPr>
          <w:del w:id="36" w:author="Author"/>
        </w:rPr>
      </w:pPr>
      <w:del w:id="37" w:author="Author">
        <w:r w:rsidRPr="00100B2B" w:rsidDel="00126A0D">
          <w:delText>(v)</w:delText>
        </w:r>
        <w:r w:rsidRPr="00100B2B" w:rsidDel="00126A0D">
          <w:tab/>
          <w:delText>Name and address of non-participating manufacturer,</w:delText>
        </w:r>
      </w:del>
    </w:p>
    <w:p w14:paraId="5B4BCB3E" w14:textId="77777777" w:rsidR="00486762" w:rsidRPr="00100B2B" w:rsidDel="00126A0D" w:rsidRDefault="00486762" w:rsidP="00486762">
      <w:pPr>
        <w:pStyle w:val="par3"/>
        <w:rPr>
          <w:del w:id="38" w:author="Author"/>
        </w:rPr>
      </w:pPr>
      <w:del w:id="39" w:author="Author">
        <w:r w:rsidRPr="00100B2B" w:rsidDel="00126A0D">
          <w:delText>(vi)</w:delText>
        </w:r>
        <w:r w:rsidRPr="00100B2B" w:rsidDel="00126A0D">
          <w:tab/>
          <w:delText>Name and address of entity from which brand was received,</w:delText>
        </w:r>
      </w:del>
    </w:p>
    <w:p w14:paraId="05C0F74C" w14:textId="77777777" w:rsidR="00486762" w:rsidRPr="00100B2B" w:rsidDel="00126A0D" w:rsidRDefault="00486762" w:rsidP="00486762">
      <w:pPr>
        <w:pStyle w:val="par3"/>
        <w:rPr>
          <w:del w:id="40" w:author="Author"/>
        </w:rPr>
      </w:pPr>
      <w:del w:id="41" w:author="Author">
        <w:r w:rsidRPr="00100B2B" w:rsidDel="00126A0D">
          <w:delText>(vii)</w:delText>
        </w:r>
        <w:r w:rsidRPr="00100B2B" w:rsidDel="00126A0D">
          <w:tab/>
          <w:delText>Whether the product is exempt from tax.</w:delText>
        </w:r>
      </w:del>
    </w:p>
    <w:p w14:paraId="56DBD60E" w14:textId="77777777" w:rsidR="00486762" w:rsidRPr="00100B2B" w:rsidDel="00126A0D" w:rsidRDefault="00486762" w:rsidP="00486762">
      <w:pPr>
        <w:pStyle w:val="par2"/>
        <w:rPr>
          <w:del w:id="42" w:author="Author"/>
        </w:rPr>
      </w:pPr>
      <w:del w:id="43" w:author="Author">
        <w:r w:rsidRPr="00100B2B" w:rsidDel="00126A0D">
          <w:delText>(b)</w:delText>
        </w:r>
        <w:r w:rsidRPr="00100B2B" w:rsidDel="00126A0D">
          <w:tab/>
        </w:r>
        <w:r w:rsidRPr="00100B2B" w:rsidDel="00126A0D">
          <w:rPr>
            <w:i/>
          </w:rPr>
          <w:delText>Transfer of Non-Tax Paid Cigarettes</w:delText>
        </w:r>
        <w:r w:rsidRPr="00100B2B" w:rsidDel="00126A0D">
          <w:delText>. A tobacco distributor shall separately report the information set forth in paragraph (2)(a)(i) - (vii), above, regarding non-participating manufacturer cigarettes, including RYO product, that were not subject to Colorado excise tax or other tobacco product tax prior to, or at the time of, transfer by the tobacco distributor.</w:delText>
        </w:r>
      </w:del>
    </w:p>
    <w:p w14:paraId="4AAFC0CF" w14:textId="77777777" w:rsidR="00486762" w:rsidRPr="00100B2B" w:rsidDel="00126A0D" w:rsidRDefault="00486762" w:rsidP="00486762">
      <w:pPr>
        <w:pStyle w:val="par1"/>
        <w:rPr>
          <w:del w:id="44" w:author="Author"/>
        </w:rPr>
      </w:pPr>
      <w:del w:id="45" w:author="Author">
        <w:r w:rsidRPr="00100B2B" w:rsidDel="00126A0D">
          <w:delText>(3)</w:delText>
        </w:r>
        <w:r w:rsidRPr="00100B2B" w:rsidDel="00126A0D">
          <w:tab/>
        </w:r>
        <w:r w:rsidRPr="00100B2B" w:rsidDel="00126A0D">
          <w:rPr>
            <w:b/>
          </w:rPr>
          <w:delText>Filing Monthly Reports.</w:delText>
        </w:r>
        <w:r w:rsidRPr="00100B2B" w:rsidDel="00126A0D">
          <w:delText xml:space="preserve"> The reports required under subsection (2) of this rule shall be on forms DR 1284 and 1285 prescribed by the Department and shall be filed by the tobacco distributor with the Department by the 20th day of the month following the month for which the report is made.</w:delText>
        </w:r>
      </w:del>
    </w:p>
    <w:p w14:paraId="5384AA5A" w14:textId="77777777" w:rsidR="00486762" w:rsidRPr="00100B2B" w:rsidDel="00126A0D" w:rsidRDefault="00486762" w:rsidP="00486762">
      <w:pPr>
        <w:pStyle w:val="par1"/>
        <w:rPr>
          <w:del w:id="46" w:author="Author"/>
        </w:rPr>
      </w:pPr>
      <w:del w:id="47" w:author="Author">
        <w:r w:rsidRPr="00100B2B" w:rsidDel="00126A0D">
          <w:delText>(4)</w:delText>
        </w:r>
        <w:r w:rsidRPr="00100B2B" w:rsidDel="00126A0D">
          <w:tab/>
        </w:r>
        <w:r w:rsidRPr="00100B2B" w:rsidDel="00126A0D">
          <w:rPr>
            <w:b/>
          </w:rPr>
          <w:delText>Exemption from Monthly Reports.</w:delText>
        </w:r>
        <w:r w:rsidRPr="00100B2B" w:rsidDel="00126A0D">
          <w:delText xml:space="preserve"> Tobacco distributors who reasonably anticipate that they will not sell non-participating manufacturers’ cigarettes or RYO tobacco products are exempt from the reporting requirements of this rule if the tobacco distributor submits to the Department a written certification on a form DR 1286 prescribed by the Department affirming the same. If a tobacco distributor files the certification, the tobacco distributor is not required to file the monthly reports, except as set forth below.</w:delText>
        </w:r>
      </w:del>
    </w:p>
    <w:p w14:paraId="238820C7" w14:textId="77777777" w:rsidR="00486762" w:rsidRPr="00100B2B" w:rsidDel="00126A0D" w:rsidRDefault="00486762" w:rsidP="00486762">
      <w:pPr>
        <w:pStyle w:val="par2"/>
        <w:rPr>
          <w:del w:id="48" w:author="Author"/>
        </w:rPr>
      </w:pPr>
      <w:del w:id="49" w:author="Author">
        <w:r w:rsidRPr="00100B2B" w:rsidDel="00126A0D">
          <w:lastRenderedPageBreak/>
          <w:delText>(a)</w:delText>
        </w:r>
        <w:r w:rsidRPr="00100B2B" w:rsidDel="00126A0D">
          <w:tab/>
          <w:delText xml:space="preserve">The certification shall exempt the tobacco distributor from filing reports </w:delText>
        </w:r>
        <w:bookmarkStart w:id="50" w:name="_Hlk210387137"/>
        <w:r w:rsidRPr="00100B2B" w:rsidDel="00126A0D">
          <w:delText>for the twelve consecutive months following the month in which the Department receives the certification.</w:delText>
        </w:r>
      </w:del>
    </w:p>
    <w:bookmarkEnd w:id="50"/>
    <w:p w14:paraId="385E4337" w14:textId="77777777" w:rsidR="00486762" w:rsidRPr="00100B2B" w:rsidDel="00126A0D" w:rsidRDefault="00486762" w:rsidP="00486762">
      <w:pPr>
        <w:pStyle w:val="par2"/>
        <w:rPr>
          <w:del w:id="51" w:author="Author"/>
        </w:rPr>
      </w:pPr>
      <w:del w:id="52" w:author="Author">
        <w:r w:rsidRPr="00100B2B" w:rsidDel="00126A0D">
          <w:delText>(b)</w:delText>
        </w:r>
        <w:r w:rsidRPr="00100B2B" w:rsidDel="00126A0D">
          <w:tab/>
          <w:delText>A tobacco distributor who files a certification must renew the certification at least once every twelve months.</w:delText>
        </w:r>
      </w:del>
    </w:p>
    <w:p w14:paraId="1345756B" w14:textId="77777777" w:rsidR="00486762" w:rsidRPr="00100B2B" w:rsidDel="00126A0D" w:rsidRDefault="00486762" w:rsidP="00486762">
      <w:pPr>
        <w:pStyle w:val="par2"/>
        <w:rPr>
          <w:del w:id="53" w:author="Author"/>
        </w:rPr>
      </w:pPr>
      <w:del w:id="54" w:author="Author">
        <w:r w:rsidRPr="00100B2B" w:rsidDel="00126A0D">
          <w:delText>(c)</w:delText>
        </w:r>
        <w:r w:rsidRPr="00100B2B" w:rsidDel="00126A0D">
          <w:tab/>
        </w:r>
        <w:bookmarkStart w:id="55" w:name="_Hlk210392609"/>
        <w:r w:rsidRPr="00100B2B" w:rsidDel="00126A0D">
          <w:delText>If a tobacco distributor who previously filed a certification thereafter sells cigarettes or RYO tobacco products of a non-participating manufacturer, such tobacco distributor must thereafter file reports on a monthly basis, beginning with the month in which such sales are made, unless and until such time as the tobacco distributor files another certification.</w:delText>
        </w:r>
        <w:bookmarkEnd w:id="55"/>
      </w:del>
    </w:p>
    <w:p w14:paraId="6AB63494" w14:textId="77777777" w:rsidR="00486762" w:rsidRPr="00100B2B" w:rsidDel="00126A0D" w:rsidRDefault="00486762" w:rsidP="00486762">
      <w:pPr>
        <w:pStyle w:val="par2"/>
        <w:rPr>
          <w:del w:id="56" w:author="Author"/>
        </w:rPr>
      </w:pPr>
      <w:del w:id="57" w:author="Author">
        <w:r w:rsidRPr="00100B2B" w:rsidDel="00126A0D">
          <w:delText>(d)</w:delText>
        </w:r>
        <w:r w:rsidRPr="00100B2B" w:rsidDel="00126A0D">
          <w:tab/>
          <w:delText>The tobacco distributor shall sign the certification certifying that the tobacco distributor has diligently reviewed its records and to the best of the tobacco distributor's knowledge and information available, the certification is true and accurate.</w:delText>
        </w:r>
      </w:del>
    </w:p>
    <w:p w14:paraId="6B0C0022" w14:textId="77777777" w:rsidR="00486762" w:rsidRPr="00100B2B" w:rsidDel="00126A0D" w:rsidRDefault="00486762" w:rsidP="00486762">
      <w:pPr>
        <w:pStyle w:val="par1"/>
        <w:rPr>
          <w:del w:id="58" w:author="Author"/>
        </w:rPr>
      </w:pPr>
      <w:del w:id="59" w:author="Author">
        <w:r w:rsidRPr="00100B2B" w:rsidDel="00126A0D">
          <w:delText>(5)</w:delText>
        </w:r>
        <w:r w:rsidRPr="00100B2B" w:rsidDel="00126A0D">
          <w:tab/>
          <w:delText>A tobacco distributor shall keep all records relating to or reflecting its purchase and sale of non-participating manufacturer's cigarettes and RYO tobacco products after January 1, 2000, for a period of four (4) years after the date of sale. The tobacco distributor shall make the records available to the Department within three business days of a request by the Department.</w:delText>
        </w:r>
      </w:del>
    </w:p>
    <w:p w14:paraId="6391DD02" w14:textId="4F6E02BE" w:rsidR="00486518" w:rsidRPr="00BF6E0D" w:rsidRDefault="00486762" w:rsidP="009C0CF3">
      <w:pPr>
        <w:pStyle w:val="par1"/>
      </w:pPr>
      <w:del w:id="60" w:author="Author">
        <w:r w:rsidRPr="00100B2B" w:rsidDel="00126A0D">
          <w:delText>(6)</w:delText>
        </w:r>
        <w:r w:rsidRPr="00100B2B" w:rsidDel="00126A0D">
          <w:tab/>
          <w:delText>In addition to the penalties set forth in §39-21-118, §39-28-108 and §39-28.5-110, C.R.S., subject to the requirements in §39-28-102(1) and §39-28.5-104, C.R.S., the Department may suspend, revoke, or deny a tobacco distributor’s license pursuant to the Colorado Administrative Procedures Act (§§24-4-104 and 105, C.R.S.), if the tobacco distributor fails to comply with the provisions set forth in this rule or statute.</w:delText>
        </w:r>
      </w:del>
    </w:p>
    <w:sectPr w:rsidR="00486518" w:rsidRPr="00BF6E0D" w:rsidSect="00CC12CE">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EEAE8" w14:textId="77777777" w:rsidR="00407238" w:rsidRDefault="00407238" w:rsidP="00112A8C">
      <w:r>
        <w:separator/>
      </w:r>
    </w:p>
  </w:endnote>
  <w:endnote w:type="continuationSeparator" w:id="0">
    <w:p w14:paraId="0557DB56" w14:textId="77777777" w:rsidR="00407238" w:rsidRDefault="00407238"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87658"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5C1AE0">
      <w:rPr>
        <w:b/>
        <w:noProof/>
      </w:rPr>
      <w:t>1</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D17F8"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75344D">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02597" w14:textId="77777777" w:rsidR="00407238" w:rsidRDefault="00407238" w:rsidP="00112A8C">
      <w:r>
        <w:separator/>
      </w:r>
    </w:p>
  </w:footnote>
  <w:footnote w:type="continuationSeparator" w:id="0">
    <w:p w14:paraId="2993AEAB" w14:textId="77777777" w:rsidR="00407238" w:rsidRDefault="00407238"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24D9E" w14:textId="77777777" w:rsidR="001C4A71" w:rsidRPr="00D560A2" w:rsidRDefault="001C4A71" w:rsidP="001C4A71">
    <w:pPr>
      <w:pBdr>
        <w:bottom w:val="single" w:sz="12" w:space="1" w:color="auto"/>
      </w:pBdr>
      <w:tabs>
        <w:tab w:val="left" w:pos="7830"/>
      </w:tabs>
      <w:spacing w:before="0"/>
      <w:rPr>
        <w:rFonts w:cs="Arial"/>
        <w:b/>
        <w:i/>
        <w:color w:val="000000"/>
      </w:rPr>
    </w:pPr>
    <w:bookmarkStart w:id="61" w:name="_Hlk220342015"/>
    <w:bookmarkStart w:id="62" w:name="_Hlk220342016"/>
    <w:bookmarkStart w:id="63" w:name="_Hlk220342063"/>
    <w:bookmarkStart w:id="64" w:name="_Hlk220342064"/>
    <w:bookmarkStart w:id="65" w:name="_Hlk226463999"/>
    <w:bookmarkStart w:id="66" w:name="_Hlk226464000"/>
    <w:r w:rsidRPr="00D560A2">
      <w:rPr>
        <w:rFonts w:cs="Arial"/>
        <w:b/>
        <w:i/>
      </w:rPr>
      <w:t>Code of Colorado Regulations</w:t>
    </w:r>
    <w:r w:rsidRPr="00D560A2">
      <w:rPr>
        <w:rFonts w:cs="Arial"/>
        <w:b/>
        <w:i/>
        <w:caps/>
      </w:rPr>
      <w:tab/>
      <w:t>1</w:t>
    </w:r>
    <w:r w:rsidRPr="00D560A2">
      <w:rPr>
        <w:rFonts w:cs="Arial"/>
        <w:b/>
        <w:i/>
        <w:color w:val="000000"/>
      </w:rPr>
      <w:t xml:space="preserve"> CCR </w:t>
    </w:r>
    <w:r>
      <w:rPr>
        <w:rFonts w:cs="Arial"/>
        <w:b/>
        <w:i/>
        <w:color w:val="000000"/>
      </w:rPr>
      <w:t>201-2</w:t>
    </w:r>
  </w:p>
  <w:bookmarkEnd w:id="61"/>
  <w:bookmarkEnd w:id="62"/>
  <w:bookmarkEnd w:id="63"/>
  <w:bookmarkEnd w:id="64"/>
  <w:bookmarkEnd w:id="65"/>
  <w:bookmarkEnd w:id="66"/>
  <w:p w14:paraId="308856BA" w14:textId="77777777" w:rsidR="001C4A71" w:rsidRPr="00D560A2" w:rsidRDefault="001C4A71" w:rsidP="001C4A71">
    <w:pPr>
      <w:pBdr>
        <w:bottom w:val="single" w:sz="12" w:space="1" w:color="auto"/>
      </w:pBdr>
      <w:spacing w:before="0"/>
      <w:rPr>
        <w:rFonts w:cs="Arial"/>
        <w:b/>
        <w:i/>
      </w:rPr>
    </w:pPr>
    <w:r w:rsidRPr="0098225B">
      <w:rPr>
        <w:rFonts w:cs="Arial"/>
        <w:b/>
        <w:i/>
      </w:rPr>
      <w:t>Taxation Division</w:t>
    </w:r>
  </w:p>
  <w:p w14:paraId="7BB23A9E" w14:textId="0EF9C90A" w:rsidR="00CC12CE" w:rsidRPr="001C4A71" w:rsidRDefault="00CC12CE" w:rsidP="001C4A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A7A28D3"/>
    <w:multiLevelType w:val="multilevel"/>
    <w:tmpl w:val="C42209AC"/>
    <w:styleLink w:val="CDOSCCR"/>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11" w15:restartNumberingAfterBreak="0">
    <w:nsid w:val="563F6707"/>
    <w:multiLevelType w:val="multilevel"/>
    <w:tmpl w:val="C42209AC"/>
    <w:numStyleLink w:val="CDOSCCR"/>
  </w:abstractNum>
  <w:abstractNum w:abstractNumId="12" w15:restartNumberingAfterBreak="0">
    <w:nsid w:val="56D873C4"/>
    <w:multiLevelType w:val="hybridMultilevel"/>
    <w:tmpl w:val="EC760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4638833">
    <w:abstractNumId w:val="9"/>
  </w:num>
  <w:num w:numId="2" w16cid:durableId="1108155446">
    <w:abstractNumId w:val="7"/>
  </w:num>
  <w:num w:numId="3" w16cid:durableId="2077706159">
    <w:abstractNumId w:val="6"/>
  </w:num>
  <w:num w:numId="4" w16cid:durableId="933897359">
    <w:abstractNumId w:val="5"/>
  </w:num>
  <w:num w:numId="5" w16cid:durableId="746609350">
    <w:abstractNumId w:val="4"/>
  </w:num>
  <w:num w:numId="6" w16cid:durableId="627786051">
    <w:abstractNumId w:val="8"/>
  </w:num>
  <w:num w:numId="7" w16cid:durableId="1561210284">
    <w:abstractNumId w:val="3"/>
  </w:num>
  <w:num w:numId="8" w16cid:durableId="1326402002">
    <w:abstractNumId w:val="2"/>
  </w:num>
  <w:num w:numId="9" w16cid:durableId="1064452073">
    <w:abstractNumId w:val="1"/>
  </w:num>
  <w:num w:numId="10" w16cid:durableId="203714563">
    <w:abstractNumId w:val="0"/>
  </w:num>
  <w:num w:numId="11" w16cid:durableId="1709718470">
    <w:abstractNumId w:val="12"/>
  </w:num>
  <w:num w:numId="12" w16cid:durableId="236018032">
    <w:abstractNumId w:val="10"/>
  </w:num>
  <w:num w:numId="13" w16cid:durableId="2116245184">
    <w:abstractNumId w:val="11"/>
    <w:lvlOverride w:ilvl="0">
      <w:lvl w:ilvl="0">
        <w:start w:val="1"/>
        <w:numFmt w:val="upperLetter"/>
        <w:lvlText w:val="%1."/>
        <w:lvlJc w:val="left"/>
        <w:pPr>
          <w:ind w:left="720" w:hanging="720"/>
        </w:pPr>
        <w:rPr>
          <w:rFonts w:hint="default"/>
          <w:color w:val="auto"/>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linkStyles/>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8F2"/>
    <w:rsid w:val="00007D5E"/>
    <w:rsid w:val="00013838"/>
    <w:rsid w:val="000233CD"/>
    <w:rsid w:val="000466E9"/>
    <w:rsid w:val="000470EC"/>
    <w:rsid w:val="00052BCD"/>
    <w:rsid w:val="000A5A5A"/>
    <w:rsid w:val="000A6B8D"/>
    <w:rsid w:val="000B1D71"/>
    <w:rsid w:val="000B2E42"/>
    <w:rsid w:val="000C435C"/>
    <w:rsid w:val="000D38A8"/>
    <w:rsid w:val="000F4FF6"/>
    <w:rsid w:val="00101540"/>
    <w:rsid w:val="00112A8C"/>
    <w:rsid w:val="00123D73"/>
    <w:rsid w:val="00136129"/>
    <w:rsid w:val="001453E5"/>
    <w:rsid w:val="001552DF"/>
    <w:rsid w:val="0018020C"/>
    <w:rsid w:val="001A68F2"/>
    <w:rsid w:val="001C2929"/>
    <w:rsid w:val="001C4A71"/>
    <w:rsid w:val="001D7598"/>
    <w:rsid w:val="001E3BA2"/>
    <w:rsid w:val="001F227D"/>
    <w:rsid w:val="002451A9"/>
    <w:rsid w:val="002B27B6"/>
    <w:rsid w:val="002B3611"/>
    <w:rsid w:val="002C3A77"/>
    <w:rsid w:val="002C4265"/>
    <w:rsid w:val="00304210"/>
    <w:rsid w:val="003161F6"/>
    <w:rsid w:val="00356142"/>
    <w:rsid w:val="00362D18"/>
    <w:rsid w:val="003635C9"/>
    <w:rsid w:val="003800C9"/>
    <w:rsid w:val="0039186E"/>
    <w:rsid w:val="00396731"/>
    <w:rsid w:val="003B38AB"/>
    <w:rsid w:val="003D2E68"/>
    <w:rsid w:val="003D78E1"/>
    <w:rsid w:val="003E4BAD"/>
    <w:rsid w:val="00402A62"/>
    <w:rsid w:val="00407238"/>
    <w:rsid w:val="00451FCF"/>
    <w:rsid w:val="00452CFD"/>
    <w:rsid w:val="0045662C"/>
    <w:rsid w:val="00475A8A"/>
    <w:rsid w:val="004804EB"/>
    <w:rsid w:val="00486518"/>
    <w:rsid w:val="00486762"/>
    <w:rsid w:val="0049255B"/>
    <w:rsid w:val="004C175C"/>
    <w:rsid w:val="004D507D"/>
    <w:rsid w:val="004F0E70"/>
    <w:rsid w:val="004F187C"/>
    <w:rsid w:val="004F3903"/>
    <w:rsid w:val="0050209E"/>
    <w:rsid w:val="005052EF"/>
    <w:rsid w:val="00565958"/>
    <w:rsid w:val="00573E74"/>
    <w:rsid w:val="00580E3C"/>
    <w:rsid w:val="00582E61"/>
    <w:rsid w:val="00584022"/>
    <w:rsid w:val="00585AFE"/>
    <w:rsid w:val="005A0C7D"/>
    <w:rsid w:val="005A7C00"/>
    <w:rsid w:val="005B362F"/>
    <w:rsid w:val="005B7C73"/>
    <w:rsid w:val="005C1AE0"/>
    <w:rsid w:val="005C6216"/>
    <w:rsid w:val="005E7C5C"/>
    <w:rsid w:val="005F22C8"/>
    <w:rsid w:val="005F2938"/>
    <w:rsid w:val="00614C5A"/>
    <w:rsid w:val="00621C66"/>
    <w:rsid w:val="00641698"/>
    <w:rsid w:val="00680F0F"/>
    <w:rsid w:val="00693CA8"/>
    <w:rsid w:val="006A744A"/>
    <w:rsid w:val="006D3446"/>
    <w:rsid w:val="006E3111"/>
    <w:rsid w:val="006F1D16"/>
    <w:rsid w:val="00701EFE"/>
    <w:rsid w:val="00705048"/>
    <w:rsid w:val="00726C5A"/>
    <w:rsid w:val="00735ADF"/>
    <w:rsid w:val="0075344D"/>
    <w:rsid w:val="007553E0"/>
    <w:rsid w:val="00762642"/>
    <w:rsid w:val="00775A7A"/>
    <w:rsid w:val="007B56EC"/>
    <w:rsid w:val="007B7EAE"/>
    <w:rsid w:val="007C78DB"/>
    <w:rsid w:val="007D0E0A"/>
    <w:rsid w:val="007F4B54"/>
    <w:rsid w:val="0080471E"/>
    <w:rsid w:val="008067BD"/>
    <w:rsid w:val="00813186"/>
    <w:rsid w:val="00835BCB"/>
    <w:rsid w:val="00841C32"/>
    <w:rsid w:val="00847C5F"/>
    <w:rsid w:val="008A3CDE"/>
    <w:rsid w:val="008A7FC9"/>
    <w:rsid w:val="008D3194"/>
    <w:rsid w:val="008F1452"/>
    <w:rsid w:val="00935277"/>
    <w:rsid w:val="00944001"/>
    <w:rsid w:val="00945184"/>
    <w:rsid w:val="00964118"/>
    <w:rsid w:val="009649D7"/>
    <w:rsid w:val="00971EA5"/>
    <w:rsid w:val="00977CED"/>
    <w:rsid w:val="009822BD"/>
    <w:rsid w:val="009928A9"/>
    <w:rsid w:val="00992BBC"/>
    <w:rsid w:val="009A3DF6"/>
    <w:rsid w:val="009B11B6"/>
    <w:rsid w:val="009B137F"/>
    <w:rsid w:val="009C0CF3"/>
    <w:rsid w:val="009C40A7"/>
    <w:rsid w:val="009E0F08"/>
    <w:rsid w:val="00A00405"/>
    <w:rsid w:val="00A1240F"/>
    <w:rsid w:val="00A17E85"/>
    <w:rsid w:val="00A36541"/>
    <w:rsid w:val="00A47900"/>
    <w:rsid w:val="00A610C0"/>
    <w:rsid w:val="00A82182"/>
    <w:rsid w:val="00A87C51"/>
    <w:rsid w:val="00A90305"/>
    <w:rsid w:val="00A92F94"/>
    <w:rsid w:val="00AB58A8"/>
    <w:rsid w:val="00AE61D0"/>
    <w:rsid w:val="00AE630F"/>
    <w:rsid w:val="00AF4B9E"/>
    <w:rsid w:val="00B0153D"/>
    <w:rsid w:val="00B25468"/>
    <w:rsid w:val="00B44F6D"/>
    <w:rsid w:val="00B617A6"/>
    <w:rsid w:val="00B707A7"/>
    <w:rsid w:val="00B75CB6"/>
    <w:rsid w:val="00BB226C"/>
    <w:rsid w:val="00BB7319"/>
    <w:rsid w:val="00BF29F4"/>
    <w:rsid w:val="00BF6E0D"/>
    <w:rsid w:val="00C00DF4"/>
    <w:rsid w:val="00C02CF9"/>
    <w:rsid w:val="00C11C99"/>
    <w:rsid w:val="00C21BE5"/>
    <w:rsid w:val="00C26191"/>
    <w:rsid w:val="00C333DB"/>
    <w:rsid w:val="00C53E0E"/>
    <w:rsid w:val="00C57A37"/>
    <w:rsid w:val="00C90843"/>
    <w:rsid w:val="00CA4F28"/>
    <w:rsid w:val="00CB16AF"/>
    <w:rsid w:val="00CB661E"/>
    <w:rsid w:val="00CC12CE"/>
    <w:rsid w:val="00CD06F3"/>
    <w:rsid w:val="00CD46BE"/>
    <w:rsid w:val="00CE144D"/>
    <w:rsid w:val="00D132C1"/>
    <w:rsid w:val="00D2366F"/>
    <w:rsid w:val="00D24BE5"/>
    <w:rsid w:val="00D311B0"/>
    <w:rsid w:val="00D42425"/>
    <w:rsid w:val="00D560A2"/>
    <w:rsid w:val="00D5642D"/>
    <w:rsid w:val="00D6180F"/>
    <w:rsid w:val="00D8679A"/>
    <w:rsid w:val="00DA4606"/>
    <w:rsid w:val="00DA49CA"/>
    <w:rsid w:val="00DA577A"/>
    <w:rsid w:val="00DB05EE"/>
    <w:rsid w:val="00DB075B"/>
    <w:rsid w:val="00DB3C32"/>
    <w:rsid w:val="00DB4C27"/>
    <w:rsid w:val="00DC0D06"/>
    <w:rsid w:val="00DD18AA"/>
    <w:rsid w:val="00DD7C46"/>
    <w:rsid w:val="00DF0958"/>
    <w:rsid w:val="00E263AD"/>
    <w:rsid w:val="00E41AF7"/>
    <w:rsid w:val="00E5169E"/>
    <w:rsid w:val="00E569F8"/>
    <w:rsid w:val="00E607A5"/>
    <w:rsid w:val="00E91F2B"/>
    <w:rsid w:val="00E955F9"/>
    <w:rsid w:val="00EA12E4"/>
    <w:rsid w:val="00EC645C"/>
    <w:rsid w:val="00ED6598"/>
    <w:rsid w:val="00EF6BD6"/>
    <w:rsid w:val="00F30A87"/>
    <w:rsid w:val="00F37AF7"/>
    <w:rsid w:val="00F65FB4"/>
    <w:rsid w:val="00F93729"/>
    <w:rsid w:val="00F944D6"/>
    <w:rsid w:val="00FB5FBA"/>
    <w:rsid w:val="00FD75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45E1B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9186E"/>
    <w:pPr>
      <w:spacing w:before="240"/>
    </w:pPr>
    <w:rPr>
      <w:sz w:val="24"/>
    </w:rPr>
  </w:style>
  <w:style w:type="paragraph" w:styleId="Heading1">
    <w:name w:val="heading 1"/>
    <w:basedOn w:val="Normal"/>
    <w:next w:val="Normal"/>
    <w:link w:val="Heading1Char"/>
    <w:autoRedefine/>
    <w:qFormat/>
    <w:rsid w:val="0039186E"/>
    <w:pPr>
      <w:keepNext/>
      <w:spacing w:after="60"/>
      <w:outlineLvl w:val="0"/>
    </w:pPr>
    <w:rPr>
      <w:b/>
      <w:bCs/>
      <w:caps/>
      <w:kern w:val="32"/>
      <w:szCs w:val="32"/>
    </w:rPr>
  </w:style>
  <w:style w:type="paragraph" w:styleId="Heading2">
    <w:name w:val="heading 2"/>
    <w:basedOn w:val="Normal"/>
    <w:next w:val="Normal"/>
    <w:link w:val="Heading2Char"/>
    <w:autoRedefine/>
    <w:qFormat/>
    <w:rsid w:val="0039186E"/>
    <w:pPr>
      <w:keepNext/>
      <w:spacing w:after="60"/>
      <w:outlineLvl w:val="1"/>
    </w:pPr>
    <w:rPr>
      <w:b/>
      <w:bCs/>
      <w:iCs/>
      <w:szCs w:val="28"/>
    </w:rPr>
  </w:style>
  <w:style w:type="paragraph" w:styleId="Heading3">
    <w:name w:val="heading 3"/>
    <w:basedOn w:val="Normal"/>
    <w:next w:val="Normal"/>
    <w:link w:val="Heading3Char"/>
    <w:autoRedefine/>
    <w:qFormat/>
    <w:rsid w:val="0039186E"/>
    <w:pPr>
      <w:keepNext/>
      <w:spacing w:after="60"/>
      <w:outlineLvl w:val="2"/>
    </w:pPr>
    <w:rPr>
      <w:b/>
      <w:bCs/>
      <w:szCs w:val="26"/>
    </w:rPr>
  </w:style>
  <w:style w:type="paragraph" w:styleId="Heading4">
    <w:name w:val="heading 4"/>
    <w:basedOn w:val="Normal"/>
    <w:next w:val="Normal"/>
    <w:link w:val="Heading4Char"/>
    <w:unhideWhenUsed/>
    <w:qFormat/>
    <w:rsid w:val="0039186E"/>
    <w:pPr>
      <w:keepNext/>
      <w:keepLines/>
      <w:spacing w:after="60"/>
      <w:outlineLvl w:val="3"/>
    </w:pPr>
    <w:rPr>
      <w:rFonts w:eastAsiaTheme="majorEastAsia" w:cstheme="majorBidi"/>
      <w:b/>
      <w:iCs/>
    </w:rPr>
  </w:style>
  <w:style w:type="paragraph" w:styleId="Heading5">
    <w:name w:val="heading 5"/>
    <w:basedOn w:val="Normal"/>
    <w:next w:val="Normal"/>
    <w:link w:val="Heading5Char"/>
    <w:semiHidden/>
    <w:unhideWhenUsed/>
    <w:qFormat/>
    <w:rsid w:val="0039186E"/>
    <w:pPr>
      <w:keepNext/>
      <w:keepLines/>
      <w:spacing w:after="60"/>
      <w:outlineLvl w:val="4"/>
    </w:pPr>
    <w:rPr>
      <w:rFonts w:eastAsiaTheme="majorEastAsia" w:cstheme="majorBid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39186E"/>
    <w:rPr>
      <w:b/>
      <w:bCs/>
      <w:caps/>
      <w:kern w:val="32"/>
      <w:sz w:val="24"/>
      <w:szCs w:val="32"/>
    </w:rPr>
  </w:style>
  <w:style w:type="character" w:customStyle="1" w:styleId="Heading3Char">
    <w:name w:val="Heading 3 Char"/>
    <w:basedOn w:val="DefaultParagraphFont"/>
    <w:link w:val="Heading3"/>
    <w:rsid w:val="0039186E"/>
    <w:rPr>
      <w:b/>
      <w:bCs/>
      <w:sz w:val="24"/>
      <w:szCs w:val="26"/>
    </w:rPr>
  </w:style>
  <w:style w:type="paragraph" w:styleId="Header">
    <w:name w:val="header"/>
    <w:basedOn w:val="Normal"/>
    <w:link w:val="HeaderChar"/>
    <w:rsid w:val="0039186E"/>
    <w:pPr>
      <w:tabs>
        <w:tab w:val="center" w:pos="4680"/>
        <w:tab w:val="right" w:pos="9360"/>
      </w:tabs>
      <w:spacing w:before="0"/>
    </w:pPr>
  </w:style>
  <w:style w:type="paragraph" w:customStyle="1" w:styleId="par1">
    <w:name w:val="par1"/>
    <w:basedOn w:val="Normal"/>
    <w:autoRedefine/>
    <w:qFormat/>
    <w:rsid w:val="0039186E"/>
    <w:pPr>
      <w:tabs>
        <w:tab w:val="left" w:pos="720"/>
        <w:tab w:val="left" w:pos="1440"/>
        <w:tab w:val="left" w:pos="2160"/>
      </w:tabs>
      <w:ind w:left="720" w:hanging="720"/>
    </w:pPr>
    <w:rPr>
      <w:szCs w:val="24"/>
    </w:rPr>
  </w:style>
  <w:style w:type="paragraph" w:customStyle="1" w:styleId="cp">
    <w:name w:val="cp"/>
    <w:basedOn w:val="Normal"/>
    <w:rsid w:val="0039186E"/>
    <w:pPr>
      <w:jc w:val="center"/>
    </w:pPr>
  </w:style>
  <w:style w:type="paragraph" w:customStyle="1" w:styleId="par2">
    <w:name w:val="par2"/>
    <w:basedOn w:val="par1"/>
    <w:autoRedefine/>
    <w:rsid w:val="0039186E"/>
    <w:pPr>
      <w:ind w:left="1440"/>
    </w:pPr>
  </w:style>
  <w:style w:type="paragraph" w:customStyle="1" w:styleId="upar2">
    <w:name w:val="upar2"/>
    <w:basedOn w:val="upar1"/>
    <w:autoRedefine/>
    <w:rsid w:val="0039186E"/>
    <w:pPr>
      <w:ind w:left="720"/>
    </w:pPr>
    <w:rPr>
      <w:szCs w:val="24"/>
    </w:rPr>
  </w:style>
  <w:style w:type="paragraph" w:customStyle="1" w:styleId="upar1">
    <w:name w:val="upar1"/>
    <w:basedOn w:val="Normal"/>
    <w:autoRedefine/>
    <w:rsid w:val="0039186E"/>
    <w:pPr>
      <w:tabs>
        <w:tab w:val="left" w:pos="720"/>
        <w:tab w:val="left" w:pos="1440"/>
      </w:tabs>
    </w:pPr>
    <w:rPr>
      <w:rFonts w:cs="Arial"/>
    </w:rPr>
  </w:style>
  <w:style w:type="paragraph" w:customStyle="1" w:styleId="upar3">
    <w:name w:val="upar3"/>
    <w:basedOn w:val="upar1"/>
    <w:autoRedefine/>
    <w:rsid w:val="0039186E"/>
    <w:pPr>
      <w:ind w:left="1440"/>
    </w:pPr>
  </w:style>
  <w:style w:type="paragraph" w:customStyle="1" w:styleId="upar4">
    <w:name w:val="upar4"/>
    <w:basedOn w:val="upar1"/>
    <w:rsid w:val="0039186E"/>
    <w:pPr>
      <w:ind w:left="2160"/>
    </w:pPr>
  </w:style>
  <w:style w:type="paragraph" w:customStyle="1" w:styleId="par3">
    <w:name w:val="par3"/>
    <w:basedOn w:val="par1"/>
    <w:rsid w:val="0039186E"/>
    <w:pPr>
      <w:ind w:left="2160"/>
    </w:pPr>
  </w:style>
  <w:style w:type="paragraph" w:customStyle="1" w:styleId="par4">
    <w:name w:val="par4"/>
    <w:basedOn w:val="par1"/>
    <w:rsid w:val="0039186E"/>
    <w:pPr>
      <w:ind w:left="2880"/>
    </w:pPr>
  </w:style>
  <w:style w:type="paragraph" w:customStyle="1" w:styleId="par5">
    <w:name w:val="par5"/>
    <w:basedOn w:val="par1"/>
    <w:rsid w:val="0039186E"/>
    <w:pPr>
      <w:ind w:left="3600"/>
    </w:pPr>
  </w:style>
  <w:style w:type="paragraph" w:customStyle="1" w:styleId="upar5">
    <w:name w:val="upar5"/>
    <w:basedOn w:val="upar1"/>
    <w:rsid w:val="0039186E"/>
    <w:pPr>
      <w:ind w:left="2880"/>
    </w:pPr>
  </w:style>
  <w:style w:type="paragraph" w:customStyle="1" w:styleId="par6">
    <w:name w:val="par6"/>
    <w:basedOn w:val="par1"/>
    <w:rsid w:val="0039186E"/>
    <w:pPr>
      <w:ind w:left="4320"/>
    </w:pPr>
  </w:style>
  <w:style w:type="paragraph" w:customStyle="1" w:styleId="upar6">
    <w:name w:val="upar6"/>
    <w:basedOn w:val="upar1"/>
    <w:rsid w:val="0039186E"/>
    <w:pPr>
      <w:ind w:left="3600"/>
    </w:pPr>
  </w:style>
  <w:style w:type="paragraph" w:customStyle="1" w:styleId="Footnote">
    <w:name w:val="Footnote"/>
    <w:basedOn w:val="Normal"/>
    <w:autoRedefine/>
    <w:qFormat/>
    <w:rsid w:val="0039186E"/>
    <w:pPr>
      <w:spacing w:before="120"/>
    </w:pPr>
    <w:rPr>
      <w:szCs w:val="16"/>
    </w:rPr>
  </w:style>
  <w:style w:type="character" w:customStyle="1" w:styleId="HeaderChar">
    <w:name w:val="Header Char"/>
    <w:basedOn w:val="DefaultParagraphFont"/>
    <w:link w:val="Header"/>
    <w:rsid w:val="0039186E"/>
    <w:rPr>
      <w:sz w:val="24"/>
    </w:rPr>
  </w:style>
  <w:style w:type="character" w:customStyle="1" w:styleId="Heading4Char">
    <w:name w:val="Heading 4 Char"/>
    <w:basedOn w:val="DefaultParagraphFont"/>
    <w:link w:val="Heading4"/>
    <w:rsid w:val="0039186E"/>
    <w:rPr>
      <w:rFonts w:eastAsiaTheme="majorEastAsia" w:cstheme="majorBidi"/>
      <w:b/>
      <w:iCs/>
      <w:sz w:val="24"/>
    </w:rPr>
  </w:style>
  <w:style w:type="paragraph" w:styleId="Footer">
    <w:name w:val="footer"/>
    <w:basedOn w:val="Normal"/>
    <w:link w:val="FooterChar"/>
    <w:rsid w:val="0039186E"/>
    <w:pPr>
      <w:tabs>
        <w:tab w:val="center" w:pos="4680"/>
        <w:tab w:val="right" w:pos="9360"/>
      </w:tabs>
    </w:pPr>
  </w:style>
  <w:style w:type="character" w:customStyle="1" w:styleId="FooterChar">
    <w:name w:val="Footer Char"/>
    <w:link w:val="Footer"/>
    <w:rsid w:val="0039186E"/>
    <w:rPr>
      <w:sz w:val="24"/>
    </w:rPr>
  </w:style>
  <w:style w:type="paragraph" w:customStyle="1" w:styleId="Upar1Bold">
    <w:name w:val="Upar1 + Bold"/>
    <w:basedOn w:val="Normal"/>
    <w:autoRedefine/>
    <w:rsid w:val="0039186E"/>
    <w:pPr>
      <w:tabs>
        <w:tab w:val="left" w:pos="720"/>
        <w:tab w:val="left" w:pos="1440"/>
      </w:tabs>
    </w:pPr>
    <w:rPr>
      <w:rFonts w:cs="Arial"/>
      <w:b/>
      <w:bCs/>
    </w:rPr>
  </w:style>
  <w:style w:type="character" w:customStyle="1" w:styleId="Heading5Char">
    <w:name w:val="Heading 5 Char"/>
    <w:basedOn w:val="DefaultParagraphFont"/>
    <w:link w:val="Heading5"/>
    <w:semiHidden/>
    <w:rsid w:val="0039186E"/>
    <w:rPr>
      <w:rFonts w:eastAsiaTheme="majorEastAsia" w:cstheme="majorBidi"/>
      <w:b/>
      <w:sz w:val="24"/>
    </w:rPr>
  </w:style>
  <w:style w:type="paragraph" w:customStyle="1" w:styleId="FootnoteItalic">
    <w:name w:val="Footnote + Italic"/>
    <w:basedOn w:val="Normal"/>
    <w:autoRedefine/>
    <w:rsid w:val="0039186E"/>
    <w:pPr>
      <w:spacing w:before="120"/>
    </w:pPr>
    <w:rPr>
      <w:i/>
      <w:iCs/>
      <w:szCs w:val="16"/>
    </w:rPr>
  </w:style>
  <w:style w:type="character" w:customStyle="1" w:styleId="Heading2Char">
    <w:name w:val="Heading 2 Char"/>
    <w:link w:val="Heading2"/>
    <w:rsid w:val="0039186E"/>
    <w:rPr>
      <w:b/>
      <w:bCs/>
      <w:iCs/>
      <w:sz w:val="24"/>
      <w:szCs w:val="28"/>
    </w:rPr>
  </w:style>
  <w:style w:type="numbering" w:customStyle="1" w:styleId="CDOSCCR">
    <w:name w:val="CDOS CCR"/>
    <w:rsid w:val="0039186E"/>
    <w:pPr>
      <w:numPr>
        <w:numId w:val="12"/>
      </w:numPr>
    </w:pPr>
  </w:style>
  <w:style w:type="paragraph" w:styleId="ListParagraph">
    <w:name w:val="List Paragraph"/>
    <w:basedOn w:val="Normal"/>
    <w:link w:val="ListParagraphChar"/>
    <w:uiPriority w:val="34"/>
    <w:qFormat/>
    <w:rsid w:val="0039186E"/>
    <w:pPr>
      <w:tabs>
        <w:tab w:val="left" w:pos="720"/>
        <w:tab w:val="left" w:pos="1440"/>
      </w:tabs>
      <w:ind w:left="720"/>
    </w:pPr>
    <w:rPr>
      <w:rFonts w:cs="Arial"/>
      <w:szCs w:val="22"/>
    </w:rPr>
  </w:style>
  <w:style w:type="character" w:customStyle="1" w:styleId="ListParagraphChar">
    <w:name w:val="List Paragraph Char"/>
    <w:basedOn w:val="DefaultParagraphFont"/>
    <w:link w:val="ListParagraph"/>
    <w:uiPriority w:val="34"/>
    <w:rsid w:val="0039186E"/>
    <w:rPr>
      <w:rFonts w:cs="Arial"/>
      <w:sz w:val="24"/>
      <w:szCs w:val="22"/>
    </w:rPr>
  </w:style>
  <w:style w:type="paragraph" w:customStyle="1" w:styleId="Par1Before3pt">
    <w:name w:val="Par1 + Before:  3 pt"/>
    <w:basedOn w:val="par1"/>
    <w:autoRedefine/>
    <w:rsid w:val="0039186E"/>
    <w:pPr>
      <w:spacing w:before="60"/>
    </w:pPr>
  </w:style>
  <w:style w:type="paragraph" w:customStyle="1" w:styleId="Par1Underline">
    <w:name w:val="Par1 + Underline"/>
    <w:basedOn w:val="par1"/>
    <w:autoRedefine/>
    <w:rsid w:val="0039186E"/>
    <w:rPr>
      <w:u w:val="single"/>
    </w:rPr>
  </w:style>
  <w:style w:type="paragraph" w:customStyle="1" w:styleId="Styleupar1Bold">
    <w:name w:val="Style upar1 + Bold"/>
    <w:basedOn w:val="upar1"/>
    <w:autoRedefine/>
    <w:qFormat/>
    <w:rsid w:val="0039186E"/>
    <w:rPr>
      <w:b/>
      <w:bCs/>
    </w:rPr>
  </w:style>
  <w:style w:type="paragraph" w:customStyle="1" w:styleId="StyleHeading2Italic">
    <w:name w:val="Style Heading 2 + Italic"/>
    <w:basedOn w:val="Heading2"/>
    <w:autoRedefine/>
    <w:rsid w:val="0039186E"/>
    <w:rPr>
      <w:i/>
      <w:iCs w:val="0"/>
    </w:rPr>
  </w:style>
  <w:style w:type="paragraph" w:customStyle="1" w:styleId="StyleFootnoteItalic">
    <w:name w:val="Style Footnote + Italic"/>
    <w:basedOn w:val="Normal"/>
    <w:autoRedefine/>
    <w:rsid w:val="0039186E"/>
    <w:pPr>
      <w:spacing w:before="120"/>
    </w:pPr>
    <w:rPr>
      <w:i/>
      <w:iCs/>
      <w:szCs w:val="16"/>
    </w:rPr>
  </w:style>
  <w:style w:type="paragraph" w:customStyle="1" w:styleId="StyleFootnoteItalic1">
    <w:name w:val="Style Footnote + Italic1"/>
    <w:basedOn w:val="Normal"/>
    <w:autoRedefine/>
    <w:rsid w:val="0039186E"/>
    <w:pPr>
      <w:spacing w:before="120"/>
    </w:pPr>
    <w:rPr>
      <w:i/>
      <w:iCs/>
      <w:szCs w:val="16"/>
    </w:rPr>
  </w:style>
  <w:style w:type="paragraph" w:customStyle="1" w:styleId="StyleFootnoteItalic2">
    <w:name w:val="Style Footnote + Italic2"/>
    <w:basedOn w:val="Normal"/>
    <w:autoRedefine/>
    <w:rsid w:val="0039186E"/>
    <w:pPr>
      <w:spacing w:before="120"/>
    </w:pPr>
    <w:rPr>
      <w:i/>
      <w:iCs/>
      <w:szCs w:val="16"/>
    </w:rPr>
  </w:style>
  <w:style w:type="paragraph" w:customStyle="1" w:styleId="StyleHeading1Allcaps">
    <w:name w:val="Style Heading 1 + All caps"/>
    <w:basedOn w:val="Heading1"/>
    <w:autoRedefine/>
    <w:rsid w:val="0039186E"/>
    <w:rPr>
      <w:caps w:val="0"/>
    </w:rPr>
  </w:style>
  <w:style w:type="paragraph" w:customStyle="1" w:styleId="Title1">
    <w:name w:val="Title1"/>
    <w:basedOn w:val="Normal"/>
    <w:autoRedefine/>
    <w:rsid w:val="00E569F8"/>
    <w:pPr>
      <w:tabs>
        <w:tab w:val="left" w:pos="720"/>
        <w:tab w:val="left" w:pos="1440"/>
        <w:tab w:val="left" w:pos="2160"/>
      </w:tabs>
      <w:ind w:left="720" w:hanging="720"/>
      <w:outlineLvl w:val="0"/>
    </w:pPr>
    <w:rPr>
      <w:rFonts w:cs="Arial"/>
      <w:b/>
      <w:bCs/>
      <w:sz w:val="20"/>
    </w:rPr>
  </w:style>
  <w:style w:type="paragraph" w:styleId="Revision">
    <w:name w:val="Revision"/>
    <w:hidden/>
    <w:uiPriority w:val="99"/>
    <w:semiHidden/>
    <w:rsid w:val="00E569F8"/>
    <w:rPr>
      <w:sz w:val="24"/>
    </w:rPr>
  </w:style>
  <w:style w:type="character" w:styleId="CommentReference">
    <w:name w:val="annotation reference"/>
    <w:basedOn w:val="DefaultParagraphFont"/>
    <w:rsid w:val="00E91F2B"/>
    <w:rPr>
      <w:sz w:val="16"/>
      <w:szCs w:val="16"/>
    </w:rPr>
  </w:style>
  <w:style w:type="paragraph" w:styleId="CommentText">
    <w:name w:val="annotation text"/>
    <w:basedOn w:val="Normal"/>
    <w:link w:val="CommentTextChar"/>
    <w:rsid w:val="00E91F2B"/>
    <w:rPr>
      <w:sz w:val="20"/>
    </w:rPr>
  </w:style>
  <w:style w:type="character" w:customStyle="1" w:styleId="CommentTextChar">
    <w:name w:val="Comment Text Char"/>
    <w:basedOn w:val="DefaultParagraphFont"/>
    <w:link w:val="CommentText"/>
    <w:rsid w:val="00E91F2B"/>
  </w:style>
  <w:style w:type="paragraph" w:styleId="CommentSubject">
    <w:name w:val="annotation subject"/>
    <w:basedOn w:val="CommentText"/>
    <w:next w:val="CommentText"/>
    <w:link w:val="CommentSubjectChar"/>
    <w:rsid w:val="00E91F2B"/>
    <w:rPr>
      <w:b/>
      <w:bCs/>
    </w:rPr>
  </w:style>
  <w:style w:type="character" w:customStyle="1" w:styleId="CommentSubjectChar">
    <w:name w:val="Comment Subject Char"/>
    <w:basedOn w:val="CommentTextChar"/>
    <w:link w:val="CommentSubject"/>
    <w:rsid w:val="00E91F2B"/>
    <w:rPr>
      <w:b/>
      <w:bCs/>
    </w:rPr>
  </w:style>
  <w:style w:type="character" w:styleId="Hyperlink">
    <w:name w:val="Hyperlink"/>
    <w:basedOn w:val="DefaultParagraphFont"/>
    <w:rsid w:val="00E41AF7"/>
    <w:rPr>
      <w:color w:val="467886" w:themeColor="hyperlink"/>
      <w:u w:val="single"/>
    </w:rPr>
  </w:style>
  <w:style w:type="character" w:styleId="UnresolvedMention">
    <w:name w:val="Unresolved Mention"/>
    <w:basedOn w:val="DefaultParagraphFont"/>
    <w:uiPriority w:val="99"/>
    <w:semiHidden/>
    <w:unhideWhenUsed/>
    <w:rsid w:val="00E41A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Shared%20drives\Tax%20Policy%20-%20Team%20Drive\RULES%20AND%20RULEMAKING\Templates\SOS%20Guidelines%202026\officialRuleFormat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7F6166-A309-4020-9A47-74BE6BF927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officialRuleFormatTemplate.dotx</Template>
  <TotalTime>0</TotalTime>
  <Pages>3</Pages>
  <Words>865</Words>
  <Characters>4937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2026-06-30T17:49:00Z</dcterms:created>
  <dcterms:modified xsi:type="dcterms:W3CDTF">2026-06-30T17:49:00Z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2026-04-09T15:56:57Z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2b44f5e0-9863-4ed2-aa08-b569bdc547c4</vt:lpwstr>
  </property>
  <property fmtid="{D5CDD505-2E9C-101B-9397-08002B2CF9AE}" pid="8" name="MSIP_Label_59e4beaa-c4ba-4ea9-a1f4-4e52626a3d73_ContentBits">
    <vt:lpwstr>0</vt:lpwstr>
  </property>
  <property fmtid="{D5CDD505-2E9C-101B-9397-08002B2CF9AE}" pid="9" name="MSIP_Label_59e4beaa-c4ba-4ea9-a1f4-4e52626a3d73_Tag">
    <vt:lpwstr>10, 3, 0, 1</vt:lpwstr>
  </property>
</Properties>
</file>