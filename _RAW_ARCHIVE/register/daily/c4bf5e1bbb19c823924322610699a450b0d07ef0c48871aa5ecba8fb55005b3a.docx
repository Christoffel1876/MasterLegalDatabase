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DDB6" w14:textId="6675F10E" w:rsidR="00DE42FE" w:rsidRDefault="004A59AF" w:rsidP="00DE42FE">
      <w:pPr>
        <w:pStyle w:val="upar1"/>
        <w:spacing w:before="0" w:after="200"/>
        <w:jc w:val="right"/>
        <w:rPr>
          <w:b/>
        </w:rPr>
      </w:pPr>
      <w:r>
        <w:rPr>
          <w:b/>
        </w:rPr>
        <w:tab/>
      </w:r>
      <w:r>
        <w:rPr>
          <w:b/>
        </w:rPr>
        <w:tab/>
      </w:r>
      <w:r w:rsidR="00DE42FE">
        <w:rPr>
          <w:b/>
          <w:bCs/>
        </w:rPr>
        <w:t>DORA 09</w:t>
      </w:r>
      <w:r w:rsidR="00DE42FE" w:rsidRPr="00B22D60">
        <w:rPr>
          <w:b/>
          <w:bCs/>
        </w:rPr>
        <w:t>/</w:t>
      </w:r>
      <w:r w:rsidR="00DE42FE">
        <w:rPr>
          <w:b/>
          <w:bCs/>
        </w:rPr>
        <w:t>30</w:t>
      </w:r>
      <w:r w:rsidR="00DE42FE" w:rsidRPr="00B22D60">
        <w:rPr>
          <w:b/>
          <w:bCs/>
        </w:rPr>
        <w:t>/202</w:t>
      </w:r>
      <w:r w:rsidR="00DE42FE">
        <w:rPr>
          <w:b/>
          <w:bCs/>
        </w:rPr>
        <w:t>6</w:t>
      </w:r>
    </w:p>
    <w:p w14:paraId="1B9183B7" w14:textId="0A0094DE" w:rsidR="00DE42FE" w:rsidRDefault="00DE42FE" w:rsidP="005569B4">
      <w:pPr>
        <w:pStyle w:val="Heading1"/>
      </w:pPr>
      <w:r>
        <w:t xml:space="preserve">FINAL REGULATIONS - </w:t>
      </w:r>
      <w:r w:rsidR="005F6987" w:rsidRPr="00426DF3">
        <w:t xml:space="preserve">CHAPTER </w:t>
      </w:r>
      <w:r w:rsidR="005F6987">
        <w:t>P-</w:t>
      </w:r>
      <w:r w:rsidR="005F6987" w:rsidRPr="00426DF3">
        <w:t>1 - PARKS AND OUTDOOR RECREATION LANDS</w:t>
      </w:r>
    </w:p>
    <w:p w14:paraId="560484C3" w14:textId="423518AE" w:rsidR="00DE42FE" w:rsidRPr="00426DF3" w:rsidRDefault="00DE42FE" w:rsidP="002C3819">
      <w:pPr>
        <w:rPr>
          <w:b/>
        </w:rPr>
      </w:pPr>
      <w:r w:rsidRPr="005569B4">
        <w:rPr>
          <w:b/>
          <w:bCs/>
        </w:rPr>
        <w:t>Note</w:t>
      </w:r>
      <w:r w:rsidRPr="00085787">
        <w:t>: Amendment</w:t>
      </w:r>
      <w:r>
        <w:t>s</w:t>
      </w:r>
      <w:r w:rsidRPr="00085787">
        <w:t xml:space="preserve"> to the Rules are </w:t>
      </w:r>
      <w:ins w:id="0" w:author="Hernandez, Hilary" w:date="2025-08-06T12:18:00Z">
        <w:r w:rsidRPr="00085787">
          <w:t xml:space="preserve">added in red text </w:t>
        </w:r>
      </w:ins>
      <w:r w:rsidRPr="00085787">
        <w:t xml:space="preserve">and </w:t>
      </w:r>
      <w:ins w:id="1" w:author="Hernandez, Hilary" w:date="2025-08-06T12:18:00Z">
        <w:r w:rsidRPr="00085787">
          <w:t>del</w:t>
        </w:r>
      </w:ins>
      <w:ins w:id="2" w:author="Hernandez, Hilary" w:date="2025-08-06T12:19:00Z">
        <w:r w:rsidRPr="00085787">
          <w:t>etions are in red text with strikethrough.</w:t>
        </w:r>
      </w:ins>
    </w:p>
    <w:p w14:paraId="51AFF59E" w14:textId="77777777" w:rsidR="00FD0491" w:rsidRPr="00EF518B" w:rsidRDefault="00FD0491" w:rsidP="005569B4">
      <w:pPr>
        <w:pStyle w:val="Heading2"/>
        <w:spacing w:after="240"/>
      </w:pPr>
      <w:bookmarkStart w:id="3" w:name="_Toc183098440"/>
      <w:r w:rsidRPr="00EF518B">
        <w:t xml:space="preserve">ARTICLE I - </w:t>
      </w:r>
      <w:r w:rsidR="00C42330" w:rsidRPr="00EF518B">
        <w:t xml:space="preserve">General Provisions Applicable </w:t>
      </w:r>
      <w:proofErr w:type="gramStart"/>
      <w:r w:rsidR="00C42330" w:rsidRPr="00EF518B">
        <w:t>To</w:t>
      </w:r>
      <w:proofErr w:type="gramEnd"/>
      <w:r w:rsidR="00C42330" w:rsidRPr="00EF518B">
        <w:t xml:space="preserve"> All Parks and Outdoor Recreation Lands and Waters</w:t>
      </w:r>
      <w:bookmarkEnd w:id="3"/>
    </w:p>
    <w:p w14:paraId="1481FDC6" w14:textId="77777777" w:rsidR="001875D1" w:rsidRPr="001875D1" w:rsidRDefault="001875D1" w:rsidP="005569B4">
      <w:pPr>
        <w:pStyle w:val="Heading3"/>
      </w:pPr>
      <w:bookmarkStart w:id="4" w:name="N101"/>
      <w:bookmarkStart w:id="5" w:name="_Toc183098441"/>
      <w:bookmarkStart w:id="6" w:name="N100"/>
      <w:r w:rsidRPr="001875D1">
        <w:t xml:space="preserve"># 100 - Parks </w:t>
      </w:r>
      <w:r w:rsidRPr="005569B4">
        <w:t>and</w:t>
      </w:r>
      <w:r w:rsidRPr="001875D1">
        <w:t xml:space="preserve"> Outdoor Recreation Lands</w:t>
      </w:r>
      <w:bookmarkEnd w:id="5"/>
    </w:p>
    <w:bookmarkEnd w:id="6"/>
    <w:p w14:paraId="59F159B6" w14:textId="77777777" w:rsidR="001875D1" w:rsidRPr="001875D1" w:rsidRDefault="001875D1" w:rsidP="001875D1">
      <w:pPr>
        <w:tabs>
          <w:tab w:val="left" w:pos="720"/>
          <w:tab w:val="left" w:pos="1440"/>
        </w:tabs>
        <w:spacing w:before="0" w:after="240"/>
        <w:outlineLvl w:val="2"/>
        <w:rPr>
          <w:rFonts w:cs="Times New Roman"/>
          <w:b/>
          <w:lang w:val="x-none" w:eastAsia="x-none"/>
        </w:rPr>
      </w:pPr>
      <w:r w:rsidRPr="001875D1">
        <w:rPr>
          <w:rFonts w:cs="Times New Roman"/>
          <w:b/>
          <w:lang w:val="x-none" w:eastAsia="x-none"/>
        </w:rPr>
        <w:t xml:space="preserve">Park-Specific Restrictions </w:t>
      </w:r>
    </w:p>
    <w:p w14:paraId="1B0B9195" w14:textId="77777777" w:rsidR="001875D1" w:rsidRPr="001875D1" w:rsidRDefault="001875D1" w:rsidP="001875D1">
      <w:pPr>
        <w:numPr>
          <w:ilvl w:val="0"/>
          <w:numId w:val="7"/>
        </w:numPr>
        <w:tabs>
          <w:tab w:val="left" w:pos="720"/>
          <w:tab w:val="left" w:pos="1440"/>
          <w:tab w:val="left" w:pos="2160"/>
        </w:tabs>
        <w:spacing w:after="240"/>
        <w:rPr>
          <w:b/>
          <w:bCs/>
        </w:rPr>
      </w:pPr>
      <w:r w:rsidRPr="001875D1">
        <w:rPr>
          <w:b/>
          <w:bCs/>
        </w:rPr>
        <w:t>In addition to the general land and water regulations, the following restrictions shall also apply:</w:t>
      </w:r>
    </w:p>
    <w:p w14:paraId="25DCBB46"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Arkansas Headwaters Recreation Area</w:t>
      </w:r>
    </w:p>
    <w:p w14:paraId="20094479" w14:textId="77777777" w:rsidR="001875D1" w:rsidRPr="001875D1" w:rsidRDefault="001875D1" w:rsidP="001875D1">
      <w:pPr>
        <w:numPr>
          <w:ilvl w:val="2"/>
          <w:numId w:val="7"/>
        </w:numPr>
        <w:tabs>
          <w:tab w:val="left" w:pos="720"/>
          <w:tab w:val="left" w:pos="1440"/>
        </w:tabs>
        <w:spacing w:before="0"/>
        <w:ind w:left="1440" w:hanging="360"/>
        <w:contextualSpacing/>
      </w:pPr>
      <w:r w:rsidRPr="001875D1">
        <w:t>Except in established campgrounds where toilet facilities are provided, all overnight campers must provide and use a portable toilet device capable of carrying human waste out of the Arkansas Headwaters Recreation Area. Contents of the portable toilet must be emptied in compliance with law and may not be deposited within the Arkansas Headwaters Recreation Area, unless at a facility specifically designated by the Arkansas Headwaters Recreation Area.</w:t>
      </w:r>
    </w:p>
    <w:p w14:paraId="1E9499D8" w14:textId="77777777" w:rsidR="001875D1" w:rsidRPr="001875D1" w:rsidRDefault="001875D1" w:rsidP="001875D1">
      <w:pPr>
        <w:numPr>
          <w:ilvl w:val="2"/>
          <w:numId w:val="7"/>
        </w:numPr>
        <w:tabs>
          <w:tab w:val="left" w:pos="720"/>
          <w:tab w:val="left" w:pos="1440"/>
        </w:tabs>
        <w:spacing w:before="0"/>
        <w:ind w:left="1440" w:hanging="360"/>
        <w:contextualSpacing/>
      </w:pPr>
      <w:r w:rsidRPr="001875D1">
        <w:t xml:space="preserve">Building or tending fires is allowed pursuant to regulation # 100b.7., except at the Arkansas Headwaters Recreation Area fire containers must have at least a </w:t>
      </w:r>
      <w:proofErr w:type="gramStart"/>
      <w:r w:rsidRPr="001875D1">
        <w:t>two inch</w:t>
      </w:r>
      <w:proofErr w:type="gramEnd"/>
      <w:r w:rsidRPr="001875D1">
        <w:t xml:space="preserve"> rigid side. Fire containers must be elevated up off the ground.</w:t>
      </w:r>
    </w:p>
    <w:p w14:paraId="45DEBCAC" w14:textId="77777777" w:rsidR="001875D1" w:rsidRPr="001875D1" w:rsidRDefault="001875D1" w:rsidP="001875D1">
      <w:pPr>
        <w:numPr>
          <w:ilvl w:val="2"/>
          <w:numId w:val="7"/>
        </w:numPr>
        <w:tabs>
          <w:tab w:val="left" w:pos="720"/>
          <w:tab w:val="left" w:pos="1440"/>
        </w:tabs>
        <w:spacing w:before="0"/>
        <w:ind w:left="1440" w:hanging="360"/>
        <w:contextualSpacing/>
      </w:pPr>
      <w:r w:rsidRPr="001875D1">
        <w:t xml:space="preserve">Swimming is permitted in the Arkansas River from the confluence of the East Fork/Lake Fork of </w:t>
      </w:r>
      <w:proofErr w:type="gramStart"/>
      <w:r w:rsidRPr="001875D1">
        <w:t>the Arkansas</w:t>
      </w:r>
      <w:proofErr w:type="gramEnd"/>
      <w:r w:rsidRPr="001875D1">
        <w:t xml:space="preserve"> within the boundaries of the Arkansas Headwaters Recreation Area. All </w:t>
      </w:r>
      <w:proofErr w:type="gramStart"/>
      <w:r w:rsidRPr="001875D1">
        <w:t>persons</w:t>
      </w:r>
      <w:proofErr w:type="gramEnd"/>
      <w:r w:rsidRPr="001875D1">
        <w:t xml:space="preserve"> swimming within designated whitewater parks and all persons under the age of 13 swimming anywhere in the Arkansas River within the Arkansas Headwaters Recreation Area must wear a properly fitting U.S. Coast Guard approved wearable personal flotation device. </w:t>
      </w:r>
    </w:p>
    <w:p w14:paraId="0CF8FE16" w14:textId="77777777" w:rsidR="001875D1" w:rsidRPr="001875D1" w:rsidRDefault="001875D1" w:rsidP="001875D1">
      <w:pPr>
        <w:numPr>
          <w:ilvl w:val="2"/>
          <w:numId w:val="7"/>
        </w:numPr>
        <w:tabs>
          <w:tab w:val="left" w:pos="720"/>
          <w:tab w:val="left" w:pos="1440"/>
        </w:tabs>
        <w:spacing w:before="0"/>
        <w:ind w:left="1440" w:hanging="360"/>
        <w:contextualSpacing/>
      </w:pPr>
      <w:r w:rsidRPr="001875D1">
        <w:t>No motorboats shall be permitted on the Arkansas River from the confluence of the East Fork/Lake Fork of the Arkansas to the west end of Pueblo Reservoir.</w:t>
      </w:r>
    </w:p>
    <w:p w14:paraId="47383F2D" w14:textId="77777777" w:rsidR="001875D1" w:rsidRPr="001875D1" w:rsidRDefault="001875D1" w:rsidP="001875D1">
      <w:pPr>
        <w:numPr>
          <w:ilvl w:val="2"/>
          <w:numId w:val="7"/>
        </w:numPr>
        <w:tabs>
          <w:tab w:val="left" w:pos="720"/>
          <w:tab w:val="left" w:pos="1440"/>
        </w:tabs>
        <w:spacing w:before="0"/>
        <w:ind w:left="1440" w:hanging="360"/>
        <w:contextualSpacing/>
      </w:pPr>
      <w:r w:rsidRPr="001875D1">
        <w:t>Innertubes, air mattresses, and similar devices are permitted on the Arkansas River from the confluence of the East Fork/Lake Fork of the Arkansas within the boundaries of the Arkansas Headwaters Recreation Area. All occupants of these devices must wear a U.S. Coast Guard approved wearable personal flotation device.</w:t>
      </w:r>
    </w:p>
    <w:p w14:paraId="53DC6921" w14:textId="77777777" w:rsidR="001875D1" w:rsidRPr="001875D1" w:rsidRDefault="001875D1" w:rsidP="001875D1">
      <w:pPr>
        <w:numPr>
          <w:ilvl w:val="2"/>
          <w:numId w:val="7"/>
        </w:numPr>
        <w:tabs>
          <w:tab w:val="left" w:pos="720"/>
          <w:tab w:val="left" w:pos="1440"/>
        </w:tabs>
        <w:spacing w:before="0"/>
        <w:ind w:left="1440" w:hanging="360"/>
        <w:contextualSpacing/>
      </w:pPr>
      <w:r w:rsidRPr="001875D1">
        <w:t>During any hunting season all year, lawful methods of hunting may be used in areas not prohibiting such use.</w:t>
      </w:r>
    </w:p>
    <w:p w14:paraId="49B9F147" w14:textId="77777777" w:rsidR="001875D1" w:rsidRPr="001875D1" w:rsidRDefault="001875D1" w:rsidP="001875D1">
      <w:pPr>
        <w:numPr>
          <w:ilvl w:val="2"/>
          <w:numId w:val="7"/>
        </w:numPr>
        <w:tabs>
          <w:tab w:val="left" w:pos="720"/>
          <w:tab w:val="left" w:pos="1440"/>
        </w:tabs>
        <w:spacing w:before="0" w:after="240"/>
        <w:ind w:left="1440" w:hanging="360"/>
      </w:pPr>
      <w:r w:rsidRPr="001875D1">
        <w:t xml:space="preserve">Recreational gold mining within the Arkansas Headwaters Recreation Area is allowed, except </w:t>
      </w:r>
      <w:proofErr w:type="gramStart"/>
      <w:r w:rsidRPr="001875D1">
        <w:t>where</w:t>
      </w:r>
      <w:proofErr w:type="gramEnd"/>
      <w:r w:rsidRPr="001875D1">
        <w:t xml:space="preserve"> prohibited as indicated by posted signs.</w:t>
      </w:r>
    </w:p>
    <w:p w14:paraId="7D6A05E8"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Barr Lake State Park</w:t>
      </w:r>
    </w:p>
    <w:p w14:paraId="6771A2AB"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No dogs or other pets shall be permitted in the wildlife refuge area.</w:t>
      </w:r>
    </w:p>
    <w:p w14:paraId="0D7A7109"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Visitors shall be required to remain on designated trails and boardwalks in the wildlife refuge area.</w:t>
      </w:r>
    </w:p>
    <w:p w14:paraId="2D4F23DD"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No fishing or boating shall be permitted in the wildlife refuge area.</w:t>
      </w:r>
    </w:p>
    <w:p w14:paraId="501F9499"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Visitors shall be required to remain on the designated trails on Barr Lake Dam.</w:t>
      </w:r>
    </w:p>
    <w:p w14:paraId="66949E13"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 xml:space="preserve">No horses shall be permitted on </w:t>
      </w:r>
      <w:proofErr w:type="gramStart"/>
      <w:r w:rsidRPr="001875D1">
        <w:t>the Barr</w:t>
      </w:r>
      <w:proofErr w:type="gramEnd"/>
      <w:r w:rsidRPr="001875D1">
        <w:t xml:space="preserve"> Lake Dam.</w:t>
      </w:r>
    </w:p>
    <w:p w14:paraId="6E813FB4"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Only hand-propelled craft, sailboats and boats with electric trolling motors or gasoline motors of 10 horsepower or less shall be permitted.</w:t>
      </w:r>
    </w:p>
    <w:p w14:paraId="6F75BF71"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Only shotguns loaded with birdshot may be used for waterfowl hunting during the regular waterfowl hunting seasons, in the areas and at the times posted.</w:t>
      </w:r>
    </w:p>
    <w:p w14:paraId="133E575A"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lastRenderedPageBreak/>
        <w:t>Shotguns loaded with birdshot may also be used for dove hunting in the areas and at the times posted.</w:t>
      </w:r>
    </w:p>
    <w:p w14:paraId="59A9D091" w14:textId="77777777" w:rsidR="001875D1" w:rsidRPr="001875D1" w:rsidRDefault="001875D1" w:rsidP="001875D1">
      <w:pPr>
        <w:numPr>
          <w:ilvl w:val="1"/>
          <w:numId w:val="9"/>
        </w:numPr>
        <w:tabs>
          <w:tab w:val="left" w:pos="720"/>
          <w:tab w:val="left" w:pos="1440"/>
          <w:tab w:val="left" w:pos="4050"/>
        </w:tabs>
        <w:spacing w:before="0"/>
        <w:ind w:left="1440" w:hanging="360"/>
        <w:contextualSpacing/>
      </w:pPr>
      <w:r w:rsidRPr="001875D1">
        <w:t>All hunters must register prior to beginning hunting and check out at the conclusion of hunting</w:t>
      </w:r>
      <w:del w:id="7" w:author="Hernandez, Hilary" w:date="2026-07-28T15:14:00Z" w16du:dateUtc="2026-07-28T21:14:00Z">
        <w:r w:rsidRPr="001875D1" w:rsidDel="009237BA">
          <w:delText>, at the hunter registration area</w:delText>
        </w:r>
      </w:del>
      <w:r w:rsidRPr="001875D1">
        <w:t>.</w:t>
      </w:r>
    </w:p>
    <w:p w14:paraId="62B31F58" w14:textId="77777777" w:rsidR="001875D1" w:rsidRPr="001875D1" w:rsidRDefault="001875D1" w:rsidP="001875D1">
      <w:pPr>
        <w:numPr>
          <w:ilvl w:val="1"/>
          <w:numId w:val="9"/>
        </w:numPr>
        <w:tabs>
          <w:tab w:val="left" w:pos="720"/>
          <w:tab w:val="left" w:pos="1440"/>
          <w:tab w:val="left" w:pos="4050"/>
        </w:tabs>
        <w:spacing w:before="0" w:after="240"/>
        <w:ind w:left="1440" w:hanging="360"/>
      </w:pPr>
      <w:r w:rsidRPr="001875D1">
        <w:t>Swimming is prohibited.</w:t>
      </w:r>
    </w:p>
    <w:p w14:paraId="0CC6568D" w14:textId="77777777" w:rsidR="001875D1" w:rsidRPr="001875D1" w:rsidRDefault="001875D1" w:rsidP="001875D1">
      <w:pPr>
        <w:numPr>
          <w:ilvl w:val="1"/>
          <w:numId w:val="7"/>
        </w:numPr>
        <w:tabs>
          <w:tab w:val="left" w:pos="720"/>
          <w:tab w:val="left" w:pos="2160"/>
        </w:tabs>
        <w:ind w:left="1080" w:hanging="360"/>
        <w:contextualSpacing/>
        <w:outlineLvl w:val="3"/>
        <w:rPr>
          <w:b/>
          <w:u w:val="single"/>
        </w:rPr>
      </w:pPr>
      <w:r w:rsidRPr="001875D1">
        <w:rPr>
          <w:b/>
          <w:u w:val="single"/>
        </w:rPr>
        <w:t>Boyd Lake State Park</w:t>
      </w:r>
    </w:p>
    <w:p w14:paraId="2FF3220F" w14:textId="77777777" w:rsidR="001875D1" w:rsidRPr="001875D1" w:rsidRDefault="001875D1" w:rsidP="001875D1">
      <w:pPr>
        <w:numPr>
          <w:ilvl w:val="0"/>
          <w:numId w:val="10"/>
        </w:numPr>
        <w:tabs>
          <w:tab w:val="left" w:pos="720"/>
          <w:tab w:val="left" w:pos="1440"/>
        </w:tabs>
        <w:spacing w:before="0" w:after="240"/>
        <w:ind w:left="1440" w:hanging="360"/>
      </w:pPr>
      <w:r w:rsidRPr="001875D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1D6E7431"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Cameo Shooting and Education Complex</w:t>
      </w:r>
    </w:p>
    <w:p w14:paraId="316C2E01" w14:textId="77777777" w:rsidR="001875D1" w:rsidRPr="001875D1" w:rsidRDefault="001875D1" w:rsidP="001875D1">
      <w:pPr>
        <w:numPr>
          <w:ilvl w:val="0"/>
          <w:numId w:val="11"/>
        </w:numPr>
        <w:tabs>
          <w:tab w:val="left" w:pos="720"/>
          <w:tab w:val="left" w:pos="1440"/>
        </w:tabs>
        <w:spacing w:before="0"/>
        <w:ind w:left="1440" w:hanging="360"/>
        <w:contextualSpacing/>
      </w:pPr>
      <w:r w:rsidRPr="001875D1">
        <w:t xml:space="preserve">Public access is allowed only from sunrise to sunset, except as otherwise authorized by an approved Commercial Use Permit. </w:t>
      </w:r>
    </w:p>
    <w:p w14:paraId="1E2DAAAA" w14:textId="77777777" w:rsidR="001875D1" w:rsidRPr="001875D1" w:rsidRDefault="001875D1" w:rsidP="001875D1">
      <w:pPr>
        <w:numPr>
          <w:ilvl w:val="0"/>
          <w:numId w:val="11"/>
        </w:numPr>
        <w:tabs>
          <w:tab w:val="left" w:pos="720"/>
          <w:tab w:val="left" w:pos="1440"/>
        </w:tabs>
        <w:spacing w:before="0"/>
        <w:ind w:left="1440" w:hanging="360"/>
        <w:contextualSpacing/>
      </w:pPr>
      <w:r w:rsidRPr="001875D1">
        <w:t xml:space="preserve">All fires may be prohibited, as posted, to comply with current burn restrictions. </w:t>
      </w:r>
    </w:p>
    <w:p w14:paraId="58F90E7A" w14:textId="77777777" w:rsidR="001875D1" w:rsidRPr="001875D1" w:rsidRDefault="001875D1" w:rsidP="001875D1">
      <w:pPr>
        <w:numPr>
          <w:ilvl w:val="0"/>
          <w:numId w:val="11"/>
        </w:numPr>
        <w:tabs>
          <w:tab w:val="left" w:pos="720"/>
          <w:tab w:val="left" w:pos="1440"/>
        </w:tabs>
        <w:spacing w:before="0"/>
        <w:ind w:left="1440" w:hanging="360"/>
        <w:contextualSpacing/>
      </w:pPr>
      <w:r w:rsidRPr="001875D1">
        <w:t xml:space="preserve">Camping is prohibited, except when authorized by an approved Commercial Use Permit, and then only allowed in areas specifically designated on the permit. </w:t>
      </w:r>
    </w:p>
    <w:p w14:paraId="65AD4C8A" w14:textId="77777777" w:rsidR="001875D1" w:rsidRPr="001875D1" w:rsidRDefault="001875D1" w:rsidP="001875D1">
      <w:pPr>
        <w:numPr>
          <w:ilvl w:val="0"/>
          <w:numId w:val="11"/>
        </w:numPr>
        <w:tabs>
          <w:tab w:val="left" w:pos="720"/>
          <w:tab w:val="left" w:pos="1440"/>
        </w:tabs>
        <w:spacing w:before="0"/>
        <w:ind w:left="1440" w:hanging="360"/>
        <w:contextualSpacing/>
      </w:pPr>
      <w:r w:rsidRPr="001875D1">
        <w:t xml:space="preserve">Dogs are prohibited outside of vehicles, unless specifically authorized by an approved Commercial Use Permit, and then only allowed in areas specifically designated on the permit. </w:t>
      </w:r>
    </w:p>
    <w:p w14:paraId="445E2B64" w14:textId="77777777" w:rsidR="001875D1" w:rsidRPr="001875D1" w:rsidRDefault="001875D1" w:rsidP="001875D1">
      <w:pPr>
        <w:numPr>
          <w:ilvl w:val="0"/>
          <w:numId w:val="11"/>
        </w:numPr>
        <w:tabs>
          <w:tab w:val="left" w:pos="720"/>
          <w:tab w:val="left" w:pos="1440"/>
        </w:tabs>
        <w:spacing w:before="0"/>
        <w:ind w:left="1440" w:hanging="360"/>
        <w:contextualSpacing/>
      </w:pPr>
      <w:r w:rsidRPr="001875D1">
        <w:t xml:space="preserve">Hunting is prohibited, except in </w:t>
      </w:r>
      <w:proofErr w:type="gramStart"/>
      <w:r w:rsidRPr="001875D1">
        <w:t>the area</w:t>
      </w:r>
      <w:proofErr w:type="gramEnd"/>
      <w:r w:rsidRPr="001875D1">
        <w:t xml:space="preserve"> north of, and no closer than 100 yards of, the Coal Canyon Main Canyon Divide.  </w:t>
      </w:r>
    </w:p>
    <w:p w14:paraId="6BB36C53" w14:textId="77777777" w:rsidR="001875D1" w:rsidRPr="001875D1" w:rsidRDefault="001875D1" w:rsidP="001875D1">
      <w:pPr>
        <w:numPr>
          <w:ilvl w:val="0"/>
          <w:numId w:val="11"/>
        </w:numPr>
        <w:tabs>
          <w:tab w:val="left" w:pos="720"/>
          <w:tab w:val="left" w:pos="1440"/>
        </w:tabs>
        <w:spacing w:before="0"/>
        <w:ind w:left="1440" w:hanging="360"/>
        <w:contextualSpacing/>
      </w:pPr>
      <w:r w:rsidRPr="001875D1">
        <w:t xml:space="preserve">All persons must adhere to range safety rules, as posted. </w:t>
      </w:r>
    </w:p>
    <w:p w14:paraId="5D4F938D" w14:textId="77777777" w:rsidR="001875D1" w:rsidRPr="001875D1" w:rsidRDefault="001875D1" w:rsidP="001875D1">
      <w:pPr>
        <w:numPr>
          <w:ilvl w:val="0"/>
          <w:numId w:val="11"/>
        </w:numPr>
        <w:tabs>
          <w:tab w:val="left" w:pos="720"/>
          <w:tab w:val="left" w:pos="1440"/>
        </w:tabs>
        <w:spacing w:before="0"/>
        <w:ind w:left="1440" w:hanging="360"/>
        <w:contextualSpacing/>
      </w:pPr>
      <w:r w:rsidRPr="001875D1">
        <w:t>The possession of marijuana is prohibited.</w:t>
      </w:r>
    </w:p>
    <w:p w14:paraId="50DC7B89" w14:textId="77777777" w:rsidR="001875D1" w:rsidRPr="001875D1" w:rsidRDefault="001875D1" w:rsidP="001875D1">
      <w:pPr>
        <w:numPr>
          <w:ilvl w:val="0"/>
          <w:numId w:val="11"/>
        </w:numPr>
        <w:tabs>
          <w:tab w:val="left" w:pos="720"/>
          <w:tab w:val="left" w:pos="1440"/>
        </w:tabs>
        <w:spacing w:before="0" w:after="240"/>
        <w:ind w:left="1440" w:hanging="360"/>
      </w:pPr>
      <w:r w:rsidRPr="001875D1">
        <w:t xml:space="preserve">Biking is allowed in designated areas only, as posted. </w:t>
      </w:r>
    </w:p>
    <w:p w14:paraId="357C2584"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Castlewood Canyon State Park</w:t>
      </w:r>
    </w:p>
    <w:p w14:paraId="76B7FE42" w14:textId="77777777" w:rsidR="001875D1" w:rsidRPr="001875D1" w:rsidRDefault="001875D1" w:rsidP="001875D1">
      <w:pPr>
        <w:numPr>
          <w:ilvl w:val="0"/>
          <w:numId w:val="12"/>
        </w:numPr>
        <w:tabs>
          <w:tab w:val="left" w:pos="720"/>
          <w:tab w:val="left" w:pos="1440"/>
        </w:tabs>
        <w:spacing w:before="0"/>
        <w:ind w:left="1440" w:hanging="360"/>
        <w:contextualSpacing/>
      </w:pPr>
      <w:r w:rsidRPr="001875D1">
        <w:t>No dogs or other pets shall be permitted in the East Canyon area.</w:t>
      </w:r>
    </w:p>
    <w:p w14:paraId="0BA22ADB" w14:textId="77777777" w:rsidR="001875D1" w:rsidRPr="001875D1" w:rsidRDefault="001875D1" w:rsidP="001875D1">
      <w:pPr>
        <w:numPr>
          <w:ilvl w:val="0"/>
          <w:numId w:val="12"/>
        </w:numPr>
        <w:tabs>
          <w:tab w:val="left" w:pos="720"/>
          <w:tab w:val="left" w:pos="1440"/>
        </w:tabs>
        <w:spacing w:before="0"/>
        <w:ind w:left="1440" w:hanging="360"/>
        <w:contextualSpacing/>
      </w:pPr>
      <w:r w:rsidRPr="001875D1">
        <w:t>No horses shall be permitted in the East Canyon area.</w:t>
      </w:r>
    </w:p>
    <w:p w14:paraId="6752D737" w14:textId="77777777" w:rsidR="001875D1" w:rsidRPr="001875D1" w:rsidRDefault="001875D1" w:rsidP="001875D1">
      <w:pPr>
        <w:numPr>
          <w:ilvl w:val="0"/>
          <w:numId w:val="12"/>
        </w:numPr>
        <w:tabs>
          <w:tab w:val="left" w:pos="720"/>
          <w:tab w:val="left" w:pos="1440"/>
        </w:tabs>
        <w:spacing w:before="0"/>
        <w:ind w:left="1440" w:hanging="360"/>
        <w:contextualSpacing/>
      </w:pPr>
      <w:r w:rsidRPr="001875D1">
        <w:t>It shall be unlawful to climb, traverse, or rappel, on or from rock formations in the East Canyon area.</w:t>
      </w:r>
    </w:p>
    <w:p w14:paraId="70175A01" w14:textId="77777777" w:rsidR="001875D1" w:rsidRPr="001875D1" w:rsidRDefault="001875D1" w:rsidP="001875D1">
      <w:pPr>
        <w:numPr>
          <w:ilvl w:val="0"/>
          <w:numId w:val="12"/>
        </w:numPr>
        <w:tabs>
          <w:tab w:val="left" w:pos="720"/>
          <w:tab w:val="left" w:pos="1440"/>
        </w:tabs>
        <w:spacing w:before="0" w:after="240"/>
        <w:ind w:left="1440" w:hanging="360"/>
      </w:pPr>
      <w:r w:rsidRPr="001875D1">
        <w:t>Visitors shall be required to remain on the designated trails in the East Canyon area.</w:t>
      </w:r>
    </w:p>
    <w:p w14:paraId="4AE4D053" w14:textId="77777777" w:rsidR="001875D1" w:rsidRPr="001875D1" w:rsidRDefault="001875D1" w:rsidP="001875D1">
      <w:pPr>
        <w:numPr>
          <w:ilvl w:val="1"/>
          <w:numId w:val="7"/>
        </w:numPr>
        <w:tabs>
          <w:tab w:val="left" w:pos="720"/>
          <w:tab w:val="left" w:pos="2160"/>
        </w:tabs>
        <w:ind w:left="1080" w:hanging="360"/>
        <w:contextualSpacing/>
        <w:outlineLvl w:val="3"/>
        <w:rPr>
          <w:b/>
          <w:u w:val="single"/>
        </w:rPr>
      </w:pPr>
      <w:r w:rsidRPr="001875D1">
        <w:rPr>
          <w:b/>
          <w:u w:val="single"/>
        </w:rPr>
        <w:t>Chatfield State Park</w:t>
      </w:r>
    </w:p>
    <w:p w14:paraId="4718D2A6"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Entrance to and exit from the dog off leash areas are permitted only at designated access points.</w:t>
      </w:r>
    </w:p>
    <w:p w14:paraId="1E56039F"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A handler may bring a maximum of three dogs at one time into the designated dog off leash area.</w:t>
      </w:r>
    </w:p>
    <w:p w14:paraId="64D5B204"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Handlers must possess a leash and at least one waste bag for each dog in the designated dog off leash area.</w:t>
      </w:r>
    </w:p>
    <w:p w14:paraId="751B39B0"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Sport dog trainers shall obtain a special use permit to access and use the designated upland and flat-water sport dog training areas.</w:t>
      </w:r>
    </w:p>
    <w:p w14:paraId="308106E8"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 xml:space="preserve">Handlers in the dog off leash area and the sport dog training areas must have a </w:t>
      </w:r>
      <w:del w:id="8" w:author="Hernandez, Hilary" w:date="2026-07-28T15:14:00Z" w16du:dateUtc="2026-07-28T21:14:00Z">
        <w:r w:rsidRPr="001875D1" w:rsidDel="009237BA">
          <w:delText xml:space="preserve">visible and </w:delText>
        </w:r>
      </w:del>
      <w:r w:rsidRPr="001875D1">
        <w:t>valid dog off leash annual pass or dog off leash daily pass.</w:t>
      </w:r>
    </w:p>
    <w:p w14:paraId="60F2B065"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 xml:space="preserve">Fishing is prohibited on </w:t>
      </w:r>
      <w:proofErr w:type="gramStart"/>
      <w:r w:rsidRPr="001875D1">
        <w:t>the ponds</w:t>
      </w:r>
      <w:proofErr w:type="gramEnd"/>
      <w:r w:rsidRPr="001875D1">
        <w:t xml:space="preserve"> within the dog off leash area.</w:t>
      </w:r>
    </w:p>
    <w:p w14:paraId="596602C8"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 xml:space="preserve">Only pistols or other mechanisms incapable of discharging live ammunition may be used </w:t>
      </w:r>
      <w:proofErr w:type="gramStart"/>
      <w:r w:rsidRPr="001875D1">
        <w:t>at</w:t>
      </w:r>
      <w:proofErr w:type="gramEnd"/>
      <w:r w:rsidRPr="001875D1">
        <w:t xml:space="preserve"> the dog training area.</w:t>
      </w:r>
    </w:p>
    <w:p w14:paraId="3985A8AB" w14:textId="77777777" w:rsidR="001875D1" w:rsidRPr="001875D1" w:rsidRDefault="001875D1" w:rsidP="001875D1">
      <w:pPr>
        <w:numPr>
          <w:ilvl w:val="0"/>
          <w:numId w:val="13"/>
        </w:numPr>
        <w:tabs>
          <w:tab w:val="left" w:pos="720"/>
          <w:tab w:val="left" w:pos="1440"/>
        </w:tabs>
        <w:spacing w:before="0"/>
        <w:ind w:left="1440" w:hanging="360"/>
        <w:contextualSpacing/>
      </w:pPr>
      <w:r w:rsidRPr="001875D1">
        <w:t>A valid permit is required to launch or land any hot-air balloon.</w:t>
      </w:r>
    </w:p>
    <w:p w14:paraId="57A4852E" w14:textId="77777777" w:rsidR="001875D1" w:rsidRPr="001875D1" w:rsidRDefault="001875D1" w:rsidP="001875D1">
      <w:pPr>
        <w:numPr>
          <w:ilvl w:val="0"/>
          <w:numId w:val="13"/>
        </w:numPr>
        <w:tabs>
          <w:tab w:val="left" w:pos="720"/>
          <w:tab w:val="left" w:pos="1440"/>
        </w:tabs>
        <w:spacing w:before="0" w:after="240"/>
        <w:ind w:left="1440" w:hanging="360"/>
      </w:pPr>
      <w:r w:rsidRPr="001875D1">
        <w:t xml:space="preserve">Only float tubes or </w:t>
      </w:r>
      <w:proofErr w:type="gramStart"/>
      <w:r w:rsidRPr="001875D1">
        <w:t>craft</w:t>
      </w:r>
      <w:proofErr w:type="gramEnd"/>
      <w:r w:rsidRPr="001875D1">
        <w:t xml:space="preserve"> propelled by hand shall be permitted on the ponds within the park, excluding the main reservoir. </w:t>
      </w:r>
    </w:p>
    <w:p w14:paraId="5D96267A"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Cherry Creek State Park</w:t>
      </w:r>
    </w:p>
    <w:p w14:paraId="644EFE52" w14:textId="77777777" w:rsidR="001875D1" w:rsidRPr="001875D1" w:rsidRDefault="001875D1" w:rsidP="001875D1">
      <w:pPr>
        <w:numPr>
          <w:ilvl w:val="0"/>
          <w:numId w:val="14"/>
        </w:numPr>
        <w:tabs>
          <w:tab w:val="left" w:pos="720"/>
          <w:tab w:val="left" w:pos="1440"/>
        </w:tabs>
        <w:spacing w:before="0"/>
        <w:ind w:left="1440" w:hanging="360"/>
        <w:contextualSpacing/>
      </w:pPr>
      <w:r w:rsidRPr="001875D1">
        <w:t>Entrance to and exit from the dog off leash areas is permitted only at designated access points.</w:t>
      </w:r>
    </w:p>
    <w:p w14:paraId="457F6E20" w14:textId="77777777" w:rsidR="001875D1" w:rsidRPr="001875D1" w:rsidRDefault="001875D1" w:rsidP="001875D1">
      <w:pPr>
        <w:numPr>
          <w:ilvl w:val="0"/>
          <w:numId w:val="14"/>
        </w:numPr>
        <w:tabs>
          <w:tab w:val="left" w:pos="720"/>
          <w:tab w:val="left" w:pos="1440"/>
        </w:tabs>
        <w:spacing w:before="0"/>
        <w:ind w:left="1440" w:hanging="360"/>
        <w:contextualSpacing/>
      </w:pPr>
      <w:r w:rsidRPr="001875D1">
        <w:lastRenderedPageBreak/>
        <w:t>A handler may bring a maximum of three dogs at one time into the designated dog off leash area.</w:t>
      </w:r>
    </w:p>
    <w:p w14:paraId="44B08F67" w14:textId="77777777" w:rsidR="001875D1" w:rsidRPr="001875D1" w:rsidRDefault="001875D1" w:rsidP="001875D1">
      <w:pPr>
        <w:numPr>
          <w:ilvl w:val="0"/>
          <w:numId w:val="14"/>
        </w:numPr>
        <w:tabs>
          <w:tab w:val="left" w:pos="720"/>
          <w:tab w:val="left" w:pos="1440"/>
        </w:tabs>
        <w:spacing w:before="0"/>
        <w:ind w:left="1440" w:hanging="360"/>
        <w:contextualSpacing/>
      </w:pPr>
      <w:r w:rsidRPr="001875D1">
        <w:t>Handlers must possess a leash and at least one waste bag for each dog in the designated dog off leash area.</w:t>
      </w:r>
    </w:p>
    <w:p w14:paraId="447A2AB9" w14:textId="77777777" w:rsidR="001875D1" w:rsidRPr="001875D1" w:rsidRDefault="001875D1" w:rsidP="001875D1">
      <w:pPr>
        <w:numPr>
          <w:ilvl w:val="0"/>
          <w:numId w:val="14"/>
        </w:numPr>
        <w:tabs>
          <w:tab w:val="left" w:pos="720"/>
          <w:tab w:val="left" w:pos="1440"/>
        </w:tabs>
        <w:spacing w:before="0"/>
        <w:ind w:left="1440" w:hanging="360"/>
        <w:contextualSpacing/>
      </w:pPr>
      <w:r w:rsidRPr="001875D1">
        <w:t xml:space="preserve">Sport dog trainers shall obtain a special use permit to access and use the designated </w:t>
      </w:r>
      <w:proofErr w:type="gramStart"/>
      <w:r w:rsidRPr="001875D1">
        <w:t>upland sport</w:t>
      </w:r>
      <w:proofErr w:type="gramEnd"/>
      <w:r w:rsidRPr="001875D1">
        <w:t xml:space="preserve"> dog training area.</w:t>
      </w:r>
    </w:p>
    <w:p w14:paraId="1DC5DFEA" w14:textId="77777777" w:rsidR="001875D1" w:rsidRPr="001875D1" w:rsidRDefault="001875D1" w:rsidP="001875D1">
      <w:pPr>
        <w:numPr>
          <w:ilvl w:val="0"/>
          <w:numId w:val="14"/>
        </w:numPr>
        <w:tabs>
          <w:tab w:val="left" w:pos="720"/>
          <w:tab w:val="left" w:pos="1440"/>
        </w:tabs>
        <w:spacing w:before="0"/>
        <w:ind w:left="1440" w:hanging="360"/>
        <w:contextualSpacing/>
      </w:pPr>
      <w:r w:rsidRPr="001875D1">
        <w:t xml:space="preserve">Handlers in the dog off leash area and the sport dog training area must have a </w:t>
      </w:r>
      <w:del w:id="9" w:author="Hernandez, Hilary" w:date="2026-07-28T15:15:00Z" w16du:dateUtc="2026-07-28T21:15:00Z">
        <w:r w:rsidRPr="001875D1" w:rsidDel="009237BA">
          <w:delText xml:space="preserve">visible and </w:delText>
        </w:r>
      </w:del>
      <w:r w:rsidRPr="001875D1">
        <w:t>valid dog off leash annual pass or dog off leash daily pass.</w:t>
      </w:r>
    </w:p>
    <w:p w14:paraId="4B2BCC47" w14:textId="77777777" w:rsidR="001875D1" w:rsidRPr="001875D1" w:rsidRDefault="001875D1" w:rsidP="001875D1">
      <w:pPr>
        <w:numPr>
          <w:ilvl w:val="0"/>
          <w:numId w:val="14"/>
        </w:numPr>
        <w:tabs>
          <w:tab w:val="left" w:pos="720"/>
          <w:tab w:val="left" w:pos="1440"/>
        </w:tabs>
        <w:spacing w:before="0"/>
        <w:ind w:left="1440" w:hanging="360"/>
        <w:contextualSpacing/>
      </w:pPr>
      <w:r w:rsidRPr="001875D1">
        <w:t>Use of shotgun shells on the trap/skeet range with shot size larger than size 7 is prohibited.</w:t>
      </w:r>
    </w:p>
    <w:p w14:paraId="6A48A971" w14:textId="77777777" w:rsidR="001875D1" w:rsidRPr="001875D1" w:rsidRDefault="001875D1" w:rsidP="001875D1">
      <w:pPr>
        <w:numPr>
          <w:ilvl w:val="0"/>
          <w:numId w:val="14"/>
        </w:numPr>
        <w:tabs>
          <w:tab w:val="left" w:pos="720"/>
          <w:tab w:val="left" w:pos="1440"/>
        </w:tabs>
        <w:spacing w:before="0"/>
        <w:ind w:left="1440" w:hanging="360"/>
        <w:contextualSpacing/>
      </w:pPr>
      <w:r w:rsidRPr="001875D1">
        <w:t xml:space="preserve">Only pistols or other mechanisms incapable of discharging live ammunition may be used </w:t>
      </w:r>
      <w:proofErr w:type="gramStart"/>
      <w:r w:rsidRPr="001875D1">
        <w:t>at</w:t>
      </w:r>
      <w:proofErr w:type="gramEnd"/>
      <w:r w:rsidRPr="001875D1">
        <w:t xml:space="preserve"> the dog training area.</w:t>
      </w:r>
    </w:p>
    <w:p w14:paraId="0099323D"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Cheyenne Mountain State Park</w:t>
      </w:r>
    </w:p>
    <w:p w14:paraId="10290E01"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Dogs and other pets shall be prohibited except leashed dogs and pets shall be permitted in the developed areas of the park and on the following select trails only: Acorn Alley, Bobcat Way, Raccoon Ridge, and that portion of Soaring Kestral west of the eastern most intersection with Bobcat Way. All visitors that have dogs or other pets on the select trails must have in their possession at least one waste bag per animal.</w:t>
      </w:r>
    </w:p>
    <w:p w14:paraId="120AE68D"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 xml:space="preserve">Smoking shall be limited to developed areas only and shall not be permitted in the backcountry, or </w:t>
      </w:r>
      <w:proofErr w:type="gramStart"/>
      <w:r w:rsidRPr="001875D1">
        <w:t>on</w:t>
      </w:r>
      <w:proofErr w:type="gramEnd"/>
      <w:r w:rsidRPr="001875D1">
        <w:t xml:space="preserve"> the archery range, parking lot or trail system.</w:t>
      </w:r>
    </w:p>
    <w:p w14:paraId="473B7851"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Hunting shall be prohibited.</w:t>
      </w:r>
    </w:p>
    <w:p w14:paraId="4F838963"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It shall be unlawful to climb, traverse or rappel on or from rock formations.</w:t>
      </w:r>
    </w:p>
    <w:p w14:paraId="043A87EA"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 xml:space="preserve">Any person 17 years of age or older who is shooting on the field/3D portion of the archery range must obtain </w:t>
      </w:r>
      <w:del w:id="10" w:author="Hernandez, Hilary" w:date="2026-08-18T10:44:00Z" w16du:dateUtc="2026-08-18T16:44:00Z">
        <w:r w:rsidRPr="001875D1" w:rsidDel="00A30B35">
          <w:delText xml:space="preserve">and maintain on one’s person </w:delText>
        </w:r>
      </w:del>
      <w:r w:rsidRPr="001875D1">
        <w:t>a proper and valid daily or annual Cheyenne Mountain Park archery range individual permit.</w:t>
      </w:r>
    </w:p>
    <w:p w14:paraId="547CD387"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Public access is prohibited on the archery range from sunset to sunrise.</w:t>
      </w:r>
    </w:p>
    <w:p w14:paraId="53CBD2BC"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 xml:space="preserve">Any person 16 years of age or younger entering the archery range must </w:t>
      </w:r>
      <w:proofErr w:type="gramStart"/>
      <w:r w:rsidRPr="001875D1">
        <w:t>be under adult supervision at all times</w:t>
      </w:r>
      <w:proofErr w:type="gramEnd"/>
      <w:r w:rsidRPr="001875D1">
        <w:t>.</w:t>
      </w:r>
    </w:p>
    <w:p w14:paraId="4D605754" w14:textId="77777777" w:rsidR="001875D1" w:rsidRPr="001875D1" w:rsidRDefault="001875D1" w:rsidP="001875D1">
      <w:pPr>
        <w:numPr>
          <w:ilvl w:val="1"/>
          <w:numId w:val="8"/>
        </w:numPr>
        <w:tabs>
          <w:tab w:val="left" w:pos="720"/>
          <w:tab w:val="left" w:pos="1440"/>
        </w:tabs>
        <w:spacing w:before="0"/>
        <w:ind w:left="1440" w:hanging="360"/>
        <w:contextualSpacing/>
      </w:pPr>
      <w:r w:rsidRPr="001875D1">
        <w:t>Broadheads, crossbows, and firearms, including, but not limited to, BB guns, pellet guns, and air rifles, are prohibited on the archery range.</w:t>
      </w:r>
    </w:p>
    <w:p w14:paraId="040313FA" w14:textId="77777777" w:rsidR="001875D1" w:rsidRPr="001875D1" w:rsidRDefault="001875D1" w:rsidP="001875D1">
      <w:pPr>
        <w:numPr>
          <w:ilvl w:val="1"/>
          <w:numId w:val="8"/>
        </w:numPr>
        <w:tabs>
          <w:tab w:val="left" w:pos="720"/>
          <w:tab w:val="left" w:pos="1440"/>
        </w:tabs>
        <w:spacing w:before="0" w:after="240"/>
        <w:ind w:left="1440" w:hanging="360"/>
      </w:pPr>
      <w:r w:rsidRPr="001875D1">
        <w:t>No dogs or other pets shall be permitted on the archery range.</w:t>
      </w:r>
    </w:p>
    <w:p w14:paraId="052204DD"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Crawford State Park</w:t>
      </w:r>
    </w:p>
    <w:p w14:paraId="052137C1" w14:textId="77777777" w:rsidR="001875D1" w:rsidRPr="001875D1" w:rsidRDefault="001875D1" w:rsidP="001875D1">
      <w:pPr>
        <w:numPr>
          <w:ilvl w:val="0"/>
          <w:numId w:val="15"/>
        </w:numPr>
        <w:tabs>
          <w:tab w:val="left" w:pos="720"/>
          <w:tab w:val="left" w:pos="1440"/>
        </w:tabs>
        <w:spacing w:before="0" w:after="240"/>
        <w:ind w:left="1440" w:hanging="360"/>
      </w:pPr>
      <w:r w:rsidRPr="001875D1">
        <w:t>During any hunting season all year, lawful methods of hunting may be used in areas not prohibiting such use.</w:t>
      </w:r>
    </w:p>
    <w:p w14:paraId="666493B2" w14:textId="77777777" w:rsidR="001875D1" w:rsidRPr="001875D1" w:rsidRDefault="001875D1" w:rsidP="001875D1">
      <w:pPr>
        <w:numPr>
          <w:ilvl w:val="1"/>
          <w:numId w:val="7"/>
        </w:numPr>
        <w:tabs>
          <w:tab w:val="left" w:pos="720"/>
          <w:tab w:val="left" w:pos="1440"/>
          <w:tab w:val="left" w:pos="2160"/>
        </w:tabs>
        <w:ind w:left="1080" w:hanging="360"/>
        <w:contextualSpacing/>
        <w:outlineLvl w:val="4"/>
        <w:rPr>
          <w:b/>
          <w:u w:val="single"/>
        </w:rPr>
      </w:pPr>
      <w:r w:rsidRPr="001875D1">
        <w:rPr>
          <w:b/>
          <w:u w:val="single"/>
        </w:rPr>
        <w:t>Eldorado Canyon State Park</w:t>
      </w:r>
    </w:p>
    <w:p w14:paraId="3B82F06D" w14:textId="77777777" w:rsidR="001875D1" w:rsidRPr="001875D1" w:rsidRDefault="001875D1" w:rsidP="001875D1">
      <w:pPr>
        <w:numPr>
          <w:ilvl w:val="0"/>
          <w:numId w:val="4"/>
        </w:numPr>
        <w:tabs>
          <w:tab w:val="left" w:pos="1440"/>
        </w:tabs>
        <w:spacing w:before="0"/>
        <w:ind w:left="1440"/>
      </w:pPr>
      <w:r w:rsidRPr="001875D1">
        <w:t>The use of all portable grills and stoves (including, but not limited to, charcoal, gas, and wood) is prohibited outside of designated high-use pads.</w:t>
      </w:r>
    </w:p>
    <w:p w14:paraId="294E5A7E" w14:textId="77777777" w:rsidR="001875D1" w:rsidRPr="001875D1" w:rsidRDefault="001875D1" w:rsidP="001875D1">
      <w:pPr>
        <w:numPr>
          <w:ilvl w:val="0"/>
          <w:numId w:val="4"/>
        </w:numPr>
        <w:tabs>
          <w:tab w:val="left" w:pos="1440"/>
        </w:tabs>
        <w:spacing w:before="0"/>
        <w:ind w:left="1440"/>
      </w:pPr>
      <w:r w:rsidRPr="001875D1">
        <w:t>During the period beginning the Tuesday after Labor Day and continuing through March 31, only hand-held bows and shotguns loaded with birdshot may be used for hunting during hunting seasons in the western portion of the parks known as crescent meadows.</w:t>
      </w:r>
    </w:p>
    <w:p w14:paraId="3DF265E5" w14:textId="77777777" w:rsidR="001875D1" w:rsidRPr="001875D1" w:rsidRDefault="001875D1" w:rsidP="001875D1">
      <w:pPr>
        <w:numPr>
          <w:ilvl w:val="0"/>
          <w:numId w:val="4"/>
        </w:numPr>
        <w:tabs>
          <w:tab w:val="left" w:pos="1440"/>
        </w:tabs>
        <w:spacing w:before="0"/>
        <w:ind w:left="1440"/>
      </w:pPr>
      <w:r w:rsidRPr="001875D1">
        <w:t xml:space="preserve">During the period beginning the Tuesday after Labor Day and continuing through </w:t>
      </w:r>
      <w:proofErr w:type="gramStart"/>
      <w:r w:rsidRPr="001875D1">
        <w:t>the Friday</w:t>
      </w:r>
      <w:proofErr w:type="gramEnd"/>
      <w:r w:rsidRPr="001875D1">
        <w:t xml:space="preserve"> prior to Memorial Day, only primitive weapons (hand-held bow and muzzle-loading rifles) may be used to hunt big game animals in the western portion of Eldorado Canyon State Park known as Crescent Meadows.</w:t>
      </w:r>
    </w:p>
    <w:p w14:paraId="173BDF08" w14:textId="77777777" w:rsidR="001875D1" w:rsidRPr="001875D1" w:rsidRDefault="001875D1" w:rsidP="001875D1">
      <w:pPr>
        <w:numPr>
          <w:ilvl w:val="0"/>
          <w:numId w:val="4"/>
        </w:numPr>
        <w:tabs>
          <w:tab w:val="left" w:pos="1440"/>
        </w:tabs>
        <w:spacing w:before="0"/>
        <w:ind w:left="1440"/>
      </w:pPr>
      <w:r w:rsidRPr="001875D1">
        <w:t>During the period of May 1 through October 1 on every Saturday, Sunday and federal or state holiday, no motorized vehicle shall enter, park or use any facilities of Eldorado Canyon State Park from 5:30 am until 3:30 pm unless such use is by the authority of a valid day use reservation issued through the approved reservation system by Colorado Parks and Wildlife.</w:t>
      </w:r>
    </w:p>
    <w:p w14:paraId="6EE7EB67" w14:textId="77777777" w:rsidR="001875D1" w:rsidRPr="001875D1" w:rsidRDefault="001875D1" w:rsidP="001875D1">
      <w:pPr>
        <w:numPr>
          <w:ilvl w:val="2"/>
          <w:numId w:val="5"/>
        </w:numPr>
        <w:tabs>
          <w:tab w:val="left" w:pos="720"/>
          <w:tab w:val="left" w:pos="1440"/>
        </w:tabs>
        <w:spacing w:before="0"/>
        <w:ind w:left="1800" w:hanging="360"/>
      </w:pPr>
      <w:r w:rsidRPr="001875D1">
        <w:t>Day use reservations may be made by phone or online (cpw.state.co.us).</w:t>
      </w:r>
    </w:p>
    <w:p w14:paraId="523EC2C8" w14:textId="77777777" w:rsidR="001875D1" w:rsidRPr="001875D1" w:rsidRDefault="001875D1" w:rsidP="001875D1">
      <w:pPr>
        <w:numPr>
          <w:ilvl w:val="2"/>
          <w:numId w:val="5"/>
        </w:numPr>
        <w:tabs>
          <w:tab w:val="left" w:pos="720"/>
          <w:tab w:val="left" w:pos="1440"/>
        </w:tabs>
        <w:spacing w:before="0"/>
        <w:ind w:left="1800" w:hanging="360"/>
      </w:pPr>
      <w:r w:rsidRPr="001875D1">
        <w:t xml:space="preserve">Reservations may not be made more than 1 month in advance of the date. </w:t>
      </w:r>
    </w:p>
    <w:p w14:paraId="4CC34FF1" w14:textId="77777777" w:rsidR="001875D1" w:rsidRPr="001875D1" w:rsidRDefault="001875D1" w:rsidP="001875D1">
      <w:pPr>
        <w:numPr>
          <w:ilvl w:val="2"/>
          <w:numId w:val="5"/>
        </w:numPr>
        <w:tabs>
          <w:tab w:val="left" w:pos="720"/>
          <w:tab w:val="left" w:pos="1440"/>
        </w:tabs>
        <w:spacing w:before="0"/>
        <w:ind w:left="1800" w:hanging="360"/>
      </w:pPr>
      <w:r w:rsidRPr="001875D1">
        <w:t xml:space="preserve">Visitors who wish to cancel a reservation must do so no later than 24 hours before the reservation. </w:t>
      </w:r>
    </w:p>
    <w:p w14:paraId="7BDEAFDB" w14:textId="77777777" w:rsidR="001875D1" w:rsidRPr="001875D1" w:rsidRDefault="001875D1" w:rsidP="001875D1">
      <w:pPr>
        <w:numPr>
          <w:ilvl w:val="2"/>
          <w:numId w:val="5"/>
        </w:numPr>
        <w:tabs>
          <w:tab w:val="left" w:pos="720"/>
          <w:tab w:val="left" w:pos="1440"/>
        </w:tabs>
        <w:spacing w:before="0"/>
        <w:ind w:left="1800" w:hanging="360"/>
      </w:pPr>
      <w:r w:rsidRPr="001875D1">
        <w:lastRenderedPageBreak/>
        <w:t>Day use reservations are limited to one reservation per person per day. Each person is limited to a maximum of four reservations each month.</w:t>
      </w:r>
    </w:p>
    <w:p w14:paraId="290D6690" w14:textId="77777777" w:rsidR="001875D1" w:rsidRPr="001875D1" w:rsidRDefault="001875D1" w:rsidP="001875D1">
      <w:pPr>
        <w:numPr>
          <w:ilvl w:val="2"/>
          <w:numId w:val="5"/>
        </w:numPr>
        <w:tabs>
          <w:tab w:val="left" w:pos="720"/>
          <w:tab w:val="left" w:pos="1440"/>
        </w:tabs>
        <w:spacing w:before="0"/>
        <w:ind w:left="1800" w:hanging="360"/>
      </w:pPr>
      <w:r w:rsidRPr="001875D1">
        <w:t>The individual named on the reservation must be in the motor vehicle. Reservations are non-transferable and cannot be traded, sold or auctioned.</w:t>
      </w:r>
      <w:r w:rsidRPr="001875D1">
        <w:tab/>
      </w:r>
    </w:p>
    <w:p w14:paraId="02245B7D" w14:textId="77777777" w:rsidR="001875D1" w:rsidRPr="001875D1" w:rsidRDefault="001875D1" w:rsidP="001875D1">
      <w:pPr>
        <w:numPr>
          <w:ilvl w:val="2"/>
          <w:numId w:val="5"/>
        </w:numPr>
        <w:tabs>
          <w:tab w:val="left" w:pos="720"/>
          <w:tab w:val="left" w:pos="1440"/>
        </w:tabs>
        <w:spacing w:before="0"/>
        <w:ind w:left="1800" w:hanging="360"/>
      </w:pPr>
      <w:r w:rsidRPr="001875D1">
        <w:t>In addition to a valid day use reservation, a valid vehicle pass, as required by regulation #700, shall be required for each motor vehicle for each day of entry.</w:t>
      </w:r>
    </w:p>
    <w:p w14:paraId="47D66E3A"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Eleven Mile State Recreation Area</w:t>
      </w:r>
    </w:p>
    <w:p w14:paraId="084F7A2C" w14:textId="77777777" w:rsidR="001875D1" w:rsidRPr="001875D1" w:rsidRDefault="001875D1" w:rsidP="001875D1">
      <w:pPr>
        <w:numPr>
          <w:ilvl w:val="0"/>
          <w:numId w:val="16"/>
        </w:numPr>
        <w:tabs>
          <w:tab w:val="left" w:pos="720"/>
          <w:tab w:val="left" w:pos="1440"/>
        </w:tabs>
        <w:spacing w:before="0"/>
        <w:ind w:left="1440" w:hanging="360"/>
        <w:contextualSpacing/>
      </w:pPr>
      <w:r w:rsidRPr="001875D1">
        <w:t>It shall be unlawful, except by law enforcement officers on official duty, to operate or park snowmobiles on land or on the frozen water surface of the reservoir, unless otherwise posted at the park entrances.</w:t>
      </w:r>
    </w:p>
    <w:p w14:paraId="6C0E9EF5" w14:textId="77777777" w:rsidR="001875D1" w:rsidRPr="001875D1" w:rsidRDefault="001875D1" w:rsidP="001875D1">
      <w:pPr>
        <w:numPr>
          <w:ilvl w:val="0"/>
          <w:numId w:val="16"/>
        </w:numPr>
        <w:tabs>
          <w:tab w:val="left" w:pos="720"/>
          <w:tab w:val="left" w:pos="1440"/>
        </w:tabs>
        <w:spacing w:before="0"/>
        <w:ind w:left="1440" w:hanging="360"/>
        <w:contextualSpacing/>
      </w:pPr>
      <w:r w:rsidRPr="001875D1">
        <w:t>It shall be unlawful to operate or occupy boats on the surface of the reservoir from one-half hour after sunset until one-half hour before sunrise.</w:t>
      </w:r>
    </w:p>
    <w:p w14:paraId="07F506F5" w14:textId="77777777" w:rsidR="001875D1" w:rsidRPr="001875D1" w:rsidRDefault="001875D1" w:rsidP="001875D1">
      <w:pPr>
        <w:numPr>
          <w:ilvl w:val="0"/>
          <w:numId w:val="16"/>
        </w:numPr>
        <w:tabs>
          <w:tab w:val="left" w:pos="720"/>
          <w:tab w:val="left" w:pos="1440"/>
        </w:tabs>
        <w:spacing w:before="0"/>
        <w:ind w:left="1440" w:hanging="360"/>
        <w:contextualSpacing/>
      </w:pPr>
      <w:r w:rsidRPr="001875D1">
        <w:t>It shall be unlawful to enter upon, use or occupy the islands on the reservoir.</w:t>
      </w:r>
    </w:p>
    <w:p w14:paraId="5E18927C" w14:textId="77777777" w:rsidR="001875D1" w:rsidRPr="001875D1" w:rsidRDefault="001875D1" w:rsidP="001875D1">
      <w:pPr>
        <w:numPr>
          <w:ilvl w:val="0"/>
          <w:numId w:val="16"/>
        </w:numPr>
        <w:tabs>
          <w:tab w:val="left" w:pos="720"/>
          <w:tab w:val="left" w:pos="1440"/>
        </w:tabs>
        <w:spacing w:before="0"/>
        <w:ind w:left="1440" w:hanging="360"/>
        <w:contextualSpacing/>
      </w:pPr>
      <w:r w:rsidRPr="001875D1">
        <w:t xml:space="preserve">It shall be unlawful to enter, use or occupy the lands or waters of </w:t>
      </w:r>
      <w:proofErr w:type="gramStart"/>
      <w:r w:rsidRPr="001875D1">
        <w:t>Eleven Mile</w:t>
      </w:r>
      <w:proofErr w:type="gramEnd"/>
      <w:r w:rsidRPr="001875D1">
        <w:t xml:space="preserve"> State Recreation Area lying to the east of the restrictive buoy line.</w:t>
      </w:r>
    </w:p>
    <w:p w14:paraId="6FB882B3" w14:textId="77777777" w:rsidR="001875D1" w:rsidRPr="001875D1" w:rsidRDefault="001875D1" w:rsidP="001875D1">
      <w:pPr>
        <w:numPr>
          <w:ilvl w:val="0"/>
          <w:numId w:val="16"/>
        </w:numPr>
        <w:tabs>
          <w:tab w:val="left" w:pos="720"/>
          <w:tab w:val="left" w:pos="1440"/>
        </w:tabs>
        <w:spacing w:before="0"/>
        <w:ind w:left="1440" w:hanging="360"/>
        <w:contextualSpacing/>
      </w:pPr>
      <w:r w:rsidRPr="001875D1">
        <w:t xml:space="preserve">Water skiing is prohibited on </w:t>
      </w:r>
      <w:proofErr w:type="gramStart"/>
      <w:r w:rsidRPr="001875D1">
        <w:t>Eleven Mile</w:t>
      </w:r>
      <w:proofErr w:type="gramEnd"/>
      <w:r w:rsidRPr="001875D1">
        <w:t xml:space="preserve"> Reservoir.</w:t>
      </w:r>
    </w:p>
    <w:p w14:paraId="147AFD33" w14:textId="77777777" w:rsidR="001875D1" w:rsidRPr="001875D1" w:rsidRDefault="001875D1" w:rsidP="001875D1">
      <w:pPr>
        <w:numPr>
          <w:ilvl w:val="0"/>
          <w:numId w:val="16"/>
        </w:numPr>
        <w:tabs>
          <w:tab w:val="left" w:pos="720"/>
          <w:tab w:val="left" w:pos="1440"/>
        </w:tabs>
        <w:spacing w:before="0"/>
        <w:ind w:left="1440" w:hanging="360"/>
        <w:contextualSpacing/>
      </w:pPr>
      <w:r w:rsidRPr="001875D1">
        <w:t>During any hunting season all year, lawful methods of hunting may be used in areas not prohibiting such use.</w:t>
      </w:r>
    </w:p>
    <w:p w14:paraId="4D503DDB" w14:textId="77777777" w:rsidR="001875D1" w:rsidRPr="001875D1" w:rsidRDefault="001875D1" w:rsidP="001875D1">
      <w:pPr>
        <w:numPr>
          <w:ilvl w:val="0"/>
          <w:numId w:val="16"/>
        </w:numPr>
        <w:tabs>
          <w:tab w:val="left" w:pos="720"/>
          <w:tab w:val="left" w:pos="1440"/>
        </w:tabs>
        <w:spacing w:before="0" w:after="240"/>
        <w:ind w:left="1440" w:hanging="360"/>
      </w:pPr>
      <w:r w:rsidRPr="001875D1">
        <w:t xml:space="preserve">Swimming is prohibited. </w:t>
      </w:r>
    </w:p>
    <w:p w14:paraId="1A61DA78" w14:textId="77777777" w:rsidR="001875D1" w:rsidRPr="001875D1" w:rsidRDefault="001875D1" w:rsidP="001875D1">
      <w:pPr>
        <w:numPr>
          <w:ilvl w:val="1"/>
          <w:numId w:val="7"/>
        </w:numPr>
        <w:tabs>
          <w:tab w:val="left" w:pos="720"/>
          <w:tab w:val="left" w:pos="1440"/>
          <w:tab w:val="left" w:pos="2160"/>
        </w:tabs>
        <w:ind w:left="1080" w:hanging="360"/>
        <w:contextualSpacing/>
        <w:outlineLvl w:val="4"/>
        <w:rPr>
          <w:rFonts w:eastAsia="Arial"/>
          <w:b/>
          <w:u w:val="single"/>
        </w:rPr>
      </w:pPr>
      <w:r w:rsidRPr="001875D1">
        <w:rPr>
          <w:rFonts w:eastAsia="Arial"/>
          <w:b/>
          <w:u w:val="single"/>
        </w:rPr>
        <w:t xml:space="preserve">Fishers Peak State Park </w:t>
      </w:r>
    </w:p>
    <w:p w14:paraId="3706F441" w14:textId="77777777" w:rsidR="001875D1" w:rsidRPr="001875D1" w:rsidRDefault="001875D1" w:rsidP="001875D1">
      <w:pPr>
        <w:numPr>
          <w:ilvl w:val="0"/>
          <w:numId w:val="3"/>
        </w:numPr>
        <w:spacing w:before="0"/>
        <w:ind w:left="1440"/>
        <w:rPr>
          <w:rFonts w:eastAsia="Arial"/>
        </w:rPr>
      </w:pPr>
      <w:r w:rsidRPr="001875D1">
        <w:rPr>
          <w:rFonts w:eastAsia="Arial"/>
        </w:rPr>
        <w:t xml:space="preserve">Visitors shall remain on the designated </w:t>
      </w:r>
      <w:proofErr w:type="gramStart"/>
      <w:r w:rsidRPr="001875D1">
        <w:rPr>
          <w:rFonts w:eastAsia="Arial"/>
        </w:rPr>
        <w:t>trails</w:t>
      </w:r>
      <w:proofErr w:type="gramEnd"/>
      <w:r w:rsidRPr="001875D1">
        <w:rPr>
          <w:rFonts w:eastAsia="Arial"/>
        </w:rPr>
        <w:t xml:space="preserve"> except as otherwise authorized in a special use permit issued in accordance with (g) of these regulations.</w:t>
      </w:r>
    </w:p>
    <w:p w14:paraId="20D5201B" w14:textId="77777777" w:rsidR="001875D1" w:rsidRPr="001875D1" w:rsidRDefault="001875D1" w:rsidP="001875D1">
      <w:pPr>
        <w:numPr>
          <w:ilvl w:val="0"/>
          <w:numId w:val="3"/>
        </w:numPr>
        <w:spacing w:before="0"/>
        <w:ind w:left="1440"/>
        <w:rPr>
          <w:rFonts w:eastAsia="Arial"/>
        </w:rPr>
      </w:pPr>
      <w:r w:rsidRPr="001875D1">
        <w:rPr>
          <w:rFonts w:eastAsia="Arial"/>
        </w:rPr>
        <w:t>It shall be unlawful to climb, traverse, or rappel, on or from the summit or rock formations of Fishers Peak.</w:t>
      </w:r>
    </w:p>
    <w:p w14:paraId="2B3D7205" w14:textId="77777777" w:rsidR="001875D1" w:rsidRPr="001875D1" w:rsidRDefault="001875D1" w:rsidP="001875D1">
      <w:pPr>
        <w:numPr>
          <w:ilvl w:val="0"/>
          <w:numId w:val="3"/>
        </w:numPr>
        <w:spacing w:before="0"/>
        <w:ind w:left="1440"/>
        <w:rPr>
          <w:rFonts w:eastAsia="Arial"/>
        </w:rPr>
      </w:pPr>
      <w:r w:rsidRPr="001875D1">
        <w:rPr>
          <w:rFonts w:eastAsia="Arial"/>
        </w:rPr>
        <w:t>Pets or other domestic animals are prohibited outside of designated parking areas, except as otherwise authorized in a special use permit issued in accordance with (g) of these regulations.</w:t>
      </w:r>
    </w:p>
    <w:p w14:paraId="6F4BE4DB" w14:textId="77777777" w:rsidR="001875D1" w:rsidRPr="001875D1" w:rsidRDefault="001875D1" w:rsidP="001875D1">
      <w:pPr>
        <w:numPr>
          <w:ilvl w:val="0"/>
          <w:numId w:val="3"/>
        </w:numPr>
        <w:spacing w:before="0"/>
        <w:ind w:left="1440"/>
        <w:rPr>
          <w:rFonts w:eastAsia="Arial"/>
        </w:rPr>
      </w:pPr>
      <w:r w:rsidRPr="001875D1">
        <w:rPr>
          <w:rFonts w:eastAsia="Arial"/>
        </w:rPr>
        <w:t>Snowmobile and off-highway vehicle use are prohibited.</w:t>
      </w:r>
    </w:p>
    <w:p w14:paraId="4D97AADB" w14:textId="77777777" w:rsidR="001875D1" w:rsidRPr="001875D1" w:rsidRDefault="001875D1" w:rsidP="001875D1">
      <w:pPr>
        <w:numPr>
          <w:ilvl w:val="0"/>
          <w:numId w:val="3"/>
        </w:numPr>
        <w:spacing w:before="0"/>
        <w:ind w:left="1440"/>
        <w:rPr>
          <w:rFonts w:eastAsia="Arial"/>
        </w:rPr>
      </w:pPr>
      <w:r w:rsidRPr="001875D1">
        <w:rPr>
          <w:rFonts w:eastAsia="Arial"/>
        </w:rPr>
        <w:t>Fires are permitted only in Division-furnished grills or fireplaces; LP gas or liquid fueled stoves which allow the operator to turn the fuel on and off are permitted only in designated campsites or picnic areas.</w:t>
      </w:r>
    </w:p>
    <w:p w14:paraId="4E8272CB" w14:textId="77777777" w:rsidR="001875D1" w:rsidRPr="001875D1" w:rsidRDefault="001875D1" w:rsidP="001875D1">
      <w:pPr>
        <w:numPr>
          <w:ilvl w:val="0"/>
          <w:numId w:val="3"/>
        </w:numPr>
        <w:spacing w:before="0"/>
        <w:ind w:left="1440"/>
        <w:rPr>
          <w:rFonts w:eastAsia="Arial"/>
        </w:rPr>
      </w:pPr>
      <w:r w:rsidRPr="001875D1">
        <w:rPr>
          <w:rFonts w:eastAsia="Arial"/>
        </w:rPr>
        <w:t>Raptor nest buffers</w:t>
      </w:r>
    </w:p>
    <w:p w14:paraId="7D7AAA69" w14:textId="77777777" w:rsidR="001875D1" w:rsidRPr="001875D1" w:rsidRDefault="001875D1" w:rsidP="001875D1">
      <w:pPr>
        <w:numPr>
          <w:ilvl w:val="2"/>
          <w:numId w:val="3"/>
        </w:numPr>
        <w:spacing w:before="0"/>
        <w:ind w:left="1980" w:hanging="270"/>
        <w:contextualSpacing/>
        <w:rPr>
          <w:rFonts w:eastAsia="Arial"/>
        </w:rPr>
      </w:pPr>
      <w:r w:rsidRPr="001875D1">
        <w:rPr>
          <w:rFonts w:eastAsia="Arial"/>
        </w:rPr>
        <w:t xml:space="preserve">From December 15-July 15, all visitors must remain outside of the ½-mile buffer established for Golden Eagle nests as posted. </w:t>
      </w:r>
    </w:p>
    <w:p w14:paraId="65E88816" w14:textId="77777777" w:rsidR="001875D1" w:rsidRPr="001875D1" w:rsidRDefault="001875D1" w:rsidP="001875D1">
      <w:pPr>
        <w:numPr>
          <w:ilvl w:val="2"/>
          <w:numId w:val="3"/>
        </w:numPr>
        <w:spacing w:before="0"/>
        <w:ind w:left="1980" w:hanging="270"/>
        <w:rPr>
          <w:rFonts w:eastAsia="Arial"/>
        </w:rPr>
      </w:pPr>
      <w:r w:rsidRPr="001875D1">
        <w:rPr>
          <w:rFonts w:eastAsia="Arial"/>
        </w:rPr>
        <w:t>From March 15-July 31, all visitors must remain outside of a ½-mile buffer established for Peregrine Falcon nests as posted.</w:t>
      </w:r>
    </w:p>
    <w:p w14:paraId="24B99D45" w14:textId="77777777" w:rsidR="001875D1" w:rsidRPr="001875D1" w:rsidRDefault="001875D1" w:rsidP="001875D1">
      <w:pPr>
        <w:numPr>
          <w:ilvl w:val="0"/>
          <w:numId w:val="3"/>
        </w:numPr>
        <w:spacing w:before="0"/>
        <w:ind w:left="1440"/>
        <w:rPr>
          <w:rFonts w:eastAsia="Arial"/>
        </w:rPr>
      </w:pPr>
      <w:r w:rsidRPr="001875D1">
        <w:rPr>
          <w:rFonts w:eastAsia="Arial"/>
        </w:rPr>
        <w:t>Hunting access is permitted for licensed big game (deer, elk, mountain lion and bear) or turkey hunters with a hunting access permit in accordance with parts (1) through (3) below:</w:t>
      </w:r>
    </w:p>
    <w:p w14:paraId="7FD31B68" w14:textId="77777777" w:rsidR="001875D1" w:rsidRPr="001875D1" w:rsidRDefault="001875D1" w:rsidP="001875D1">
      <w:pPr>
        <w:numPr>
          <w:ilvl w:val="1"/>
          <w:numId w:val="3"/>
        </w:numPr>
        <w:spacing w:before="0"/>
        <w:ind w:left="1980" w:hanging="540"/>
        <w:contextualSpacing/>
        <w:rPr>
          <w:rFonts w:eastAsia="Arial"/>
        </w:rPr>
      </w:pPr>
      <w:r w:rsidRPr="001875D1">
        <w:rPr>
          <w:rFonts w:eastAsia="Arial"/>
        </w:rPr>
        <w:t>A special use permit authorizing access will be issued to successful applicants through a drawing as provided in these regulations. Failure to comply with the conditions stated in the permit, statutes or regulations may result in permit revocation.</w:t>
      </w:r>
    </w:p>
    <w:p w14:paraId="60CF5F96" w14:textId="77777777" w:rsidR="001875D1" w:rsidRPr="001875D1" w:rsidRDefault="001875D1" w:rsidP="001875D1">
      <w:pPr>
        <w:numPr>
          <w:ilvl w:val="1"/>
          <w:numId w:val="3"/>
        </w:numPr>
        <w:spacing w:before="0"/>
        <w:ind w:left="1980" w:hanging="540"/>
        <w:contextualSpacing/>
        <w:rPr>
          <w:rFonts w:eastAsia="Arial"/>
        </w:rPr>
      </w:pPr>
      <w:r w:rsidRPr="001875D1">
        <w:rPr>
          <w:rFonts w:eastAsia="Arial"/>
        </w:rPr>
        <w:t>Only a successful special use permit holder and one nonhunting companion are allowed on the property.</w:t>
      </w:r>
    </w:p>
    <w:p w14:paraId="0E92F29C" w14:textId="77777777" w:rsidR="001875D1" w:rsidRPr="001875D1" w:rsidRDefault="001875D1" w:rsidP="001875D1">
      <w:pPr>
        <w:numPr>
          <w:ilvl w:val="1"/>
          <w:numId w:val="3"/>
        </w:numPr>
        <w:spacing w:before="0"/>
        <w:ind w:left="1980" w:hanging="540"/>
        <w:rPr>
          <w:rFonts w:eastAsia="Arial"/>
        </w:rPr>
      </w:pPr>
      <w:r w:rsidRPr="001875D1">
        <w:rPr>
          <w:rFonts w:eastAsia="Arial"/>
        </w:rPr>
        <w:t>Vehicles involved in hunting use of the park are required to have a valid Colorado State Parks Pass, unless the vehicle displays a Disabled Veteran license plate or Purple Heart license plate.</w:t>
      </w:r>
    </w:p>
    <w:p w14:paraId="3671FA7A"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Golden Gate Canyon</w:t>
      </w:r>
    </w:p>
    <w:p w14:paraId="4DA2EFD0" w14:textId="77777777" w:rsidR="001875D1" w:rsidRPr="001875D1" w:rsidRDefault="001875D1" w:rsidP="001875D1">
      <w:pPr>
        <w:keepLines/>
        <w:numPr>
          <w:ilvl w:val="4"/>
          <w:numId w:val="3"/>
        </w:numPr>
        <w:tabs>
          <w:tab w:val="left" w:pos="720"/>
          <w:tab w:val="left" w:pos="1440"/>
        </w:tabs>
        <w:spacing w:before="0"/>
        <w:ind w:left="1440"/>
        <w:contextualSpacing/>
      </w:pPr>
      <w:r w:rsidRPr="001875D1">
        <w:t>No boats, rafts or other floating devices of any kind shall be permitted on lakes within Golden Gate Canyon State Park, except as part of an organized class in canoeing sponsored by the Division.</w:t>
      </w:r>
    </w:p>
    <w:p w14:paraId="7ED6E210" w14:textId="77777777" w:rsidR="001875D1" w:rsidRPr="001875D1" w:rsidRDefault="001875D1" w:rsidP="001875D1">
      <w:pPr>
        <w:keepLines/>
        <w:numPr>
          <w:ilvl w:val="4"/>
          <w:numId w:val="3"/>
        </w:numPr>
        <w:tabs>
          <w:tab w:val="left" w:pos="720"/>
          <w:tab w:val="left" w:pos="1440"/>
        </w:tabs>
        <w:spacing w:before="0"/>
        <w:ind w:left="1440"/>
        <w:contextualSpacing/>
      </w:pPr>
      <w:r w:rsidRPr="001875D1">
        <w:lastRenderedPageBreak/>
        <w:t xml:space="preserve">In Jefferson County, excluding the 160-acre parcel known as the Vigil Ranch and the posted strip of land along Gilpin County Road 2: 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  Reservations for hunting are required and shall be limited in number. To make a reservation, hunters must already possess a valid big game license for the specific hunt code permitted on the property or a valid small game license. Reservations must be made through the Hunter Reservation System in accordance with regulation #901.A </w:t>
      </w:r>
      <w:r w:rsidRPr="001875D1">
        <w:rPr>
          <w:rFonts w:eastAsia="Arial"/>
        </w:rPr>
        <w:t>except that each reservation will be valid for a single day, within the season designated by the license, and made no more than 14 days in advance of the hunt date. Additionally, reservations may be made up to and including the reservation date regardless of species</w:t>
      </w:r>
      <w:r w:rsidRPr="001875D1">
        <w:t xml:space="preserve">. </w:t>
      </w:r>
    </w:p>
    <w:p w14:paraId="14AB8869" w14:textId="77777777" w:rsidR="001875D1" w:rsidRPr="001875D1" w:rsidRDefault="001875D1" w:rsidP="001875D1">
      <w:pPr>
        <w:keepLines/>
        <w:numPr>
          <w:ilvl w:val="4"/>
          <w:numId w:val="3"/>
        </w:numPr>
        <w:tabs>
          <w:tab w:val="left" w:pos="720"/>
          <w:tab w:val="left" w:pos="1440"/>
        </w:tabs>
        <w:spacing w:before="0"/>
        <w:ind w:left="1440"/>
        <w:contextualSpacing/>
      </w:pPr>
      <w:r w:rsidRPr="001875D1">
        <w:t>During deer and elk seasons that are in the period beginning the Tuesday after Labor Day and continuing through the Friday prior to Memorial Day, any lawful method of hunting deer and elk may be used in areas not posted as prohibiting such use in that portion of Golden Gate Canyon State Park located in Gilpin County, otherwise known as the Green Ranch. Only hunters selected through a special drawing prior to the beginning of big game seasons are permitted to hunt the Green Ranch portion of Golden Gate Canyon State Park.</w:t>
      </w:r>
    </w:p>
    <w:p w14:paraId="139CDCB8" w14:textId="77777777" w:rsidR="001875D1" w:rsidRPr="001875D1" w:rsidRDefault="001875D1" w:rsidP="001875D1">
      <w:pPr>
        <w:keepLines/>
        <w:numPr>
          <w:ilvl w:val="4"/>
          <w:numId w:val="3"/>
        </w:numPr>
        <w:tabs>
          <w:tab w:val="left" w:pos="720"/>
          <w:tab w:val="left" w:pos="1440"/>
        </w:tabs>
        <w:spacing w:before="0" w:after="240"/>
        <w:ind w:left="1440"/>
      </w:pPr>
      <w:r w:rsidRPr="001875D1">
        <w:t xml:space="preserve">Swimming is prohibited. </w:t>
      </w:r>
    </w:p>
    <w:p w14:paraId="03CC37A5" w14:textId="77777777" w:rsidR="001875D1" w:rsidRPr="001875D1" w:rsidRDefault="001875D1" w:rsidP="001875D1">
      <w:pPr>
        <w:numPr>
          <w:ilvl w:val="1"/>
          <w:numId w:val="7"/>
        </w:numPr>
        <w:tabs>
          <w:tab w:val="left" w:pos="720"/>
          <w:tab w:val="left" w:pos="2160"/>
        </w:tabs>
        <w:ind w:left="1080" w:hanging="360"/>
        <w:contextualSpacing/>
        <w:outlineLvl w:val="3"/>
        <w:rPr>
          <w:b/>
          <w:u w:val="single"/>
        </w:rPr>
      </w:pPr>
      <w:r w:rsidRPr="001875D1">
        <w:rPr>
          <w:b/>
          <w:u w:val="single"/>
        </w:rPr>
        <w:t>Harvey Gap State Recreation Area</w:t>
      </w:r>
    </w:p>
    <w:p w14:paraId="4C7F5C47" w14:textId="77777777" w:rsidR="001875D1" w:rsidRPr="001875D1" w:rsidRDefault="001875D1" w:rsidP="001875D1">
      <w:pPr>
        <w:numPr>
          <w:ilvl w:val="0"/>
          <w:numId w:val="17"/>
        </w:numPr>
        <w:tabs>
          <w:tab w:val="left" w:pos="720"/>
          <w:tab w:val="left" w:pos="1440"/>
        </w:tabs>
        <w:spacing w:before="0"/>
        <w:ind w:left="1440" w:hanging="360"/>
        <w:contextualSpacing/>
      </w:pPr>
      <w:r w:rsidRPr="001875D1">
        <w:t xml:space="preserve">Only hand-propelled craft, sailboats and boats with electric trolling motors or gasoline motors of 20 horsepower or less shall be permitted on Harvey Gap Reservoir. </w:t>
      </w:r>
    </w:p>
    <w:p w14:paraId="4D03F77E" w14:textId="77777777" w:rsidR="001875D1" w:rsidRPr="001875D1" w:rsidRDefault="001875D1" w:rsidP="001875D1">
      <w:pPr>
        <w:numPr>
          <w:ilvl w:val="0"/>
          <w:numId w:val="17"/>
        </w:numPr>
        <w:tabs>
          <w:tab w:val="left" w:pos="720"/>
          <w:tab w:val="left" w:pos="1440"/>
        </w:tabs>
        <w:spacing w:before="0"/>
        <w:ind w:left="1440" w:hanging="360"/>
        <w:contextualSpacing/>
      </w:pPr>
      <w:r w:rsidRPr="001875D1">
        <w:t xml:space="preserve">Water skiing is prohibited on Harvey Gap Reservoir. </w:t>
      </w:r>
    </w:p>
    <w:p w14:paraId="2C3A859A" w14:textId="77777777" w:rsidR="001875D1" w:rsidRPr="001875D1" w:rsidRDefault="001875D1" w:rsidP="001875D1">
      <w:pPr>
        <w:numPr>
          <w:ilvl w:val="0"/>
          <w:numId w:val="17"/>
        </w:numPr>
        <w:tabs>
          <w:tab w:val="left" w:pos="720"/>
          <w:tab w:val="left" w:pos="1440"/>
        </w:tabs>
        <w:spacing w:before="0" w:after="240"/>
        <w:ind w:left="1440" w:hanging="360"/>
      </w:pPr>
      <w:r w:rsidRPr="001875D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5C241CD7"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Highline Canal State Trail</w:t>
      </w:r>
    </w:p>
    <w:p w14:paraId="70735146" w14:textId="77777777" w:rsidR="001875D1" w:rsidRPr="001875D1" w:rsidRDefault="001875D1" w:rsidP="001875D1">
      <w:pPr>
        <w:numPr>
          <w:ilvl w:val="0"/>
          <w:numId w:val="18"/>
        </w:numPr>
        <w:tabs>
          <w:tab w:val="left" w:pos="720"/>
          <w:tab w:val="left" w:pos="1440"/>
        </w:tabs>
        <w:spacing w:before="0"/>
        <w:ind w:left="1440" w:hanging="360"/>
        <w:contextualSpacing/>
      </w:pPr>
      <w:r w:rsidRPr="001875D1">
        <w:t>No swimming, tubing or rafting shall be permitted.</w:t>
      </w:r>
    </w:p>
    <w:p w14:paraId="1301DD39" w14:textId="77777777" w:rsidR="001875D1" w:rsidRPr="001875D1" w:rsidRDefault="001875D1" w:rsidP="001875D1">
      <w:pPr>
        <w:numPr>
          <w:ilvl w:val="0"/>
          <w:numId w:val="18"/>
        </w:numPr>
        <w:tabs>
          <w:tab w:val="left" w:pos="720"/>
          <w:tab w:val="left" w:pos="1440"/>
        </w:tabs>
        <w:spacing w:before="0" w:after="240"/>
        <w:ind w:left="1440" w:hanging="360"/>
      </w:pPr>
      <w:r w:rsidRPr="001875D1">
        <w:t>No fires shall be permitted.</w:t>
      </w:r>
    </w:p>
    <w:p w14:paraId="499091AC"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Highline Lake State Park</w:t>
      </w:r>
    </w:p>
    <w:p w14:paraId="4A3155A4" w14:textId="77777777" w:rsidR="001875D1" w:rsidRPr="001875D1" w:rsidRDefault="001875D1" w:rsidP="001875D1">
      <w:pPr>
        <w:numPr>
          <w:ilvl w:val="0"/>
          <w:numId w:val="19"/>
        </w:numPr>
        <w:tabs>
          <w:tab w:val="left" w:pos="720"/>
        </w:tabs>
        <w:spacing w:before="0"/>
        <w:ind w:left="1440" w:hanging="360"/>
        <w:contextualSpacing/>
      </w:pPr>
      <w:r w:rsidRPr="001875D1">
        <w:t xml:space="preserve">Only hand-propelled craft, sailboats and boats with electric motors shall be permitted on Mack Mesa Reservoir. </w:t>
      </w:r>
    </w:p>
    <w:p w14:paraId="61AF4C78" w14:textId="77777777" w:rsidR="001875D1" w:rsidRPr="001875D1" w:rsidRDefault="001875D1" w:rsidP="001875D1">
      <w:pPr>
        <w:numPr>
          <w:ilvl w:val="0"/>
          <w:numId w:val="19"/>
        </w:numPr>
        <w:tabs>
          <w:tab w:val="left" w:pos="720"/>
        </w:tabs>
        <w:spacing w:before="0"/>
        <w:ind w:left="1440" w:hanging="360"/>
        <w:contextualSpacing/>
      </w:pPr>
      <w:r w:rsidRPr="001875D1">
        <w:t xml:space="preserve">Boats shall be prohibited on Highline Lake from the first day in October through the last day in February, except that hand-propelled craft may be used to set out and pick up decoys and retrieve downed waterfowl in the area open to hunting. </w:t>
      </w:r>
    </w:p>
    <w:p w14:paraId="1D1573E8" w14:textId="77777777" w:rsidR="001875D1" w:rsidRPr="001875D1" w:rsidRDefault="001875D1" w:rsidP="001875D1">
      <w:pPr>
        <w:numPr>
          <w:ilvl w:val="0"/>
          <w:numId w:val="19"/>
        </w:numPr>
        <w:tabs>
          <w:tab w:val="left" w:pos="720"/>
        </w:tabs>
        <w:spacing w:before="0"/>
        <w:ind w:left="1440" w:hanging="360"/>
        <w:contextualSpacing/>
      </w:pPr>
      <w:r w:rsidRPr="001875D1">
        <w:t xml:space="preserve">Waterfowl hunting permitted in the areas and at the times posted. Only shotguns loaded with </w:t>
      </w:r>
      <w:proofErr w:type="gramStart"/>
      <w:r w:rsidRPr="001875D1">
        <w:t>birdshot</w:t>
      </w:r>
      <w:proofErr w:type="gramEnd"/>
      <w:r w:rsidRPr="001875D1">
        <w:t xml:space="preserve"> may be used for waterfowl hunting. </w:t>
      </w:r>
    </w:p>
    <w:p w14:paraId="5B0C5CBA" w14:textId="77777777" w:rsidR="001875D1" w:rsidRPr="001875D1" w:rsidRDefault="001875D1" w:rsidP="001875D1">
      <w:pPr>
        <w:numPr>
          <w:ilvl w:val="0"/>
          <w:numId w:val="19"/>
        </w:numPr>
        <w:tabs>
          <w:tab w:val="left" w:pos="720"/>
        </w:tabs>
        <w:spacing w:before="0"/>
        <w:ind w:left="1440" w:hanging="360"/>
        <w:contextualSpacing/>
      </w:pPr>
      <w:r w:rsidRPr="001875D1">
        <w:t>Small game hunting permitted using only shotguns, in the areas and at the times posted.</w:t>
      </w:r>
    </w:p>
    <w:p w14:paraId="044E366C" w14:textId="77777777" w:rsidR="001875D1" w:rsidRPr="001875D1" w:rsidRDefault="001875D1" w:rsidP="001875D1">
      <w:pPr>
        <w:numPr>
          <w:ilvl w:val="0"/>
          <w:numId w:val="19"/>
        </w:numPr>
        <w:tabs>
          <w:tab w:val="left" w:pos="720"/>
        </w:tabs>
        <w:spacing w:before="0"/>
        <w:ind w:left="1440" w:hanging="360"/>
        <w:contextualSpacing/>
      </w:pPr>
      <w:r w:rsidRPr="001875D1">
        <w:t>Reservations are required to hunt in accordance with #</w:t>
      </w:r>
      <w:proofErr w:type="gramStart"/>
      <w:r w:rsidRPr="001875D1">
        <w:t>504.I.</w:t>
      </w:r>
      <w:proofErr w:type="gramEnd"/>
      <w:r w:rsidRPr="001875D1">
        <w:t xml:space="preserve"> </w:t>
      </w:r>
    </w:p>
    <w:p w14:paraId="478A8176" w14:textId="77777777" w:rsidR="001875D1" w:rsidRPr="001875D1" w:rsidRDefault="001875D1" w:rsidP="001875D1">
      <w:pPr>
        <w:numPr>
          <w:ilvl w:val="0"/>
          <w:numId w:val="19"/>
        </w:numPr>
        <w:tabs>
          <w:tab w:val="left" w:pos="720"/>
        </w:tabs>
        <w:spacing w:before="0"/>
        <w:ind w:left="1440" w:hanging="360"/>
        <w:contextualSpacing/>
      </w:pPr>
      <w:r w:rsidRPr="001875D1">
        <w:t>Big game hunting is prohibited.</w:t>
      </w:r>
    </w:p>
    <w:p w14:paraId="2795567F" w14:textId="77777777" w:rsidR="001875D1" w:rsidRPr="001875D1" w:rsidRDefault="001875D1" w:rsidP="001875D1">
      <w:pPr>
        <w:numPr>
          <w:ilvl w:val="0"/>
          <w:numId w:val="19"/>
        </w:numPr>
        <w:tabs>
          <w:tab w:val="left" w:pos="720"/>
        </w:tabs>
        <w:spacing w:before="0"/>
        <w:ind w:left="1440" w:hanging="360"/>
        <w:contextualSpacing/>
      </w:pPr>
      <w:r w:rsidRPr="001875D1">
        <w:t>All hunters must register prior to beginning hunting and check out at the conclusion of hunting</w:t>
      </w:r>
      <w:del w:id="11" w:author="Hernandez, Hilary" w:date="2026-07-28T15:16:00Z" w16du:dateUtc="2026-07-28T21:16:00Z">
        <w:r w:rsidRPr="001875D1" w:rsidDel="009237BA">
          <w:delText>, at the hunter registration area</w:delText>
        </w:r>
      </w:del>
      <w:r w:rsidRPr="001875D1">
        <w:t>.</w:t>
      </w:r>
    </w:p>
    <w:p w14:paraId="27241CAE" w14:textId="77777777" w:rsidR="001875D1" w:rsidRPr="001875D1" w:rsidRDefault="001875D1" w:rsidP="001875D1">
      <w:pPr>
        <w:numPr>
          <w:ilvl w:val="0"/>
          <w:numId w:val="19"/>
        </w:numPr>
        <w:tabs>
          <w:tab w:val="left" w:pos="720"/>
        </w:tabs>
        <w:spacing w:before="0"/>
        <w:ind w:left="1440" w:hanging="360"/>
        <w:contextualSpacing/>
      </w:pPr>
      <w:r w:rsidRPr="001875D1">
        <w:t>Vessels launched on Highline Lake on Wednesdays are prohibited from traveling at speeds above “wakeless,” as defined in regulation #218.1 in Chapter P-2. If July 4</w:t>
      </w:r>
      <w:r w:rsidRPr="001875D1">
        <w:rPr>
          <w:vertAlign w:val="superscript"/>
        </w:rPr>
        <w:t xml:space="preserve"> </w:t>
      </w:r>
      <w:r w:rsidRPr="001875D1">
        <w:t xml:space="preserve">falls on a Wednesday, this day is exempt from the wakeless restriction. </w:t>
      </w:r>
    </w:p>
    <w:p w14:paraId="2F6D112F" w14:textId="77777777" w:rsidR="001875D1" w:rsidRPr="001875D1" w:rsidRDefault="001875D1" w:rsidP="001875D1">
      <w:pPr>
        <w:tabs>
          <w:tab w:val="left" w:pos="720"/>
          <w:tab w:val="left" w:pos="1440"/>
          <w:tab w:val="left" w:pos="2160"/>
        </w:tabs>
        <w:spacing w:before="0"/>
        <w:ind w:left="1440" w:hanging="720"/>
      </w:pPr>
    </w:p>
    <w:p w14:paraId="063906FA" w14:textId="77777777" w:rsidR="001875D1" w:rsidRPr="001875D1" w:rsidRDefault="001875D1" w:rsidP="001875D1">
      <w:pPr>
        <w:numPr>
          <w:ilvl w:val="1"/>
          <w:numId w:val="7"/>
        </w:numPr>
        <w:tabs>
          <w:tab w:val="left" w:pos="720"/>
          <w:tab w:val="left" w:pos="1440"/>
          <w:tab w:val="left" w:pos="2160"/>
        </w:tabs>
        <w:spacing w:before="0"/>
        <w:ind w:left="1080" w:hanging="360"/>
        <w:contextualSpacing/>
        <w:outlineLvl w:val="3"/>
        <w:rPr>
          <w:b/>
          <w:u w:val="single"/>
        </w:rPr>
      </w:pPr>
      <w:r w:rsidRPr="001875D1">
        <w:rPr>
          <w:b/>
          <w:u w:val="single"/>
        </w:rPr>
        <w:t>Jackson Lake State Park</w:t>
      </w:r>
    </w:p>
    <w:p w14:paraId="54CD628F" w14:textId="77777777" w:rsidR="001875D1" w:rsidRPr="001875D1" w:rsidRDefault="001875D1" w:rsidP="001875D1">
      <w:pPr>
        <w:numPr>
          <w:ilvl w:val="0"/>
          <w:numId w:val="20"/>
        </w:numPr>
        <w:tabs>
          <w:tab w:val="left" w:pos="720"/>
        </w:tabs>
        <w:spacing w:before="0" w:after="240"/>
        <w:ind w:left="1080" w:hanging="270"/>
      </w:pPr>
      <w:r w:rsidRPr="001875D1">
        <w:t xml:space="preserve">During the period beginning the Tuesday after Labor Day and continuing through the Friday prior to Memorial Day, only bows and arrows including crossbow and hand-held bow, unless </w:t>
      </w:r>
      <w:r w:rsidRPr="001875D1">
        <w:lastRenderedPageBreak/>
        <w:t>otherwise restricted, and shotguns loaded with birdshot may be used for hunting during hunting seasons, and only in areas not posted as prohibiting such use.</w:t>
      </w:r>
    </w:p>
    <w:p w14:paraId="664AFB90"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James M. Robb - Colorado River State Park</w:t>
      </w:r>
    </w:p>
    <w:p w14:paraId="65A1A791" w14:textId="77777777" w:rsidR="001875D1" w:rsidRPr="001875D1" w:rsidRDefault="001875D1" w:rsidP="001875D1">
      <w:pPr>
        <w:numPr>
          <w:ilvl w:val="0"/>
          <w:numId w:val="21"/>
        </w:numPr>
        <w:tabs>
          <w:tab w:val="left" w:pos="720"/>
          <w:tab w:val="left" w:pos="1440"/>
        </w:tabs>
        <w:spacing w:before="0"/>
        <w:ind w:left="1440" w:hanging="360"/>
        <w:contextualSpacing/>
        <w:outlineLvl w:val="4"/>
        <w:rPr>
          <w:b/>
        </w:rPr>
      </w:pPr>
      <w:r w:rsidRPr="001875D1">
        <w:rPr>
          <w:b/>
        </w:rPr>
        <w:t>Colorado River Wildlife Area</w:t>
      </w:r>
    </w:p>
    <w:p w14:paraId="05A640DE" w14:textId="77777777" w:rsidR="001875D1" w:rsidRPr="001875D1" w:rsidRDefault="001875D1" w:rsidP="001875D1">
      <w:pPr>
        <w:numPr>
          <w:ilvl w:val="1"/>
          <w:numId w:val="4"/>
        </w:numPr>
        <w:tabs>
          <w:tab w:val="left" w:pos="720"/>
          <w:tab w:val="left" w:pos="1440"/>
          <w:tab w:val="left" w:pos="2160"/>
        </w:tabs>
        <w:spacing w:before="0"/>
        <w:ind w:left="1980" w:hanging="540"/>
        <w:contextualSpacing/>
      </w:pPr>
      <w:r w:rsidRPr="001875D1">
        <w:t>In accordance with applicable management plans, no dogs or other pets shall be permitted, except on designated trails.</w:t>
      </w:r>
    </w:p>
    <w:p w14:paraId="56133A4C" w14:textId="77777777" w:rsidR="001875D1" w:rsidRPr="001875D1" w:rsidRDefault="001875D1" w:rsidP="001875D1">
      <w:pPr>
        <w:numPr>
          <w:ilvl w:val="1"/>
          <w:numId w:val="4"/>
        </w:numPr>
        <w:tabs>
          <w:tab w:val="left" w:pos="720"/>
          <w:tab w:val="left" w:pos="1440"/>
          <w:tab w:val="left" w:pos="2160"/>
        </w:tabs>
        <w:spacing w:before="0"/>
        <w:ind w:left="1980" w:hanging="540"/>
        <w:contextualSpacing/>
      </w:pPr>
      <w:r w:rsidRPr="001875D1">
        <w:t>No fires shall be permitted.</w:t>
      </w:r>
    </w:p>
    <w:p w14:paraId="3AB0518C" w14:textId="77777777" w:rsidR="001875D1" w:rsidRPr="001875D1" w:rsidRDefault="001875D1" w:rsidP="001875D1">
      <w:pPr>
        <w:numPr>
          <w:ilvl w:val="1"/>
          <w:numId w:val="4"/>
        </w:numPr>
        <w:tabs>
          <w:tab w:val="left" w:pos="720"/>
          <w:tab w:val="left" w:pos="1440"/>
          <w:tab w:val="left" w:pos="2160"/>
        </w:tabs>
        <w:spacing w:before="0"/>
        <w:ind w:left="1980" w:hanging="540"/>
        <w:contextualSpacing/>
      </w:pPr>
      <w:r w:rsidRPr="001875D1">
        <w:t>Swimming is prohibited within East and West Lakes.</w:t>
      </w:r>
    </w:p>
    <w:p w14:paraId="19353CD5" w14:textId="77777777" w:rsidR="001875D1" w:rsidRPr="001875D1" w:rsidRDefault="001875D1" w:rsidP="001875D1">
      <w:pPr>
        <w:numPr>
          <w:ilvl w:val="1"/>
          <w:numId w:val="4"/>
        </w:numPr>
        <w:tabs>
          <w:tab w:val="left" w:pos="720"/>
          <w:tab w:val="left" w:pos="1440"/>
          <w:tab w:val="left" w:pos="2160"/>
        </w:tabs>
        <w:spacing w:before="0"/>
        <w:ind w:left="1980" w:hanging="540"/>
        <w:contextualSpacing/>
      </w:pPr>
      <w:r w:rsidRPr="001875D1">
        <w:t>In accordance with applicable management plans, public access is restricted to designated roads and trails from March 15 to May 30 of each year.</w:t>
      </w:r>
    </w:p>
    <w:p w14:paraId="2A6B6A1B" w14:textId="77777777" w:rsidR="001875D1" w:rsidRPr="001875D1" w:rsidRDefault="001875D1" w:rsidP="001875D1">
      <w:pPr>
        <w:numPr>
          <w:ilvl w:val="1"/>
          <w:numId w:val="4"/>
        </w:numPr>
        <w:tabs>
          <w:tab w:val="left" w:pos="720"/>
          <w:tab w:val="left" w:pos="1440"/>
          <w:tab w:val="left" w:pos="2160"/>
        </w:tabs>
        <w:spacing w:before="0"/>
        <w:ind w:left="1980" w:hanging="540"/>
        <w:contextualSpacing/>
      </w:pPr>
      <w:r w:rsidRPr="001875D1">
        <w:t xml:space="preserve">No boats, rafts or other floating devices of any kind shall be permitted on lakes. </w:t>
      </w:r>
    </w:p>
    <w:p w14:paraId="75D26685" w14:textId="77777777" w:rsidR="001875D1" w:rsidRPr="001875D1" w:rsidRDefault="001875D1" w:rsidP="001875D1">
      <w:pPr>
        <w:numPr>
          <w:ilvl w:val="0"/>
          <w:numId w:val="21"/>
        </w:numPr>
        <w:tabs>
          <w:tab w:val="left" w:pos="720"/>
          <w:tab w:val="left" w:pos="1440"/>
        </w:tabs>
        <w:spacing w:before="0"/>
        <w:ind w:left="1440" w:hanging="360"/>
        <w:contextualSpacing/>
        <w:outlineLvl w:val="4"/>
        <w:rPr>
          <w:b/>
        </w:rPr>
      </w:pPr>
      <w:r w:rsidRPr="001875D1">
        <w:rPr>
          <w:b/>
        </w:rPr>
        <w:t>Fruita, Connected Lakes, Corn Lake and Island Acres Sections</w:t>
      </w:r>
    </w:p>
    <w:p w14:paraId="23B3FEEB" w14:textId="77777777" w:rsidR="001875D1" w:rsidRPr="001875D1" w:rsidRDefault="001875D1" w:rsidP="001875D1">
      <w:pPr>
        <w:numPr>
          <w:ilvl w:val="3"/>
          <w:numId w:val="7"/>
        </w:numPr>
        <w:tabs>
          <w:tab w:val="left" w:pos="720"/>
        </w:tabs>
        <w:spacing w:before="0"/>
        <w:ind w:left="1980" w:hanging="540"/>
        <w:contextualSpacing/>
      </w:pPr>
      <w:r w:rsidRPr="001875D1">
        <w:t xml:space="preserve">Except for the swim area at Island Acres, only hand-propelled craft, sailboats and boats with electric motors shall be permitted. </w:t>
      </w:r>
    </w:p>
    <w:p w14:paraId="4B4747ED" w14:textId="77777777" w:rsidR="001875D1" w:rsidRPr="001875D1" w:rsidRDefault="001875D1" w:rsidP="001875D1">
      <w:pPr>
        <w:numPr>
          <w:ilvl w:val="3"/>
          <w:numId w:val="7"/>
        </w:numPr>
        <w:tabs>
          <w:tab w:val="left" w:pos="720"/>
        </w:tabs>
        <w:spacing w:before="0"/>
        <w:ind w:left="1980" w:hanging="540"/>
        <w:contextualSpacing/>
      </w:pPr>
      <w:r w:rsidRPr="001875D1">
        <w:t xml:space="preserve">Only waterfowl hunting permitted in the areas and at the times posted. All other hunting prohibited. </w:t>
      </w:r>
    </w:p>
    <w:p w14:paraId="089F1EAD" w14:textId="77777777" w:rsidR="001875D1" w:rsidRPr="001875D1" w:rsidRDefault="001875D1" w:rsidP="001875D1">
      <w:pPr>
        <w:numPr>
          <w:ilvl w:val="3"/>
          <w:numId w:val="7"/>
        </w:numPr>
        <w:tabs>
          <w:tab w:val="left" w:pos="720"/>
        </w:tabs>
        <w:spacing w:before="0"/>
        <w:ind w:left="1980" w:hanging="540"/>
        <w:contextualSpacing/>
      </w:pPr>
      <w:r w:rsidRPr="001875D1">
        <w:t xml:space="preserve">Only shotguns loaded with </w:t>
      </w:r>
      <w:proofErr w:type="gramStart"/>
      <w:r w:rsidRPr="001875D1">
        <w:t>birdshot</w:t>
      </w:r>
      <w:proofErr w:type="gramEnd"/>
      <w:r w:rsidRPr="001875D1">
        <w:t xml:space="preserve"> may be used for waterfowl hunting. </w:t>
      </w:r>
    </w:p>
    <w:p w14:paraId="5B688293" w14:textId="77777777" w:rsidR="001875D1" w:rsidRPr="001875D1" w:rsidRDefault="001875D1" w:rsidP="001875D1">
      <w:pPr>
        <w:numPr>
          <w:ilvl w:val="3"/>
          <w:numId w:val="7"/>
        </w:numPr>
        <w:tabs>
          <w:tab w:val="left" w:pos="720"/>
        </w:tabs>
        <w:spacing w:before="0"/>
        <w:ind w:left="1980" w:hanging="540"/>
        <w:contextualSpacing/>
      </w:pPr>
      <w:r w:rsidRPr="001875D1">
        <w:t xml:space="preserve">Waterfowl hunting from designated blinds only. </w:t>
      </w:r>
    </w:p>
    <w:p w14:paraId="5366364A" w14:textId="77777777" w:rsidR="001875D1" w:rsidRPr="001875D1" w:rsidRDefault="001875D1" w:rsidP="001875D1">
      <w:pPr>
        <w:numPr>
          <w:ilvl w:val="3"/>
          <w:numId w:val="7"/>
        </w:numPr>
        <w:tabs>
          <w:tab w:val="left" w:pos="720"/>
        </w:tabs>
        <w:spacing w:before="0"/>
        <w:ind w:left="1980" w:hanging="540"/>
        <w:contextualSpacing/>
      </w:pPr>
      <w:r w:rsidRPr="001875D1">
        <w:t>Reservations are required to hunt in accordance with #</w:t>
      </w:r>
      <w:proofErr w:type="gramStart"/>
      <w:r w:rsidRPr="001875D1">
        <w:t>504.I.</w:t>
      </w:r>
      <w:proofErr w:type="gramEnd"/>
      <w:r w:rsidRPr="001875D1">
        <w:t xml:space="preserve"> </w:t>
      </w:r>
    </w:p>
    <w:p w14:paraId="133D9C83" w14:textId="77777777" w:rsidR="001875D1" w:rsidRPr="001875D1" w:rsidRDefault="001875D1" w:rsidP="001875D1">
      <w:pPr>
        <w:numPr>
          <w:ilvl w:val="3"/>
          <w:numId w:val="7"/>
        </w:numPr>
        <w:tabs>
          <w:tab w:val="left" w:pos="720"/>
        </w:tabs>
        <w:spacing w:before="0"/>
        <w:ind w:left="1980" w:hanging="540"/>
        <w:contextualSpacing/>
      </w:pPr>
      <w:r w:rsidRPr="001875D1">
        <w:t xml:space="preserve">Hunting is prohibited in Fruita and Connected Lakes sections. </w:t>
      </w:r>
    </w:p>
    <w:p w14:paraId="3DAA0915" w14:textId="77777777" w:rsidR="001875D1" w:rsidRPr="001875D1" w:rsidRDefault="001875D1" w:rsidP="001875D1">
      <w:pPr>
        <w:numPr>
          <w:ilvl w:val="0"/>
          <w:numId w:val="21"/>
        </w:numPr>
        <w:tabs>
          <w:tab w:val="left" w:pos="720"/>
          <w:tab w:val="left" w:pos="1440"/>
        </w:tabs>
        <w:spacing w:before="0"/>
        <w:ind w:left="1440" w:hanging="360"/>
        <w:contextualSpacing/>
        <w:outlineLvl w:val="4"/>
        <w:rPr>
          <w:b/>
        </w:rPr>
      </w:pPr>
      <w:r w:rsidRPr="001875D1">
        <w:rPr>
          <w:b/>
        </w:rPr>
        <w:t>34 Road Parcel</w:t>
      </w:r>
    </w:p>
    <w:p w14:paraId="3F2B4D03" w14:textId="77777777" w:rsidR="001875D1" w:rsidRPr="001875D1" w:rsidRDefault="001875D1" w:rsidP="001875D1">
      <w:pPr>
        <w:numPr>
          <w:ilvl w:val="1"/>
          <w:numId w:val="21"/>
        </w:numPr>
        <w:tabs>
          <w:tab w:val="left" w:pos="720"/>
        </w:tabs>
        <w:spacing w:before="0"/>
        <w:ind w:left="1980" w:hanging="540"/>
        <w:contextualSpacing/>
      </w:pPr>
      <w:r w:rsidRPr="001875D1">
        <w:t>No public access except for waterfowl hunting on weekends during designated waterfowl hunting seasons.</w:t>
      </w:r>
    </w:p>
    <w:p w14:paraId="7B363285" w14:textId="77777777" w:rsidR="001875D1" w:rsidRPr="001875D1" w:rsidRDefault="001875D1" w:rsidP="001875D1">
      <w:pPr>
        <w:numPr>
          <w:ilvl w:val="1"/>
          <w:numId w:val="21"/>
        </w:numPr>
        <w:tabs>
          <w:tab w:val="left" w:pos="720"/>
        </w:tabs>
        <w:spacing w:before="0"/>
        <w:ind w:left="1980" w:hanging="540"/>
        <w:contextualSpacing/>
      </w:pPr>
      <w:r w:rsidRPr="001875D1">
        <w:t xml:space="preserve">Only waterfowl hunting permitted in the areas and at the times posted. All other hunting prohibited. </w:t>
      </w:r>
    </w:p>
    <w:p w14:paraId="693D0EA0" w14:textId="77777777" w:rsidR="001875D1" w:rsidRPr="001875D1" w:rsidRDefault="001875D1" w:rsidP="001875D1">
      <w:pPr>
        <w:numPr>
          <w:ilvl w:val="1"/>
          <w:numId w:val="21"/>
        </w:numPr>
        <w:tabs>
          <w:tab w:val="left" w:pos="720"/>
        </w:tabs>
        <w:spacing w:before="0"/>
        <w:ind w:left="1980" w:hanging="540"/>
        <w:contextualSpacing/>
      </w:pPr>
      <w:r w:rsidRPr="001875D1">
        <w:t xml:space="preserve">Only shotguns loaded with </w:t>
      </w:r>
      <w:proofErr w:type="gramStart"/>
      <w:r w:rsidRPr="001875D1">
        <w:t>birdshot</w:t>
      </w:r>
      <w:proofErr w:type="gramEnd"/>
      <w:r w:rsidRPr="001875D1">
        <w:t xml:space="preserve"> may be used for waterfowl hunting. </w:t>
      </w:r>
    </w:p>
    <w:p w14:paraId="66670922" w14:textId="77777777" w:rsidR="001875D1" w:rsidRPr="001875D1" w:rsidRDefault="001875D1" w:rsidP="001875D1">
      <w:pPr>
        <w:numPr>
          <w:ilvl w:val="1"/>
          <w:numId w:val="21"/>
        </w:numPr>
        <w:tabs>
          <w:tab w:val="left" w:pos="720"/>
        </w:tabs>
        <w:spacing w:before="0"/>
        <w:ind w:left="1980" w:hanging="540"/>
        <w:contextualSpacing/>
      </w:pPr>
      <w:r w:rsidRPr="001875D1">
        <w:t>Reservations are required to hunt in accordance with #</w:t>
      </w:r>
      <w:proofErr w:type="gramStart"/>
      <w:r w:rsidRPr="001875D1">
        <w:t>504.I.</w:t>
      </w:r>
      <w:proofErr w:type="gramEnd"/>
      <w:r w:rsidRPr="001875D1">
        <w:t xml:space="preserve"> </w:t>
      </w:r>
    </w:p>
    <w:p w14:paraId="19D6449B" w14:textId="77777777" w:rsidR="001875D1" w:rsidRPr="001875D1" w:rsidRDefault="001875D1" w:rsidP="001875D1">
      <w:pPr>
        <w:numPr>
          <w:ilvl w:val="1"/>
          <w:numId w:val="21"/>
        </w:numPr>
        <w:tabs>
          <w:tab w:val="left" w:pos="720"/>
        </w:tabs>
        <w:spacing w:before="0"/>
        <w:ind w:left="1980" w:hanging="540"/>
        <w:contextualSpacing/>
      </w:pPr>
      <w:r w:rsidRPr="001875D1">
        <w:t xml:space="preserve">Waterfowl hunting from designated blinds only. </w:t>
      </w:r>
    </w:p>
    <w:p w14:paraId="4C12AD53" w14:textId="77777777" w:rsidR="001875D1" w:rsidRPr="001875D1" w:rsidRDefault="001875D1" w:rsidP="001875D1">
      <w:pPr>
        <w:numPr>
          <w:ilvl w:val="0"/>
          <w:numId w:val="21"/>
        </w:numPr>
        <w:tabs>
          <w:tab w:val="left" w:pos="720"/>
          <w:tab w:val="left" w:pos="1440"/>
        </w:tabs>
        <w:spacing w:before="0"/>
        <w:ind w:left="1440" w:hanging="360"/>
        <w:contextualSpacing/>
        <w:outlineLvl w:val="4"/>
        <w:rPr>
          <w:b/>
        </w:rPr>
      </w:pPr>
      <w:r w:rsidRPr="001875D1">
        <w:rPr>
          <w:b/>
        </w:rPr>
        <w:t>Pear Park Section</w:t>
      </w:r>
    </w:p>
    <w:p w14:paraId="039019C7" w14:textId="77777777" w:rsidR="001875D1" w:rsidRPr="001875D1" w:rsidRDefault="001875D1" w:rsidP="001875D1">
      <w:pPr>
        <w:numPr>
          <w:ilvl w:val="1"/>
          <w:numId w:val="21"/>
        </w:numPr>
        <w:tabs>
          <w:tab w:val="left" w:pos="720"/>
        </w:tabs>
        <w:spacing w:before="0"/>
        <w:ind w:left="1980" w:hanging="540"/>
        <w:contextualSpacing/>
      </w:pPr>
      <w:r w:rsidRPr="001875D1">
        <w:t>No boats, rafts or other floating devices of any kind shall be permitted on lakes between 30 Road and 29 Road.</w:t>
      </w:r>
    </w:p>
    <w:p w14:paraId="4A39ABDA" w14:textId="77777777" w:rsidR="001875D1" w:rsidRPr="001875D1" w:rsidRDefault="001875D1" w:rsidP="001875D1">
      <w:pPr>
        <w:numPr>
          <w:ilvl w:val="1"/>
          <w:numId w:val="21"/>
        </w:numPr>
        <w:tabs>
          <w:tab w:val="left" w:pos="720"/>
        </w:tabs>
        <w:spacing w:before="0"/>
        <w:ind w:left="1980" w:hanging="540"/>
        <w:contextualSpacing/>
      </w:pPr>
      <w:r w:rsidRPr="001875D1">
        <w:t xml:space="preserve">Only waterfowl hunting permitted in the areas and at the times posted. All other hunting prohibited. </w:t>
      </w:r>
    </w:p>
    <w:p w14:paraId="2182ABC1" w14:textId="77777777" w:rsidR="001875D1" w:rsidRPr="001875D1" w:rsidRDefault="001875D1" w:rsidP="001875D1">
      <w:pPr>
        <w:numPr>
          <w:ilvl w:val="1"/>
          <w:numId w:val="21"/>
        </w:numPr>
        <w:tabs>
          <w:tab w:val="left" w:pos="720"/>
        </w:tabs>
        <w:spacing w:before="0"/>
        <w:ind w:left="1980" w:hanging="540"/>
        <w:contextualSpacing/>
      </w:pPr>
      <w:r w:rsidRPr="001875D1">
        <w:t xml:space="preserve">Only shotguns loaded with </w:t>
      </w:r>
      <w:proofErr w:type="gramStart"/>
      <w:r w:rsidRPr="001875D1">
        <w:t>birdshot</w:t>
      </w:r>
      <w:proofErr w:type="gramEnd"/>
      <w:r w:rsidRPr="001875D1">
        <w:t xml:space="preserve"> may be used for waterfowl hunting. </w:t>
      </w:r>
    </w:p>
    <w:p w14:paraId="2D03D19F" w14:textId="77777777" w:rsidR="001875D1" w:rsidRPr="001875D1" w:rsidRDefault="001875D1" w:rsidP="001875D1">
      <w:pPr>
        <w:numPr>
          <w:ilvl w:val="1"/>
          <w:numId w:val="21"/>
        </w:numPr>
        <w:tabs>
          <w:tab w:val="left" w:pos="720"/>
        </w:tabs>
        <w:spacing w:before="0"/>
        <w:ind w:left="1980" w:hanging="540"/>
        <w:contextualSpacing/>
      </w:pPr>
      <w:r w:rsidRPr="001875D1">
        <w:t>Reservations are required to hunt in accordance with #</w:t>
      </w:r>
      <w:proofErr w:type="gramStart"/>
      <w:r w:rsidRPr="001875D1">
        <w:t>504.I.</w:t>
      </w:r>
      <w:proofErr w:type="gramEnd"/>
      <w:r w:rsidRPr="001875D1">
        <w:t xml:space="preserve"> </w:t>
      </w:r>
    </w:p>
    <w:p w14:paraId="068D97AF" w14:textId="77777777" w:rsidR="001875D1" w:rsidRPr="001875D1" w:rsidRDefault="001875D1" w:rsidP="001875D1">
      <w:pPr>
        <w:numPr>
          <w:ilvl w:val="1"/>
          <w:numId w:val="21"/>
        </w:numPr>
        <w:tabs>
          <w:tab w:val="left" w:pos="720"/>
        </w:tabs>
        <w:spacing w:before="0" w:after="240"/>
        <w:ind w:left="1987" w:hanging="547"/>
      </w:pPr>
      <w:r w:rsidRPr="001875D1">
        <w:t xml:space="preserve">Waterfowl hunting from designated blinds only. </w:t>
      </w:r>
    </w:p>
    <w:p w14:paraId="0100BCAA"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John Martin Reservoir State Recreation Area</w:t>
      </w:r>
    </w:p>
    <w:p w14:paraId="1452800E" w14:textId="77777777" w:rsidR="001875D1" w:rsidRPr="001875D1" w:rsidRDefault="001875D1" w:rsidP="001875D1">
      <w:pPr>
        <w:numPr>
          <w:ilvl w:val="0"/>
          <w:numId w:val="22"/>
        </w:numPr>
        <w:tabs>
          <w:tab w:val="left" w:pos="720"/>
          <w:tab w:val="left" w:pos="1440"/>
        </w:tabs>
        <w:spacing w:before="0"/>
        <w:ind w:left="1440" w:hanging="360"/>
        <w:contextualSpacing/>
      </w:pPr>
      <w:r w:rsidRPr="001875D1">
        <w:t>No public access shall be permitted on the north shore area of John Martin Reservoir State Recreation Area from the first day of November through March 15 of every year or as posted except to retrieve downed waterfowl.</w:t>
      </w:r>
    </w:p>
    <w:p w14:paraId="3C0758B4" w14:textId="77777777" w:rsidR="001875D1" w:rsidRPr="001875D1" w:rsidRDefault="001875D1" w:rsidP="001875D1">
      <w:pPr>
        <w:numPr>
          <w:ilvl w:val="0"/>
          <w:numId w:val="22"/>
        </w:numPr>
        <w:tabs>
          <w:tab w:val="left" w:pos="720"/>
          <w:tab w:val="left" w:pos="1440"/>
        </w:tabs>
        <w:spacing w:before="0"/>
        <w:ind w:left="1440" w:hanging="360"/>
        <w:contextualSpacing/>
      </w:pPr>
      <w:r w:rsidRPr="001875D1">
        <w:t>Only hand-propelled craft, sailboats and boats with electric motors shall be permitted on Lake Hasty.</w:t>
      </w:r>
    </w:p>
    <w:p w14:paraId="00E2B88A" w14:textId="77777777" w:rsidR="001875D1" w:rsidRPr="001875D1" w:rsidRDefault="001875D1" w:rsidP="001875D1">
      <w:pPr>
        <w:numPr>
          <w:ilvl w:val="0"/>
          <w:numId w:val="22"/>
        </w:numPr>
        <w:tabs>
          <w:tab w:val="left" w:pos="720"/>
          <w:tab w:val="left" w:pos="1440"/>
        </w:tabs>
        <w:spacing w:before="0"/>
        <w:ind w:left="1440" w:hanging="360"/>
        <w:contextualSpacing/>
      </w:pPr>
      <w:r w:rsidRPr="001875D1">
        <w:t>No unauthorized boats, rafts, or other floating devices of any kind shall be permitted on the waters below John Martin Dam to the Arkansas River bridge.</w:t>
      </w:r>
    </w:p>
    <w:p w14:paraId="14CE3856" w14:textId="77777777" w:rsidR="001875D1" w:rsidRPr="001875D1" w:rsidRDefault="001875D1" w:rsidP="001875D1">
      <w:pPr>
        <w:numPr>
          <w:ilvl w:val="0"/>
          <w:numId w:val="22"/>
        </w:numPr>
        <w:tabs>
          <w:tab w:val="left" w:pos="720"/>
          <w:tab w:val="left" w:pos="1440"/>
        </w:tabs>
        <w:spacing w:before="0" w:after="240"/>
        <w:ind w:left="1440" w:hanging="360"/>
      </w:pPr>
      <w:r w:rsidRPr="001875D1">
        <w:t>No public access shall be permitted east of the waterfowl closure line to the dam from the first day of November through March 15 of every year or as posted except to retrieve downed waterfowl.</w:t>
      </w:r>
    </w:p>
    <w:p w14:paraId="4654098B"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Lake Pueblo State Park</w:t>
      </w:r>
    </w:p>
    <w:p w14:paraId="20FEF7B8" w14:textId="77777777" w:rsidR="001875D1" w:rsidRPr="001875D1" w:rsidRDefault="001875D1" w:rsidP="001875D1">
      <w:pPr>
        <w:numPr>
          <w:ilvl w:val="0"/>
          <w:numId w:val="23"/>
        </w:numPr>
        <w:tabs>
          <w:tab w:val="left" w:pos="720"/>
          <w:tab w:val="left" w:pos="1440"/>
        </w:tabs>
        <w:spacing w:before="0"/>
        <w:ind w:left="1440" w:hanging="360"/>
        <w:contextualSpacing/>
      </w:pPr>
      <w:r w:rsidRPr="001875D1">
        <w:t>Jumping, diving or swinging from cliffs, ledges or man-made structures is prohibited, including, but not limited to, boat docks, marina infrastructure and the railroad trestle in Turkey Creek.</w:t>
      </w:r>
    </w:p>
    <w:p w14:paraId="7072244F" w14:textId="77777777" w:rsidR="001875D1" w:rsidRPr="001875D1" w:rsidRDefault="001875D1" w:rsidP="001875D1">
      <w:pPr>
        <w:numPr>
          <w:ilvl w:val="0"/>
          <w:numId w:val="23"/>
        </w:numPr>
        <w:tabs>
          <w:tab w:val="left" w:pos="720"/>
          <w:tab w:val="left" w:pos="1440"/>
        </w:tabs>
        <w:spacing w:before="0"/>
        <w:ind w:left="1440" w:hanging="360"/>
        <w:contextualSpacing/>
      </w:pPr>
      <w:r w:rsidRPr="001875D1">
        <w:lastRenderedPageBreak/>
        <w:t>Innertubes, air mattresses and similar devices are permitted, below the dam on that part of the Arkansas River within the boundaries of Pueblo State Recreation Area. All occupants of these devices must wear a U.S. Coast Guard approved wearable personal flotation device.</w:t>
      </w:r>
    </w:p>
    <w:p w14:paraId="65E7DC10" w14:textId="77777777" w:rsidR="001875D1" w:rsidRPr="001875D1" w:rsidRDefault="001875D1" w:rsidP="001875D1">
      <w:pPr>
        <w:numPr>
          <w:ilvl w:val="0"/>
          <w:numId w:val="23"/>
        </w:numPr>
        <w:tabs>
          <w:tab w:val="left" w:pos="720"/>
          <w:tab w:val="left" w:pos="1440"/>
        </w:tabs>
        <w:spacing w:before="0" w:after="240"/>
        <w:ind w:left="1440" w:hanging="360"/>
      </w:pPr>
      <w:r w:rsidRPr="001875D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0AF24B46"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Lathrop State Park</w:t>
      </w:r>
    </w:p>
    <w:p w14:paraId="0C3E80C5" w14:textId="77777777" w:rsidR="001875D1" w:rsidRPr="001875D1" w:rsidRDefault="001875D1" w:rsidP="001875D1">
      <w:pPr>
        <w:numPr>
          <w:ilvl w:val="0"/>
          <w:numId w:val="24"/>
        </w:numPr>
        <w:tabs>
          <w:tab w:val="left" w:pos="720"/>
          <w:tab w:val="left" w:pos="1440"/>
        </w:tabs>
        <w:spacing w:before="0"/>
        <w:ind w:left="1440" w:hanging="360"/>
        <w:contextualSpacing/>
      </w:pPr>
      <w:r w:rsidRPr="001875D1">
        <w:t xml:space="preserve">Boats shall be prohibited on Horseshoe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54DEABDB" w14:textId="77777777" w:rsidR="001875D1" w:rsidRPr="001875D1" w:rsidRDefault="001875D1" w:rsidP="001875D1">
      <w:pPr>
        <w:numPr>
          <w:ilvl w:val="0"/>
          <w:numId w:val="24"/>
        </w:numPr>
        <w:tabs>
          <w:tab w:val="left" w:pos="720"/>
          <w:tab w:val="left" w:pos="1440"/>
        </w:tabs>
        <w:spacing w:before="0"/>
        <w:ind w:left="1440" w:hanging="360"/>
        <w:contextualSpacing/>
      </w:pPr>
      <w:r w:rsidRPr="001875D1">
        <w:t xml:space="preserve">Water skiing is prohibited on Horseshoe Reservoir. </w:t>
      </w:r>
    </w:p>
    <w:p w14:paraId="7D73C36D" w14:textId="77777777" w:rsidR="001875D1" w:rsidRPr="001875D1" w:rsidRDefault="001875D1" w:rsidP="001875D1">
      <w:pPr>
        <w:numPr>
          <w:ilvl w:val="0"/>
          <w:numId w:val="24"/>
        </w:numPr>
        <w:tabs>
          <w:tab w:val="left" w:pos="720"/>
          <w:tab w:val="left" w:pos="1440"/>
        </w:tabs>
        <w:spacing w:before="0"/>
        <w:ind w:left="1440" w:hanging="360"/>
        <w:contextualSpacing/>
      </w:pPr>
      <w:r w:rsidRPr="001875D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west from a north-south line corresponding with the existing barbed-wire fence between Horseshoe Lake and Martin Lake.</w:t>
      </w:r>
    </w:p>
    <w:p w14:paraId="5D1D28C1" w14:textId="77777777" w:rsidR="001875D1" w:rsidRPr="001875D1" w:rsidRDefault="001875D1" w:rsidP="001875D1">
      <w:pPr>
        <w:numPr>
          <w:ilvl w:val="0"/>
          <w:numId w:val="24"/>
        </w:numPr>
        <w:tabs>
          <w:tab w:val="left" w:pos="720"/>
          <w:tab w:val="left" w:pos="1440"/>
        </w:tabs>
        <w:spacing w:before="0"/>
        <w:ind w:left="1440" w:hanging="360"/>
        <w:contextualSpacing/>
      </w:pPr>
      <w:r w:rsidRPr="001875D1">
        <w:t xml:space="preserve">Swimming is prohibited except at the designated swim beach at Martin Lake. </w:t>
      </w:r>
    </w:p>
    <w:p w14:paraId="42B14D34" w14:textId="77777777" w:rsidR="001875D1" w:rsidRPr="001875D1" w:rsidRDefault="001875D1" w:rsidP="001875D1">
      <w:pPr>
        <w:numPr>
          <w:ilvl w:val="1"/>
          <w:numId w:val="7"/>
        </w:numPr>
        <w:tabs>
          <w:tab w:val="left" w:pos="720"/>
          <w:tab w:val="left" w:pos="1440"/>
          <w:tab w:val="left" w:pos="2160"/>
        </w:tabs>
        <w:ind w:left="1080" w:hanging="360"/>
        <w:contextualSpacing/>
        <w:outlineLvl w:val="4"/>
        <w:rPr>
          <w:b/>
          <w:u w:val="single"/>
        </w:rPr>
      </w:pPr>
      <w:r w:rsidRPr="001875D1">
        <w:rPr>
          <w:b/>
          <w:u w:val="single"/>
        </w:rPr>
        <w:t>Lone Mesa State Park</w:t>
      </w:r>
    </w:p>
    <w:p w14:paraId="26EB9C9C" w14:textId="77777777" w:rsidR="001875D1" w:rsidRPr="001875D1" w:rsidRDefault="001875D1" w:rsidP="001875D1">
      <w:pPr>
        <w:numPr>
          <w:ilvl w:val="0"/>
          <w:numId w:val="6"/>
        </w:numPr>
        <w:tabs>
          <w:tab w:val="left" w:pos="1440"/>
        </w:tabs>
        <w:spacing w:before="0"/>
        <w:ind w:left="1440"/>
      </w:pPr>
      <w:r w:rsidRPr="001875D1">
        <w:t>During any authorized big game hunting season, any lawful method of hunting deer, elk, and bear may be used in areas not posted as prohibiting such use in Lone Mesa State Park. Only hunters who possess a valid Lone Mesa State Park hunting permit are permitted to hunt.</w:t>
      </w:r>
    </w:p>
    <w:p w14:paraId="37E3C28C" w14:textId="77777777" w:rsidR="001875D1" w:rsidRPr="001875D1" w:rsidRDefault="001875D1" w:rsidP="001875D1">
      <w:pPr>
        <w:numPr>
          <w:ilvl w:val="0"/>
          <w:numId w:val="6"/>
        </w:numPr>
        <w:tabs>
          <w:tab w:val="left" w:pos="1440"/>
        </w:tabs>
        <w:spacing w:before="0"/>
        <w:ind w:left="1440"/>
      </w:pPr>
      <w:r w:rsidRPr="001875D1">
        <w:t xml:space="preserve">Hunting is permitted in the spring only in accordance with parts (1) through (3) </w:t>
      </w:r>
    </w:p>
    <w:p w14:paraId="37AB3F57" w14:textId="77777777" w:rsidR="001875D1" w:rsidRPr="001875D1" w:rsidRDefault="001875D1" w:rsidP="001875D1">
      <w:pPr>
        <w:numPr>
          <w:ilvl w:val="3"/>
          <w:numId w:val="6"/>
        </w:numPr>
        <w:tabs>
          <w:tab w:val="left" w:pos="1440"/>
        </w:tabs>
        <w:spacing w:before="0"/>
        <w:ind w:left="1800"/>
      </w:pPr>
      <w:r w:rsidRPr="001875D1">
        <w:t>Individuals must hold a TM000U1R turkey license.</w:t>
      </w:r>
    </w:p>
    <w:p w14:paraId="3FA9B536" w14:textId="77777777" w:rsidR="001875D1" w:rsidRPr="001875D1" w:rsidRDefault="001875D1" w:rsidP="001875D1">
      <w:pPr>
        <w:numPr>
          <w:ilvl w:val="3"/>
          <w:numId w:val="6"/>
        </w:numPr>
        <w:tabs>
          <w:tab w:val="left" w:pos="1440"/>
        </w:tabs>
        <w:spacing w:before="0"/>
        <w:ind w:left="1800"/>
      </w:pPr>
      <w:r w:rsidRPr="001875D1">
        <w:t>Vehicles involved in hunting use of the park are required to have a valid Colorado State Parks Pass, unless the vehicle displays a Disabled Veteran license plate or Purple Heart license plate.</w:t>
      </w:r>
    </w:p>
    <w:p w14:paraId="6C99B2D4" w14:textId="77777777" w:rsidR="001875D1" w:rsidRPr="001875D1" w:rsidRDefault="001875D1" w:rsidP="001875D1">
      <w:pPr>
        <w:numPr>
          <w:ilvl w:val="3"/>
          <w:numId w:val="6"/>
        </w:numPr>
        <w:tabs>
          <w:tab w:val="left" w:pos="1440"/>
        </w:tabs>
        <w:spacing w:before="0"/>
        <w:ind w:left="1800"/>
      </w:pPr>
      <w:r w:rsidRPr="001875D1">
        <w:t>Only established roads and parking area defined on the Lone Mesa hunting map may be used. Game retrieval roads are excluded from the spring season and are only for use in the fall big game seasons.</w:t>
      </w:r>
    </w:p>
    <w:p w14:paraId="5F6E6387" w14:textId="77777777" w:rsidR="001875D1" w:rsidRPr="001875D1" w:rsidRDefault="001875D1" w:rsidP="001875D1">
      <w:pPr>
        <w:numPr>
          <w:ilvl w:val="1"/>
          <w:numId w:val="7"/>
        </w:numPr>
        <w:tabs>
          <w:tab w:val="left" w:pos="720"/>
          <w:tab w:val="left" w:pos="2160"/>
        </w:tabs>
        <w:ind w:left="1080" w:hanging="360"/>
        <w:contextualSpacing/>
        <w:outlineLvl w:val="3"/>
        <w:rPr>
          <w:b/>
          <w:u w:val="single"/>
        </w:rPr>
      </w:pPr>
      <w:r w:rsidRPr="001875D1">
        <w:rPr>
          <w:b/>
          <w:u w:val="single"/>
        </w:rPr>
        <w:t>Lory State Park</w:t>
      </w:r>
    </w:p>
    <w:p w14:paraId="28ED1D44" w14:textId="77777777" w:rsidR="001875D1" w:rsidRPr="001875D1" w:rsidRDefault="001875D1" w:rsidP="001875D1">
      <w:pPr>
        <w:numPr>
          <w:ilvl w:val="0"/>
          <w:numId w:val="25"/>
        </w:numPr>
        <w:tabs>
          <w:tab w:val="left" w:pos="720"/>
          <w:tab w:val="left" w:pos="1440"/>
        </w:tabs>
        <w:spacing w:before="0"/>
        <w:ind w:left="1440" w:hanging="360"/>
        <w:contextualSpacing/>
      </w:pPr>
      <w:r w:rsidRPr="001875D1">
        <w:t>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 except that hunting is not permitted on Saturdays and Sundays.</w:t>
      </w:r>
    </w:p>
    <w:p w14:paraId="2B8890C5" w14:textId="77777777" w:rsidR="001875D1" w:rsidRPr="001875D1" w:rsidRDefault="001875D1" w:rsidP="001875D1">
      <w:pPr>
        <w:numPr>
          <w:ilvl w:val="0"/>
          <w:numId w:val="25"/>
        </w:numPr>
        <w:tabs>
          <w:tab w:val="left" w:pos="720"/>
          <w:tab w:val="left" w:pos="1440"/>
        </w:tabs>
        <w:spacing w:before="0" w:after="240"/>
        <w:ind w:left="1440" w:hanging="360"/>
      </w:pPr>
      <w:r w:rsidRPr="001875D1">
        <w:t>During the spring turkey hunt at Lory State Park, it shall be permitted to hunt turkey by legal methods on Mondays and Tuesdays only. All other days of the week shall be closed to spring turkey hunting.</w:t>
      </w:r>
    </w:p>
    <w:p w14:paraId="3126B1F4"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Mancos State Park</w:t>
      </w:r>
    </w:p>
    <w:p w14:paraId="3485B60F" w14:textId="77777777" w:rsidR="001875D1" w:rsidRPr="001875D1" w:rsidRDefault="001875D1" w:rsidP="001875D1">
      <w:pPr>
        <w:numPr>
          <w:ilvl w:val="0"/>
          <w:numId w:val="26"/>
        </w:numPr>
        <w:tabs>
          <w:tab w:val="left" w:pos="720"/>
          <w:tab w:val="left" w:pos="1440"/>
        </w:tabs>
        <w:spacing w:before="0"/>
        <w:ind w:left="1440" w:hanging="360"/>
        <w:contextualSpacing/>
      </w:pPr>
      <w:r w:rsidRPr="001875D1">
        <w:t xml:space="preserve">Only hand-propelled craft, sailboats, boats with electric trolling motors and boats with gasoline motors operated at a wakeless speed shall be permitted on Mancos Reservoir. </w:t>
      </w:r>
    </w:p>
    <w:p w14:paraId="08A61DD1" w14:textId="77777777" w:rsidR="001875D1" w:rsidRPr="001875D1" w:rsidRDefault="001875D1" w:rsidP="001875D1">
      <w:pPr>
        <w:numPr>
          <w:ilvl w:val="0"/>
          <w:numId w:val="26"/>
        </w:numPr>
        <w:tabs>
          <w:tab w:val="left" w:pos="720"/>
          <w:tab w:val="left" w:pos="1440"/>
        </w:tabs>
        <w:spacing w:before="0" w:after="240"/>
        <w:ind w:left="1440" w:hanging="360"/>
      </w:pPr>
      <w:r w:rsidRPr="001875D1">
        <w:t xml:space="preserve">Water skiing is prohibited on Mancos Reservoir. </w:t>
      </w:r>
    </w:p>
    <w:p w14:paraId="67D28F86"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 xml:space="preserve">Mueller State Park </w:t>
      </w:r>
    </w:p>
    <w:p w14:paraId="13D8F527" w14:textId="77777777" w:rsidR="001875D1" w:rsidRPr="001875D1" w:rsidRDefault="001875D1" w:rsidP="001875D1">
      <w:pPr>
        <w:numPr>
          <w:ilvl w:val="0"/>
          <w:numId w:val="27"/>
        </w:numPr>
        <w:tabs>
          <w:tab w:val="left" w:pos="720"/>
          <w:tab w:val="left" w:pos="1440"/>
        </w:tabs>
        <w:spacing w:before="0"/>
        <w:ind w:left="1440" w:hanging="360"/>
        <w:contextualSpacing/>
      </w:pPr>
      <w:r w:rsidRPr="001875D1">
        <w:t>No dogs or other pets shall be permitted outside of the developed facilities area.</w:t>
      </w:r>
    </w:p>
    <w:p w14:paraId="05419B1C" w14:textId="77777777" w:rsidR="001875D1" w:rsidRPr="001875D1" w:rsidRDefault="001875D1" w:rsidP="001875D1">
      <w:pPr>
        <w:numPr>
          <w:ilvl w:val="0"/>
          <w:numId w:val="27"/>
        </w:numPr>
        <w:tabs>
          <w:tab w:val="left" w:pos="720"/>
          <w:tab w:val="left" w:pos="1440"/>
        </w:tabs>
        <w:spacing w:before="0"/>
        <w:ind w:left="1440" w:hanging="360"/>
        <w:contextualSpacing/>
      </w:pPr>
      <w:r w:rsidRPr="001875D1">
        <w:t>It shall be unlawful, except by law enforcement officers on official duty, to operate snowmobiles and off-highway vehicles.</w:t>
      </w:r>
    </w:p>
    <w:p w14:paraId="40E82EA7" w14:textId="77777777" w:rsidR="001875D1" w:rsidRPr="001875D1" w:rsidRDefault="001875D1" w:rsidP="001875D1">
      <w:pPr>
        <w:numPr>
          <w:ilvl w:val="0"/>
          <w:numId w:val="27"/>
        </w:numPr>
        <w:tabs>
          <w:tab w:val="left" w:pos="720"/>
          <w:tab w:val="left" w:pos="1440"/>
        </w:tabs>
        <w:spacing w:before="0"/>
        <w:ind w:left="1440" w:hanging="360"/>
        <w:contextualSpacing/>
      </w:pPr>
      <w:r w:rsidRPr="001875D1">
        <w:t>No boats, rafts or other floating devices of any kind shall be permitted on lakes within Mueller State Park.</w:t>
      </w:r>
    </w:p>
    <w:p w14:paraId="2652A053" w14:textId="77777777" w:rsidR="001875D1" w:rsidRPr="001875D1" w:rsidRDefault="001875D1" w:rsidP="001875D1">
      <w:pPr>
        <w:numPr>
          <w:ilvl w:val="0"/>
          <w:numId w:val="27"/>
        </w:numPr>
        <w:tabs>
          <w:tab w:val="left" w:pos="720"/>
          <w:tab w:val="left" w:pos="1440"/>
        </w:tabs>
        <w:spacing w:before="0" w:after="240"/>
        <w:ind w:left="1440" w:hanging="360"/>
      </w:pPr>
      <w:r w:rsidRPr="001875D1">
        <w:lastRenderedPageBreak/>
        <w:t>During the period beginning the Tuesday after Labor Day and continuing through the Friday prior to Memorial Day, any lawful method of controlled hunting may be used, during hunting seasons, in areas not prohibiting such use on Mueller State Park. Hunters may access the posted hunting area only from Trail 5 at the Visitor Center, Trail 11 at the Livery parking lot or Lost Pond Picnic Area and Trail 13 at the group campground. All weapons must be completely unloaded when the hunter is outside the posted hunting area boundary.</w:t>
      </w:r>
    </w:p>
    <w:p w14:paraId="4ADD59F5"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Navajo State Park</w:t>
      </w:r>
    </w:p>
    <w:p w14:paraId="28D0E29F" w14:textId="77777777" w:rsidR="001875D1" w:rsidRPr="001875D1" w:rsidRDefault="001875D1" w:rsidP="001875D1">
      <w:pPr>
        <w:numPr>
          <w:ilvl w:val="0"/>
          <w:numId w:val="28"/>
        </w:numPr>
        <w:tabs>
          <w:tab w:val="left" w:pos="720"/>
          <w:tab w:val="left" w:pos="1440"/>
        </w:tabs>
        <w:spacing w:before="0"/>
        <w:ind w:left="1440" w:hanging="360"/>
        <w:contextualSpacing/>
      </w:pPr>
      <w:r w:rsidRPr="001875D1">
        <w:t>During any hunting season all year, lawful methods of hunting may be used in areas not prohibiting such use.</w:t>
      </w:r>
    </w:p>
    <w:p w14:paraId="7092C6B3" w14:textId="77777777" w:rsidR="001875D1" w:rsidRPr="001875D1" w:rsidRDefault="001875D1" w:rsidP="001875D1">
      <w:pPr>
        <w:numPr>
          <w:ilvl w:val="0"/>
          <w:numId w:val="28"/>
        </w:numPr>
        <w:tabs>
          <w:tab w:val="left" w:pos="720"/>
          <w:tab w:val="left" w:pos="1440"/>
        </w:tabs>
        <w:spacing w:before="0"/>
        <w:ind w:left="1440" w:hanging="360"/>
        <w:contextualSpacing/>
      </w:pPr>
      <w:r w:rsidRPr="001875D1">
        <w:t xml:space="preserve">Kiteboarding is permitted at Navajo State Park via a special use permit with the following restrictions: </w:t>
      </w:r>
    </w:p>
    <w:p w14:paraId="49DDB22B" w14:textId="77777777" w:rsidR="001875D1" w:rsidRPr="001875D1" w:rsidRDefault="001875D1" w:rsidP="001875D1">
      <w:pPr>
        <w:numPr>
          <w:ilvl w:val="1"/>
          <w:numId w:val="28"/>
        </w:numPr>
        <w:tabs>
          <w:tab w:val="left" w:pos="720"/>
          <w:tab w:val="left" w:pos="1440"/>
        </w:tabs>
        <w:spacing w:before="0"/>
        <w:ind w:left="1890" w:hanging="450"/>
        <w:contextualSpacing/>
      </w:pPr>
      <w:r w:rsidRPr="001875D1">
        <w:t xml:space="preserve">The kiteboard must have three safety systems: a control bar release, a quick release and a safety release. </w:t>
      </w:r>
    </w:p>
    <w:p w14:paraId="59090040" w14:textId="77777777" w:rsidR="001875D1" w:rsidRPr="001875D1" w:rsidRDefault="001875D1" w:rsidP="001875D1">
      <w:pPr>
        <w:numPr>
          <w:ilvl w:val="1"/>
          <w:numId w:val="28"/>
        </w:numPr>
        <w:tabs>
          <w:tab w:val="left" w:pos="720"/>
          <w:tab w:val="left" w:pos="1440"/>
          <w:tab w:val="left" w:pos="2880"/>
        </w:tabs>
        <w:spacing w:before="0"/>
        <w:ind w:left="1890" w:hanging="450"/>
        <w:contextualSpacing/>
      </w:pPr>
      <w:r w:rsidRPr="001875D1">
        <w:t>All three safety systems must be in good and operational condition and in compliance with manufacturer specifications so that when activated the kite loses power and falls to the water.</w:t>
      </w:r>
    </w:p>
    <w:p w14:paraId="495B6EEA" w14:textId="77777777" w:rsidR="001875D1" w:rsidRPr="001875D1" w:rsidRDefault="001875D1" w:rsidP="001875D1">
      <w:pPr>
        <w:numPr>
          <w:ilvl w:val="1"/>
          <w:numId w:val="28"/>
        </w:numPr>
        <w:tabs>
          <w:tab w:val="left" w:pos="720"/>
          <w:tab w:val="left" w:pos="1440"/>
          <w:tab w:val="left" w:pos="2880"/>
        </w:tabs>
        <w:spacing w:before="0" w:after="240"/>
        <w:ind w:left="1886" w:hanging="446"/>
      </w:pPr>
      <w:r w:rsidRPr="001875D1">
        <w:t>Kiteboarders must wear a United States Coast Guard approved personal flotation device when kiteboarding.</w:t>
      </w:r>
    </w:p>
    <w:p w14:paraId="53BAF4C7"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North Sterling State Park</w:t>
      </w:r>
    </w:p>
    <w:p w14:paraId="464D541A" w14:textId="77777777" w:rsidR="001875D1" w:rsidRPr="001875D1" w:rsidRDefault="001875D1" w:rsidP="001875D1">
      <w:pPr>
        <w:numPr>
          <w:ilvl w:val="0"/>
          <w:numId w:val="29"/>
        </w:numPr>
        <w:tabs>
          <w:tab w:val="left" w:pos="720"/>
          <w:tab w:val="left" w:pos="1440"/>
        </w:tabs>
        <w:spacing w:before="0"/>
        <w:ind w:left="1440" w:hanging="360"/>
        <w:contextualSpacing/>
      </w:pPr>
      <w:r w:rsidRPr="001875D1">
        <w:t xml:space="preserve">Boats shall be prohibited on North Sterling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1FA0532C" w14:textId="77777777" w:rsidR="001875D1" w:rsidRPr="001875D1" w:rsidRDefault="001875D1" w:rsidP="001875D1">
      <w:pPr>
        <w:numPr>
          <w:ilvl w:val="0"/>
          <w:numId w:val="29"/>
        </w:numPr>
        <w:tabs>
          <w:tab w:val="left" w:pos="720"/>
          <w:tab w:val="left" w:pos="1440"/>
        </w:tabs>
        <w:spacing w:before="0"/>
        <w:ind w:left="1440" w:hanging="360"/>
        <w:contextualSpacing/>
      </w:pPr>
      <w:r w:rsidRPr="001875D1">
        <w:t xml:space="preserve">During the period beginning the Tuesday after Labor Day and continuing through </w:t>
      </w:r>
      <w:proofErr w:type="gramStart"/>
      <w:r w:rsidRPr="001875D1">
        <w:t>the Friday</w:t>
      </w:r>
      <w:proofErr w:type="gramEnd"/>
      <w:r w:rsidRPr="001875D1">
        <w:t xml:space="preserve"> prior to Memorial Day, only bows and arrows and shotguns loaded with </w:t>
      </w:r>
      <w:proofErr w:type="gramStart"/>
      <w:r w:rsidRPr="001875D1">
        <w:t>birdshot</w:t>
      </w:r>
      <w:proofErr w:type="gramEnd"/>
      <w:r w:rsidRPr="001875D1">
        <w:t xml:space="preserve"> may be used for hunting in areas not prohibiting such use on North Sterling State Park, except as follows:</w:t>
      </w:r>
    </w:p>
    <w:p w14:paraId="64A37DC6" w14:textId="77777777" w:rsidR="001875D1" w:rsidRPr="001875D1" w:rsidRDefault="001875D1" w:rsidP="001875D1">
      <w:pPr>
        <w:numPr>
          <w:ilvl w:val="1"/>
          <w:numId w:val="29"/>
        </w:numPr>
        <w:tabs>
          <w:tab w:val="left" w:pos="720"/>
          <w:tab w:val="left" w:pos="1440"/>
          <w:tab w:val="left" w:pos="2160"/>
        </w:tabs>
        <w:spacing w:before="0"/>
        <w:ind w:left="1890" w:hanging="450"/>
        <w:contextualSpacing/>
      </w:pPr>
      <w:r w:rsidRPr="001875D1">
        <w:t>Hunting is prohibited from the dam, and</w:t>
      </w:r>
    </w:p>
    <w:p w14:paraId="6F1CF702" w14:textId="77777777" w:rsidR="001875D1" w:rsidRPr="001875D1" w:rsidRDefault="001875D1" w:rsidP="001875D1">
      <w:pPr>
        <w:numPr>
          <w:ilvl w:val="1"/>
          <w:numId w:val="29"/>
        </w:numPr>
        <w:tabs>
          <w:tab w:val="left" w:pos="720"/>
          <w:tab w:val="left" w:pos="1440"/>
          <w:tab w:val="left" w:pos="2160"/>
        </w:tabs>
        <w:spacing w:before="0" w:after="240"/>
        <w:ind w:left="1886" w:hanging="446"/>
      </w:pPr>
      <w:r w:rsidRPr="001875D1">
        <w:t>Hunting is prohibited from the frozen surface of the lake.</w:t>
      </w:r>
    </w:p>
    <w:p w14:paraId="453CFF03"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Paonia State Park</w:t>
      </w:r>
    </w:p>
    <w:p w14:paraId="500FF686" w14:textId="77777777" w:rsidR="001875D1" w:rsidRPr="001875D1" w:rsidRDefault="001875D1" w:rsidP="001875D1">
      <w:pPr>
        <w:numPr>
          <w:ilvl w:val="0"/>
          <w:numId w:val="30"/>
        </w:numPr>
        <w:tabs>
          <w:tab w:val="left" w:pos="720"/>
          <w:tab w:val="left" w:pos="1440"/>
        </w:tabs>
        <w:spacing w:before="0" w:after="240"/>
        <w:ind w:left="1440" w:hanging="360"/>
      </w:pPr>
      <w:r w:rsidRPr="001875D1">
        <w:t>During any hunting season all year, lawful methods of hunting may be used in areas not prohibiting such use.</w:t>
      </w:r>
    </w:p>
    <w:p w14:paraId="0F7143C1"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Pearl Lake State Park</w:t>
      </w:r>
    </w:p>
    <w:p w14:paraId="07410B20" w14:textId="77777777" w:rsidR="001875D1" w:rsidRPr="001875D1" w:rsidRDefault="001875D1" w:rsidP="001875D1">
      <w:pPr>
        <w:numPr>
          <w:ilvl w:val="0"/>
          <w:numId w:val="31"/>
        </w:numPr>
        <w:tabs>
          <w:tab w:val="left" w:pos="720"/>
          <w:tab w:val="left" w:pos="1440"/>
        </w:tabs>
        <w:spacing w:before="0"/>
        <w:ind w:left="1440" w:hanging="360"/>
        <w:contextualSpacing/>
      </w:pPr>
      <w:r w:rsidRPr="001875D1">
        <w:t>Only hand-propelled craft, sailboats, boats with electric trolling motors and boats with gasoline motors operated at a wakeless speed shall be permitted.</w:t>
      </w:r>
    </w:p>
    <w:p w14:paraId="65546D17" w14:textId="77777777" w:rsidR="001875D1" w:rsidRPr="001875D1" w:rsidRDefault="001875D1" w:rsidP="001875D1">
      <w:pPr>
        <w:numPr>
          <w:ilvl w:val="0"/>
          <w:numId w:val="31"/>
        </w:numPr>
        <w:tabs>
          <w:tab w:val="left" w:pos="720"/>
          <w:tab w:val="left" w:pos="1440"/>
        </w:tabs>
        <w:spacing w:before="0"/>
        <w:ind w:left="1440" w:hanging="360"/>
        <w:contextualSpacing/>
      </w:pPr>
      <w:r w:rsidRPr="001875D1">
        <w:t xml:space="preserve">Water skiing is prohibited on Pearl Lake. </w:t>
      </w:r>
    </w:p>
    <w:p w14:paraId="72E9FA79" w14:textId="77777777" w:rsidR="001875D1" w:rsidRPr="001875D1" w:rsidRDefault="001875D1" w:rsidP="001875D1">
      <w:pPr>
        <w:numPr>
          <w:ilvl w:val="0"/>
          <w:numId w:val="31"/>
        </w:numPr>
        <w:tabs>
          <w:tab w:val="left" w:pos="720"/>
          <w:tab w:val="left" w:pos="1440"/>
        </w:tabs>
        <w:spacing w:before="0" w:after="240"/>
        <w:ind w:left="1440" w:hanging="360"/>
        <w:rPr>
          <w:color w:val="000000" w:themeColor="text1"/>
        </w:rPr>
      </w:pPr>
      <w:r w:rsidRPr="001875D1">
        <w:t xml:space="preserve">During deer and elk seasons, any lawful method of hunting may be used for hunting such big game; and beginning the Tuesday after Labor Day and continuing through the Friday prior to Memorial Day, any lawful method of hunting may be used during hunting seasons </w:t>
      </w:r>
      <w:r w:rsidRPr="001875D1">
        <w:rPr>
          <w:color w:val="000000" w:themeColor="text1"/>
        </w:rPr>
        <w:t>for small game, in areas not posted as prohibiting such use or uses.</w:t>
      </w:r>
    </w:p>
    <w:p w14:paraId="153ADC1C"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color w:val="000000" w:themeColor="text1"/>
          <w:u w:val="single"/>
        </w:rPr>
      </w:pPr>
      <w:r w:rsidRPr="001875D1">
        <w:rPr>
          <w:b/>
          <w:color w:val="000000" w:themeColor="text1"/>
          <w:u w:val="single"/>
        </w:rPr>
        <w:t>Pikes Peak Recreation Area</w:t>
      </w:r>
    </w:p>
    <w:p w14:paraId="0E1AE43C" w14:textId="77777777" w:rsidR="001875D1" w:rsidRPr="001875D1" w:rsidRDefault="001875D1" w:rsidP="001875D1">
      <w:pPr>
        <w:numPr>
          <w:ilvl w:val="2"/>
          <w:numId w:val="7"/>
        </w:numPr>
        <w:tabs>
          <w:tab w:val="left" w:pos="720"/>
          <w:tab w:val="left" w:pos="1440"/>
        </w:tabs>
        <w:ind w:left="1440" w:hanging="360"/>
        <w:contextualSpacing/>
        <w:outlineLvl w:val="3"/>
        <w:rPr>
          <w:b/>
          <w:color w:val="000000" w:themeColor="text1"/>
        </w:rPr>
      </w:pPr>
      <w:r w:rsidRPr="001875D1">
        <w:rPr>
          <w:bCs/>
          <w:color w:val="000000" w:themeColor="text1"/>
        </w:rPr>
        <w:t>Swimming is prohibited.</w:t>
      </w:r>
    </w:p>
    <w:p w14:paraId="38B27EE8" w14:textId="77777777" w:rsidR="001875D1" w:rsidRPr="001875D1" w:rsidRDefault="001875D1" w:rsidP="001875D1">
      <w:pPr>
        <w:numPr>
          <w:ilvl w:val="2"/>
          <w:numId w:val="7"/>
        </w:numPr>
        <w:tabs>
          <w:tab w:val="left" w:pos="720"/>
          <w:tab w:val="left" w:pos="1440"/>
        </w:tabs>
        <w:ind w:left="1440" w:hanging="360"/>
        <w:contextualSpacing/>
        <w:outlineLvl w:val="3"/>
        <w:rPr>
          <w:b/>
          <w:color w:val="000000" w:themeColor="text1"/>
        </w:rPr>
      </w:pPr>
      <w:r w:rsidRPr="001875D1">
        <w:rPr>
          <w:bCs/>
          <w:color w:val="000000" w:themeColor="text1"/>
        </w:rPr>
        <w:t>Ice fishing is prohibited.</w:t>
      </w:r>
    </w:p>
    <w:p w14:paraId="32BB4B18" w14:textId="77777777" w:rsidR="001875D1" w:rsidRPr="001875D1" w:rsidRDefault="001875D1" w:rsidP="001875D1">
      <w:pPr>
        <w:numPr>
          <w:ilvl w:val="2"/>
          <w:numId w:val="7"/>
        </w:numPr>
        <w:tabs>
          <w:tab w:val="left" w:pos="720"/>
          <w:tab w:val="left" w:pos="1440"/>
        </w:tabs>
        <w:spacing w:before="0"/>
        <w:ind w:left="1440" w:hanging="360"/>
        <w:outlineLvl w:val="3"/>
        <w:rPr>
          <w:b/>
          <w:color w:val="000000" w:themeColor="text1"/>
        </w:rPr>
      </w:pPr>
      <w:r w:rsidRPr="001875D1">
        <w:rPr>
          <w:bCs/>
          <w:color w:val="000000" w:themeColor="text1"/>
        </w:rPr>
        <w:t>Only hand-propelled vessels and hand-launched vessels with electric motors operated at a wakeless speed shall be permitted.</w:t>
      </w:r>
    </w:p>
    <w:p w14:paraId="563CB621" w14:textId="77777777" w:rsidR="001875D1" w:rsidRPr="001875D1" w:rsidRDefault="001875D1" w:rsidP="001875D1">
      <w:pPr>
        <w:numPr>
          <w:ilvl w:val="2"/>
          <w:numId w:val="7"/>
        </w:numPr>
        <w:tabs>
          <w:tab w:val="left" w:pos="720"/>
          <w:tab w:val="left" w:pos="1440"/>
        </w:tabs>
        <w:spacing w:before="0" w:after="200"/>
        <w:ind w:left="1440" w:hanging="360"/>
        <w:outlineLvl w:val="3"/>
        <w:rPr>
          <w:b/>
          <w:color w:val="000000" w:themeColor="text1"/>
        </w:rPr>
      </w:pPr>
      <w:r w:rsidRPr="001875D1">
        <w:rPr>
          <w:bCs/>
          <w:color w:val="000000" w:themeColor="text1"/>
        </w:rPr>
        <w:t>No dogs or other pets shall be permitted in the reservoir.</w:t>
      </w:r>
    </w:p>
    <w:p w14:paraId="7223E4BB" w14:textId="77777777" w:rsidR="001875D1" w:rsidRPr="001875D1" w:rsidRDefault="001875D1" w:rsidP="001875D1">
      <w:pPr>
        <w:numPr>
          <w:ilvl w:val="1"/>
          <w:numId w:val="7"/>
        </w:numPr>
        <w:tabs>
          <w:tab w:val="left" w:pos="720"/>
          <w:tab w:val="left" w:pos="1440"/>
          <w:tab w:val="left" w:pos="2160"/>
        </w:tabs>
        <w:spacing w:before="0" w:after="200"/>
        <w:ind w:left="1080" w:hanging="360"/>
        <w:outlineLvl w:val="3"/>
        <w:rPr>
          <w:b/>
          <w:u w:val="single"/>
        </w:rPr>
      </w:pPr>
      <w:r w:rsidRPr="001875D1">
        <w:rPr>
          <w:b/>
          <w:u w:val="single"/>
        </w:rPr>
        <w:t>Ridgway State Park</w:t>
      </w:r>
    </w:p>
    <w:p w14:paraId="660AC47B" w14:textId="77777777" w:rsidR="001875D1" w:rsidRPr="001875D1" w:rsidRDefault="001875D1" w:rsidP="001875D1">
      <w:pPr>
        <w:numPr>
          <w:ilvl w:val="0"/>
          <w:numId w:val="32"/>
        </w:numPr>
        <w:tabs>
          <w:tab w:val="left" w:pos="720"/>
          <w:tab w:val="left" w:pos="1440"/>
        </w:tabs>
        <w:spacing w:before="0"/>
        <w:ind w:left="1440" w:hanging="360"/>
        <w:contextualSpacing/>
      </w:pPr>
      <w:r w:rsidRPr="001875D1">
        <w:lastRenderedPageBreak/>
        <w:t>No boats, rafts, or other floating devices shall be permitted on any waters within the Pa-Co-Chu-Puk Recreation Site, below Ridgway Dam.</w:t>
      </w:r>
    </w:p>
    <w:p w14:paraId="462087E9" w14:textId="77777777" w:rsidR="001875D1" w:rsidRPr="001875D1" w:rsidRDefault="001875D1" w:rsidP="001875D1">
      <w:pPr>
        <w:numPr>
          <w:ilvl w:val="0"/>
          <w:numId w:val="32"/>
        </w:numPr>
        <w:tabs>
          <w:tab w:val="left" w:pos="720"/>
          <w:tab w:val="left" w:pos="1440"/>
        </w:tabs>
        <w:spacing w:before="0"/>
        <w:ind w:left="1440" w:hanging="360"/>
        <w:contextualSpacing/>
      </w:pPr>
      <w:r w:rsidRPr="001875D1">
        <w:t xml:space="preserve">On all areas of the park east of Highway 550: during deer and elk seasons, any lawful method of hunting may be used for hunting such big game; and, during the period beginning the Tuesday after Labor Day and continuing through the Friday prior to Memorial Day, any lawful method of hunting may be used during hunting seasons for small game, in areas not posted as prohibiting such use or uses. </w:t>
      </w:r>
    </w:p>
    <w:p w14:paraId="690ADEB1" w14:textId="77777777" w:rsidR="001875D1" w:rsidRPr="001875D1" w:rsidRDefault="001875D1" w:rsidP="001875D1">
      <w:pPr>
        <w:numPr>
          <w:ilvl w:val="0"/>
          <w:numId w:val="32"/>
        </w:numPr>
        <w:tabs>
          <w:tab w:val="left" w:pos="720"/>
          <w:tab w:val="left" w:pos="1440"/>
        </w:tabs>
        <w:spacing w:before="0"/>
        <w:ind w:left="1440" w:hanging="360"/>
        <w:contextualSpacing/>
      </w:pPr>
      <w:r w:rsidRPr="001875D1">
        <w:t>During any authorized hunting season from October 1 to April 30 of each year, and any approved special season, any lawful method of hunting may be used on all lands at Ridgway State Park open to public access west of Ridgway Reservoir, except that the area bounded by Dallas Creek on the south and the site closure signs on the north shall be closed to all hunting.</w:t>
      </w:r>
    </w:p>
    <w:p w14:paraId="610E1F77" w14:textId="77777777" w:rsidR="001875D1" w:rsidRPr="001875D1" w:rsidRDefault="001875D1" w:rsidP="001875D1">
      <w:pPr>
        <w:numPr>
          <w:ilvl w:val="0"/>
          <w:numId w:val="32"/>
        </w:numPr>
        <w:tabs>
          <w:tab w:val="left" w:pos="720"/>
          <w:tab w:val="left" w:pos="1440"/>
        </w:tabs>
        <w:spacing w:before="0"/>
        <w:ind w:left="1440" w:hanging="360"/>
        <w:contextualSpacing/>
      </w:pPr>
      <w:r w:rsidRPr="001875D1">
        <w:t>During any authorized waterfowl hunting season from October 1 to April 30 of each year, and any approved special season, waterfowl hunting shall be permitted within the Dallas Creek Recreation Site at Ridgway State Park; except that hunting shall be prohibited between the park road and U.S. Highway 550 and in other areas posted as prohibiting such use.</w:t>
      </w:r>
    </w:p>
    <w:p w14:paraId="75D9F909" w14:textId="77777777" w:rsidR="001875D1" w:rsidRPr="001875D1" w:rsidRDefault="001875D1" w:rsidP="001875D1">
      <w:pPr>
        <w:numPr>
          <w:ilvl w:val="0"/>
          <w:numId w:val="32"/>
        </w:numPr>
        <w:tabs>
          <w:tab w:val="left" w:pos="720"/>
          <w:tab w:val="left" w:pos="1440"/>
        </w:tabs>
        <w:spacing w:before="0"/>
        <w:ind w:left="1440" w:hanging="360"/>
        <w:contextualSpacing/>
      </w:pPr>
      <w:r w:rsidRPr="001875D1">
        <w:t>During approved special seasons, any lawful method of hunting may be used in the following areas (or special hunting zones) as defined:</w:t>
      </w:r>
    </w:p>
    <w:p w14:paraId="4633C22F" w14:textId="77777777" w:rsidR="001875D1" w:rsidRPr="001875D1" w:rsidRDefault="001875D1" w:rsidP="001875D1">
      <w:pPr>
        <w:numPr>
          <w:ilvl w:val="1"/>
          <w:numId w:val="32"/>
        </w:numPr>
        <w:tabs>
          <w:tab w:val="left" w:pos="720"/>
          <w:tab w:val="left" w:pos="1440"/>
        </w:tabs>
        <w:spacing w:before="0"/>
        <w:ind w:left="1890" w:hanging="450"/>
        <w:contextualSpacing/>
      </w:pPr>
      <w:r w:rsidRPr="001875D1">
        <w:t>(Zone 1) Elk Ridge Mesa, including the closed Elk Ridge Campground, and</w:t>
      </w:r>
    </w:p>
    <w:p w14:paraId="4AAD5EEA" w14:textId="77777777" w:rsidR="001875D1" w:rsidRPr="001875D1" w:rsidRDefault="001875D1" w:rsidP="001875D1">
      <w:pPr>
        <w:numPr>
          <w:ilvl w:val="1"/>
          <w:numId w:val="32"/>
        </w:numPr>
        <w:tabs>
          <w:tab w:val="left" w:pos="720"/>
          <w:tab w:val="left" w:pos="1440"/>
        </w:tabs>
        <w:spacing w:before="0"/>
        <w:ind w:left="1890" w:hanging="450"/>
        <w:contextualSpacing/>
      </w:pPr>
      <w:r w:rsidRPr="001875D1">
        <w:t xml:space="preserve">(Zone 2) That area bounded by </w:t>
      </w:r>
      <w:proofErr w:type="gramStart"/>
      <w:r w:rsidRPr="001875D1">
        <w:t>a distance of 100</w:t>
      </w:r>
      <w:proofErr w:type="gramEnd"/>
      <w:r w:rsidRPr="001875D1">
        <w:t xml:space="preserve"> yards south of park headquarters, on the north; Ridgway Reservoir on the west; ¼ mile from Colorado Highway 550 on the south; and ¼ mile from the main park road on the east and,</w:t>
      </w:r>
    </w:p>
    <w:p w14:paraId="781F08AD" w14:textId="77777777" w:rsidR="001875D1" w:rsidRPr="001875D1" w:rsidRDefault="001875D1" w:rsidP="001875D1">
      <w:pPr>
        <w:numPr>
          <w:ilvl w:val="1"/>
          <w:numId w:val="32"/>
        </w:numPr>
        <w:tabs>
          <w:tab w:val="left" w:pos="720"/>
          <w:tab w:val="left" w:pos="1440"/>
        </w:tabs>
        <w:spacing w:before="0"/>
        <w:ind w:left="1890" w:hanging="450"/>
        <w:contextualSpacing/>
      </w:pPr>
      <w:r w:rsidRPr="001875D1">
        <w:t>That area bounded by Ridgway reservoir's main cove on the north; ¼ mile from the Elk Ridge road on the west; the intersection of the Elk Ridge and main park roads on the south; and ¼ mile from the main park road on the east at Ridgway State Park and,</w:t>
      </w:r>
    </w:p>
    <w:p w14:paraId="599CD499" w14:textId="77777777" w:rsidR="001875D1" w:rsidRPr="001875D1" w:rsidRDefault="001875D1" w:rsidP="001875D1">
      <w:pPr>
        <w:numPr>
          <w:ilvl w:val="1"/>
          <w:numId w:val="32"/>
        </w:numPr>
        <w:tabs>
          <w:tab w:val="left" w:pos="720"/>
          <w:tab w:val="left" w:pos="1440"/>
        </w:tabs>
        <w:spacing w:before="0" w:after="240"/>
        <w:ind w:left="1886" w:hanging="446"/>
      </w:pPr>
      <w:r w:rsidRPr="001875D1">
        <w:t>The Pa-Co-Chu-Puk Recreation site at Ridgway State Park.</w:t>
      </w:r>
    </w:p>
    <w:p w14:paraId="7094E63E" w14:textId="77777777" w:rsidR="001875D1" w:rsidRPr="001875D1" w:rsidRDefault="001875D1" w:rsidP="001875D1">
      <w:pPr>
        <w:numPr>
          <w:ilvl w:val="1"/>
          <w:numId w:val="7"/>
        </w:numPr>
        <w:tabs>
          <w:tab w:val="left" w:pos="720"/>
          <w:tab w:val="left" w:pos="2160"/>
        </w:tabs>
        <w:ind w:left="1080" w:hanging="360"/>
        <w:contextualSpacing/>
        <w:outlineLvl w:val="3"/>
        <w:rPr>
          <w:b/>
          <w:u w:val="single"/>
        </w:rPr>
      </w:pPr>
      <w:r w:rsidRPr="001875D1">
        <w:rPr>
          <w:b/>
          <w:u w:val="single"/>
        </w:rPr>
        <w:t>Rifle Falls State Park</w:t>
      </w:r>
    </w:p>
    <w:p w14:paraId="1B51D19C" w14:textId="77777777" w:rsidR="001875D1" w:rsidRPr="001875D1" w:rsidRDefault="001875D1" w:rsidP="001875D1">
      <w:pPr>
        <w:numPr>
          <w:ilvl w:val="0"/>
          <w:numId w:val="33"/>
        </w:numPr>
        <w:tabs>
          <w:tab w:val="left" w:pos="720"/>
          <w:tab w:val="left" w:pos="1440"/>
        </w:tabs>
        <w:spacing w:before="0" w:after="240"/>
        <w:ind w:left="1440" w:hanging="360"/>
      </w:pPr>
      <w:r w:rsidRPr="001875D1">
        <w:t>It shall be unlawful to climb, traverse, or rappel on or from rock formations.</w:t>
      </w:r>
    </w:p>
    <w:p w14:paraId="2CE31588"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Rifle Gap State Park</w:t>
      </w:r>
    </w:p>
    <w:p w14:paraId="1EBDBD4D" w14:textId="77777777" w:rsidR="001875D1" w:rsidRPr="001875D1" w:rsidRDefault="001875D1" w:rsidP="001875D1">
      <w:pPr>
        <w:numPr>
          <w:ilvl w:val="0"/>
          <w:numId w:val="34"/>
        </w:numPr>
        <w:tabs>
          <w:tab w:val="left" w:pos="720"/>
          <w:tab w:val="left" w:pos="1440"/>
        </w:tabs>
        <w:spacing w:before="0" w:after="240"/>
        <w:ind w:left="1440" w:hanging="360"/>
      </w:pPr>
      <w:r w:rsidRPr="001875D1">
        <w:t>Hunting permitted in areas not prohibiting such use.</w:t>
      </w:r>
    </w:p>
    <w:p w14:paraId="701403F8"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Roxborough State Park</w:t>
      </w:r>
    </w:p>
    <w:p w14:paraId="4AE9287F" w14:textId="77777777" w:rsidR="001875D1" w:rsidRPr="001875D1" w:rsidRDefault="001875D1" w:rsidP="001875D1">
      <w:pPr>
        <w:numPr>
          <w:ilvl w:val="0"/>
          <w:numId w:val="35"/>
        </w:numPr>
        <w:tabs>
          <w:tab w:val="left" w:pos="720"/>
          <w:tab w:val="left" w:pos="1440"/>
        </w:tabs>
        <w:spacing w:before="0"/>
        <w:ind w:left="1440" w:hanging="360"/>
        <w:contextualSpacing/>
      </w:pPr>
      <w:r w:rsidRPr="001875D1">
        <w:t>No dogs or other pets shall be permitted.</w:t>
      </w:r>
    </w:p>
    <w:p w14:paraId="6DC35D16" w14:textId="77777777" w:rsidR="001875D1" w:rsidRPr="001875D1" w:rsidRDefault="001875D1" w:rsidP="001875D1">
      <w:pPr>
        <w:numPr>
          <w:ilvl w:val="0"/>
          <w:numId w:val="35"/>
        </w:numPr>
        <w:tabs>
          <w:tab w:val="left" w:pos="720"/>
          <w:tab w:val="left" w:pos="1440"/>
        </w:tabs>
        <w:spacing w:before="0"/>
        <w:ind w:left="1440" w:hanging="360"/>
        <w:contextualSpacing/>
      </w:pPr>
      <w:r w:rsidRPr="001875D1">
        <w:t>No fires shall be permitted.</w:t>
      </w:r>
    </w:p>
    <w:p w14:paraId="7AD703BC" w14:textId="77777777" w:rsidR="001875D1" w:rsidRPr="001875D1" w:rsidRDefault="001875D1" w:rsidP="001875D1">
      <w:pPr>
        <w:numPr>
          <w:ilvl w:val="0"/>
          <w:numId w:val="35"/>
        </w:numPr>
        <w:tabs>
          <w:tab w:val="left" w:pos="720"/>
          <w:tab w:val="left" w:pos="1440"/>
        </w:tabs>
        <w:spacing w:before="0" w:after="240"/>
        <w:ind w:left="1440" w:hanging="360"/>
      </w:pPr>
      <w:r w:rsidRPr="001875D1">
        <w:t>It shall be unlawful to climb, traverse or rappel on or from rock formations.</w:t>
      </w:r>
    </w:p>
    <w:p w14:paraId="25B72F1F"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Saint Vrain State Park</w:t>
      </w:r>
    </w:p>
    <w:p w14:paraId="7F977A6B" w14:textId="77777777" w:rsidR="001875D1" w:rsidRPr="001875D1" w:rsidRDefault="001875D1" w:rsidP="001875D1">
      <w:pPr>
        <w:numPr>
          <w:ilvl w:val="0"/>
          <w:numId w:val="36"/>
        </w:numPr>
        <w:tabs>
          <w:tab w:val="left" w:pos="720"/>
          <w:tab w:val="left" w:pos="1440"/>
        </w:tabs>
        <w:spacing w:before="0"/>
        <w:ind w:left="1440" w:hanging="360"/>
        <w:contextualSpacing/>
      </w:pPr>
      <w:r w:rsidRPr="001875D1">
        <w:t>Only hand-propelled craft, sailboats and boats with electric motors shall be permitted, except on Blue Heron Reservoir.</w:t>
      </w:r>
    </w:p>
    <w:p w14:paraId="714069FB" w14:textId="77777777" w:rsidR="001875D1" w:rsidRPr="001875D1" w:rsidRDefault="001875D1" w:rsidP="001875D1">
      <w:pPr>
        <w:numPr>
          <w:ilvl w:val="0"/>
          <w:numId w:val="36"/>
        </w:numPr>
        <w:tabs>
          <w:tab w:val="left" w:pos="720"/>
          <w:tab w:val="left" w:pos="1440"/>
        </w:tabs>
        <w:spacing w:before="0" w:after="240"/>
        <w:ind w:left="1440" w:hanging="360"/>
      </w:pPr>
      <w:r w:rsidRPr="001875D1">
        <w:t xml:space="preserve">Only hand or trailer launched vessels with </w:t>
      </w:r>
      <w:proofErr w:type="gramStart"/>
      <w:r w:rsidRPr="001875D1">
        <w:t>electric</w:t>
      </w:r>
      <w:proofErr w:type="gramEnd"/>
      <w:r w:rsidRPr="001875D1">
        <w:t xml:space="preserve"> or gasoline motors operated at a wakeless speed shall be permitted on Blue Heron Reservoir.</w:t>
      </w:r>
    </w:p>
    <w:p w14:paraId="4F2EBFFD"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Spinney Mountain State Recreation Area</w:t>
      </w:r>
    </w:p>
    <w:p w14:paraId="4F8825D9" w14:textId="77777777" w:rsidR="001875D1" w:rsidRPr="001875D1" w:rsidRDefault="001875D1" w:rsidP="001875D1">
      <w:pPr>
        <w:numPr>
          <w:ilvl w:val="0"/>
          <w:numId w:val="37"/>
        </w:numPr>
        <w:tabs>
          <w:tab w:val="left" w:pos="720"/>
          <w:tab w:val="left" w:pos="1440"/>
        </w:tabs>
        <w:spacing w:before="0"/>
        <w:ind w:left="1440" w:hanging="360"/>
        <w:contextualSpacing/>
      </w:pPr>
      <w:r w:rsidRPr="001875D1">
        <w:t>It shall be unlawful, except by law enforcement officers on official duty, to operate or park snowmobiles on land or on the frozen water surface of the reservoir, unless otherwise posted at the park entrances.</w:t>
      </w:r>
    </w:p>
    <w:p w14:paraId="3520E6FA" w14:textId="77777777" w:rsidR="001875D1" w:rsidRPr="001875D1" w:rsidRDefault="001875D1" w:rsidP="001875D1">
      <w:pPr>
        <w:numPr>
          <w:ilvl w:val="0"/>
          <w:numId w:val="37"/>
        </w:numPr>
        <w:tabs>
          <w:tab w:val="left" w:pos="720"/>
          <w:tab w:val="left" w:pos="1440"/>
        </w:tabs>
        <w:spacing w:before="0"/>
        <w:ind w:left="1440" w:hanging="360"/>
        <w:contextualSpacing/>
      </w:pPr>
      <w:r w:rsidRPr="001875D1">
        <w:t>It shall be unlawful to operate or occupy boats on the surface of the reservoir from one-half hour after sunset until one-half hour before sunrise.</w:t>
      </w:r>
    </w:p>
    <w:p w14:paraId="4A49C2F0" w14:textId="77777777" w:rsidR="001875D1" w:rsidRPr="001875D1" w:rsidRDefault="001875D1" w:rsidP="001875D1">
      <w:pPr>
        <w:numPr>
          <w:ilvl w:val="0"/>
          <w:numId w:val="37"/>
        </w:numPr>
        <w:tabs>
          <w:tab w:val="left" w:pos="720"/>
          <w:tab w:val="left" w:pos="1440"/>
        </w:tabs>
        <w:spacing w:before="0"/>
        <w:ind w:left="1440" w:hanging="360"/>
        <w:contextualSpacing/>
      </w:pPr>
      <w:r w:rsidRPr="001875D1">
        <w:t>It shall be unlawful to enter upon, use or occupy the islands on the reservoir.</w:t>
      </w:r>
    </w:p>
    <w:p w14:paraId="0AC83AEC" w14:textId="77777777" w:rsidR="001875D1" w:rsidRPr="001875D1" w:rsidRDefault="001875D1" w:rsidP="001875D1">
      <w:pPr>
        <w:numPr>
          <w:ilvl w:val="0"/>
          <w:numId w:val="37"/>
        </w:numPr>
        <w:tabs>
          <w:tab w:val="left" w:pos="720"/>
          <w:tab w:val="left" w:pos="1440"/>
        </w:tabs>
        <w:spacing w:before="0"/>
        <w:ind w:left="1440" w:hanging="360"/>
        <w:contextualSpacing/>
      </w:pPr>
      <w:r w:rsidRPr="001875D1">
        <w:lastRenderedPageBreak/>
        <w:t>It shall be unlawful to enter, use or occupy the lands or waters of Spinney Mountain State Recreation Area between November 16 and April 30, unless the reservoir is ice-free and the area is otherwise posted as open for public use.</w:t>
      </w:r>
    </w:p>
    <w:p w14:paraId="3E891905" w14:textId="77777777" w:rsidR="001875D1" w:rsidRPr="001875D1" w:rsidRDefault="001875D1" w:rsidP="001875D1">
      <w:pPr>
        <w:numPr>
          <w:ilvl w:val="0"/>
          <w:numId w:val="37"/>
        </w:numPr>
        <w:tabs>
          <w:tab w:val="left" w:pos="720"/>
          <w:tab w:val="left" w:pos="1440"/>
        </w:tabs>
        <w:spacing w:before="0"/>
        <w:ind w:left="1440" w:hanging="360"/>
        <w:contextualSpacing/>
      </w:pPr>
      <w:r w:rsidRPr="001875D1">
        <w:t>It shall be unlawful to enter, use or occupy the lands or waters of Spinney Mountain State Recreation Area between the hours of one hour after sunset and one-half hour before sunrise, or as otherwise posted.</w:t>
      </w:r>
    </w:p>
    <w:p w14:paraId="2C91B1E1" w14:textId="77777777" w:rsidR="001875D1" w:rsidRPr="001875D1" w:rsidRDefault="001875D1" w:rsidP="001875D1">
      <w:pPr>
        <w:numPr>
          <w:ilvl w:val="0"/>
          <w:numId w:val="37"/>
        </w:numPr>
        <w:tabs>
          <w:tab w:val="left" w:pos="720"/>
          <w:tab w:val="left" w:pos="1440"/>
        </w:tabs>
        <w:spacing w:before="0"/>
        <w:ind w:left="1440" w:hanging="360"/>
        <w:contextualSpacing/>
      </w:pPr>
      <w:r w:rsidRPr="001875D1">
        <w:t xml:space="preserve">Water skiing is prohibited on Spinney Mountain Reservoir. </w:t>
      </w:r>
    </w:p>
    <w:p w14:paraId="6C61CF24" w14:textId="77777777" w:rsidR="001875D1" w:rsidRPr="001875D1" w:rsidRDefault="001875D1" w:rsidP="001875D1">
      <w:pPr>
        <w:numPr>
          <w:ilvl w:val="0"/>
          <w:numId w:val="37"/>
        </w:numPr>
        <w:tabs>
          <w:tab w:val="left" w:pos="720"/>
          <w:tab w:val="left" w:pos="1440"/>
        </w:tabs>
        <w:spacing w:before="0"/>
        <w:ind w:left="1440" w:hanging="360"/>
        <w:contextualSpacing/>
      </w:pPr>
      <w:r w:rsidRPr="001875D1">
        <w:t>During any hunting season all year, lawful methods of hunting may be used in areas not prohibiting such use.</w:t>
      </w:r>
    </w:p>
    <w:p w14:paraId="7F548013" w14:textId="77777777" w:rsidR="001875D1" w:rsidRPr="001875D1" w:rsidRDefault="001875D1" w:rsidP="001875D1">
      <w:pPr>
        <w:numPr>
          <w:ilvl w:val="0"/>
          <w:numId w:val="37"/>
        </w:numPr>
        <w:tabs>
          <w:tab w:val="left" w:pos="720"/>
          <w:tab w:val="left" w:pos="1440"/>
        </w:tabs>
        <w:spacing w:before="0" w:after="240"/>
        <w:ind w:left="1440" w:hanging="360"/>
      </w:pPr>
      <w:r w:rsidRPr="001875D1">
        <w:t xml:space="preserve">Swimming is prohibited. </w:t>
      </w:r>
    </w:p>
    <w:p w14:paraId="67C25D99"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Stagecoach State Park</w:t>
      </w:r>
    </w:p>
    <w:p w14:paraId="268DAACC" w14:textId="77777777" w:rsidR="001875D1" w:rsidRPr="001875D1" w:rsidRDefault="001875D1" w:rsidP="001875D1">
      <w:pPr>
        <w:numPr>
          <w:ilvl w:val="0"/>
          <w:numId w:val="38"/>
        </w:numPr>
        <w:tabs>
          <w:tab w:val="left" w:pos="720"/>
          <w:tab w:val="left" w:pos="1440"/>
        </w:tabs>
        <w:spacing w:before="0" w:after="240"/>
        <w:ind w:left="1440" w:hanging="360"/>
      </w:pPr>
      <w:r w:rsidRPr="001875D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on the western half of the reservoir.</w:t>
      </w:r>
    </w:p>
    <w:p w14:paraId="23DE2363"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State Forest State Park</w:t>
      </w:r>
    </w:p>
    <w:p w14:paraId="1C004730" w14:textId="77777777" w:rsidR="001875D1" w:rsidRPr="001875D1" w:rsidRDefault="001875D1" w:rsidP="001875D1">
      <w:pPr>
        <w:numPr>
          <w:ilvl w:val="0"/>
          <w:numId w:val="39"/>
        </w:numPr>
        <w:tabs>
          <w:tab w:val="left" w:pos="720"/>
          <w:tab w:val="left" w:pos="1440"/>
        </w:tabs>
        <w:spacing w:before="0"/>
        <w:ind w:left="1440" w:hanging="360"/>
        <w:contextualSpacing/>
      </w:pPr>
      <w:r w:rsidRPr="001875D1">
        <w:t>No boats, rafts or other floating devices of any kind shall be permitted on lakes within The State Forest, except that wakeless boating shall be allowed on North Michigan Reservoir.</w:t>
      </w:r>
    </w:p>
    <w:p w14:paraId="51B7B515" w14:textId="77777777" w:rsidR="001875D1" w:rsidRPr="001875D1" w:rsidRDefault="001875D1" w:rsidP="001875D1">
      <w:pPr>
        <w:numPr>
          <w:ilvl w:val="0"/>
          <w:numId w:val="39"/>
        </w:numPr>
        <w:tabs>
          <w:tab w:val="left" w:pos="720"/>
          <w:tab w:val="left" w:pos="1440"/>
        </w:tabs>
        <w:spacing w:before="0"/>
        <w:ind w:left="1440" w:hanging="360"/>
        <w:contextualSpacing/>
      </w:pPr>
      <w:r w:rsidRPr="001875D1">
        <w:t xml:space="preserve">Only hand-propelled craft, sailboats, boats with electric trolling motors and boats with gasoline motors operated at a wakeless speed shall be permitted on North Michigan Reservoir. </w:t>
      </w:r>
    </w:p>
    <w:p w14:paraId="0FAACCC2" w14:textId="77777777" w:rsidR="001875D1" w:rsidRPr="001875D1" w:rsidRDefault="001875D1" w:rsidP="001875D1">
      <w:pPr>
        <w:numPr>
          <w:ilvl w:val="0"/>
          <w:numId w:val="39"/>
        </w:numPr>
        <w:tabs>
          <w:tab w:val="left" w:pos="720"/>
          <w:tab w:val="left" w:pos="1440"/>
        </w:tabs>
        <w:spacing w:before="0"/>
        <w:ind w:left="1440" w:hanging="360"/>
        <w:contextualSpacing/>
      </w:pPr>
      <w:r w:rsidRPr="001875D1">
        <w:t xml:space="preserve">Water skiing is prohibited on North Michigan Reservoir. </w:t>
      </w:r>
    </w:p>
    <w:p w14:paraId="267DF80F" w14:textId="77777777" w:rsidR="001875D1" w:rsidRPr="001875D1" w:rsidRDefault="001875D1" w:rsidP="001875D1">
      <w:pPr>
        <w:numPr>
          <w:ilvl w:val="0"/>
          <w:numId w:val="39"/>
        </w:numPr>
        <w:tabs>
          <w:tab w:val="left" w:pos="720"/>
          <w:tab w:val="left" w:pos="1440"/>
        </w:tabs>
        <w:spacing w:before="0" w:after="240"/>
        <w:ind w:left="1440" w:hanging="360"/>
      </w:pPr>
      <w:r w:rsidRPr="001875D1">
        <w:t>During any hunting season all year, lawful methods of hunting may be used in areas not prohibiting such use.</w:t>
      </w:r>
    </w:p>
    <w:p w14:paraId="49A21929"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Staunton State Park</w:t>
      </w:r>
    </w:p>
    <w:p w14:paraId="6AAC1F32" w14:textId="77777777" w:rsidR="001875D1" w:rsidRPr="001875D1" w:rsidRDefault="001875D1" w:rsidP="001875D1">
      <w:pPr>
        <w:numPr>
          <w:ilvl w:val="0"/>
          <w:numId w:val="40"/>
        </w:numPr>
        <w:tabs>
          <w:tab w:val="left" w:pos="720"/>
          <w:tab w:val="left" w:pos="1440"/>
        </w:tabs>
        <w:spacing w:before="0" w:after="200"/>
        <w:ind w:left="1440" w:hanging="360"/>
        <w:rPr>
          <w:b/>
          <w:u w:val="single"/>
        </w:rPr>
      </w:pPr>
      <w:r w:rsidRPr="001875D1">
        <w:t xml:space="preserve">No boats, rafts or other floating devices of any kind shall be permitted on lakes within the park. </w:t>
      </w:r>
    </w:p>
    <w:p w14:paraId="6835B12E" w14:textId="77777777" w:rsidR="001875D1" w:rsidRPr="001875D1" w:rsidRDefault="001875D1" w:rsidP="001875D1">
      <w:pPr>
        <w:numPr>
          <w:ilvl w:val="1"/>
          <w:numId w:val="7"/>
        </w:numPr>
        <w:tabs>
          <w:tab w:val="left" w:pos="720"/>
          <w:tab w:val="left" w:pos="1440"/>
          <w:tab w:val="left" w:pos="2160"/>
        </w:tabs>
        <w:ind w:left="1080" w:hanging="360"/>
        <w:contextualSpacing/>
        <w:outlineLvl w:val="3"/>
        <w:rPr>
          <w:b/>
          <w:u w:val="single"/>
        </w:rPr>
      </w:pPr>
      <w:r w:rsidRPr="001875D1">
        <w:rPr>
          <w:b/>
          <w:u w:val="single"/>
        </w:rPr>
        <w:t>Steamboat Lake State Park</w:t>
      </w:r>
    </w:p>
    <w:p w14:paraId="6EDB20C1" w14:textId="77777777" w:rsidR="001875D1" w:rsidRPr="001875D1" w:rsidRDefault="001875D1" w:rsidP="001875D1">
      <w:pPr>
        <w:numPr>
          <w:ilvl w:val="0"/>
          <w:numId w:val="41"/>
        </w:numPr>
        <w:tabs>
          <w:tab w:val="left" w:pos="720"/>
          <w:tab w:val="left" w:pos="1440"/>
        </w:tabs>
        <w:spacing w:before="0" w:after="240"/>
        <w:ind w:left="1440" w:hanging="360"/>
        <w:rPr>
          <w:b/>
          <w:u w:val="single"/>
        </w:rPr>
      </w:pPr>
      <w:r w:rsidRPr="001875D1">
        <w:t>During deer and elk seasons, any lawful method of hunting may be used for hunting such big game; and from the Tuesday after Labor Day through the Friday prior to Memorial Day, any lawful method of hunting may be used during hunting seasons for small game, in areas not posted as prohibiting such use or uses.</w:t>
      </w:r>
    </w:p>
    <w:p w14:paraId="67846D4B" w14:textId="77777777" w:rsidR="001875D1" w:rsidRPr="001875D1" w:rsidRDefault="001875D1" w:rsidP="001875D1">
      <w:pPr>
        <w:numPr>
          <w:ilvl w:val="1"/>
          <w:numId w:val="7"/>
        </w:numPr>
        <w:tabs>
          <w:tab w:val="left" w:pos="720"/>
        </w:tabs>
        <w:ind w:left="1080" w:hanging="360"/>
        <w:contextualSpacing/>
        <w:outlineLvl w:val="3"/>
        <w:rPr>
          <w:b/>
          <w:u w:val="single"/>
        </w:rPr>
      </w:pPr>
      <w:r w:rsidRPr="001875D1">
        <w:rPr>
          <w:b/>
          <w:u w:val="single"/>
        </w:rPr>
        <w:t xml:space="preserve">Sweitzer Lake State Park </w:t>
      </w:r>
    </w:p>
    <w:p w14:paraId="5E61C6B6" w14:textId="77777777" w:rsidR="001875D1" w:rsidRPr="001875D1" w:rsidRDefault="001875D1" w:rsidP="001875D1">
      <w:pPr>
        <w:numPr>
          <w:ilvl w:val="0"/>
          <w:numId w:val="42"/>
        </w:numPr>
        <w:tabs>
          <w:tab w:val="left" w:pos="720"/>
          <w:tab w:val="left" w:pos="1440"/>
        </w:tabs>
        <w:spacing w:before="0"/>
        <w:ind w:left="1440" w:hanging="360"/>
        <w:contextualSpacing/>
      </w:pPr>
      <w:r w:rsidRPr="001875D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6811269B" w14:textId="77777777" w:rsidR="001875D1" w:rsidRPr="001875D1" w:rsidRDefault="001875D1" w:rsidP="001875D1">
      <w:pPr>
        <w:numPr>
          <w:ilvl w:val="0"/>
          <w:numId w:val="42"/>
        </w:numPr>
        <w:tabs>
          <w:tab w:val="left" w:pos="720"/>
        </w:tabs>
        <w:spacing w:before="0"/>
        <w:ind w:left="1440" w:hanging="360"/>
        <w:contextualSpacing/>
      </w:pPr>
      <w:r w:rsidRPr="001875D1">
        <w:t xml:space="preserve">Waterfowl hunting is prohibited, except in the designated hunt zones. </w:t>
      </w:r>
    </w:p>
    <w:p w14:paraId="7502F720" w14:textId="77777777" w:rsidR="001875D1" w:rsidRPr="001875D1" w:rsidRDefault="001875D1" w:rsidP="001875D1">
      <w:pPr>
        <w:numPr>
          <w:ilvl w:val="0"/>
          <w:numId w:val="42"/>
        </w:numPr>
        <w:tabs>
          <w:tab w:val="left" w:pos="720"/>
        </w:tabs>
        <w:spacing w:before="0"/>
        <w:ind w:left="1440" w:hanging="360"/>
        <w:contextualSpacing/>
      </w:pPr>
      <w:r w:rsidRPr="001875D1">
        <w:rPr>
          <w:rFonts w:eastAsia="Arial"/>
        </w:rPr>
        <w:t>Waterfowl reservations are required and valid until sunrise. Hunters may check-in on a first come, first serve basis after a hunter checks out or after sunrise. A maximum of four (4) hunters allowed per hunting area.</w:t>
      </w:r>
    </w:p>
    <w:p w14:paraId="0DCF7945" w14:textId="77777777" w:rsidR="001875D1" w:rsidRPr="001875D1" w:rsidRDefault="001875D1" w:rsidP="001875D1">
      <w:pPr>
        <w:numPr>
          <w:ilvl w:val="0"/>
          <w:numId w:val="42"/>
        </w:numPr>
        <w:tabs>
          <w:tab w:val="left" w:pos="720"/>
        </w:tabs>
        <w:spacing w:before="0"/>
        <w:ind w:left="1440" w:hanging="360"/>
      </w:pPr>
      <w:r w:rsidRPr="001875D1">
        <w:t>Leaving decoys overnight is prohibited.</w:t>
      </w:r>
    </w:p>
    <w:p w14:paraId="6B6BFC3E" w14:textId="77777777" w:rsidR="001875D1" w:rsidRPr="001875D1" w:rsidRDefault="001875D1" w:rsidP="001875D1">
      <w:pPr>
        <w:numPr>
          <w:ilvl w:val="0"/>
          <w:numId w:val="42"/>
        </w:numPr>
        <w:tabs>
          <w:tab w:val="left" w:pos="720"/>
        </w:tabs>
        <w:spacing w:before="0" w:after="240"/>
        <w:ind w:left="1440" w:hanging="360"/>
        <w:contextualSpacing/>
      </w:pPr>
      <w:r w:rsidRPr="001875D1">
        <w:t>Hunting reservation holders must be present while hunting and may only hunt the hunt area specified on the reservation. Hunters who wish to cancel a reservation must do so no later than 12:00 noon on the day before the hunt date. Failure to hunt a reserved area without prior cancellation, or following check station procedures, may cause forfeiture of the privilege to make reservations for the remainder of the hunting season.</w:t>
      </w:r>
    </w:p>
    <w:p w14:paraId="28B8CEDC" w14:textId="77777777" w:rsidR="001875D1" w:rsidRPr="001875D1" w:rsidRDefault="001875D1" w:rsidP="001875D1">
      <w:pPr>
        <w:numPr>
          <w:ilvl w:val="0"/>
          <w:numId w:val="42"/>
        </w:numPr>
        <w:tabs>
          <w:tab w:val="left" w:pos="720"/>
        </w:tabs>
        <w:spacing w:before="0" w:after="240"/>
        <w:ind w:left="1440" w:hanging="360"/>
        <w:contextualSpacing/>
      </w:pPr>
      <w:r w:rsidRPr="001875D1">
        <w:t xml:space="preserve">Reservations are limited to four times in a </w:t>
      </w:r>
      <w:proofErr w:type="gramStart"/>
      <w:r w:rsidRPr="001875D1">
        <w:t>25 day</w:t>
      </w:r>
      <w:proofErr w:type="gramEnd"/>
      <w:r w:rsidRPr="001875D1">
        <w:t xml:space="preserve"> period per hunter.</w:t>
      </w:r>
    </w:p>
    <w:p w14:paraId="54E49CF8" w14:textId="77777777" w:rsidR="001875D1" w:rsidRPr="001875D1" w:rsidRDefault="001875D1" w:rsidP="001875D1">
      <w:pPr>
        <w:numPr>
          <w:ilvl w:val="0"/>
          <w:numId w:val="42"/>
        </w:numPr>
        <w:tabs>
          <w:tab w:val="left" w:pos="720"/>
        </w:tabs>
        <w:spacing w:before="0" w:after="200"/>
        <w:ind w:left="1440" w:hanging="360"/>
      </w:pPr>
      <w:r w:rsidRPr="001875D1">
        <w:t>The park can close the hunt zones reservation dates for park operations, public outreach, and education events.</w:t>
      </w:r>
    </w:p>
    <w:p w14:paraId="6166C822" w14:textId="77777777" w:rsidR="001875D1" w:rsidRPr="001875D1" w:rsidRDefault="001875D1" w:rsidP="001875D1">
      <w:pPr>
        <w:numPr>
          <w:ilvl w:val="1"/>
          <w:numId w:val="7"/>
        </w:numPr>
        <w:ind w:left="1080" w:hanging="360"/>
        <w:contextualSpacing/>
        <w:rPr>
          <w:b/>
          <w:u w:val="single"/>
        </w:rPr>
      </w:pPr>
      <w:r w:rsidRPr="001875D1">
        <w:rPr>
          <w:b/>
          <w:u w:val="single"/>
        </w:rPr>
        <w:lastRenderedPageBreak/>
        <w:t>Sylvan Lake State Park</w:t>
      </w:r>
    </w:p>
    <w:p w14:paraId="3F18ABB9" w14:textId="77777777" w:rsidR="001875D1" w:rsidRPr="001875D1" w:rsidRDefault="001875D1" w:rsidP="001875D1">
      <w:pPr>
        <w:numPr>
          <w:ilvl w:val="0"/>
          <w:numId w:val="43"/>
        </w:numPr>
        <w:tabs>
          <w:tab w:val="left" w:pos="720"/>
          <w:tab w:val="left" w:pos="1440"/>
        </w:tabs>
        <w:spacing w:before="0"/>
        <w:ind w:left="1440" w:hanging="360"/>
        <w:contextualSpacing/>
      </w:pPr>
      <w:r w:rsidRPr="001875D1">
        <w:t>Only hand-propelled craft, sailboats and boats with electric motors shall be permitted.</w:t>
      </w:r>
    </w:p>
    <w:p w14:paraId="3080BD36" w14:textId="77777777" w:rsidR="001875D1" w:rsidRPr="001875D1" w:rsidRDefault="001875D1" w:rsidP="001875D1">
      <w:pPr>
        <w:numPr>
          <w:ilvl w:val="0"/>
          <w:numId w:val="43"/>
        </w:numPr>
        <w:tabs>
          <w:tab w:val="left" w:pos="720"/>
          <w:tab w:val="left" w:pos="1440"/>
        </w:tabs>
        <w:spacing w:before="0"/>
        <w:ind w:left="1440" w:hanging="360"/>
        <w:contextualSpacing/>
      </w:pPr>
      <w:r w:rsidRPr="001875D1">
        <w:t xml:space="preserve">Water skiing is prohibited on Sylvan Lake. </w:t>
      </w:r>
    </w:p>
    <w:p w14:paraId="55E794C3" w14:textId="77777777" w:rsidR="001875D1" w:rsidRPr="001875D1" w:rsidRDefault="001875D1" w:rsidP="001875D1">
      <w:pPr>
        <w:numPr>
          <w:ilvl w:val="0"/>
          <w:numId w:val="43"/>
        </w:numPr>
        <w:tabs>
          <w:tab w:val="left" w:pos="720"/>
          <w:tab w:val="left" w:pos="1440"/>
        </w:tabs>
        <w:spacing w:before="0" w:after="240"/>
        <w:ind w:left="1440" w:hanging="360"/>
      </w:pPr>
      <w:r w:rsidRPr="001875D1">
        <w:t>During any hunting season all year, lawful methods of hunting may be used in areas not prohibiting such use.</w:t>
      </w:r>
    </w:p>
    <w:p w14:paraId="3042D601" w14:textId="77777777" w:rsidR="001875D1" w:rsidRPr="001875D1" w:rsidRDefault="001875D1" w:rsidP="001875D1">
      <w:pPr>
        <w:numPr>
          <w:ilvl w:val="1"/>
          <w:numId w:val="7"/>
        </w:numPr>
        <w:ind w:left="1080" w:hanging="360"/>
        <w:contextualSpacing/>
        <w:rPr>
          <w:b/>
          <w:u w:val="single"/>
        </w:rPr>
      </w:pPr>
      <w:r w:rsidRPr="001875D1">
        <w:rPr>
          <w:b/>
          <w:u w:val="single"/>
        </w:rPr>
        <w:t>Trinidad Lake State Park</w:t>
      </w:r>
    </w:p>
    <w:p w14:paraId="0F18C40D" w14:textId="77777777" w:rsidR="001875D1" w:rsidRPr="001875D1" w:rsidRDefault="001875D1" w:rsidP="001875D1">
      <w:pPr>
        <w:numPr>
          <w:ilvl w:val="0"/>
          <w:numId w:val="44"/>
        </w:numPr>
        <w:tabs>
          <w:tab w:val="left" w:pos="720"/>
          <w:tab w:val="left" w:pos="1440"/>
        </w:tabs>
        <w:spacing w:before="0"/>
        <w:ind w:left="1440" w:hanging="360"/>
        <w:contextualSpacing/>
      </w:pPr>
      <w:r w:rsidRPr="001875D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4425D87A" w14:textId="77777777" w:rsidR="001875D1" w:rsidRPr="001875D1" w:rsidRDefault="001875D1" w:rsidP="001875D1">
      <w:pPr>
        <w:numPr>
          <w:ilvl w:val="0"/>
          <w:numId w:val="44"/>
        </w:numPr>
        <w:tabs>
          <w:tab w:val="left" w:pos="720"/>
          <w:tab w:val="left" w:pos="1440"/>
        </w:tabs>
        <w:spacing w:before="0"/>
        <w:ind w:left="1440" w:hanging="360"/>
        <w:contextualSpacing/>
      </w:pPr>
      <w:r w:rsidRPr="001875D1">
        <w:t>Dogs or other pets are prohibited on the archery range.</w:t>
      </w:r>
    </w:p>
    <w:p w14:paraId="7AEE8B2C" w14:textId="77777777" w:rsidR="001875D1" w:rsidRPr="001875D1" w:rsidRDefault="001875D1" w:rsidP="001875D1">
      <w:pPr>
        <w:numPr>
          <w:ilvl w:val="0"/>
          <w:numId w:val="44"/>
        </w:numPr>
        <w:tabs>
          <w:tab w:val="left" w:pos="720"/>
          <w:tab w:val="left" w:pos="1440"/>
        </w:tabs>
        <w:spacing w:before="0"/>
        <w:ind w:left="1440" w:hanging="360"/>
        <w:contextualSpacing/>
      </w:pPr>
      <w:r w:rsidRPr="001875D1">
        <w:t>Smoking is prohibited on the archery range.</w:t>
      </w:r>
    </w:p>
    <w:p w14:paraId="2C5E026F" w14:textId="77777777" w:rsidR="001875D1" w:rsidRPr="001875D1" w:rsidRDefault="001875D1" w:rsidP="001875D1">
      <w:pPr>
        <w:numPr>
          <w:ilvl w:val="0"/>
          <w:numId w:val="44"/>
        </w:numPr>
        <w:tabs>
          <w:tab w:val="left" w:pos="720"/>
          <w:tab w:val="left" w:pos="1440"/>
        </w:tabs>
        <w:spacing w:before="0"/>
        <w:ind w:left="1440" w:hanging="360"/>
        <w:contextualSpacing/>
      </w:pPr>
      <w:r w:rsidRPr="001875D1">
        <w:t xml:space="preserve">Broadheads, crossbows, and firearms, including, but not limited to, BB guns, pellet guns, and air rifles are prohibited on the archery range. </w:t>
      </w:r>
    </w:p>
    <w:p w14:paraId="2D902215" w14:textId="77777777" w:rsidR="001875D1" w:rsidRPr="001875D1" w:rsidRDefault="001875D1" w:rsidP="001875D1">
      <w:pPr>
        <w:numPr>
          <w:ilvl w:val="0"/>
          <w:numId w:val="44"/>
        </w:numPr>
        <w:tabs>
          <w:tab w:val="left" w:pos="720"/>
          <w:tab w:val="left" w:pos="1440"/>
        </w:tabs>
        <w:spacing w:before="0"/>
        <w:ind w:left="1440" w:hanging="360"/>
        <w:contextualSpacing/>
      </w:pPr>
      <w:r w:rsidRPr="001875D1">
        <w:t xml:space="preserve">Any person 16 years of age or younger entering the archery range must </w:t>
      </w:r>
      <w:proofErr w:type="gramStart"/>
      <w:r w:rsidRPr="001875D1">
        <w:t>be under the direct supervision of an adult at all times</w:t>
      </w:r>
      <w:proofErr w:type="gramEnd"/>
      <w:r w:rsidRPr="001875D1">
        <w:t xml:space="preserve">. </w:t>
      </w:r>
    </w:p>
    <w:p w14:paraId="0D785D98" w14:textId="77777777" w:rsidR="001875D1" w:rsidRPr="001875D1" w:rsidRDefault="001875D1" w:rsidP="001875D1">
      <w:pPr>
        <w:numPr>
          <w:ilvl w:val="0"/>
          <w:numId w:val="44"/>
        </w:numPr>
        <w:tabs>
          <w:tab w:val="left" w:pos="720"/>
          <w:tab w:val="left" w:pos="1440"/>
        </w:tabs>
        <w:spacing w:before="0" w:after="240"/>
        <w:ind w:left="1440" w:hanging="360"/>
      </w:pPr>
      <w:r w:rsidRPr="001875D1">
        <w:t xml:space="preserve">Public access is prohibited </w:t>
      </w:r>
      <w:proofErr w:type="gramStart"/>
      <w:r w:rsidRPr="001875D1">
        <w:t>on</w:t>
      </w:r>
      <w:proofErr w:type="gramEnd"/>
      <w:r w:rsidRPr="001875D1">
        <w:t xml:space="preserve"> the archery range between sunset and sunrise. </w:t>
      </w:r>
      <w:r w:rsidRPr="001875D1">
        <w:tab/>
      </w:r>
    </w:p>
    <w:p w14:paraId="5DAB3B27" w14:textId="77777777" w:rsidR="001875D1" w:rsidRPr="001875D1" w:rsidRDefault="001875D1" w:rsidP="001875D1">
      <w:pPr>
        <w:numPr>
          <w:ilvl w:val="1"/>
          <w:numId w:val="7"/>
        </w:numPr>
        <w:ind w:left="1080" w:hanging="360"/>
        <w:contextualSpacing/>
        <w:rPr>
          <w:b/>
          <w:u w:val="single"/>
        </w:rPr>
      </w:pPr>
      <w:r w:rsidRPr="001875D1">
        <w:rPr>
          <w:b/>
          <w:u w:val="single"/>
        </w:rPr>
        <w:t>Vega State Park</w:t>
      </w:r>
    </w:p>
    <w:p w14:paraId="0D092415" w14:textId="77777777" w:rsidR="001875D1" w:rsidRPr="001875D1" w:rsidRDefault="001875D1" w:rsidP="001875D1">
      <w:pPr>
        <w:numPr>
          <w:ilvl w:val="0"/>
          <w:numId w:val="45"/>
        </w:numPr>
        <w:tabs>
          <w:tab w:val="left" w:pos="720"/>
          <w:tab w:val="left" w:pos="1440"/>
        </w:tabs>
        <w:spacing w:before="0"/>
        <w:ind w:left="1440" w:hanging="360"/>
        <w:contextualSpacing/>
      </w:pPr>
      <w:r w:rsidRPr="001875D1">
        <w:t>Hunting permitted beginning the Tuesday after Labor Day and continuing through the Friday prior to Memorial Day.</w:t>
      </w:r>
    </w:p>
    <w:p w14:paraId="32B9F619" w14:textId="77777777" w:rsidR="001875D1" w:rsidRPr="001875D1" w:rsidRDefault="001875D1" w:rsidP="001875D1">
      <w:pPr>
        <w:numPr>
          <w:ilvl w:val="0"/>
          <w:numId w:val="45"/>
        </w:numPr>
        <w:tabs>
          <w:tab w:val="left" w:pos="720"/>
          <w:tab w:val="left" w:pos="1440"/>
        </w:tabs>
        <w:spacing w:before="0"/>
        <w:ind w:left="1440" w:hanging="360"/>
        <w:contextualSpacing/>
      </w:pPr>
      <w:r w:rsidRPr="001875D1">
        <w:t xml:space="preserve">Only bows and arrows, including crossbow and hand-held bow, unless otherwise restricted, and shotguns loaded with birdshot may be used for hunting during hunting seasons, and only in areas not posted as prohibiting such use. </w:t>
      </w:r>
      <w:bookmarkEnd w:id="4"/>
    </w:p>
    <w:p w14:paraId="1FACCEE2" w14:textId="2F1187B1" w:rsidR="00453BB6" w:rsidRPr="00453BB6" w:rsidRDefault="00453BB6" w:rsidP="00453BB6">
      <w:pPr>
        <w:spacing w:before="0"/>
        <w:rPr>
          <w:rFonts w:cs="Times New Roman"/>
          <w:lang w:val="x-none" w:eastAsia="x-none"/>
        </w:rPr>
      </w:pPr>
      <w:r w:rsidRPr="00453BB6">
        <w:br w:type="page"/>
      </w:r>
    </w:p>
    <w:p w14:paraId="33016798" w14:textId="7531EFA7" w:rsidR="001C23D4" w:rsidRDefault="00DE42FE" w:rsidP="001C23D4">
      <w:pPr>
        <w:pStyle w:val="upar1"/>
        <w:spacing w:before="0"/>
        <w:jc w:val="right"/>
        <w:rPr>
          <w:rFonts w:cs="Arial"/>
          <w:b/>
          <w:lang w:val="en-US" w:eastAsia="en-US"/>
        </w:rPr>
      </w:pPr>
      <w:r>
        <w:rPr>
          <w:b/>
          <w:bCs/>
        </w:rPr>
        <w:lastRenderedPageBreak/>
        <w:t>DORA 09</w:t>
      </w:r>
      <w:r w:rsidRPr="00B22D60">
        <w:rPr>
          <w:b/>
          <w:bCs/>
        </w:rPr>
        <w:t>/</w:t>
      </w:r>
      <w:r>
        <w:rPr>
          <w:b/>
          <w:bCs/>
        </w:rPr>
        <w:t>30</w:t>
      </w:r>
      <w:r w:rsidRPr="00B22D60">
        <w:rPr>
          <w:b/>
          <w:bCs/>
        </w:rPr>
        <w:t>/202</w:t>
      </w:r>
      <w:r>
        <w:rPr>
          <w:b/>
          <w:bCs/>
        </w:rPr>
        <w:t>6</w:t>
      </w:r>
    </w:p>
    <w:p w14:paraId="57F007B6" w14:textId="77777777" w:rsidR="001C23D4" w:rsidRPr="00D638DE" w:rsidRDefault="001C23D4" w:rsidP="001C23D4">
      <w:pPr>
        <w:pStyle w:val="upar1"/>
        <w:spacing w:before="0"/>
        <w:jc w:val="right"/>
        <w:rPr>
          <w:b/>
          <w:bCs/>
        </w:rPr>
      </w:pPr>
      <w:r w:rsidRPr="00D638DE">
        <w:rPr>
          <w:b/>
          <w:bCs/>
        </w:rPr>
        <w:t>Basis and Purpose</w:t>
      </w:r>
    </w:p>
    <w:p w14:paraId="2E64B4A0" w14:textId="77777777" w:rsidR="001C23D4" w:rsidRPr="00E53211" w:rsidRDefault="001C23D4" w:rsidP="001C23D4">
      <w:pPr>
        <w:pStyle w:val="upar1"/>
        <w:spacing w:before="0"/>
        <w:jc w:val="right"/>
        <w:rPr>
          <w:b/>
          <w:bCs/>
        </w:rPr>
      </w:pPr>
      <w:r>
        <w:rPr>
          <w:b/>
          <w:bCs/>
        </w:rPr>
        <w:t>Chapter P-1</w:t>
      </w:r>
      <w:r w:rsidRPr="00D638DE">
        <w:rPr>
          <w:b/>
          <w:bCs/>
        </w:rPr>
        <w:t xml:space="preserve"> </w:t>
      </w:r>
      <w:r>
        <w:rPr>
          <w:b/>
          <w:bCs/>
        </w:rPr>
        <w:t>-</w:t>
      </w:r>
      <w:r w:rsidRPr="00D638DE">
        <w:rPr>
          <w:b/>
          <w:bCs/>
        </w:rPr>
        <w:t xml:space="preserve"> </w:t>
      </w:r>
      <w:r>
        <w:rPr>
          <w:b/>
          <w:bCs/>
        </w:rPr>
        <w:t>Parks and Outdoor Recreation Lands</w:t>
      </w:r>
    </w:p>
    <w:p w14:paraId="687219FE" w14:textId="77777777" w:rsidR="001C23D4" w:rsidRPr="00984822" w:rsidRDefault="001C23D4" w:rsidP="005569B4">
      <w:pPr>
        <w:pStyle w:val="Heading2"/>
      </w:pPr>
      <w:r w:rsidRPr="00984822">
        <w:t>Basis and Purpose:</w:t>
      </w:r>
    </w:p>
    <w:p w14:paraId="7F95E7DB" w14:textId="5C18EE6A" w:rsidR="001C23D4" w:rsidRPr="007A22A8" w:rsidRDefault="001C23D4" w:rsidP="001875D1">
      <w:pPr>
        <w:pStyle w:val="upar1"/>
        <w:rPr>
          <w:rFonts w:cs="Arial"/>
          <w:b/>
          <w:bCs/>
          <w:u w:val="single"/>
        </w:rPr>
      </w:pPr>
      <w:r w:rsidRPr="007A22A8">
        <w:rPr>
          <w:rFonts w:cs="Arial"/>
          <w:b/>
          <w:bCs/>
          <w:u w:val="single"/>
          <w:lang w:val="en-US"/>
        </w:rPr>
        <w:t xml:space="preserve">Updating </w:t>
      </w:r>
      <w:r w:rsidR="001875D1" w:rsidRPr="007A22A8">
        <w:rPr>
          <w:rFonts w:cs="Arial"/>
          <w:b/>
          <w:bCs/>
          <w:u w:val="single"/>
          <w:lang w:val="en-US"/>
        </w:rPr>
        <w:t>regulations to implement the new licensing system in June of 2027</w:t>
      </w:r>
    </w:p>
    <w:p w14:paraId="5A67450E" w14:textId="563C8114" w:rsidR="001875D1" w:rsidRPr="00142644" w:rsidRDefault="001875D1" w:rsidP="001875D1">
      <w:pPr>
        <w:widowControl w:val="0"/>
        <w:autoSpaceDE w:val="0"/>
        <w:autoSpaceDN w:val="0"/>
        <w:spacing w:line="276" w:lineRule="auto"/>
        <w:rPr>
          <w:rFonts w:eastAsia="Trebuchet MS"/>
          <w:bCs/>
        </w:rPr>
      </w:pPr>
      <w:r w:rsidRPr="00142644">
        <w:rPr>
          <w:rFonts w:eastAsia="Trebuchet MS"/>
          <w:bCs/>
        </w:rPr>
        <w:t xml:space="preserve">In </w:t>
      </w:r>
      <w:r>
        <w:rPr>
          <w:rFonts w:eastAsia="Trebuchet MS"/>
          <w:bCs/>
        </w:rPr>
        <w:t>June of 2027 CPW will be moving to a new licensing system</w:t>
      </w:r>
      <w:r w:rsidR="0077592A">
        <w:rPr>
          <w:rFonts w:eastAsia="Trebuchet MS"/>
          <w:bCs/>
        </w:rPr>
        <w:t>.</w:t>
      </w:r>
      <w:r>
        <w:rPr>
          <w:rFonts w:eastAsia="Trebuchet MS"/>
          <w:bCs/>
        </w:rPr>
        <w:t xml:space="preserve"> </w:t>
      </w:r>
      <w:r w:rsidR="0077592A">
        <w:rPr>
          <w:rFonts w:eastAsia="Trebuchet MS"/>
          <w:bCs/>
        </w:rPr>
        <w:t>A</w:t>
      </w:r>
      <w:r>
        <w:rPr>
          <w:rFonts w:eastAsia="Trebuchet MS"/>
          <w:bCs/>
        </w:rPr>
        <w:t xml:space="preserve">s part of that system </w:t>
      </w:r>
      <w:r w:rsidR="0077592A">
        <w:rPr>
          <w:rFonts w:eastAsia="Trebuchet MS"/>
          <w:bCs/>
        </w:rPr>
        <w:t>changes</w:t>
      </w:r>
      <w:r>
        <w:rPr>
          <w:rFonts w:eastAsia="Trebuchet MS"/>
          <w:bCs/>
        </w:rPr>
        <w:t xml:space="preserve"> most of the CPW products will be changing from physical products to electronic products or e-products. </w:t>
      </w:r>
      <w:r w:rsidR="0077592A">
        <w:rPr>
          <w:rFonts w:eastAsia="Trebuchet MS"/>
          <w:bCs/>
        </w:rPr>
        <w:t>To</w:t>
      </w:r>
      <w:r w:rsidRPr="00142644">
        <w:rPr>
          <w:rFonts w:eastAsia="Trebuchet MS"/>
          <w:bCs/>
        </w:rPr>
        <w:t xml:space="preserve"> make th</w:t>
      </w:r>
      <w:r>
        <w:rPr>
          <w:rFonts w:eastAsia="Trebuchet MS"/>
          <w:bCs/>
        </w:rPr>
        <w:t>is</w:t>
      </w:r>
      <w:r w:rsidRPr="00142644">
        <w:rPr>
          <w:rFonts w:eastAsia="Trebuchet MS"/>
          <w:bCs/>
        </w:rPr>
        <w:t xml:space="preserve"> switch to e-products the regulations need to be updated with the new terminology and procedures. As the go live for the new system is June 8</w:t>
      </w:r>
      <w:r w:rsidRPr="00142644">
        <w:rPr>
          <w:rFonts w:eastAsia="Trebuchet MS"/>
          <w:bCs/>
          <w:vertAlign w:val="superscript"/>
        </w:rPr>
        <w:t>th</w:t>
      </w:r>
      <w:r w:rsidRPr="00142644">
        <w:rPr>
          <w:rFonts w:eastAsia="Trebuchet MS"/>
          <w:bCs/>
        </w:rPr>
        <w:t xml:space="preserve">, 2027, it is important that we keep regulations for both physical and e-products while we are adopting these changes.  </w:t>
      </w:r>
    </w:p>
    <w:p w14:paraId="06B6273B" w14:textId="1EC3B2DA" w:rsidR="001875D1" w:rsidRPr="00142644" w:rsidRDefault="0077592A" w:rsidP="001875D1">
      <w:pPr>
        <w:widowControl w:val="0"/>
        <w:autoSpaceDE w:val="0"/>
        <w:autoSpaceDN w:val="0"/>
        <w:spacing w:line="276" w:lineRule="auto"/>
        <w:rPr>
          <w:rFonts w:eastAsia="Trebuchet MS"/>
          <w:bCs/>
          <w:highlight w:val="yellow"/>
        </w:rPr>
      </w:pPr>
      <w:r>
        <w:rPr>
          <w:rFonts w:eastAsia="Trebuchet MS"/>
          <w:bCs/>
        </w:rPr>
        <w:t xml:space="preserve">The changes in this chapter reflect the switch from physical products to e-products that no longer require passes to be visibly displayed at all </w:t>
      </w:r>
      <w:proofErr w:type="gramStart"/>
      <w:r>
        <w:rPr>
          <w:rFonts w:eastAsia="Trebuchet MS"/>
          <w:bCs/>
        </w:rPr>
        <w:t>time</w:t>
      </w:r>
      <w:proofErr w:type="gramEnd"/>
      <w:r>
        <w:rPr>
          <w:rFonts w:eastAsia="Trebuchet MS"/>
          <w:bCs/>
        </w:rPr>
        <w:t xml:space="preserve"> or the use of physical forms</w:t>
      </w:r>
      <w:r w:rsidR="001875D1" w:rsidRPr="00142644">
        <w:rPr>
          <w:rFonts w:eastAsia="Trebuchet MS"/>
          <w:bCs/>
        </w:rPr>
        <w:t>.</w:t>
      </w:r>
    </w:p>
    <w:p w14:paraId="7682F412" w14:textId="77777777" w:rsidR="001C23D4" w:rsidRPr="00984822" w:rsidRDefault="001C23D4" w:rsidP="001C23D4">
      <w:pPr>
        <w:pStyle w:val="upar1"/>
        <w:spacing w:line="276" w:lineRule="auto"/>
        <w:rPr>
          <w:rFonts w:cs="Arial"/>
        </w:rPr>
      </w:pPr>
      <w:r w:rsidRPr="00984822">
        <w:rPr>
          <w:rFonts w:cs="Arial"/>
        </w:rPr>
        <w:t xml:space="preserve">The statements of basis and purpose for these regulations can be obtained from the Colorado Division of Parks and Wildlife, Office of the Regulations Manager by emailing </w:t>
      </w:r>
      <w:hyperlink r:id="rId8" w:history="1">
        <w:r w:rsidRPr="00984822">
          <w:rPr>
            <w:rStyle w:val="Hyperlink"/>
            <w:rFonts w:cs="Arial"/>
          </w:rPr>
          <w:t>dnr_cpw_planning@state.co.us</w:t>
        </w:r>
      </w:hyperlink>
      <w:r w:rsidRPr="00984822">
        <w:rPr>
          <w:rFonts w:cs="Arial"/>
          <w:lang w:val="en-US"/>
        </w:rPr>
        <w:t xml:space="preserve"> or by visiting</w:t>
      </w:r>
      <w:r w:rsidRPr="00984822">
        <w:rPr>
          <w:rFonts w:cs="Arial"/>
        </w:rPr>
        <w:t xml:space="preserve"> the Division of Parks and Wildlife headquarters </w:t>
      </w:r>
      <w:r w:rsidRPr="00984822">
        <w:rPr>
          <w:rFonts w:cs="Arial"/>
          <w:lang w:val="en-US"/>
        </w:rPr>
        <w:t>at 6060 Broadway, Denver, CO, 80216</w:t>
      </w:r>
      <w:r w:rsidRPr="00984822">
        <w:rPr>
          <w:rFonts w:cs="Arial"/>
        </w:rPr>
        <w:t>.</w:t>
      </w:r>
    </w:p>
    <w:p w14:paraId="18DA49C8" w14:textId="77777777" w:rsidR="001C23D4" w:rsidRPr="00770A01" w:rsidRDefault="001C23D4" w:rsidP="001C23D4">
      <w:pPr>
        <w:spacing w:line="276" w:lineRule="auto"/>
        <w:rPr>
          <w:b/>
        </w:rPr>
      </w:pPr>
      <w:r w:rsidRPr="00984822">
        <w:rPr>
          <w:b/>
          <w:bCs/>
        </w:rPr>
        <w:t>The primary statutory authority for these regulations can be found</w:t>
      </w:r>
      <w:r w:rsidRPr="00770A01">
        <w:rPr>
          <w:b/>
          <w:bCs/>
        </w:rPr>
        <w:t xml:space="preserve"> in § 24-4-103, C.R.S., and the state Parks Act, §§ </w:t>
      </w:r>
      <w:r w:rsidRPr="00770A01">
        <w:rPr>
          <w:b/>
        </w:rPr>
        <w:t xml:space="preserve">33-10-101 to 33-33-113, C.R.S., and </w:t>
      </w:r>
      <w:r w:rsidRPr="00770A01">
        <w:rPr>
          <w:b/>
          <w:bCs/>
        </w:rPr>
        <w:t xml:space="preserve">specifically </w:t>
      </w:r>
      <w:proofErr w:type="gramStart"/>
      <w:r w:rsidRPr="00770A01">
        <w:rPr>
          <w:b/>
          <w:bCs/>
        </w:rPr>
        <w:t>including</w:t>
      </w:r>
      <w:proofErr w:type="gramEnd"/>
      <w:r w:rsidRPr="00770A01">
        <w:rPr>
          <w:b/>
          <w:bCs/>
        </w:rPr>
        <w:t xml:space="preserve">, but not limited to: §§ 33-10-106, </w:t>
      </w:r>
      <w:r w:rsidRPr="00770A01">
        <w:rPr>
          <w:b/>
        </w:rPr>
        <w:t>C.R.S.</w:t>
      </w:r>
    </w:p>
    <w:p w14:paraId="094D3F39" w14:textId="317E6157" w:rsidR="001C23D4" w:rsidRPr="00ED427C" w:rsidRDefault="001C23D4" w:rsidP="001C23D4">
      <w:pPr>
        <w:rPr>
          <w:b/>
        </w:rPr>
      </w:pPr>
      <w:r w:rsidRPr="00ED427C">
        <w:rPr>
          <w:b/>
        </w:rPr>
        <w:t xml:space="preserve">EFFECTIVE DATE - THESE REGULATIONS SHALL BECOME EFFECTIVE </w:t>
      </w:r>
      <w:r w:rsidR="00DE42FE">
        <w:rPr>
          <w:b/>
        </w:rPr>
        <w:t>JANUARY</w:t>
      </w:r>
      <w:r w:rsidRPr="00ED427C">
        <w:rPr>
          <w:b/>
        </w:rPr>
        <w:t xml:space="preserve"> 1, </w:t>
      </w:r>
      <w:r w:rsidR="0008316E" w:rsidRPr="00ED427C">
        <w:rPr>
          <w:b/>
        </w:rPr>
        <w:t>202</w:t>
      </w:r>
      <w:r w:rsidR="0008316E">
        <w:rPr>
          <w:b/>
        </w:rPr>
        <w:t>7,</w:t>
      </w:r>
      <w:r w:rsidRPr="00ED427C">
        <w:rPr>
          <w:b/>
        </w:rPr>
        <w:t xml:space="preserve"> AND SHALL REMAIN IN FULL FORCE AND EFFECT UNTIL REPEALED, AMENDED OR SUPERSEDED.</w:t>
      </w:r>
    </w:p>
    <w:p w14:paraId="737F1EB5" w14:textId="4FF83629" w:rsidR="001C23D4" w:rsidRPr="00A653C4" w:rsidRDefault="001C23D4" w:rsidP="001C23D4">
      <w:pPr>
        <w:rPr>
          <w:b/>
          <w:bCs/>
          <w:color w:val="000000"/>
        </w:rPr>
      </w:pPr>
      <w:r w:rsidRPr="00ED427C">
        <w:rPr>
          <w:b/>
        </w:rPr>
        <w:t xml:space="preserve">APPROVED AND ADOPTED BY THE PARKS AND WILDLIFE COMMISSION OF THE STATE OF COLORADO THIS </w:t>
      </w:r>
      <w:r w:rsidR="00DE42FE">
        <w:rPr>
          <w:b/>
        </w:rPr>
        <w:t>4TH</w:t>
      </w:r>
      <w:r w:rsidRPr="00ED427C">
        <w:rPr>
          <w:b/>
        </w:rPr>
        <w:t xml:space="preserve"> DAY OF </w:t>
      </w:r>
      <w:r w:rsidR="0008316E">
        <w:rPr>
          <w:b/>
        </w:rPr>
        <w:t>NOVEMBER</w:t>
      </w:r>
      <w:r w:rsidRPr="00ED427C">
        <w:rPr>
          <w:b/>
        </w:rPr>
        <w:t xml:space="preserve"> 2026.</w:t>
      </w:r>
    </w:p>
    <w:p w14:paraId="7C9BD3F9" w14:textId="6EC9FE03" w:rsidR="006104BF" w:rsidRDefault="006104BF" w:rsidP="001C23D4">
      <w:pPr>
        <w:pStyle w:val="upar1"/>
        <w:spacing w:before="0"/>
        <w:jc w:val="right"/>
        <w:rPr>
          <w:b/>
          <w:bCs/>
        </w:rPr>
      </w:pPr>
    </w:p>
    <w:sectPr w:rsidR="006104BF" w:rsidSect="00E46704">
      <w:footerReference w:type="default" r:id="rId9"/>
      <w:footerReference w:type="firs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283C" w14:textId="77777777" w:rsidR="007334D0" w:rsidRDefault="007334D0" w:rsidP="00F54817">
      <w:pPr>
        <w:spacing w:before="0"/>
      </w:pPr>
      <w:r>
        <w:separator/>
      </w:r>
    </w:p>
  </w:endnote>
  <w:endnote w:type="continuationSeparator" w:id="0">
    <w:p w14:paraId="2D385F60" w14:textId="77777777" w:rsidR="007334D0" w:rsidRDefault="007334D0" w:rsidP="00F5481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010667"/>
      <w:docPartObj>
        <w:docPartGallery w:val="Page Numbers (Bottom of Page)"/>
        <w:docPartUnique/>
      </w:docPartObj>
    </w:sdtPr>
    <w:sdtEndPr>
      <w:rPr>
        <w:noProof/>
      </w:rPr>
    </w:sdtEndPr>
    <w:sdtContent>
      <w:p w14:paraId="1D8C4DBE" w14:textId="77777777" w:rsidR="0054062D" w:rsidRDefault="0054062D">
        <w:pPr>
          <w:pStyle w:val="Footer"/>
          <w:jc w:val="center"/>
        </w:pPr>
        <w:r>
          <w:fldChar w:fldCharType="begin"/>
        </w:r>
        <w:r>
          <w:instrText xml:space="preserve"> PAGE   \* MERGEFORMAT </w:instrText>
        </w:r>
        <w:r>
          <w:fldChar w:fldCharType="separate"/>
        </w:r>
        <w:r w:rsidR="00104486">
          <w:rPr>
            <w:noProof/>
          </w:rPr>
          <w:t>21</w:t>
        </w:r>
        <w:r>
          <w:rPr>
            <w:noProof/>
          </w:rPr>
          <w:fldChar w:fldCharType="end"/>
        </w:r>
      </w:p>
    </w:sdtContent>
  </w:sdt>
  <w:p w14:paraId="2A8F2D4B" w14:textId="77777777" w:rsidR="0054062D" w:rsidRDefault="005406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232935"/>
      <w:docPartObj>
        <w:docPartGallery w:val="Page Numbers (Bottom of Page)"/>
        <w:docPartUnique/>
      </w:docPartObj>
    </w:sdtPr>
    <w:sdtEndPr>
      <w:rPr>
        <w:noProof/>
      </w:rPr>
    </w:sdtEndPr>
    <w:sdtContent>
      <w:p w14:paraId="36038301" w14:textId="77777777" w:rsidR="0054062D" w:rsidRDefault="0054062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FC58C30" w14:textId="77777777" w:rsidR="0054062D" w:rsidRDefault="00540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04E6" w14:textId="77777777" w:rsidR="007334D0" w:rsidRDefault="007334D0" w:rsidP="00F54817">
      <w:pPr>
        <w:spacing w:before="0"/>
      </w:pPr>
      <w:r>
        <w:separator/>
      </w:r>
    </w:p>
  </w:footnote>
  <w:footnote w:type="continuationSeparator" w:id="0">
    <w:p w14:paraId="6FBE695F" w14:textId="77777777" w:rsidR="007334D0" w:rsidRDefault="007334D0" w:rsidP="00F5481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88C"/>
    <w:multiLevelType w:val="hybridMultilevel"/>
    <w:tmpl w:val="1F322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F3CAD"/>
    <w:multiLevelType w:val="hybridMultilevel"/>
    <w:tmpl w:val="E68AEDD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A2727F6"/>
    <w:multiLevelType w:val="hybridMultilevel"/>
    <w:tmpl w:val="7814F92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AD36F6D"/>
    <w:multiLevelType w:val="hybridMultilevel"/>
    <w:tmpl w:val="F920CCD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D7572FB"/>
    <w:multiLevelType w:val="hybridMultilevel"/>
    <w:tmpl w:val="E820A536"/>
    <w:lvl w:ilvl="0" w:tplc="0409001B">
      <w:start w:val="1"/>
      <w:numFmt w:val="lowerRoman"/>
      <w:lvlText w:val="%1."/>
      <w:lvlJc w:val="right"/>
      <w:pPr>
        <w:ind w:left="2880" w:hanging="360"/>
      </w:pPr>
    </w:lvl>
    <w:lvl w:ilvl="1" w:tplc="3184EDD0">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E602CF4"/>
    <w:multiLevelType w:val="hybridMultilevel"/>
    <w:tmpl w:val="B55CFECE"/>
    <w:lvl w:ilvl="0" w:tplc="B0B0C35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741714"/>
    <w:multiLevelType w:val="hybridMultilevel"/>
    <w:tmpl w:val="04720B7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1300EB"/>
    <w:multiLevelType w:val="hybridMultilevel"/>
    <w:tmpl w:val="DE4227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9710ED"/>
    <w:multiLevelType w:val="hybridMultilevel"/>
    <w:tmpl w:val="6B6C8126"/>
    <w:lvl w:ilvl="0" w:tplc="1298AB32">
      <w:start w:val="1"/>
      <w:numFmt w:val="upperLetter"/>
      <w:lvlText w:val="%1."/>
      <w:lvlJc w:val="left"/>
      <w:pPr>
        <w:ind w:left="1080" w:hanging="720"/>
      </w:pPr>
      <w:rPr>
        <w:rFonts w:hint="default"/>
        <w:b w:val="0"/>
      </w:rPr>
    </w:lvl>
    <w:lvl w:ilvl="1" w:tplc="75A6013E">
      <w:start w:val="1"/>
      <w:numFmt w:val="lowerLetter"/>
      <w:lvlText w:val="%2."/>
      <w:lvlJc w:val="left"/>
      <w:pPr>
        <w:ind w:left="1800" w:hanging="720"/>
      </w:pPr>
      <w:rPr>
        <w:rFonts w:hint="default"/>
      </w:rPr>
    </w:lvl>
    <w:lvl w:ilvl="2" w:tplc="16529708">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AC2E8A"/>
    <w:multiLevelType w:val="hybridMultilevel"/>
    <w:tmpl w:val="6D7474AE"/>
    <w:lvl w:ilvl="0" w:tplc="4E4296BE">
      <w:start w:val="1"/>
      <w:numFmt w:val="decimal"/>
      <w:lvlText w:val="%1."/>
      <w:lvlJc w:val="left"/>
      <w:pPr>
        <w:ind w:left="1080" w:hanging="360"/>
      </w:pPr>
      <w:rPr>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914D8C"/>
    <w:multiLevelType w:val="hybridMultilevel"/>
    <w:tmpl w:val="28CC850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CE47D78"/>
    <w:multiLevelType w:val="hybridMultilevel"/>
    <w:tmpl w:val="62105456"/>
    <w:lvl w:ilvl="0" w:tplc="E5D232E4">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AC0E2B"/>
    <w:multiLevelType w:val="hybridMultilevel"/>
    <w:tmpl w:val="9EA0F3CC"/>
    <w:lvl w:ilvl="0" w:tplc="50DC9B5C">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216FF0"/>
    <w:multiLevelType w:val="hybridMultilevel"/>
    <w:tmpl w:val="3428694E"/>
    <w:lvl w:ilvl="0" w:tplc="04090019">
      <w:start w:val="1"/>
      <w:numFmt w:val="lowerLetter"/>
      <w:lvlText w:val="%1."/>
      <w:lvlJc w:val="left"/>
      <w:pPr>
        <w:ind w:left="720" w:hanging="360"/>
      </w:pPr>
    </w:lvl>
    <w:lvl w:ilvl="1" w:tplc="5DE474A6">
      <w:start w:val="1"/>
      <w:numFmt w:val="decimal"/>
      <w:lvlText w:val="(%2)"/>
      <w:lvlJc w:val="left"/>
      <w:pPr>
        <w:ind w:left="1440" w:hanging="360"/>
      </w:pPr>
      <w:rPr>
        <w:rFonts w:ascii="Arial" w:eastAsia="Arial" w:hAnsi="Arial" w:cs="Arial"/>
      </w:rPr>
    </w:lvl>
    <w:lvl w:ilvl="2" w:tplc="3E1ACF66">
      <w:start w:val="1"/>
      <w:numFmt w:val="decimal"/>
      <w:lvlText w:val="(%3)"/>
      <w:lvlJc w:val="right"/>
      <w:pPr>
        <w:ind w:left="2160" w:hanging="180"/>
      </w:pPr>
      <w:rPr>
        <w:rFonts w:ascii="Arial" w:eastAsia="Arial" w:hAnsi="Arial" w:cs="Arial"/>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11D94"/>
    <w:multiLevelType w:val="hybridMultilevel"/>
    <w:tmpl w:val="226289F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DB2374C"/>
    <w:multiLevelType w:val="hybridMultilevel"/>
    <w:tmpl w:val="B3AEAFDC"/>
    <w:lvl w:ilvl="0" w:tplc="5F2A22BE">
      <w:start w:val="1"/>
      <w:numFmt w:val="lowerLetter"/>
      <w:lvlText w:val="%1."/>
      <w:lvlJc w:val="left"/>
      <w:pPr>
        <w:ind w:left="2160" w:hanging="720"/>
      </w:pPr>
      <w:rPr>
        <w:rFonts w:hint="default"/>
      </w:rPr>
    </w:lvl>
    <w:lvl w:ilvl="1" w:tplc="97702D8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1363191"/>
    <w:multiLevelType w:val="hybridMultilevel"/>
    <w:tmpl w:val="39E22428"/>
    <w:lvl w:ilvl="0" w:tplc="2B4C4978">
      <w:start w:val="1"/>
      <w:numFmt w:val="upperLetter"/>
      <w:lvlText w:val="%1."/>
      <w:lvlJc w:val="left"/>
      <w:pPr>
        <w:ind w:left="1080" w:hanging="720"/>
      </w:pPr>
      <w:rPr>
        <w:rFonts w:hint="default"/>
        <w:b w:val="0"/>
      </w:rPr>
    </w:lvl>
    <w:lvl w:ilvl="1" w:tplc="974E1E06">
      <w:start w:val="1"/>
      <w:numFmt w:val="decimal"/>
      <w:lvlText w:val="%2."/>
      <w:lvlJc w:val="left"/>
      <w:pPr>
        <w:ind w:left="1800" w:hanging="720"/>
      </w:pPr>
      <w:rPr>
        <w:rFonts w:hint="default"/>
        <w:b w:val="0"/>
      </w:rPr>
    </w:lvl>
    <w:lvl w:ilvl="2" w:tplc="F3664D5A">
      <w:start w:val="1"/>
      <w:numFmt w:val="lowerLetter"/>
      <w:lvlText w:val="%3."/>
      <w:lvlJc w:val="left"/>
      <w:pPr>
        <w:ind w:left="2160" w:hanging="720"/>
      </w:pPr>
      <w:rPr>
        <w:rFonts w:hint="default"/>
      </w:rPr>
    </w:lvl>
    <w:lvl w:ilvl="3" w:tplc="598832BE">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7F2FF0"/>
    <w:multiLevelType w:val="hybridMultilevel"/>
    <w:tmpl w:val="12627C7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5D45314"/>
    <w:multiLevelType w:val="hybridMultilevel"/>
    <w:tmpl w:val="7DAC932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64E133C"/>
    <w:multiLevelType w:val="hybridMultilevel"/>
    <w:tmpl w:val="51E679C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D471BF6"/>
    <w:multiLevelType w:val="hybridMultilevel"/>
    <w:tmpl w:val="1544574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40E082F"/>
    <w:multiLevelType w:val="hybridMultilevel"/>
    <w:tmpl w:val="4606A648"/>
    <w:lvl w:ilvl="0" w:tplc="04090019">
      <w:start w:val="1"/>
      <w:numFmt w:val="lowerLetter"/>
      <w:lvlText w:val="%1."/>
      <w:lvlJc w:val="left"/>
      <w:pPr>
        <w:ind w:left="720" w:hanging="360"/>
      </w:pPr>
    </w:lvl>
    <w:lvl w:ilvl="1" w:tplc="3DE4D9C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4C5680"/>
    <w:multiLevelType w:val="hybridMultilevel"/>
    <w:tmpl w:val="B046E9C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4DB574D"/>
    <w:multiLevelType w:val="hybridMultilevel"/>
    <w:tmpl w:val="7A545E44"/>
    <w:lvl w:ilvl="0" w:tplc="5F2A22BE">
      <w:start w:val="1"/>
      <w:numFmt w:val="lowerLetter"/>
      <w:lvlText w:val="%1."/>
      <w:lvlJc w:val="left"/>
      <w:pPr>
        <w:ind w:left="2160" w:hanging="720"/>
      </w:pPr>
      <w:rPr>
        <w:rFonts w:hint="default"/>
      </w:rPr>
    </w:lvl>
    <w:lvl w:ilvl="1" w:tplc="90D490F8">
      <w:start w:val="1"/>
      <w:numFmt w:val="decimal"/>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6351D1F"/>
    <w:multiLevelType w:val="hybridMultilevel"/>
    <w:tmpl w:val="AD6CBC1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7303D78"/>
    <w:multiLevelType w:val="hybridMultilevel"/>
    <w:tmpl w:val="B49EC6EC"/>
    <w:lvl w:ilvl="0" w:tplc="5DE474A6">
      <w:start w:val="1"/>
      <w:numFmt w:val="decimal"/>
      <w:lvlText w:val="(%1)"/>
      <w:lvlJc w:val="left"/>
      <w:pPr>
        <w:ind w:left="720" w:hanging="360"/>
      </w:pPr>
      <w:rPr>
        <w:rFonts w:ascii="Arial" w:eastAsia="Arial" w:hAnsi="Arial" w:cs="Arial"/>
      </w:rPr>
    </w:lvl>
    <w:lvl w:ilvl="1" w:tplc="04090019">
      <w:start w:val="1"/>
      <w:numFmt w:val="lowerLetter"/>
      <w:lvlText w:val="%2."/>
      <w:lvlJc w:val="left"/>
      <w:pPr>
        <w:ind w:left="1440" w:hanging="360"/>
      </w:pPr>
    </w:lvl>
    <w:lvl w:ilvl="2" w:tplc="E266227E">
      <w:start w:val="1"/>
      <w:numFmt w:val="decimal"/>
      <w:lvlText w:val="(%3)"/>
      <w:lvlJc w:val="lef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3642DC"/>
    <w:multiLevelType w:val="hybridMultilevel"/>
    <w:tmpl w:val="3990D908"/>
    <w:lvl w:ilvl="0" w:tplc="0409001B">
      <w:start w:val="1"/>
      <w:numFmt w:val="lowerRoman"/>
      <w:lvlText w:val="%1."/>
      <w:lvlJc w:val="right"/>
      <w:pPr>
        <w:ind w:left="2880" w:hanging="360"/>
      </w:pPr>
    </w:lvl>
    <w:lvl w:ilvl="1" w:tplc="3C866354">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4F0536FB"/>
    <w:multiLevelType w:val="hybridMultilevel"/>
    <w:tmpl w:val="D106652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149261B"/>
    <w:multiLevelType w:val="hybridMultilevel"/>
    <w:tmpl w:val="D44E5C3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40B02F3"/>
    <w:multiLevelType w:val="hybridMultilevel"/>
    <w:tmpl w:val="9846205E"/>
    <w:lvl w:ilvl="0" w:tplc="4E4296BE">
      <w:start w:val="1"/>
      <w:numFmt w:val="decimal"/>
      <w:lvlText w:val="%1."/>
      <w:lvlJc w:val="left"/>
      <w:pPr>
        <w:ind w:left="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0B4DC1"/>
    <w:multiLevelType w:val="hybridMultilevel"/>
    <w:tmpl w:val="F716A51C"/>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5393F25"/>
    <w:multiLevelType w:val="hybridMultilevel"/>
    <w:tmpl w:val="1964672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84400F3"/>
    <w:multiLevelType w:val="hybridMultilevel"/>
    <w:tmpl w:val="C776B2E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9E27DCB"/>
    <w:multiLevelType w:val="hybridMultilevel"/>
    <w:tmpl w:val="F3906D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356EBC"/>
    <w:multiLevelType w:val="hybridMultilevel"/>
    <w:tmpl w:val="B6D6A27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CA441F"/>
    <w:multiLevelType w:val="hybridMultilevel"/>
    <w:tmpl w:val="948668B0"/>
    <w:lvl w:ilvl="0" w:tplc="65421BD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0942D8"/>
    <w:multiLevelType w:val="hybridMultilevel"/>
    <w:tmpl w:val="ADC8653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B5B00A1"/>
    <w:multiLevelType w:val="hybridMultilevel"/>
    <w:tmpl w:val="6996406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5C742004"/>
    <w:multiLevelType w:val="hybridMultilevel"/>
    <w:tmpl w:val="2F4E43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3AB620B"/>
    <w:multiLevelType w:val="hybridMultilevel"/>
    <w:tmpl w:val="25E6512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6552230"/>
    <w:multiLevelType w:val="hybridMultilevel"/>
    <w:tmpl w:val="CD4678BE"/>
    <w:lvl w:ilvl="0" w:tplc="5F2A22BE">
      <w:start w:val="1"/>
      <w:numFmt w:val="lowerLetter"/>
      <w:lvlText w:val="%1."/>
      <w:lvlJc w:val="left"/>
      <w:pPr>
        <w:ind w:left="2160" w:hanging="720"/>
      </w:pPr>
      <w:rPr>
        <w:rFonts w:hint="default"/>
      </w:rPr>
    </w:lvl>
    <w:lvl w:ilvl="1" w:tplc="4240E7C6">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8D15E71"/>
    <w:multiLevelType w:val="hybridMultilevel"/>
    <w:tmpl w:val="C446640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A9F3537"/>
    <w:multiLevelType w:val="hybridMultilevel"/>
    <w:tmpl w:val="816C6FE0"/>
    <w:lvl w:ilvl="0" w:tplc="E266227E">
      <w:start w:val="1"/>
      <w:numFmt w:val="decimal"/>
      <w:lvlText w:val="(%1)"/>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E56C13"/>
    <w:multiLevelType w:val="hybridMultilevel"/>
    <w:tmpl w:val="AE86FD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01B01C3"/>
    <w:multiLevelType w:val="hybridMultilevel"/>
    <w:tmpl w:val="6CB841DC"/>
    <w:lvl w:ilvl="0" w:tplc="5F2A22BE">
      <w:start w:val="1"/>
      <w:numFmt w:val="lowerLetter"/>
      <w:lvlText w:val="%1."/>
      <w:lvlJc w:val="left"/>
      <w:pPr>
        <w:ind w:left="2160" w:hanging="720"/>
      </w:pPr>
      <w:rPr>
        <w:rFonts w:hint="default"/>
      </w:rPr>
    </w:lvl>
    <w:lvl w:ilvl="1" w:tplc="B5760B1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09A13C5"/>
    <w:multiLevelType w:val="hybridMultilevel"/>
    <w:tmpl w:val="90D264AC"/>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2836B70"/>
    <w:multiLevelType w:val="hybridMultilevel"/>
    <w:tmpl w:val="5B58AA0C"/>
    <w:lvl w:ilvl="0" w:tplc="4E4296BE">
      <w:start w:val="1"/>
      <w:numFmt w:val="decimal"/>
      <w:lvlText w:val="%1."/>
      <w:lvlJc w:val="left"/>
      <w:pPr>
        <w:ind w:left="0" w:hanging="360"/>
      </w:pPr>
      <w:rPr>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7" w15:restartNumberingAfterBreak="0">
    <w:nsid w:val="7453772D"/>
    <w:multiLevelType w:val="hybridMultilevel"/>
    <w:tmpl w:val="2BF0EA6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5533517"/>
    <w:multiLevelType w:val="hybridMultilevel"/>
    <w:tmpl w:val="33BADB3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6490E66"/>
    <w:multiLevelType w:val="hybridMultilevel"/>
    <w:tmpl w:val="BB46E05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71A650C"/>
    <w:multiLevelType w:val="hybridMultilevel"/>
    <w:tmpl w:val="0840B8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93F359A"/>
    <w:multiLevelType w:val="hybridMultilevel"/>
    <w:tmpl w:val="A70E532A"/>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CA05CFE"/>
    <w:multiLevelType w:val="hybridMultilevel"/>
    <w:tmpl w:val="C62C0DF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F0663C0"/>
    <w:multiLevelType w:val="hybridMultilevel"/>
    <w:tmpl w:val="5DDAEF1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F2F7EFE"/>
    <w:multiLevelType w:val="hybridMultilevel"/>
    <w:tmpl w:val="B4CEBD1C"/>
    <w:lvl w:ilvl="0" w:tplc="334E8FB0">
      <w:start w:val="1"/>
      <w:numFmt w:val="upperLetter"/>
      <w:lvlText w:val="%1."/>
      <w:lvlJc w:val="left"/>
      <w:pPr>
        <w:ind w:left="1080" w:hanging="720"/>
      </w:pPr>
      <w:rPr>
        <w:rFonts w:hint="default"/>
        <w:b w:val="0"/>
      </w:rPr>
    </w:lvl>
    <w:lvl w:ilvl="1" w:tplc="3980311E">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407166">
    <w:abstractNumId w:val="46"/>
  </w:num>
  <w:num w:numId="2" w16cid:durableId="1493255787">
    <w:abstractNumId w:val="9"/>
  </w:num>
  <w:num w:numId="3" w16cid:durableId="385568955">
    <w:abstractNumId w:val="13"/>
  </w:num>
  <w:num w:numId="4" w16cid:durableId="342631615">
    <w:abstractNumId w:val="21"/>
  </w:num>
  <w:num w:numId="5" w16cid:durableId="1864858240">
    <w:abstractNumId w:val="25"/>
  </w:num>
  <w:num w:numId="6" w16cid:durableId="982271651">
    <w:abstractNumId w:val="33"/>
  </w:num>
  <w:num w:numId="7" w16cid:durableId="1394353211">
    <w:abstractNumId w:val="16"/>
  </w:num>
  <w:num w:numId="8" w16cid:durableId="477572030">
    <w:abstractNumId w:val="4"/>
  </w:num>
  <w:num w:numId="9" w16cid:durableId="1650019129">
    <w:abstractNumId w:val="26"/>
  </w:num>
  <w:num w:numId="10" w16cid:durableId="5717499">
    <w:abstractNumId w:val="18"/>
  </w:num>
  <w:num w:numId="11" w16cid:durableId="725494063">
    <w:abstractNumId w:val="19"/>
  </w:num>
  <w:num w:numId="12" w16cid:durableId="1138954555">
    <w:abstractNumId w:val="34"/>
  </w:num>
  <w:num w:numId="13" w16cid:durableId="887643676">
    <w:abstractNumId w:val="20"/>
  </w:num>
  <w:num w:numId="14" w16cid:durableId="1162039233">
    <w:abstractNumId w:val="27"/>
  </w:num>
  <w:num w:numId="15" w16cid:durableId="1041783959">
    <w:abstractNumId w:val="39"/>
  </w:num>
  <w:num w:numId="16" w16cid:durableId="487552460">
    <w:abstractNumId w:val="47"/>
  </w:num>
  <w:num w:numId="17" w16cid:durableId="410199291">
    <w:abstractNumId w:val="53"/>
  </w:num>
  <w:num w:numId="18" w16cid:durableId="2105613345">
    <w:abstractNumId w:val="49"/>
  </w:num>
  <w:num w:numId="19" w16cid:durableId="819463966">
    <w:abstractNumId w:val="41"/>
  </w:num>
  <w:num w:numId="20" w16cid:durableId="1773014604">
    <w:abstractNumId w:val="32"/>
  </w:num>
  <w:num w:numId="21" w16cid:durableId="1488932857">
    <w:abstractNumId w:val="23"/>
  </w:num>
  <w:num w:numId="22" w16cid:durableId="1410469897">
    <w:abstractNumId w:val="6"/>
  </w:num>
  <w:num w:numId="23" w16cid:durableId="889193212">
    <w:abstractNumId w:val="52"/>
  </w:num>
  <w:num w:numId="24" w16cid:durableId="1074547000">
    <w:abstractNumId w:val="43"/>
  </w:num>
  <w:num w:numId="25" w16cid:durableId="1118140749">
    <w:abstractNumId w:val="36"/>
  </w:num>
  <w:num w:numId="26" w16cid:durableId="590970812">
    <w:abstractNumId w:val="22"/>
  </w:num>
  <w:num w:numId="27" w16cid:durableId="1384207446">
    <w:abstractNumId w:val="24"/>
  </w:num>
  <w:num w:numId="28" w16cid:durableId="256982705">
    <w:abstractNumId w:val="44"/>
  </w:num>
  <w:num w:numId="29" w16cid:durableId="1287003982">
    <w:abstractNumId w:val="40"/>
  </w:num>
  <w:num w:numId="30" w16cid:durableId="92169733">
    <w:abstractNumId w:val="30"/>
  </w:num>
  <w:num w:numId="31" w16cid:durableId="199585514">
    <w:abstractNumId w:val="28"/>
  </w:num>
  <w:num w:numId="32" w16cid:durableId="1476530760">
    <w:abstractNumId w:val="15"/>
  </w:num>
  <w:num w:numId="33" w16cid:durableId="1395008746">
    <w:abstractNumId w:val="10"/>
  </w:num>
  <w:num w:numId="34" w16cid:durableId="842624445">
    <w:abstractNumId w:val="38"/>
  </w:num>
  <w:num w:numId="35" w16cid:durableId="1532571888">
    <w:abstractNumId w:val="7"/>
  </w:num>
  <w:num w:numId="36" w16cid:durableId="765228997">
    <w:abstractNumId w:val="17"/>
  </w:num>
  <w:num w:numId="37" w16cid:durableId="1950694581">
    <w:abstractNumId w:val="14"/>
  </w:num>
  <w:num w:numId="38" w16cid:durableId="2131431349">
    <w:abstractNumId w:val="37"/>
  </w:num>
  <w:num w:numId="39" w16cid:durableId="1147429988">
    <w:abstractNumId w:val="2"/>
  </w:num>
  <w:num w:numId="40" w16cid:durableId="1465274306">
    <w:abstractNumId w:val="51"/>
  </w:num>
  <w:num w:numId="41" w16cid:durableId="404109405">
    <w:abstractNumId w:val="45"/>
  </w:num>
  <w:num w:numId="42" w16cid:durableId="564874799">
    <w:abstractNumId w:val="31"/>
  </w:num>
  <w:num w:numId="43" w16cid:durableId="980622380">
    <w:abstractNumId w:val="50"/>
  </w:num>
  <w:num w:numId="44" w16cid:durableId="1188375413">
    <w:abstractNumId w:val="48"/>
  </w:num>
  <w:num w:numId="45" w16cid:durableId="705255950">
    <w:abstractNumId w:val="3"/>
  </w:num>
  <w:num w:numId="46" w16cid:durableId="769013203">
    <w:abstractNumId w:val="8"/>
  </w:num>
  <w:num w:numId="47" w16cid:durableId="178008980">
    <w:abstractNumId w:val="35"/>
  </w:num>
  <w:num w:numId="48" w16cid:durableId="963466349">
    <w:abstractNumId w:val="42"/>
  </w:num>
  <w:num w:numId="49" w16cid:durableId="887107366">
    <w:abstractNumId w:val="12"/>
  </w:num>
  <w:num w:numId="50" w16cid:durableId="1722706234">
    <w:abstractNumId w:val="5"/>
  </w:num>
  <w:num w:numId="51" w16cid:durableId="1943604294">
    <w:abstractNumId w:val="29"/>
  </w:num>
  <w:num w:numId="52" w16cid:durableId="424226627">
    <w:abstractNumId w:val="11"/>
  </w:num>
  <w:num w:numId="53" w16cid:durableId="2054572440">
    <w:abstractNumId w:val="54"/>
  </w:num>
  <w:num w:numId="54" w16cid:durableId="1483110643">
    <w:abstractNumId w:val="0"/>
  </w:num>
  <w:num w:numId="55" w16cid:durableId="1849367291">
    <w:abstractNumId w:val="1"/>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6"/>
    <w:rsid w:val="0001702E"/>
    <w:rsid w:val="000237F6"/>
    <w:rsid w:val="00052BCD"/>
    <w:rsid w:val="000572B0"/>
    <w:rsid w:val="00067164"/>
    <w:rsid w:val="0008316E"/>
    <w:rsid w:val="0008691C"/>
    <w:rsid w:val="000B1D22"/>
    <w:rsid w:val="000D38A8"/>
    <w:rsid w:val="000E37F1"/>
    <w:rsid w:val="00103B6B"/>
    <w:rsid w:val="00104486"/>
    <w:rsid w:val="001113D8"/>
    <w:rsid w:val="001118DE"/>
    <w:rsid w:val="00136129"/>
    <w:rsid w:val="00154750"/>
    <w:rsid w:val="001572C2"/>
    <w:rsid w:val="001875D1"/>
    <w:rsid w:val="00192513"/>
    <w:rsid w:val="001965F6"/>
    <w:rsid w:val="001B3AE8"/>
    <w:rsid w:val="001C23D4"/>
    <w:rsid w:val="001C5C62"/>
    <w:rsid w:val="001F06C3"/>
    <w:rsid w:val="001F6F78"/>
    <w:rsid w:val="00235F3E"/>
    <w:rsid w:val="0024043C"/>
    <w:rsid w:val="002451A9"/>
    <w:rsid w:val="00256ACB"/>
    <w:rsid w:val="00291C0C"/>
    <w:rsid w:val="002A3047"/>
    <w:rsid w:val="002B2BE5"/>
    <w:rsid w:val="002C3819"/>
    <w:rsid w:val="002D19B4"/>
    <w:rsid w:val="002D7984"/>
    <w:rsid w:val="00300CB1"/>
    <w:rsid w:val="00301FE3"/>
    <w:rsid w:val="00304CB3"/>
    <w:rsid w:val="00310C2E"/>
    <w:rsid w:val="00327BBF"/>
    <w:rsid w:val="00330BAD"/>
    <w:rsid w:val="00362D18"/>
    <w:rsid w:val="003635C9"/>
    <w:rsid w:val="00374809"/>
    <w:rsid w:val="003922E2"/>
    <w:rsid w:val="003C288A"/>
    <w:rsid w:val="003C4269"/>
    <w:rsid w:val="003D2E68"/>
    <w:rsid w:val="003D589A"/>
    <w:rsid w:val="003E24C9"/>
    <w:rsid w:val="003E4BAD"/>
    <w:rsid w:val="003F74D3"/>
    <w:rsid w:val="0041048E"/>
    <w:rsid w:val="004115B2"/>
    <w:rsid w:val="00416110"/>
    <w:rsid w:val="00426DF3"/>
    <w:rsid w:val="00453BB6"/>
    <w:rsid w:val="00470B97"/>
    <w:rsid w:val="00485D0E"/>
    <w:rsid w:val="004A1D78"/>
    <w:rsid w:val="004A59AF"/>
    <w:rsid w:val="004F187C"/>
    <w:rsid w:val="004F3903"/>
    <w:rsid w:val="00502CF4"/>
    <w:rsid w:val="005131FC"/>
    <w:rsid w:val="00522B49"/>
    <w:rsid w:val="00522D3A"/>
    <w:rsid w:val="00531040"/>
    <w:rsid w:val="0054062D"/>
    <w:rsid w:val="00540DA9"/>
    <w:rsid w:val="00541054"/>
    <w:rsid w:val="00552F96"/>
    <w:rsid w:val="005569B4"/>
    <w:rsid w:val="00561E60"/>
    <w:rsid w:val="00567282"/>
    <w:rsid w:val="00573E74"/>
    <w:rsid w:val="0058724D"/>
    <w:rsid w:val="00591880"/>
    <w:rsid w:val="005B362F"/>
    <w:rsid w:val="005C0C4C"/>
    <w:rsid w:val="005D14E3"/>
    <w:rsid w:val="005D2124"/>
    <w:rsid w:val="005D445E"/>
    <w:rsid w:val="005E2488"/>
    <w:rsid w:val="005F6987"/>
    <w:rsid w:val="006104BF"/>
    <w:rsid w:val="00614C5A"/>
    <w:rsid w:val="00633023"/>
    <w:rsid w:val="00646907"/>
    <w:rsid w:val="00663093"/>
    <w:rsid w:val="00672616"/>
    <w:rsid w:val="00673080"/>
    <w:rsid w:val="00685E28"/>
    <w:rsid w:val="006B4133"/>
    <w:rsid w:val="0070433F"/>
    <w:rsid w:val="00704692"/>
    <w:rsid w:val="007120B0"/>
    <w:rsid w:val="00726C5A"/>
    <w:rsid w:val="007334D0"/>
    <w:rsid w:val="00752FE0"/>
    <w:rsid w:val="00760AC1"/>
    <w:rsid w:val="00762642"/>
    <w:rsid w:val="0077592A"/>
    <w:rsid w:val="00797555"/>
    <w:rsid w:val="007A22A8"/>
    <w:rsid w:val="007C65F9"/>
    <w:rsid w:val="007D7C83"/>
    <w:rsid w:val="007E4A76"/>
    <w:rsid w:val="007F59E5"/>
    <w:rsid w:val="00806A97"/>
    <w:rsid w:val="00811952"/>
    <w:rsid w:val="00817825"/>
    <w:rsid w:val="008216A4"/>
    <w:rsid w:val="00835BCB"/>
    <w:rsid w:val="00841C32"/>
    <w:rsid w:val="00846CE6"/>
    <w:rsid w:val="00852F79"/>
    <w:rsid w:val="00860179"/>
    <w:rsid w:val="00860F36"/>
    <w:rsid w:val="00884950"/>
    <w:rsid w:val="00887147"/>
    <w:rsid w:val="008A7FC9"/>
    <w:rsid w:val="008B40B3"/>
    <w:rsid w:val="008C4826"/>
    <w:rsid w:val="008D3194"/>
    <w:rsid w:val="008E5A03"/>
    <w:rsid w:val="008F09CF"/>
    <w:rsid w:val="008F4BBB"/>
    <w:rsid w:val="00912D43"/>
    <w:rsid w:val="00935476"/>
    <w:rsid w:val="00944001"/>
    <w:rsid w:val="00945243"/>
    <w:rsid w:val="00954DE9"/>
    <w:rsid w:val="009649D7"/>
    <w:rsid w:val="00983A45"/>
    <w:rsid w:val="00986F99"/>
    <w:rsid w:val="009A38C2"/>
    <w:rsid w:val="00A004AB"/>
    <w:rsid w:val="00A02345"/>
    <w:rsid w:val="00A1696E"/>
    <w:rsid w:val="00A410EE"/>
    <w:rsid w:val="00A64F0E"/>
    <w:rsid w:val="00A82182"/>
    <w:rsid w:val="00A93D64"/>
    <w:rsid w:val="00A952FA"/>
    <w:rsid w:val="00AC26E2"/>
    <w:rsid w:val="00B04970"/>
    <w:rsid w:val="00B05426"/>
    <w:rsid w:val="00B06A7E"/>
    <w:rsid w:val="00B07B19"/>
    <w:rsid w:val="00B11E05"/>
    <w:rsid w:val="00B141DD"/>
    <w:rsid w:val="00B25468"/>
    <w:rsid w:val="00B31644"/>
    <w:rsid w:val="00B43FA4"/>
    <w:rsid w:val="00B57D83"/>
    <w:rsid w:val="00B813F6"/>
    <w:rsid w:val="00BA28D5"/>
    <w:rsid w:val="00BA7F0B"/>
    <w:rsid w:val="00BE1881"/>
    <w:rsid w:val="00BE1E8E"/>
    <w:rsid w:val="00BF200C"/>
    <w:rsid w:val="00BF29F4"/>
    <w:rsid w:val="00BF7A20"/>
    <w:rsid w:val="00C23976"/>
    <w:rsid w:val="00C2563F"/>
    <w:rsid w:val="00C333DB"/>
    <w:rsid w:val="00C36099"/>
    <w:rsid w:val="00C42330"/>
    <w:rsid w:val="00C42375"/>
    <w:rsid w:val="00C517D6"/>
    <w:rsid w:val="00C61F57"/>
    <w:rsid w:val="00C624D3"/>
    <w:rsid w:val="00C635B0"/>
    <w:rsid w:val="00C85911"/>
    <w:rsid w:val="00C873B4"/>
    <w:rsid w:val="00C87CDA"/>
    <w:rsid w:val="00C95525"/>
    <w:rsid w:val="00CA1120"/>
    <w:rsid w:val="00CC2946"/>
    <w:rsid w:val="00CC38AA"/>
    <w:rsid w:val="00CC4B12"/>
    <w:rsid w:val="00CD06F3"/>
    <w:rsid w:val="00CD2E00"/>
    <w:rsid w:val="00CD5A25"/>
    <w:rsid w:val="00CE5FC7"/>
    <w:rsid w:val="00D10FD4"/>
    <w:rsid w:val="00D24BE5"/>
    <w:rsid w:val="00D265B0"/>
    <w:rsid w:val="00D278B7"/>
    <w:rsid w:val="00D42425"/>
    <w:rsid w:val="00D435F2"/>
    <w:rsid w:val="00D4417A"/>
    <w:rsid w:val="00D62D36"/>
    <w:rsid w:val="00DA1CB7"/>
    <w:rsid w:val="00DA58BE"/>
    <w:rsid w:val="00DC0D06"/>
    <w:rsid w:val="00DC2725"/>
    <w:rsid w:val="00DD7E19"/>
    <w:rsid w:val="00DE127F"/>
    <w:rsid w:val="00DE42FE"/>
    <w:rsid w:val="00DF0958"/>
    <w:rsid w:val="00DF09A8"/>
    <w:rsid w:val="00DF4A13"/>
    <w:rsid w:val="00DF53E3"/>
    <w:rsid w:val="00E0188A"/>
    <w:rsid w:val="00E1153F"/>
    <w:rsid w:val="00E17169"/>
    <w:rsid w:val="00E178AF"/>
    <w:rsid w:val="00E202D3"/>
    <w:rsid w:val="00E24008"/>
    <w:rsid w:val="00E46704"/>
    <w:rsid w:val="00E607A5"/>
    <w:rsid w:val="00E654E5"/>
    <w:rsid w:val="00E75E38"/>
    <w:rsid w:val="00E9205E"/>
    <w:rsid w:val="00EA5AD1"/>
    <w:rsid w:val="00EC2A5C"/>
    <w:rsid w:val="00EC2F6B"/>
    <w:rsid w:val="00ED70CA"/>
    <w:rsid w:val="00EF2016"/>
    <w:rsid w:val="00EF2152"/>
    <w:rsid w:val="00EF518B"/>
    <w:rsid w:val="00F251CE"/>
    <w:rsid w:val="00F41D15"/>
    <w:rsid w:val="00F54817"/>
    <w:rsid w:val="00F55318"/>
    <w:rsid w:val="00F7263D"/>
    <w:rsid w:val="00F80DED"/>
    <w:rsid w:val="00F92821"/>
    <w:rsid w:val="00FB54A4"/>
    <w:rsid w:val="00FD0491"/>
    <w:rsid w:val="00FF0210"/>
    <w:rsid w:val="00FF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9F00E9"/>
  <w15:chartTrackingRefBased/>
  <w15:docId w15:val="{30DB03AA-FD40-454B-9B22-78C8793F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rFonts w:ascii="Arial" w:hAnsi="Arial" w:cs="Arial"/>
    </w:rPr>
  </w:style>
  <w:style w:type="paragraph" w:styleId="Heading1">
    <w:name w:val="heading 1"/>
    <w:basedOn w:val="Title2"/>
    <w:next w:val="Normal"/>
    <w:link w:val="Heading1Char"/>
    <w:uiPriority w:val="99"/>
    <w:qFormat/>
    <w:rsid w:val="00EF518B"/>
    <w:pPr>
      <w:outlineLvl w:val="0"/>
    </w:pPr>
  </w:style>
  <w:style w:type="paragraph" w:styleId="Heading2">
    <w:name w:val="heading 2"/>
    <w:basedOn w:val="Heading1"/>
    <w:next w:val="Normal"/>
    <w:link w:val="Heading2Char"/>
    <w:uiPriority w:val="99"/>
    <w:qFormat/>
    <w:rsid w:val="005569B4"/>
    <w:pPr>
      <w:outlineLvl w:val="1"/>
    </w:pPr>
  </w:style>
  <w:style w:type="paragraph" w:styleId="Heading3">
    <w:name w:val="heading 3"/>
    <w:basedOn w:val="Normal"/>
    <w:next w:val="Normal"/>
    <w:link w:val="Heading3Char"/>
    <w:uiPriority w:val="99"/>
    <w:qFormat/>
    <w:rsid w:val="005569B4"/>
    <w:pPr>
      <w:tabs>
        <w:tab w:val="left" w:pos="720"/>
        <w:tab w:val="left" w:pos="1440"/>
      </w:tabs>
      <w:spacing w:before="0" w:after="240"/>
      <w:outlineLvl w:val="2"/>
    </w:pPr>
    <w:rPr>
      <w:rFonts w:cs="Times New Roman"/>
      <w:b/>
      <w:lang w:val="x-none" w:eastAsia="x-none"/>
    </w:rPr>
  </w:style>
  <w:style w:type="paragraph" w:styleId="Heading4">
    <w:name w:val="heading 4"/>
    <w:basedOn w:val="Normal"/>
    <w:next w:val="Normal"/>
    <w:link w:val="Heading4Char"/>
    <w:uiPriority w:val="9"/>
    <w:semiHidden/>
    <w:unhideWhenUsed/>
    <w:qFormat/>
    <w:rsid w:val="00760AC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0A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F518B"/>
    <w:rPr>
      <w:rFonts w:ascii="Arial" w:hAnsi="Arial" w:cs="Arial"/>
      <w:b/>
      <w:bCs/>
    </w:rPr>
  </w:style>
  <w:style w:type="character" w:customStyle="1" w:styleId="Heading2Char">
    <w:name w:val="Heading 2 Char"/>
    <w:link w:val="Heading2"/>
    <w:uiPriority w:val="99"/>
    <w:rsid w:val="005569B4"/>
    <w:rPr>
      <w:rFonts w:ascii="Arial" w:hAnsi="Arial" w:cs="Arial"/>
      <w:b/>
      <w:bCs/>
    </w:rPr>
  </w:style>
  <w:style w:type="character" w:customStyle="1" w:styleId="Heading3Char">
    <w:name w:val="Heading 3 Char"/>
    <w:link w:val="Heading3"/>
    <w:uiPriority w:val="99"/>
    <w:rsid w:val="005569B4"/>
    <w:rPr>
      <w:rFonts w:ascii="Arial" w:hAnsi="Arial"/>
      <w:b/>
      <w:lang w:val="x-none" w:eastAsia="x-none"/>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uiPriority w:val="99"/>
    <w:rsid w:val="00C333DB"/>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uiPriority w:val="99"/>
    <w:rPr>
      <w:color w:val="008080"/>
    </w:rPr>
  </w:style>
  <w:style w:type="paragraph" w:customStyle="1" w:styleId="par1">
    <w:name w:val="par1"/>
    <w:basedOn w:val="Normal"/>
    <w:uiPriority w:val="99"/>
    <w:rsid w:val="004F3903"/>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rsid w:val="00835BCB"/>
    <w:pPr>
      <w:ind w:left="720"/>
    </w:pPr>
  </w:style>
  <w:style w:type="paragraph" w:customStyle="1" w:styleId="upar1">
    <w:name w:val="upar1"/>
    <w:basedOn w:val="Normal"/>
    <w:link w:val="upar1Char"/>
    <w:uiPriority w:val="99"/>
    <w:rsid w:val="00C333DB"/>
    <w:pPr>
      <w:tabs>
        <w:tab w:val="left" w:pos="720"/>
        <w:tab w:val="left" w:pos="1440"/>
      </w:tabs>
    </w:pPr>
    <w:rPr>
      <w:rFonts w:cs="Times New Roman"/>
      <w:lang w:val="x-none" w:eastAsia="x-none"/>
    </w:r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character" w:styleId="Hyperlink">
    <w:name w:val="Hyperlink"/>
    <w:uiPriority w:val="99"/>
    <w:rsid w:val="00426DF3"/>
    <w:rPr>
      <w:rFonts w:cs="Times New Roman"/>
      <w:color w:val="0000FF"/>
      <w:u w:val="single"/>
    </w:rPr>
  </w:style>
  <w:style w:type="table" w:styleId="TableGrid">
    <w:name w:val="Table Grid"/>
    <w:basedOn w:val="TableNormal"/>
    <w:uiPriority w:val="59"/>
    <w:rsid w:val="00426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817"/>
    <w:pPr>
      <w:tabs>
        <w:tab w:val="center" w:pos="4680"/>
        <w:tab w:val="right" w:pos="9360"/>
      </w:tabs>
    </w:pPr>
  </w:style>
  <w:style w:type="character" w:customStyle="1" w:styleId="HeaderChar">
    <w:name w:val="Header Char"/>
    <w:link w:val="Header"/>
    <w:uiPriority w:val="99"/>
    <w:rsid w:val="00F54817"/>
    <w:rPr>
      <w:rFonts w:ascii="Arial" w:hAnsi="Arial" w:cs="Arial"/>
    </w:rPr>
  </w:style>
  <w:style w:type="paragraph" w:styleId="Footer">
    <w:name w:val="footer"/>
    <w:basedOn w:val="Normal"/>
    <w:link w:val="FooterChar"/>
    <w:uiPriority w:val="99"/>
    <w:unhideWhenUsed/>
    <w:rsid w:val="00F54817"/>
    <w:pPr>
      <w:tabs>
        <w:tab w:val="center" w:pos="4680"/>
        <w:tab w:val="right" w:pos="9360"/>
      </w:tabs>
    </w:pPr>
  </w:style>
  <w:style w:type="character" w:customStyle="1" w:styleId="FooterChar">
    <w:name w:val="Footer Char"/>
    <w:link w:val="Footer"/>
    <w:uiPriority w:val="99"/>
    <w:rsid w:val="00F54817"/>
    <w:rPr>
      <w:rFonts w:ascii="Arial" w:hAnsi="Arial" w:cs="Arial"/>
    </w:rPr>
  </w:style>
  <w:style w:type="paragraph" w:customStyle="1" w:styleId="Default">
    <w:name w:val="Default"/>
    <w:rsid w:val="004A59AF"/>
    <w:pPr>
      <w:autoSpaceDE w:val="0"/>
      <w:autoSpaceDN w:val="0"/>
      <w:adjustRightInd w:val="0"/>
    </w:pPr>
    <w:rPr>
      <w:rFonts w:ascii="Arial" w:hAnsi="Arial" w:cs="Arial"/>
      <w:color w:val="000000"/>
      <w:sz w:val="24"/>
      <w:szCs w:val="24"/>
    </w:rPr>
  </w:style>
  <w:style w:type="character" w:styleId="FollowedHyperlink">
    <w:name w:val="FollowedHyperlink"/>
    <w:uiPriority w:val="99"/>
    <w:semiHidden/>
    <w:unhideWhenUsed/>
    <w:rsid w:val="002D19B4"/>
    <w:rPr>
      <w:color w:val="800080"/>
      <w:u w:val="single"/>
    </w:rPr>
  </w:style>
  <w:style w:type="character" w:customStyle="1" w:styleId="upar1Char">
    <w:name w:val="upar1 Char"/>
    <w:link w:val="upar1"/>
    <w:uiPriority w:val="99"/>
    <w:locked/>
    <w:rsid w:val="00752FE0"/>
    <w:rPr>
      <w:rFonts w:ascii="Arial" w:hAnsi="Arial" w:cs="Arial"/>
    </w:rPr>
  </w:style>
  <w:style w:type="character" w:styleId="CommentReference">
    <w:name w:val="annotation reference"/>
    <w:uiPriority w:val="99"/>
    <w:semiHidden/>
    <w:unhideWhenUsed/>
    <w:rsid w:val="00B11E05"/>
    <w:rPr>
      <w:sz w:val="16"/>
      <w:szCs w:val="16"/>
    </w:rPr>
  </w:style>
  <w:style w:type="paragraph" w:styleId="CommentText">
    <w:name w:val="annotation text"/>
    <w:basedOn w:val="Normal"/>
    <w:link w:val="CommentTextChar"/>
    <w:uiPriority w:val="99"/>
    <w:semiHidden/>
    <w:unhideWhenUsed/>
    <w:rsid w:val="00B11E05"/>
    <w:rPr>
      <w:rFonts w:cs="Times New Roman"/>
      <w:lang w:val="x-none" w:eastAsia="x-none"/>
    </w:rPr>
  </w:style>
  <w:style w:type="character" w:customStyle="1" w:styleId="CommentTextChar">
    <w:name w:val="Comment Text Char"/>
    <w:link w:val="CommentText"/>
    <w:uiPriority w:val="99"/>
    <w:semiHidden/>
    <w:rsid w:val="00B11E05"/>
    <w:rPr>
      <w:rFonts w:ascii="Arial" w:hAnsi="Arial"/>
      <w:lang w:val="x-none" w:eastAsia="x-none"/>
    </w:rPr>
  </w:style>
  <w:style w:type="paragraph" w:styleId="BalloonText">
    <w:name w:val="Balloon Text"/>
    <w:basedOn w:val="Normal"/>
    <w:link w:val="BalloonTextChar"/>
    <w:uiPriority w:val="99"/>
    <w:semiHidden/>
    <w:unhideWhenUsed/>
    <w:rsid w:val="00541054"/>
    <w:pPr>
      <w:spacing w:before="0"/>
    </w:pPr>
    <w:rPr>
      <w:rFonts w:ascii="Segoe UI" w:hAnsi="Segoe UI" w:cs="Segoe UI"/>
      <w:sz w:val="18"/>
      <w:szCs w:val="18"/>
    </w:rPr>
  </w:style>
  <w:style w:type="character" w:customStyle="1" w:styleId="BalloonTextChar">
    <w:name w:val="Balloon Text Char"/>
    <w:link w:val="BalloonText"/>
    <w:uiPriority w:val="99"/>
    <w:semiHidden/>
    <w:rsid w:val="00541054"/>
    <w:rPr>
      <w:rFonts w:ascii="Segoe UI" w:hAnsi="Segoe UI" w:cs="Segoe UI"/>
      <w:sz w:val="18"/>
      <w:szCs w:val="18"/>
    </w:rPr>
  </w:style>
  <w:style w:type="paragraph" w:styleId="NoSpacing">
    <w:name w:val="No Spacing"/>
    <w:uiPriority w:val="1"/>
    <w:qFormat/>
    <w:rsid w:val="00E0188A"/>
    <w:rPr>
      <w:rFonts w:ascii="Arial" w:hAnsi="Arial" w:cs="Arial"/>
    </w:rPr>
  </w:style>
  <w:style w:type="paragraph" w:styleId="ListParagraph">
    <w:name w:val="List Paragraph"/>
    <w:basedOn w:val="Normal"/>
    <w:qFormat/>
    <w:rsid w:val="00E0188A"/>
    <w:pPr>
      <w:ind w:left="720"/>
      <w:contextualSpacing/>
    </w:pPr>
  </w:style>
  <w:style w:type="paragraph" w:customStyle="1" w:styleId="Reg">
    <w:name w:val="Reg#"/>
    <w:basedOn w:val="Heading2"/>
    <w:uiPriority w:val="99"/>
    <w:rsid w:val="006104BF"/>
    <w:pPr>
      <w:spacing w:before="0"/>
      <w:ind w:hanging="360"/>
    </w:pPr>
    <w:rPr>
      <w:rFonts w:cs="Times New Roman"/>
      <w:bCs w:val="0"/>
      <w:i/>
      <w:iCs/>
      <w:color w:val="000000"/>
      <w:sz w:val="19"/>
    </w:rPr>
  </w:style>
  <w:style w:type="character" w:customStyle="1" w:styleId="Heading4Char">
    <w:name w:val="Heading 4 Char"/>
    <w:basedOn w:val="DefaultParagraphFont"/>
    <w:link w:val="Heading4"/>
    <w:uiPriority w:val="9"/>
    <w:semiHidden/>
    <w:rsid w:val="00760AC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60AC1"/>
    <w:rPr>
      <w:rFonts w:asciiTheme="majorHAnsi" w:eastAsiaTheme="majorEastAsia" w:hAnsiTheme="majorHAnsi" w:cstheme="majorBidi"/>
      <w:color w:val="2E74B5" w:themeColor="accent1" w:themeShade="BF"/>
    </w:rPr>
  </w:style>
  <w:style w:type="paragraph" w:styleId="TOC2">
    <w:name w:val="toc 2"/>
    <w:basedOn w:val="Normal"/>
    <w:next w:val="Normal"/>
    <w:autoRedefine/>
    <w:uiPriority w:val="39"/>
    <w:unhideWhenUsed/>
    <w:rsid w:val="0054062D"/>
    <w:pPr>
      <w:spacing w:after="100"/>
      <w:ind w:left="200"/>
    </w:pPr>
  </w:style>
  <w:style w:type="paragraph" w:styleId="TOC3">
    <w:name w:val="toc 3"/>
    <w:basedOn w:val="Normal"/>
    <w:next w:val="Normal"/>
    <w:autoRedefine/>
    <w:uiPriority w:val="39"/>
    <w:unhideWhenUsed/>
    <w:rsid w:val="0054062D"/>
    <w:pPr>
      <w:spacing w:after="100"/>
      <w:ind w:left="400"/>
    </w:pPr>
  </w:style>
  <w:style w:type="paragraph" w:styleId="TOC1">
    <w:name w:val="toc 1"/>
    <w:basedOn w:val="Normal"/>
    <w:next w:val="Normal"/>
    <w:autoRedefine/>
    <w:uiPriority w:val="39"/>
    <w:unhideWhenUsed/>
    <w:rsid w:val="00EF518B"/>
    <w:pPr>
      <w:spacing w:after="100"/>
    </w:pPr>
  </w:style>
  <w:style w:type="character" w:styleId="UnresolvedMention">
    <w:name w:val="Unresolved Mention"/>
    <w:basedOn w:val="DefaultParagraphFont"/>
    <w:uiPriority w:val="99"/>
    <w:semiHidden/>
    <w:unhideWhenUsed/>
    <w:rsid w:val="001875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B43EE-8A86-4633-B226-57F8B2BB2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409</TotalTime>
  <Pages>12</Pages>
  <Words>5220</Words>
  <Characters>29760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Parks and Outdoor Recreation Chapter 1</vt:lpstr>
    </vt:vector>
  </TitlesOfParts>
  <Company>Colorado Secretary of State</Company>
  <LinksUpToDate>false</LinksUpToDate>
  <CharactersWithSpaces>34911</CharactersWithSpaces>
  <SharedDoc>false</SharedDoc>
  <HLinks>
    <vt:vector size="24" baseType="variant">
      <vt:variant>
        <vt:i4>327692</vt:i4>
      </vt:variant>
      <vt:variant>
        <vt:i4>9</vt:i4>
      </vt:variant>
      <vt:variant>
        <vt:i4>0</vt:i4>
      </vt:variant>
      <vt:variant>
        <vt:i4>5</vt:i4>
      </vt:variant>
      <vt:variant>
        <vt:lpwstr/>
      </vt:variant>
      <vt:variant>
        <vt:lpwstr>bandp</vt:lpwstr>
      </vt:variant>
      <vt:variant>
        <vt:i4>94</vt:i4>
      </vt:variant>
      <vt:variant>
        <vt:i4>6</vt:i4>
      </vt:variant>
      <vt:variant>
        <vt:i4>0</vt:i4>
      </vt:variant>
      <vt:variant>
        <vt:i4>5</vt:i4>
      </vt:variant>
      <vt:variant>
        <vt:lpwstr/>
      </vt:variant>
      <vt:variant>
        <vt:lpwstr>N101</vt:lpwstr>
      </vt:variant>
      <vt:variant>
        <vt:i4>65630</vt:i4>
      </vt:variant>
      <vt:variant>
        <vt:i4>3</vt:i4>
      </vt:variant>
      <vt:variant>
        <vt:i4>0</vt:i4>
      </vt:variant>
      <vt:variant>
        <vt:i4>5</vt:i4>
      </vt:variant>
      <vt:variant>
        <vt:lpwstr/>
      </vt:variant>
      <vt:variant>
        <vt:lpwstr>N100</vt:lpwstr>
      </vt:variant>
      <vt:variant>
        <vt:i4>65630</vt:i4>
      </vt:variant>
      <vt:variant>
        <vt:i4>0</vt:i4>
      </vt:variant>
      <vt:variant>
        <vt:i4>0</vt:i4>
      </vt:variant>
      <vt:variant>
        <vt:i4>5</vt:i4>
      </vt:variant>
      <vt:variant>
        <vt:lpwstr/>
      </vt:variant>
      <vt:variant>
        <vt:lpwstr>N100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 and Outdoor Recreation Chapter 1</dc:title>
  <dc:subject>Parks and Outdoor Recreation Chapter 1</dc:subject>
  <dc:creator>CPW Regulations</dc:creator>
  <cp:keywords>Parks and Outdoor Recreation Chapter 1</cp:keywords>
  <cp:lastModifiedBy>Vornholt, Molly</cp:lastModifiedBy>
  <cp:revision>17</cp:revision>
  <cp:lastPrinted>2005-09-01T21:35:00Z</cp:lastPrinted>
  <dcterms:created xsi:type="dcterms:W3CDTF">2024-11-19T20:12:00Z</dcterms:created>
  <dcterms:modified xsi:type="dcterms:W3CDTF">2026-09-30T17:49:00Z</dcterms:modified>
</cp:coreProperties>
</file>