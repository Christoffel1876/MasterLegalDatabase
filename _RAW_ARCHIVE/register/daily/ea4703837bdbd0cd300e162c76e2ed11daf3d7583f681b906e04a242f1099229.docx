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030C" w14:textId="77777777" w:rsidR="00B519F5" w:rsidRPr="004B72B9" w:rsidDel="007A1AC3" w:rsidRDefault="00B519F5" w:rsidP="004B72B9">
      <w:pPr>
        <w:pStyle w:val="Title1"/>
        <w:jc w:val="center"/>
        <w:rPr>
          <w:del w:id="0" w:author="Paoloemilio, Amber" w:date="2026-03-13T14:06:00Z"/>
          <w:rFonts w:ascii="Times New Roman" w:hAnsi="Times New Roman" w:cs="Times New Roman"/>
          <w:b w:val="0"/>
        </w:rPr>
      </w:pPr>
      <w:del w:id="1" w:author="Paoloemilio, Amber" w:date="2026-03-13T14:06:00Z">
        <w:r w:rsidRPr="004B72B9" w:rsidDel="007A1AC3">
          <w:rPr>
            <w:rFonts w:ascii="Times New Roman" w:hAnsi="Times New Roman" w:cs="Times New Roman"/>
            <w:b w:val="0"/>
          </w:rPr>
          <w:delText xml:space="preserve">[Editorial Note: </w:delText>
        </w:r>
        <w:r w:rsidR="009857C7" w:rsidDel="007A1AC3">
          <w:rPr>
            <w:rFonts w:ascii="Times New Roman" w:hAnsi="Times New Roman" w:cs="Times New Roman"/>
            <w:b w:val="0"/>
          </w:rPr>
          <w:delText>Please note change in title.</w:delText>
        </w:r>
        <w:r w:rsidRPr="004B72B9" w:rsidDel="007A1AC3">
          <w:rPr>
            <w:rFonts w:ascii="Times New Roman" w:hAnsi="Times New Roman" w:cs="Times New Roman"/>
            <w:b w:val="0"/>
          </w:rPr>
          <w:delText>]</w:delText>
        </w:r>
      </w:del>
    </w:p>
    <w:p w14:paraId="7C41C9C8" w14:textId="3E7777D3" w:rsidR="008E5336" w:rsidRPr="00D74E76" w:rsidDel="00974DDC" w:rsidRDefault="008E5336" w:rsidP="004B72B9">
      <w:pPr>
        <w:pStyle w:val="Title1"/>
        <w:jc w:val="center"/>
        <w:rPr>
          <w:del w:id="2" w:author="Paoloemilio, Amber" w:date="2026-06-30T13:51:00Z" w16du:dateUtc="2026-06-30T19:51:00Z"/>
          <w:rFonts w:ascii="Times New Roman" w:hAnsi="Times New Roman" w:cs="Times New Roman"/>
        </w:rPr>
      </w:pPr>
      <w:del w:id="3" w:author="Paoloemilio, Amber" w:date="2026-06-30T13:51:00Z" w16du:dateUtc="2026-06-30T19:51:00Z">
        <w:r w:rsidRPr="00D74E76" w:rsidDel="00974DDC">
          <w:rPr>
            <w:rFonts w:ascii="Times New Roman" w:hAnsi="Times New Roman" w:cs="Times New Roman"/>
          </w:rPr>
          <w:delText>DEPARTMENT OF TRANSPORTATION</w:delText>
        </w:r>
      </w:del>
    </w:p>
    <w:p w14:paraId="02E7097A" w14:textId="1985940E" w:rsidR="00D74E76" w:rsidRPr="00D74E76" w:rsidDel="00974DDC" w:rsidRDefault="00D74E76" w:rsidP="004B72B9">
      <w:pPr>
        <w:pStyle w:val="upar1"/>
        <w:jc w:val="center"/>
        <w:rPr>
          <w:del w:id="4" w:author="Paoloemilio, Amber" w:date="2026-06-30T13:51:00Z" w16du:dateUtc="2026-06-30T19:51:00Z"/>
          <w:rFonts w:ascii="Times New Roman" w:hAnsi="Times New Roman" w:cs="Times New Roman"/>
          <w:sz w:val="24"/>
          <w:szCs w:val="24"/>
        </w:rPr>
      </w:pPr>
      <w:del w:id="5" w:author="Paoloemilio, Amber" w:date="2026-06-30T13:51:00Z" w16du:dateUtc="2026-06-30T19:51:00Z">
        <w:r w:rsidRPr="00D74E76" w:rsidDel="00974DDC">
          <w:rPr>
            <w:rFonts w:ascii="Times New Roman" w:hAnsi="Times New Roman" w:cs="Times New Roman"/>
            <w:b/>
            <w:bCs/>
            <w:sz w:val="24"/>
            <w:szCs w:val="24"/>
          </w:rPr>
          <w:delText>2 CCR 601-17</w:delText>
        </w:r>
      </w:del>
    </w:p>
    <w:p w14:paraId="74633EB2" w14:textId="212F09F8" w:rsidR="004B72B9" w:rsidDel="00974DDC" w:rsidRDefault="008E5336" w:rsidP="00C243D9">
      <w:pPr>
        <w:pStyle w:val="Heading1"/>
        <w:rPr>
          <w:del w:id="6" w:author="Paoloemilio, Amber" w:date="2026-06-30T13:51:00Z" w16du:dateUtc="2026-06-30T19:51:00Z"/>
        </w:rPr>
      </w:pPr>
      <w:del w:id="7" w:author="Paoloemilio, Amber" w:date="2026-06-30T13:51:00Z" w16du:dateUtc="2026-06-30T19:51:00Z">
        <w:r w:rsidRPr="00D74E76" w:rsidDel="00974DDC">
          <w:delText xml:space="preserve">RULES </w:delText>
        </w:r>
        <w:r w:rsidR="00D74E76" w:rsidDel="00974DDC">
          <w:delText xml:space="preserve">REGARDING </w:delText>
        </w:r>
      </w:del>
      <w:del w:id="8" w:author="Paoloemilio, Amber" w:date="2026-03-13T14:06:00Z">
        <w:r w:rsidRPr="00D74E76" w:rsidDel="007A1AC3">
          <w:delText xml:space="preserve">THE USE OF WASTE TIRES FOR </w:delText>
        </w:r>
      </w:del>
      <w:del w:id="9" w:author="Paoloemilio, Amber" w:date="2026-06-30T13:51:00Z" w16du:dateUtc="2026-06-30T19:51:00Z">
        <w:r w:rsidRPr="00D74E76" w:rsidDel="00974DDC">
          <w:delText xml:space="preserve">NOISE MITIGATION </w:delText>
        </w:r>
      </w:del>
      <w:del w:id="10" w:author="Paoloemilio, Amber" w:date="2026-03-13T14:06:00Z">
        <w:r w:rsidRPr="00D74E76" w:rsidDel="007A1AC3">
          <w:delText xml:space="preserve">PURPOSES </w:delText>
        </w:r>
      </w:del>
      <w:del w:id="11" w:author="Paoloemilio, Amber" w:date="2026-06-30T13:51:00Z" w16du:dateUtc="2026-06-30T19:51:00Z">
        <w:r w:rsidRPr="00D74E76" w:rsidDel="00974DDC">
          <w:delText>ALONG COLORADO STATE HIGHWAYS</w:delText>
        </w:r>
        <w:r w:rsidR="00D74E76" w:rsidDel="00974DDC">
          <w:delText xml:space="preserve"> PURSUANT TO </w:delText>
        </w:r>
      </w:del>
    </w:p>
    <w:p w14:paraId="1E692768" w14:textId="2F02AC4D" w:rsidR="008E5336" w:rsidRPr="00D74E76" w:rsidDel="00974DDC" w:rsidRDefault="00D74E76" w:rsidP="004B72B9">
      <w:pPr>
        <w:pStyle w:val="upar1"/>
        <w:jc w:val="center"/>
        <w:rPr>
          <w:del w:id="12" w:author="Paoloemilio, Amber" w:date="2026-06-30T13:51:00Z" w16du:dateUtc="2026-06-30T19:51:00Z"/>
          <w:rFonts w:ascii="Times New Roman" w:hAnsi="Times New Roman" w:cs="Times New Roman"/>
          <w:sz w:val="24"/>
          <w:szCs w:val="24"/>
        </w:rPr>
      </w:pPr>
      <w:del w:id="13" w:author="Paoloemilio, Amber" w:date="2026-06-30T13:51:00Z" w16du:dateUtc="2026-06-30T19:51:00Z">
        <w:r w:rsidDel="00974DDC">
          <w:rPr>
            <w:rFonts w:ascii="Times New Roman" w:hAnsi="Times New Roman" w:cs="Times New Roman"/>
            <w:b/>
            <w:bCs/>
            <w:sz w:val="24"/>
            <w:szCs w:val="24"/>
          </w:rPr>
          <w:delText>§ 43-2-401 C.R.S.</w:delText>
        </w:r>
      </w:del>
    </w:p>
    <w:p w14:paraId="43198B2F" w14:textId="594EBA3D" w:rsidR="00F96842" w:rsidRPr="00D74E76" w:rsidDel="00974DDC" w:rsidRDefault="00F96842" w:rsidP="00C243D9">
      <w:pPr>
        <w:pStyle w:val="Heading2"/>
        <w:rPr>
          <w:del w:id="14" w:author="Paoloemilio, Amber" w:date="2026-06-30T13:51:00Z" w16du:dateUtc="2026-06-30T19:51:00Z"/>
        </w:rPr>
      </w:pPr>
      <w:del w:id="15" w:author="Paoloemilio, Amber" w:date="2026-06-30T13:51:00Z" w16du:dateUtc="2026-06-30T19:51:00Z">
        <w:r w:rsidRPr="004B72B9" w:rsidDel="00974DDC">
          <w:delText>1.00</w:delText>
        </w:r>
        <w:r w:rsidRPr="00026D0F" w:rsidDel="00974DDC">
          <w:tab/>
        </w:r>
        <w:r w:rsidDel="00974DDC">
          <w:delText xml:space="preserve"> Statement of Basis and Purpose</w:delText>
        </w:r>
      </w:del>
    </w:p>
    <w:p w14:paraId="45FD7213" w14:textId="06677698" w:rsidR="00F96842" w:rsidRPr="00D74E76" w:rsidDel="00974DDC" w:rsidRDefault="00F96842" w:rsidP="00F96842">
      <w:pPr>
        <w:pStyle w:val="upar1"/>
        <w:rPr>
          <w:del w:id="16" w:author="Paoloemilio, Amber" w:date="2026-06-30T13:51:00Z" w16du:dateUtc="2026-06-30T19:51:00Z"/>
          <w:rFonts w:ascii="Times New Roman" w:hAnsi="Times New Roman" w:cs="Times New Roman"/>
          <w:sz w:val="24"/>
          <w:szCs w:val="24"/>
        </w:rPr>
      </w:pPr>
      <w:del w:id="17" w:author="Paoloemilio, Amber" w:date="2026-06-30T13:51:00Z" w16du:dateUtc="2026-06-30T19:51:00Z">
        <w:r w:rsidRPr="00D74E76" w:rsidDel="00974DDC">
          <w:rPr>
            <w:rFonts w:ascii="Times New Roman" w:hAnsi="Times New Roman" w:cs="Times New Roman"/>
            <w:sz w:val="24"/>
            <w:szCs w:val="24"/>
          </w:rPr>
          <w:delText xml:space="preserve">The purpose of </w:delText>
        </w:r>
        <w:r w:rsidDel="00974DDC">
          <w:rPr>
            <w:rFonts w:ascii="Times New Roman" w:hAnsi="Times New Roman" w:cs="Times New Roman"/>
            <w:sz w:val="24"/>
            <w:szCs w:val="24"/>
          </w:rPr>
          <w:delText>these rules</w:delText>
        </w:r>
        <w:r w:rsidRPr="00D74E76" w:rsidDel="00974DDC">
          <w:rPr>
            <w:rFonts w:ascii="Times New Roman" w:hAnsi="Times New Roman" w:cs="Times New Roman"/>
            <w:sz w:val="24"/>
            <w:szCs w:val="24"/>
          </w:rPr>
          <w:delText xml:space="preserve"> is to establish </w:delText>
        </w:r>
        <w:r w:rsidDel="00974DDC">
          <w:rPr>
            <w:rFonts w:ascii="Times New Roman" w:hAnsi="Times New Roman" w:cs="Times New Roman"/>
            <w:sz w:val="24"/>
            <w:szCs w:val="24"/>
          </w:rPr>
          <w:delText xml:space="preserve">consistency </w:delText>
        </w:r>
        <w:r w:rsidRPr="00D74E76" w:rsidDel="00974DDC">
          <w:rPr>
            <w:rFonts w:ascii="Times New Roman" w:hAnsi="Times New Roman" w:cs="Times New Roman"/>
            <w:sz w:val="24"/>
            <w:szCs w:val="24"/>
          </w:rPr>
          <w:delText xml:space="preserve">regarding the </w:delText>
        </w:r>
      </w:del>
      <w:del w:id="18" w:author="Paoloemilio, Amber" w:date="2026-03-13T14:06:00Z">
        <w:r w:rsidDel="007A1AC3">
          <w:rPr>
            <w:rFonts w:ascii="Times New Roman" w:hAnsi="Times New Roman" w:cs="Times New Roman"/>
            <w:sz w:val="24"/>
            <w:szCs w:val="24"/>
          </w:rPr>
          <w:delText>applica</w:delText>
        </w:r>
        <w:r w:rsidR="00EB0D17" w:rsidRPr="00607CF7" w:rsidDel="007A1AC3">
          <w:rPr>
            <w:rFonts w:ascii="Times New Roman" w:hAnsi="Times New Roman" w:cs="Times New Roman"/>
            <w:sz w:val="24"/>
            <w:szCs w:val="24"/>
          </w:rPr>
          <w:delText>tions</w:delText>
        </w:r>
        <w:r w:rsidDel="007A1AC3">
          <w:rPr>
            <w:rFonts w:ascii="Times New Roman" w:hAnsi="Times New Roman" w:cs="Times New Roman"/>
            <w:sz w:val="24"/>
            <w:szCs w:val="24"/>
          </w:rPr>
          <w:delText xml:space="preserve"> for </w:delText>
        </w:r>
        <w:r w:rsidR="001024D4" w:rsidDel="007A1AC3">
          <w:rPr>
            <w:rFonts w:ascii="Times New Roman" w:hAnsi="Times New Roman" w:cs="Times New Roman"/>
            <w:sz w:val="24"/>
            <w:szCs w:val="24"/>
          </w:rPr>
          <w:delText xml:space="preserve">recycled waste tire </w:delText>
        </w:r>
      </w:del>
      <w:del w:id="19" w:author="Paoloemilio, Amber" w:date="2026-06-30T13:51:00Z" w16du:dateUtc="2026-06-30T19:51:00Z">
        <w:r w:rsidDel="00974DDC">
          <w:rPr>
            <w:rFonts w:ascii="Times New Roman" w:hAnsi="Times New Roman" w:cs="Times New Roman"/>
            <w:sz w:val="24"/>
            <w:szCs w:val="24"/>
          </w:rPr>
          <w:delText xml:space="preserve">grants pertaining to noise mitigation measures pursuant to § 43-2-401 </w:delText>
        </w:r>
        <w:r w:rsidDel="00974DDC">
          <w:rPr>
            <w:rFonts w:ascii="Times New Roman" w:hAnsi="Times New Roman" w:cs="Times New Roman"/>
            <w:i/>
            <w:sz w:val="24"/>
            <w:szCs w:val="24"/>
          </w:rPr>
          <w:delText>et seq.</w:delText>
        </w:r>
        <w:r w:rsidDel="00974DDC">
          <w:rPr>
            <w:rFonts w:ascii="Times New Roman" w:hAnsi="Times New Roman" w:cs="Times New Roman"/>
            <w:sz w:val="24"/>
            <w:szCs w:val="24"/>
          </w:rPr>
          <w:delText xml:space="preserve"> C.R.S. (2011). </w:delText>
        </w:r>
      </w:del>
    </w:p>
    <w:p w14:paraId="270E213D" w14:textId="777354CA" w:rsidR="00F96842" w:rsidRPr="00D74E76" w:rsidDel="00974DDC" w:rsidRDefault="00F96842" w:rsidP="00C243D9">
      <w:pPr>
        <w:pStyle w:val="Heading2"/>
        <w:rPr>
          <w:del w:id="20" w:author="Paoloemilio, Amber" w:date="2026-06-30T13:51:00Z" w16du:dateUtc="2026-06-30T19:51:00Z"/>
        </w:rPr>
      </w:pPr>
      <w:del w:id="21" w:author="Paoloemilio, Amber" w:date="2026-06-30T13:51:00Z" w16du:dateUtc="2026-06-30T19:51:00Z">
        <w:r w:rsidRPr="004B72B9" w:rsidDel="00974DDC">
          <w:delText>2.00</w:delText>
        </w:r>
        <w:r w:rsidRPr="00026D0F" w:rsidDel="00974DDC">
          <w:tab/>
        </w:r>
        <w:r w:rsidDel="00974DDC">
          <w:delText xml:space="preserve"> Authority</w:delText>
        </w:r>
      </w:del>
    </w:p>
    <w:p w14:paraId="641DEEEF" w14:textId="716E471E" w:rsidR="000C7711" w:rsidRPr="004B72B9" w:rsidDel="00974DDC" w:rsidRDefault="00F96842" w:rsidP="00F96842">
      <w:pPr>
        <w:pStyle w:val="upar1"/>
        <w:rPr>
          <w:del w:id="22" w:author="Paoloemilio, Amber" w:date="2026-06-30T13:51:00Z" w16du:dateUtc="2026-06-30T19:51:00Z"/>
          <w:rFonts w:ascii="Times New Roman" w:hAnsi="Times New Roman" w:cs="Times New Roman"/>
          <w:sz w:val="24"/>
          <w:szCs w:val="24"/>
        </w:rPr>
      </w:pPr>
      <w:del w:id="23" w:author="Paoloemilio, Amber" w:date="2026-06-30T13:51:00Z" w16du:dateUtc="2026-06-30T19:51:00Z">
        <w:r w:rsidRPr="000F4961" w:rsidDel="00974DDC">
          <w:rPr>
            <w:rFonts w:ascii="Times New Roman" w:hAnsi="Times New Roman" w:cs="Times New Roman"/>
            <w:sz w:val="24"/>
            <w:szCs w:val="24"/>
          </w:rPr>
          <w:delText>23 CFR 1.23 Rights</w:delText>
        </w:r>
        <w:r w:rsidR="000C7711" w:rsidRPr="004B72B9" w:rsidDel="00974DDC">
          <w:rPr>
            <w:rFonts w:ascii="Times New Roman" w:hAnsi="Times New Roman" w:cs="Times New Roman"/>
            <w:sz w:val="24"/>
            <w:szCs w:val="24"/>
          </w:rPr>
          <w:delText>-</w:delText>
        </w:r>
        <w:r w:rsidRPr="000F4961" w:rsidDel="00974DDC">
          <w:rPr>
            <w:rFonts w:ascii="Times New Roman" w:hAnsi="Times New Roman" w:cs="Times New Roman"/>
            <w:sz w:val="24"/>
            <w:szCs w:val="24"/>
          </w:rPr>
          <w:delText>of</w:delText>
        </w:r>
        <w:r w:rsidR="000C7711" w:rsidRPr="004B72B9" w:rsidDel="00974DDC">
          <w:rPr>
            <w:rFonts w:ascii="Times New Roman" w:hAnsi="Times New Roman" w:cs="Times New Roman"/>
            <w:sz w:val="24"/>
            <w:szCs w:val="24"/>
          </w:rPr>
          <w:delText>-Way</w:delText>
        </w:r>
      </w:del>
    </w:p>
    <w:p w14:paraId="6B64357E" w14:textId="7824C8C8" w:rsidR="00F96842" w:rsidRPr="00D74E76" w:rsidDel="00974DDC" w:rsidRDefault="00F96842" w:rsidP="00F96842">
      <w:pPr>
        <w:pStyle w:val="upar1"/>
        <w:rPr>
          <w:del w:id="24" w:author="Paoloemilio, Amber" w:date="2026-06-30T13:51:00Z" w16du:dateUtc="2026-06-30T19:51:00Z"/>
          <w:rFonts w:ascii="Times New Roman" w:hAnsi="Times New Roman" w:cs="Times New Roman"/>
          <w:sz w:val="24"/>
          <w:szCs w:val="24"/>
        </w:rPr>
      </w:pPr>
      <w:del w:id="25" w:author="Paoloemilio, Amber" w:date="2026-06-30T13:51:00Z" w16du:dateUtc="2026-06-30T19:51:00Z">
        <w:r w:rsidRPr="000F4961" w:rsidDel="00974DDC">
          <w:rPr>
            <w:rFonts w:ascii="Times New Roman" w:hAnsi="Times New Roman" w:cs="Times New Roman"/>
            <w:sz w:val="24"/>
            <w:szCs w:val="24"/>
          </w:rPr>
          <w:delText>23 CFR 710.403 Management</w:delText>
        </w:r>
      </w:del>
    </w:p>
    <w:p w14:paraId="7E650779" w14:textId="36379565" w:rsidR="00F96842" w:rsidRPr="00D74E76" w:rsidDel="00974DDC" w:rsidRDefault="00F96842" w:rsidP="00F96842">
      <w:pPr>
        <w:pStyle w:val="upar1"/>
        <w:rPr>
          <w:del w:id="26" w:author="Paoloemilio, Amber" w:date="2026-06-30T13:51:00Z" w16du:dateUtc="2026-06-30T19:51:00Z"/>
          <w:rFonts w:ascii="Times New Roman" w:hAnsi="Times New Roman" w:cs="Times New Roman"/>
          <w:sz w:val="24"/>
          <w:szCs w:val="24"/>
        </w:rPr>
      </w:pPr>
      <w:del w:id="27" w:author="Paoloemilio, Amber" w:date="2026-06-30T13:51:00Z" w16du:dateUtc="2026-06-30T19:51:00Z">
        <w:r w:rsidRPr="00D74E76" w:rsidDel="00974DDC">
          <w:rPr>
            <w:rFonts w:ascii="Times New Roman" w:hAnsi="Times New Roman" w:cs="Times New Roman"/>
            <w:sz w:val="24"/>
            <w:szCs w:val="24"/>
          </w:rPr>
          <w:delText xml:space="preserve">23 CFR Part 772 Noise Abatement </w:delText>
        </w:r>
      </w:del>
    </w:p>
    <w:p w14:paraId="04DCB1F5" w14:textId="3AF24A66" w:rsidR="004B04EB" w:rsidRPr="00D74E76" w:rsidDel="00974DDC" w:rsidRDefault="00F96842" w:rsidP="004B04EB">
      <w:pPr>
        <w:pStyle w:val="upar1"/>
        <w:rPr>
          <w:del w:id="28" w:author="Paoloemilio, Amber" w:date="2026-06-30T13:51:00Z" w16du:dateUtc="2026-06-30T19:51:00Z"/>
          <w:rFonts w:ascii="Times New Roman" w:hAnsi="Times New Roman" w:cs="Times New Roman"/>
          <w:sz w:val="24"/>
          <w:szCs w:val="24"/>
        </w:rPr>
      </w:pPr>
      <w:del w:id="29" w:author="Paoloemilio, Amber" w:date="2026-06-30T13:51:00Z" w16du:dateUtc="2026-06-30T19:51:00Z">
        <w:r w:rsidDel="00974DDC">
          <w:rPr>
            <w:rFonts w:ascii="Times New Roman" w:hAnsi="Times New Roman" w:cs="Times New Roman"/>
            <w:sz w:val="24"/>
            <w:szCs w:val="24"/>
          </w:rPr>
          <w:delText xml:space="preserve">§ </w:delText>
        </w:r>
        <w:r w:rsidRPr="00D74E76" w:rsidDel="00974DDC">
          <w:rPr>
            <w:rFonts w:ascii="Times New Roman" w:hAnsi="Times New Roman" w:cs="Times New Roman"/>
            <w:sz w:val="24"/>
            <w:szCs w:val="24"/>
          </w:rPr>
          <w:delText xml:space="preserve">43-2-401, C.R.S. </w:delText>
        </w:r>
        <w:r w:rsidRPr="00D74E76" w:rsidDel="00974DDC">
          <w:rPr>
            <w:rFonts w:ascii="Times New Roman" w:hAnsi="Times New Roman" w:cs="Times New Roman"/>
            <w:i/>
            <w:sz w:val="24"/>
            <w:szCs w:val="24"/>
          </w:rPr>
          <w:delText>et seq.</w:delText>
        </w:r>
        <w:r w:rsidDel="00974DDC">
          <w:rPr>
            <w:rFonts w:ascii="Times New Roman" w:hAnsi="Times New Roman" w:cs="Times New Roman"/>
            <w:sz w:val="24"/>
            <w:szCs w:val="24"/>
          </w:rPr>
          <w:delText xml:space="preserve"> C.R.S. (2011)</w:delText>
        </w:r>
        <w:r w:rsidR="004B04EB" w:rsidDel="00974DDC">
          <w:rPr>
            <w:rFonts w:ascii="Times New Roman" w:hAnsi="Times New Roman" w:cs="Times New Roman"/>
            <w:sz w:val="24"/>
            <w:szCs w:val="24"/>
          </w:rPr>
          <w:delText>. § 43-2-404 C.R.S. (2011) provides authority to the Transportation Commission to promulgate rules pertaining to noise mitigation standards and measures.</w:delText>
        </w:r>
      </w:del>
    </w:p>
    <w:p w14:paraId="21A3C75E" w14:textId="13C0C29A" w:rsidR="00D74E76" w:rsidDel="00974DDC" w:rsidRDefault="00D74E76" w:rsidP="00C243D9">
      <w:pPr>
        <w:pStyle w:val="Heading2"/>
        <w:rPr>
          <w:del w:id="30" w:author="Paoloemilio, Amber" w:date="2026-06-30T13:51:00Z" w16du:dateUtc="2026-06-30T19:51:00Z"/>
          <w:b/>
        </w:rPr>
      </w:pPr>
      <w:del w:id="31" w:author="Paoloemilio, Amber" w:date="2026-06-30T13:51:00Z" w16du:dateUtc="2026-06-30T19:51:00Z">
        <w:r w:rsidDel="00974DDC">
          <w:delText xml:space="preserve">3.00 </w:delText>
        </w:r>
        <w:r w:rsidR="00B519F5" w:rsidDel="00974DDC">
          <w:tab/>
        </w:r>
        <w:r w:rsidDel="00974DDC">
          <w:delText xml:space="preserve">Definitions </w:delText>
        </w:r>
      </w:del>
    </w:p>
    <w:p w14:paraId="23241FF1" w14:textId="5C40DA38" w:rsidR="00D74E76" w:rsidDel="00974DDC" w:rsidRDefault="00D74E76" w:rsidP="00D74E76">
      <w:pPr>
        <w:pStyle w:val="Title1"/>
        <w:rPr>
          <w:del w:id="32" w:author="Paoloemilio, Amber" w:date="2026-06-30T13:51:00Z" w16du:dateUtc="2026-06-30T19:51:00Z"/>
          <w:rFonts w:ascii="Times New Roman" w:hAnsi="Times New Roman" w:cs="Times New Roman"/>
          <w:b w:val="0"/>
        </w:rPr>
      </w:pPr>
      <w:del w:id="33" w:author="Paoloemilio, Amber" w:date="2026-06-30T13:51:00Z" w16du:dateUtc="2026-06-30T19:51:00Z">
        <w:r w:rsidDel="00974DDC">
          <w:rPr>
            <w:rFonts w:ascii="Times New Roman" w:hAnsi="Times New Roman" w:cs="Times New Roman"/>
            <w:b w:val="0"/>
          </w:rPr>
          <w:tab/>
          <w:delText>3</w:delText>
        </w:r>
        <w:r w:rsidRPr="00E712AC" w:rsidDel="00974DDC">
          <w:rPr>
            <w:rFonts w:ascii="Times New Roman" w:hAnsi="Times New Roman" w:cs="Times New Roman"/>
            <w:b w:val="0"/>
          </w:rPr>
          <w:delText>.01</w:delText>
        </w:r>
        <w:r w:rsidRPr="004F0F37" w:rsidDel="00974DDC">
          <w:rPr>
            <w:rFonts w:ascii="Times New Roman" w:hAnsi="Times New Roman" w:cs="Times New Roman"/>
            <w:b w:val="0"/>
          </w:rPr>
          <w:tab/>
        </w:r>
        <w:r w:rsidRPr="00E712AC" w:rsidDel="00974DDC">
          <w:rPr>
            <w:rFonts w:ascii="Times New Roman" w:hAnsi="Times New Roman" w:cs="Times New Roman"/>
            <w:b w:val="0"/>
          </w:rPr>
          <w:delText xml:space="preserve">“Applicant” </w:delText>
        </w:r>
        <w:r w:rsidDel="00974DDC">
          <w:rPr>
            <w:rFonts w:ascii="Times New Roman" w:hAnsi="Times New Roman" w:cs="Times New Roman"/>
            <w:b w:val="0"/>
          </w:rPr>
          <w:delText xml:space="preserve">shall </w:delText>
        </w:r>
        <w:r w:rsidRPr="00E712AC" w:rsidDel="00974DDC">
          <w:rPr>
            <w:rFonts w:ascii="Times New Roman" w:hAnsi="Times New Roman" w:cs="Times New Roman"/>
            <w:b w:val="0"/>
          </w:rPr>
          <w:delText>mean a homeowner or renter residing in an eli</w:delText>
        </w:r>
        <w:r w:rsidR="000C7711" w:rsidDel="00974DDC">
          <w:rPr>
            <w:rFonts w:ascii="Times New Roman" w:hAnsi="Times New Roman" w:cs="Times New Roman"/>
            <w:b w:val="0"/>
          </w:rPr>
          <w:delText>g</w:delText>
        </w:r>
        <w:r w:rsidRPr="00E712AC" w:rsidDel="00974DDC">
          <w:rPr>
            <w:rFonts w:ascii="Times New Roman" w:hAnsi="Times New Roman" w:cs="Times New Roman"/>
            <w:b w:val="0"/>
          </w:rPr>
          <w:delText xml:space="preserve">ible area, or the operator of a temporary housing facility or public housing </w:delText>
        </w:r>
        <w:r w:rsidRPr="004F0F37" w:rsidDel="00974DDC">
          <w:rPr>
            <w:rFonts w:ascii="Times New Roman" w:hAnsi="Times New Roman" w:cs="Times New Roman"/>
            <w:b w:val="0"/>
          </w:rPr>
          <w:delText>facility</w:delText>
        </w:r>
        <w:r w:rsidRPr="00E712AC" w:rsidDel="00974DDC">
          <w:rPr>
            <w:rFonts w:ascii="Times New Roman" w:hAnsi="Times New Roman" w:cs="Times New Roman"/>
            <w:b w:val="0"/>
          </w:rPr>
          <w:delText xml:space="preserve"> located in an eligible area, who submits an application to the transportation commission in accordance with these rules.</w:delText>
        </w:r>
      </w:del>
    </w:p>
    <w:p w14:paraId="3BEA1C45" w14:textId="3F008D1B" w:rsidR="00D74E76" w:rsidDel="00974DDC" w:rsidRDefault="00D74E76" w:rsidP="00D74E76">
      <w:pPr>
        <w:pStyle w:val="Title1"/>
        <w:rPr>
          <w:del w:id="34" w:author="Paoloemilio, Amber" w:date="2026-06-30T13:51:00Z" w16du:dateUtc="2026-06-30T19:51:00Z"/>
          <w:rFonts w:ascii="Times New Roman" w:hAnsi="Times New Roman" w:cs="Times New Roman"/>
          <w:b w:val="0"/>
        </w:rPr>
      </w:pPr>
      <w:del w:id="35" w:author="Paoloemilio, Amber" w:date="2026-06-30T13:51:00Z" w16du:dateUtc="2026-06-30T19:51:00Z">
        <w:r w:rsidDel="00974DDC">
          <w:rPr>
            <w:rFonts w:ascii="Times New Roman" w:hAnsi="Times New Roman" w:cs="Times New Roman"/>
            <w:b w:val="0"/>
          </w:rPr>
          <w:tab/>
          <w:delText>3.02</w:delText>
        </w:r>
        <w:r w:rsidDel="00974DDC">
          <w:rPr>
            <w:rFonts w:ascii="Times New Roman" w:hAnsi="Times New Roman" w:cs="Times New Roman"/>
            <w:b w:val="0"/>
          </w:rPr>
          <w:tab/>
          <w:delText>“Department” or “CDOT” shall mean the Department of Transportation pursuant to § 43-2-102(2) C.R.S. (2011).</w:delText>
        </w:r>
      </w:del>
    </w:p>
    <w:p w14:paraId="1F4B53FE" w14:textId="5C493667" w:rsidR="00D74E76" w:rsidDel="00974DDC" w:rsidRDefault="00D74E76" w:rsidP="00D74E76">
      <w:pPr>
        <w:pStyle w:val="Title1"/>
        <w:rPr>
          <w:del w:id="36" w:author="Paoloemilio, Amber" w:date="2026-06-30T13:51:00Z" w16du:dateUtc="2026-06-30T19:51:00Z"/>
          <w:rFonts w:ascii="Times New Roman" w:hAnsi="Times New Roman" w:cs="Times New Roman"/>
          <w:b w:val="0"/>
        </w:rPr>
      </w:pPr>
      <w:del w:id="37" w:author="Paoloemilio, Amber" w:date="2026-06-30T13:51:00Z" w16du:dateUtc="2026-06-30T19:51:00Z">
        <w:r w:rsidDel="00974DDC">
          <w:rPr>
            <w:rFonts w:ascii="Times New Roman" w:hAnsi="Times New Roman" w:cs="Times New Roman"/>
            <w:b w:val="0"/>
          </w:rPr>
          <w:tab/>
          <w:delText xml:space="preserve">3.03 </w:delText>
        </w:r>
        <w:r w:rsidDel="00974DDC">
          <w:rPr>
            <w:rFonts w:ascii="Times New Roman" w:hAnsi="Times New Roman" w:cs="Times New Roman"/>
            <w:b w:val="0"/>
          </w:rPr>
          <w:tab/>
          <w:delText xml:space="preserve">“Eligible Area” shall mean a residential area that: (a) is located adjacent to a state highway; (b) existed as a residential area before the state highway was constructed or  </w:delText>
        </w:r>
        <w:r w:rsidR="006A25DD" w:rsidDel="00974DDC">
          <w:rPr>
            <w:rFonts w:ascii="Times New Roman" w:hAnsi="Times New Roman" w:cs="Times New Roman"/>
            <w:b w:val="0"/>
          </w:rPr>
          <w:delText xml:space="preserve">last </w:delText>
        </w:r>
        <w:r w:rsidDel="00974DDC">
          <w:rPr>
            <w:rFonts w:ascii="Times New Roman" w:hAnsi="Times New Roman" w:cs="Times New Roman"/>
            <w:b w:val="0"/>
          </w:rPr>
          <w:delText xml:space="preserve">widened, and (c) </w:delText>
        </w:r>
      </w:del>
      <w:del w:id="38" w:author="Paoloemilio, Amber" w:date="2026-03-13T14:07:00Z">
        <w:r w:rsidDel="007A1AC3">
          <w:rPr>
            <w:rFonts w:ascii="Times New Roman" w:hAnsi="Times New Roman" w:cs="Times New Roman"/>
            <w:b w:val="0"/>
          </w:rPr>
          <w:delText>I</w:delText>
        </w:r>
      </w:del>
      <w:del w:id="39" w:author="Paoloemilio, Amber" w:date="2026-06-30T13:51:00Z" w16du:dateUtc="2026-06-30T19:51:00Z">
        <w:r w:rsidDel="00974DDC">
          <w:rPr>
            <w:rFonts w:ascii="Times New Roman" w:hAnsi="Times New Roman" w:cs="Times New Roman"/>
            <w:b w:val="0"/>
          </w:rPr>
          <w:delText>s located within the boundaries of a local government that, as of the date of the application, has adopted an ordinance or resolution to mitigate the effects of noise in future residential or other noise-sensitive development adjacent to the state highways within the boundaries of the local government.</w:delText>
        </w:r>
      </w:del>
    </w:p>
    <w:p w14:paraId="27E1F158" w14:textId="5FEB3F1A" w:rsidR="002F2F01" w:rsidDel="00974DDC" w:rsidRDefault="00D74E76" w:rsidP="00D74E76">
      <w:pPr>
        <w:pStyle w:val="Title1"/>
        <w:rPr>
          <w:del w:id="40" w:author="Paoloemilio, Amber" w:date="2026-06-30T13:51:00Z" w16du:dateUtc="2026-06-30T19:51:00Z"/>
          <w:rFonts w:ascii="Times New Roman" w:hAnsi="Times New Roman" w:cs="Times New Roman"/>
          <w:b w:val="0"/>
        </w:rPr>
      </w:pPr>
      <w:del w:id="41" w:author="Paoloemilio, Amber" w:date="2026-06-30T13:51:00Z" w16du:dateUtc="2026-06-30T19:51:00Z">
        <w:r w:rsidDel="00974DDC">
          <w:rPr>
            <w:rFonts w:ascii="Times New Roman" w:hAnsi="Times New Roman" w:cs="Times New Roman"/>
            <w:b w:val="0"/>
          </w:rPr>
          <w:lastRenderedPageBreak/>
          <w:tab/>
          <w:delText>3.04</w:delText>
        </w:r>
        <w:r w:rsidDel="00974DDC">
          <w:rPr>
            <w:rFonts w:ascii="Times New Roman" w:hAnsi="Times New Roman" w:cs="Times New Roman"/>
            <w:b w:val="0"/>
          </w:rPr>
          <w:tab/>
          <w:delText>“L</w:delText>
        </w:r>
        <w:r w:rsidR="00652F73" w:rsidDel="00974DDC">
          <w:rPr>
            <w:rFonts w:ascii="Times New Roman" w:hAnsi="Times New Roman" w:cs="Times New Roman"/>
            <w:b w:val="0"/>
          </w:rPr>
          <w:delText>ocal Entity</w:delText>
        </w:r>
        <w:r w:rsidDel="00974DDC">
          <w:rPr>
            <w:rFonts w:ascii="Times New Roman" w:hAnsi="Times New Roman" w:cs="Times New Roman"/>
            <w:b w:val="0"/>
          </w:rPr>
          <w:delText xml:space="preserve">” </w:delText>
        </w:r>
      </w:del>
      <w:del w:id="42" w:author="Paoloemilio, Amber" w:date="2026-03-13T14:07:00Z">
        <w:r w:rsidR="00652F73" w:rsidDel="007A1AC3">
          <w:rPr>
            <w:rFonts w:ascii="Times New Roman" w:hAnsi="Times New Roman" w:cs="Times New Roman"/>
            <w:b w:val="0"/>
          </w:rPr>
          <w:delText xml:space="preserve">for purposes of these rules </w:delText>
        </w:r>
      </w:del>
      <w:del w:id="43" w:author="Paoloemilio, Amber" w:date="2026-06-30T13:51:00Z" w16du:dateUtc="2026-06-30T19:51:00Z">
        <w:r w:rsidR="00652F73" w:rsidDel="00974DDC">
          <w:rPr>
            <w:rFonts w:ascii="Times New Roman" w:hAnsi="Times New Roman" w:cs="Times New Roman"/>
            <w:b w:val="0"/>
          </w:rPr>
          <w:delText xml:space="preserve">shall mean the responsible party consisting of the applicant, a </w:delText>
        </w:r>
        <w:r w:rsidR="002F2F01" w:rsidDel="00974DDC">
          <w:rPr>
            <w:rFonts w:ascii="Times New Roman" w:hAnsi="Times New Roman" w:cs="Times New Roman"/>
            <w:b w:val="0"/>
          </w:rPr>
          <w:delText>group or organization registered and in good standing with the Colorado Secretary of State</w:delText>
        </w:r>
        <w:r w:rsidR="00652F73" w:rsidDel="00974DDC">
          <w:rPr>
            <w:rFonts w:ascii="Times New Roman" w:hAnsi="Times New Roman" w:cs="Times New Roman"/>
            <w:b w:val="0"/>
          </w:rPr>
          <w:delText>, or a local government.</w:delText>
        </w:r>
      </w:del>
    </w:p>
    <w:p w14:paraId="21F48E0B" w14:textId="2F2CD39A" w:rsidR="00D74E76" w:rsidDel="00974DDC" w:rsidRDefault="00652F73" w:rsidP="00D74E76">
      <w:pPr>
        <w:pStyle w:val="Title1"/>
        <w:rPr>
          <w:del w:id="44" w:author="Paoloemilio, Amber" w:date="2026-06-30T13:51:00Z" w16du:dateUtc="2026-06-30T19:51:00Z"/>
          <w:rFonts w:ascii="Times New Roman" w:hAnsi="Times New Roman" w:cs="Times New Roman"/>
          <w:b w:val="0"/>
        </w:rPr>
      </w:pPr>
      <w:del w:id="45" w:author="Paoloemilio, Amber" w:date="2026-06-30T13:51:00Z" w16du:dateUtc="2026-06-30T19:51:00Z">
        <w:r w:rsidDel="00974DDC">
          <w:rPr>
            <w:rFonts w:ascii="Times New Roman" w:hAnsi="Times New Roman" w:cs="Times New Roman"/>
            <w:b w:val="0"/>
          </w:rPr>
          <w:tab/>
          <w:delText>3</w:delText>
        </w:r>
        <w:r w:rsidR="00D74E76" w:rsidDel="00974DDC">
          <w:rPr>
            <w:rFonts w:ascii="Times New Roman" w:hAnsi="Times New Roman" w:cs="Times New Roman"/>
            <w:b w:val="0"/>
          </w:rPr>
          <w:delText>.0</w:delText>
        </w:r>
        <w:r w:rsidDel="00974DDC">
          <w:rPr>
            <w:rFonts w:ascii="Times New Roman" w:hAnsi="Times New Roman" w:cs="Times New Roman"/>
            <w:b w:val="0"/>
          </w:rPr>
          <w:delText>5</w:delText>
        </w:r>
        <w:r w:rsidR="00D74E76" w:rsidDel="00974DDC">
          <w:rPr>
            <w:rFonts w:ascii="Times New Roman" w:hAnsi="Times New Roman" w:cs="Times New Roman"/>
            <w:b w:val="0"/>
          </w:rPr>
          <w:tab/>
          <w:delText xml:space="preserve"> “Local government” shall mean a city, town, county, or city and county.</w:delText>
        </w:r>
      </w:del>
    </w:p>
    <w:p w14:paraId="3DFA0401" w14:textId="4437ED97" w:rsidR="00D74E76" w:rsidDel="00974DDC" w:rsidRDefault="00D74E76" w:rsidP="00D74E76">
      <w:pPr>
        <w:pStyle w:val="Title1"/>
        <w:rPr>
          <w:del w:id="46" w:author="Paoloemilio, Amber" w:date="2026-06-30T13:51:00Z" w16du:dateUtc="2026-06-30T19:51:00Z"/>
          <w:rFonts w:ascii="Times New Roman" w:hAnsi="Times New Roman" w:cs="Times New Roman"/>
          <w:b w:val="0"/>
        </w:rPr>
      </w:pPr>
      <w:del w:id="47" w:author="Paoloemilio, Amber" w:date="2026-06-30T13:51:00Z" w16du:dateUtc="2026-06-30T19:51:00Z">
        <w:r w:rsidDel="00974DDC">
          <w:rPr>
            <w:rFonts w:ascii="Times New Roman" w:hAnsi="Times New Roman" w:cs="Times New Roman"/>
            <w:b w:val="0"/>
          </w:rPr>
          <w:tab/>
        </w:r>
        <w:r w:rsidR="00652F73" w:rsidDel="00974DDC">
          <w:rPr>
            <w:rFonts w:ascii="Times New Roman" w:hAnsi="Times New Roman" w:cs="Times New Roman"/>
            <w:b w:val="0"/>
          </w:rPr>
          <w:delText>3</w:delText>
        </w:r>
        <w:r w:rsidDel="00974DDC">
          <w:rPr>
            <w:rFonts w:ascii="Times New Roman" w:hAnsi="Times New Roman" w:cs="Times New Roman"/>
            <w:b w:val="0"/>
          </w:rPr>
          <w:delText>.0</w:delText>
        </w:r>
        <w:r w:rsidR="00652F73" w:rsidDel="00974DDC">
          <w:rPr>
            <w:rFonts w:ascii="Times New Roman" w:hAnsi="Times New Roman" w:cs="Times New Roman"/>
            <w:b w:val="0"/>
          </w:rPr>
          <w:delText>6</w:delText>
        </w:r>
        <w:r w:rsidDel="00974DDC">
          <w:rPr>
            <w:rFonts w:ascii="Times New Roman" w:hAnsi="Times New Roman" w:cs="Times New Roman"/>
            <w:b w:val="0"/>
          </w:rPr>
          <w:tab/>
          <w:delText xml:space="preserve">“Noise Mitigation Measures” shall mean </w:delText>
        </w:r>
        <w:r w:rsidR="00652F73" w:rsidDel="00974DDC">
          <w:rPr>
            <w:rFonts w:ascii="Times New Roman" w:hAnsi="Times New Roman" w:cs="Times New Roman"/>
            <w:b w:val="0"/>
          </w:rPr>
          <w:delText xml:space="preserve">for purposes of these rules </w:delText>
        </w:r>
        <w:r w:rsidDel="00974DDC">
          <w:rPr>
            <w:rFonts w:ascii="Times New Roman" w:hAnsi="Times New Roman" w:cs="Times New Roman"/>
            <w:b w:val="0"/>
          </w:rPr>
          <w:delText xml:space="preserve">noise </w:delText>
        </w:r>
        <w:r w:rsidR="00A879E7" w:rsidDel="00974DDC">
          <w:rPr>
            <w:rFonts w:ascii="Times New Roman" w:hAnsi="Times New Roman" w:cs="Times New Roman"/>
            <w:b w:val="0"/>
          </w:rPr>
          <w:delText xml:space="preserve">abatement </w:delText>
        </w:r>
        <w:r w:rsidDel="00974DDC">
          <w:rPr>
            <w:rFonts w:ascii="Times New Roman" w:hAnsi="Times New Roman" w:cs="Times New Roman"/>
            <w:b w:val="0"/>
          </w:rPr>
          <w:delText>measures approved by the Transportation Commission pursuant to § 43-2-404 C.R.S. (2011).</w:delText>
        </w:r>
      </w:del>
    </w:p>
    <w:p w14:paraId="3B786332" w14:textId="461F85FE" w:rsidR="00D74E76" w:rsidDel="00974DDC" w:rsidRDefault="00D74E76" w:rsidP="00D74E76">
      <w:pPr>
        <w:pStyle w:val="Title1"/>
        <w:rPr>
          <w:del w:id="48" w:author="Paoloemilio, Amber" w:date="2026-06-30T13:51:00Z" w16du:dateUtc="2026-06-30T19:51:00Z"/>
          <w:rFonts w:ascii="Times New Roman" w:hAnsi="Times New Roman" w:cs="Times New Roman"/>
          <w:b w:val="0"/>
        </w:rPr>
      </w:pPr>
      <w:del w:id="49" w:author="Paoloemilio, Amber" w:date="2026-06-30T13:51:00Z" w16du:dateUtc="2026-06-30T19:51:00Z">
        <w:r w:rsidDel="00974DDC">
          <w:rPr>
            <w:rFonts w:ascii="Times New Roman" w:hAnsi="Times New Roman" w:cs="Times New Roman"/>
            <w:b w:val="0"/>
          </w:rPr>
          <w:tab/>
        </w:r>
        <w:r w:rsidR="00652F73" w:rsidDel="00974DDC">
          <w:rPr>
            <w:rFonts w:ascii="Times New Roman" w:hAnsi="Times New Roman" w:cs="Times New Roman"/>
            <w:b w:val="0"/>
          </w:rPr>
          <w:delText>3</w:delText>
        </w:r>
        <w:r w:rsidDel="00974DDC">
          <w:rPr>
            <w:rFonts w:ascii="Times New Roman" w:hAnsi="Times New Roman" w:cs="Times New Roman"/>
            <w:b w:val="0"/>
          </w:rPr>
          <w:delText>.0</w:delText>
        </w:r>
        <w:r w:rsidR="00652F73" w:rsidDel="00974DDC">
          <w:rPr>
            <w:rFonts w:ascii="Times New Roman" w:hAnsi="Times New Roman" w:cs="Times New Roman"/>
            <w:b w:val="0"/>
          </w:rPr>
          <w:delText>7</w:delText>
        </w:r>
        <w:r w:rsidDel="00974DDC">
          <w:rPr>
            <w:rFonts w:ascii="Times New Roman" w:hAnsi="Times New Roman" w:cs="Times New Roman"/>
            <w:b w:val="0"/>
          </w:rPr>
          <w:tab/>
          <w:delText>“Transportation Commission” shall mean the commission created pursuant to § 43-1-106 C.R.S. (2011).</w:delText>
        </w:r>
      </w:del>
    </w:p>
    <w:p w14:paraId="14823DEC" w14:textId="12228501" w:rsidR="00A879E7" w:rsidRPr="00D74E76" w:rsidDel="00974DDC" w:rsidRDefault="00A879E7" w:rsidP="00C243D9">
      <w:pPr>
        <w:pStyle w:val="Heading2"/>
        <w:rPr>
          <w:del w:id="50" w:author="Paoloemilio, Amber" w:date="2026-06-30T13:51:00Z" w16du:dateUtc="2026-06-30T19:51:00Z"/>
        </w:rPr>
      </w:pPr>
      <w:del w:id="51" w:author="Paoloemilio, Amber" w:date="2026-06-30T13:51:00Z" w16du:dateUtc="2026-06-30T19:51:00Z">
        <w:r w:rsidRPr="004B72B9" w:rsidDel="00974DDC">
          <w:delText>4.00</w:delText>
        </w:r>
        <w:r w:rsidRPr="00026D0F" w:rsidDel="00974DDC">
          <w:tab/>
        </w:r>
        <w:r w:rsidDel="00974DDC">
          <w:delText xml:space="preserve">General Eligibility Criteria for Noise Mitigation Measures Funded Pursuant to § </w:delText>
        </w:r>
        <w:r w:rsidRPr="00D74E76" w:rsidDel="00974DDC">
          <w:delText>43-2-402, C.R.S.</w:delText>
        </w:r>
        <w:r w:rsidDel="00974DDC">
          <w:delText xml:space="preserve"> and § 43-2-403 C.R.S.</w:delText>
        </w:r>
        <w:r w:rsidR="00B519F5" w:rsidDel="00974DDC">
          <w:delText xml:space="preserve"> (2011).</w:delText>
        </w:r>
      </w:del>
    </w:p>
    <w:p w14:paraId="638E4885" w14:textId="51553268" w:rsidR="00271B55" w:rsidDel="00974DDC" w:rsidRDefault="00271B55" w:rsidP="004B72B9">
      <w:pPr>
        <w:rPr>
          <w:del w:id="52" w:author="Paoloemilio, Amber" w:date="2026-06-30T13:51:00Z" w16du:dateUtc="2026-06-30T19:51:00Z"/>
        </w:rPr>
      </w:pPr>
    </w:p>
    <w:p w14:paraId="64810296" w14:textId="1D051A17" w:rsidR="008E7102" w:rsidDel="00974DDC" w:rsidRDefault="008E7102" w:rsidP="004B72B9">
      <w:pPr>
        <w:ind w:left="720"/>
        <w:rPr>
          <w:del w:id="53" w:author="Paoloemilio, Amber" w:date="2026-06-30T13:51:00Z" w16du:dateUtc="2026-06-30T19:51:00Z"/>
        </w:rPr>
      </w:pPr>
      <w:del w:id="54" w:author="Paoloemilio, Amber" w:date="2026-06-30T13:51:00Z" w16du:dateUtc="2026-06-30T19:51:00Z">
        <w:r w:rsidRPr="00D74E76" w:rsidDel="00974DDC">
          <w:delText>4.</w:delText>
        </w:r>
        <w:r w:rsidR="00271B55" w:rsidDel="00974DDC">
          <w:delText>0</w:delText>
        </w:r>
        <w:r w:rsidRPr="00D74E76" w:rsidDel="00974DDC">
          <w:delText>1</w:delText>
        </w:r>
        <w:r w:rsidRPr="00D74E76" w:rsidDel="00974DDC">
          <w:tab/>
          <w:delText xml:space="preserve">The </w:delText>
        </w:r>
        <w:r w:rsidDel="00974DDC">
          <w:delText>A</w:delText>
        </w:r>
        <w:r w:rsidRPr="00D74E76" w:rsidDel="00974DDC">
          <w:delText xml:space="preserve">pplicant must be located within the boundaries of a </w:delText>
        </w:r>
        <w:r w:rsidDel="00974DDC">
          <w:delText>L</w:delText>
        </w:r>
        <w:r w:rsidRPr="00D74E76" w:rsidDel="00974DDC">
          <w:delText xml:space="preserve">ocal </w:delText>
        </w:r>
        <w:r w:rsidDel="00974DDC">
          <w:delText>G</w:delText>
        </w:r>
        <w:r w:rsidRPr="00D74E76" w:rsidDel="00974DDC">
          <w:delText>overnment that, as of the date of the application, has adopted an ordinance or resolution that requires the mitigation of the effects of noise on future residential or other noise-sensitive developments adjacent to the state highways within the boundaries of the local government.</w:delText>
        </w:r>
      </w:del>
    </w:p>
    <w:p w14:paraId="444D2064" w14:textId="754C6259" w:rsidR="000C7711" w:rsidRPr="00D74E76" w:rsidDel="00974DDC" w:rsidRDefault="000C7711" w:rsidP="000C7711">
      <w:pPr>
        <w:pStyle w:val="par2"/>
        <w:rPr>
          <w:del w:id="55" w:author="Paoloemilio, Amber" w:date="2026-06-30T13:51:00Z" w16du:dateUtc="2026-06-30T19:51:00Z"/>
          <w:rFonts w:ascii="Times New Roman" w:hAnsi="Times New Roman" w:cs="Times New Roman"/>
          <w:sz w:val="24"/>
          <w:szCs w:val="24"/>
        </w:rPr>
      </w:pPr>
      <w:del w:id="56" w:author="Paoloemilio, Amber" w:date="2026-06-30T13:51:00Z" w16du:dateUtc="2026-06-30T19:51:00Z">
        <w:r w:rsidRPr="004B72B9" w:rsidDel="00974DDC">
          <w:rPr>
            <w:rFonts w:ascii="Times New Roman" w:hAnsi="Times New Roman" w:cs="Times New Roman"/>
            <w:sz w:val="24"/>
            <w:szCs w:val="24"/>
          </w:rPr>
          <w:delText>4.01.1</w:delText>
        </w:r>
        <w:r w:rsidDel="00974DDC">
          <w:rPr>
            <w:rFonts w:ascii="Times New Roman" w:hAnsi="Times New Roman" w:cs="Times New Roman"/>
            <w:sz w:val="24"/>
            <w:szCs w:val="24"/>
          </w:rPr>
          <w:delText xml:space="preserve">   To be eligible</w:delText>
        </w:r>
        <w:r w:rsidRPr="00D74E76" w:rsidDel="00974DDC">
          <w:rPr>
            <w:rFonts w:ascii="Times New Roman" w:hAnsi="Times New Roman" w:cs="Times New Roman"/>
            <w:sz w:val="24"/>
            <w:szCs w:val="24"/>
          </w:rPr>
          <w:delText>, the application must meet the following criteria:</w:delText>
        </w:r>
      </w:del>
    </w:p>
    <w:p w14:paraId="5DE06562" w14:textId="0E65D929" w:rsidR="000C7711" w:rsidDel="00974DDC" w:rsidRDefault="000C7711" w:rsidP="004B72B9">
      <w:pPr>
        <w:pStyle w:val="par2"/>
        <w:rPr>
          <w:del w:id="57" w:author="Paoloemilio, Amber" w:date="2026-06-30T13:51:00Z" w16du:dateUtc="2026-06-30T19:51:00Z"/>
        </w:rPr>
      </w:pPr>
    </w:p>
    <w:p w14:paraId="049E3E44" w14:textId="581888BF" w:rsidR="000C7711" w:rsidDel="00974DDC" w:rsidRDefault="000C7711" w:rsidP="000C7711">
      <w:pPr>
        <w:pStyle w:val="NoSpacing"/>
        <w:ind w:left="1584"/>
        <w:rPr>
          <w:del w:id="58" w:author="Paoloemilio, Amber" w:date="2026-06-30T13:51:00Z" w16du:dateUtc="2026-06-30T19:51:00Z"/>
        </w:rPr>
      </w:pPr>
      <w:del w:id="59" w:author="Paoloemilio, Amber" w:date="2026-06-30T13:51:00Z" w16du:dateUtc="2026-06-30T19:51:00Z">
        <w:r w:rsidDel="00974DDC">
          <w:delText xml:space="preserve">4.01.1.1 </w:delText>
        </w:r>
        <w:r w:rsidR="00B519F5" w:rsidDel="00974DDC">
          <w:delText>C</w:delText>
        </w:r>
        <w:r w:rsidRPr="00D74E76" w:rsidDel="00974DDC">
          <w:delText>ompl</w:delText>
        </w:r>
        <w:r w:rsidR="00B519F5" w:rsidDel="00974DDC">
          <w:delText>y</w:delText>
        </w:r>
        <w:r w:rsidRPr="00D74E76" w:rsidDel="00974DDC">
          <w:delText xml:space="preserve"> with the Department’s Noise Analysis and Abatement </w:delText>
        </w:r>
      </w:del>
    </w:p>
    <w:p w14:paraId="45C76C21" w14:textId="7085B128" w:rsidR="000C7711" w:rsidRPr="00D74E76" w:rsidDel="00974DDC" w:rsidRDefault="000C7711" w:rsidP="000C7711">
      <w:pPr>
        <w:pStyle w:val="NoSpacing"/>
        <w:ind w:left="1584"/>
        <w:rPr>
          <w:del w:id="60" w:author="Paoloemilio, Amber" w:date="2026-06-30T13:51:00Z" w16du:dateUtc="2026-06-30T19:51:00Z"/>
        </w:rPr>
      </w:pPr>
      <w:del w:id="61" w:author="Paoloemilio, Amber" w:date="2026-06-30T13:51:00Z" w16du:dateUtc="2026-06-30T19:51:00Z">
        <w:r w:rsidRPr="00D74E76" w:rsidDel="00974DDC">
          <w:delText xml:space="preserve">Guidelines dated </w:delText>
        </w:r>
        <w:r w:rsidR="000F4961" w:rsidDel="00974DDC">
          <w:delText>June 16</w:delText>
        </w:r>
        <w:r w:rsidDel="00974DDC">
          <w:delText>, 2011</w:delText>
        </w:r>
        <w:r w:rsidRPr="00D74E76" w:rsidDel="00974DDC">
          <w:delText>;</w:delText>
        </w:r>
        <w:r w:rsidR="009857C7" w:rsidDel="00974DDC">
          <w:delText xml:space="preserve"> </w:delText>
        </w:r>
        <w:r w:rsidR="009857C7" w:rsidRPr="004B72B9" w:rsidDel="00974DDC">
          <w:delText>however, with regard to the supporting documentation submitted with an application, pursuant to 43-2-402(2), C.R.S., the application for noise mitigation measures shall: (a) be accompanied by a petition in support of the noise mitigation measures signed by members of no less than seventy-five percent of the households in an eligible area who live no more than four-tenths of one mile from the nearest edge of the right-of-way of the state highway; (b) specify whether a local government has agreed to provide any of the moneys necessary to construct the noise mitigation measures, and (c) specify which noise mitigation measures the applicant proposes for the eligible area.</w:delText>
        </w:r>
        <w:r w:rsidDel="00974DDC">
          <w:delText xml:space="preserve"> </w:delText>
        </w:r>
      </w:del>
    </w:p>
    <w:p w14:paraId="0E8BF506" w14:textId="53EA4597" w:rsidR="000C7711" w:rsidDel="00974DDC" w:rsidRDefault="000C7711" w:rsidP="000C7711">
      <w:pPr>
        <w:pStyle w:val="NoSpacing"/>
        <w:ind w:left="1584"/>
        <w:rPr>
          <w:del w:id="62" w:author="Paoloemilio, Amber" w:date="2026-06-30T13:51:00Z" w16du:dateUtc="2026-06-30T19:51:00Z"/>
        </w:rPr>
      </w:pPr>
    </w:p>
    <w:p w14:paraId="2A43A226" w14:textId="28898B18" w:rsidR="000C7711" w:rsidDel="00974DDC" w:rsidRDefault="000C7711" w:rsidP="000C7711">
      <w:pPr>
        <w:pStyle w:val="NoSpacing"/>
        <w:ind w:left="1584"/>
        <w:rPr>
          <w:del w:id="63" w:author="Paoloemilio, Amber" w:date="2026-06-30T13:51:00Z" w16du:dateUtc="2026-06-30T19:51:00Z"/>
        </w:rPr>
      </w:pPr>
      <w:del w:id="64" w:author="Paoloemilio, Amber" w:date="2026-06-30T13:51:00Z" w16du:dateUtc="2026-06-30T19:51:00Z">
        <w:r w:rsidRPr="000C7711" w:rsidDel="00974DDC">
          <w:delText>4.01.1.2</w:delText>
        </w:r>
        <w:r w:rsidDel="00974DDC">
          <w:delText xml:space="preserve"> </w:delText>
        </w:r>
        <w:r w:rsidR="00B519F5" w:rsidDel="00974DDC">
          <w:delText xml:space="preserve">Be </w:delText>
        </w:r>
        <w:r w:rsidRPr="00D74E76" w:rsidDel="00974DDC">
          <w:delText xml:space="preserve">compatible with any existing noise mitigation measures in the </w:delText>
        </w:r>
      </w:del>
    </w:p>
    <w:p w14:paraId="7FB063C4" w14:textId="79F51728" w:rsidR="000C7711" w:rsidRPr="00D74E76" w:rsidDel="00974DDC" w:rsidRDefault="000C7711" w:rsidP="000C7711">
      <w:pPr>
        <w:pStyle w:val="NoSpacing"/>
        <w:ind w:left="1584"/>
        <w:rPr>
          <w:del w:id="65" w:author="Paoloemilio, Amber" w:date="2026-06-30T13:51:00Z" w16du:dateUtc="2026-06-30T19:51:00Z"/>
        </w:rPr>
      </w:pPr>
      <w:del w:id="66" w:author="Paoloemilio, Amber" w:date="2026-06-30T13:51:00Z" w16du:dateUtc="2026-06-30T19:51:00Z">
        <w:r w:rsidRPr="00D74E76" w:rsidDel="00974DDC">
          <w:delText>eligible area; and</w:delText>
        </w:r>
        <w:r w:rsidDel="00974DDC">
          <w:delText xml:space="preserve"> </w:delText>
        </w:r>
      </w:del>
    </w:p>
    <w:p w14:paraId="2CF05FD9" w14:textId="4A865670" w:rsidR="000C7711" w:rsidDel="00974DDC" w:rsidRDefault="000C7711" w:rsidP="000C7711">
      <w:pPr>
        <w:pStyle w:val="NoSpacing"/>
        <w:ind w:left="1584"/>
        <w:rPr>
          <w:del w:id="67" w:author="Paoloemilio, Amber" w:date="2026-06-30T13:51:00Z" w16du:dateUtc="2026-06-30T19:51:00Z"/>
        </w:rPr>
      </w:pPr>
    </w:p>
    <w:p w14:paraId="1C99D53C" w14:textId="7B09955D" w:rsidR="000C7711" w:rsidDel="00974DDC" w:rsidRDefault="000C7711" w:rsidP="000C7711">
      <w:pPr>
        <w:pStyle w:val="NoSpacing"/>
        <w:ind w:left="1584"/>
        <w:rPr>
          <w:del w:id="68" w:author="Paoloemilio, Amber" w:date="2026-06-30T13:51:00Z" w16du:dateUtc="2026-06-30T19:51:00Z"/>
        </w:rPr>
      </w:pPr>
      <w:del w:id="69" w:author="Paoloemilio, Amber" w:date="2026-06-30T13:51:00Z" w16du:dateUtc="2026-06-30T19:51:00Z">
        <w:r w:rsidRPr="000C7711" w:rsidDel="00974DDC">
          <w:delText>4.01.1.</w:delText>
        </w:r>
        <w:r w:rsidDel="00974DDC">
          <w:delText xml:space="preserve">3 </w:delText>
        </w:r>
        <w:r w:rsidR="00B519F5" w:rsidDel="00974DDC">
          <w:delText>C</w:delText>
        </w:r>
        <w:r w:rsidRPr="00D74E76" w:rsidDel="00974DDC">
          <w:delText>ompl</w:delText>
        </w:r>
        <w:r w:rsidR="00B519F5" w:rsidDel="00974DDC">
          <w:delText>y</w:delText>
        </w:r>
        <w:r w:rsidRPr="00D74E76" w:rsidDel="00974DDC">
          <w:delText xml:space="preserve"> with zoning and building requirements established by the </w:delText>
        </w:r>
      </w:del>
    </w:p>
    <w:p w14:paraId="54962AA0" w14:textId="39B4017A" w:rsidR="000C7711" w:rsidRPr="00D74E76" w:rsidDel="00974DDC" w:rsidRDefault="000C7711" w:rsidP="000C7711">
      <w:pPr>
        <w:pStyle w:val="NoSpacing"/>
        <w:ind w:left="1584"/>
        <w:rPr>
          <w:del w:id="70" w:author="Paoloemilio, Amber" w:date="2026-06-30T13:51:00Z" w16du:dateUtc="2026-06-30T19:51:00Z"/>
        </w:rPr>
      </w:pPr>
      <w:del w:id="71" w:author="Paoloemilio, Amber" w:date="2026-06-30T13:51:00Z" w16du:dateUtc="2026-06-30T19:51:00Z">
        <w:r w:rsidRPr="00D74E76" w:rsidDel="00974DDC">
          <w:delText>local government.</w:delText>
        </w:r>
      </w:del>
    </w:p>
    <w:p w14:paraId="1FEE0F13" w14:textId="49A9865A" w:rsidR="004B72B9" w:rsidDel="00974DDC" w:rsidRDefault="004B72B9" w:rsidP="004B72B9">
      <w:pPr>
        <w:ind w:left="720"/>
        <w:rPr>
          <w:del w:id="72" w:author="Paoloemilio, Amber" w:date="2026-06-30T13:51:00Z" w16du:dateUtc="2026-06-30T19:51:00Z"/>
        </w:rPr>
      </w:pPr>
    </w:p>
    <w:p w14:paraId="0AC5024E" w14:textId="78C6D213" w:rsidR="008E7102" w:rsidRPr="00D74E76" w:rsidDel="00974DDC" w:rsidRDefault="008E7102" w:rsidP="004B72B9">
      <w:pPr>
        <w:ind w:left="720"/>
        <w:rPr>
          <w:del w:id="73" w:author="Paoloemilio, Amber" w:date="2026-06-30T13:51:00Z" w16du:dateUtc="2026-06-30T19:51:00Z"/>
        </w:rPr>
      </w:pPr>
      <w:del w:id="74" w:author="Paoloemilio, Amber" w:date="2026-06-30T13:51:00Z" w16du:dateUtc="2026-06-30T19:51:00Z">
        <w:r w:rsidDel="00974DDC">
          <w:delText>4</w:delText>
        </w:r>
        <w:r w:rsidRPr="00D74E76" w:rsidDel="00974DDC">
          <w:delText>.</w:delText>
        </w:r>
        <w:r w:rsidR="00271B55" w:rsidDel="00974DDC">
          <w:delText>0</w:delText>
        </w:r>
        <w:r w:rsidR="00B519F5" w:rsidDel="00974DDC">
          <w:delText>2</w:delText>
        </w:r>
        <w:r w:rsidRPr="00D74E76" w:rsidDel="00974DDC">
          <w:tab/>
          <w:delText xml:space="preserve">The application must specify the proposed noise mitigation measure (i.e. noise barrier). </w:delText>
        </w:r>
      </w:del>
      <w:del w:id="75" w:author="Paoloemilio, Amber" w:date="2026-03-13T14:07:00Z">
        <w:r w:rsidRPr="00D74E76" w:rsidDel="007A1AC3">
          <w:delText xml:space="preserve">To be eligible, the proposed measure </w:delText>
        </w:r>
        <w:r w:rsidDel="007A1AC3">
          <w:delText xml:space="preserve">must </w:delText>
        </w:r>
        <w:r w:rsidRPr="00D74E76" w:rsidDel="007A1AC3">
          <w:delText>contain or make use of, in part, recycled, recapped, or other previously used waste tires.</w:delText>
        </w:r>
      </w:del>
    </w:p>
    <w:p w14:paraId="42F618DE" w14:textId="7E761B62" w:rsidR="00271B55" w:rsidDel="00974DDC" w:rsidRDefault="00271B55" w:rsidP="004B72B9">
      <w:pPr>
        <w:ind w:left="720"/>
        <w:rPr>
          <w:del w:id="76" w:author="Paoloemilio, Amber" w:date="2026-06-30T13:51:00Z" w16du:dateUtc="2026-06-30T19:51:00Z"/>
        </w:rPr>
      </w:pPr>
    </w:p>
    <w:p w14:paraId="7624CEC4" w14:textId="504FC02F" w:rsidR="00271B55" w:rsidDel="00974DDC" w:rsidRDefault="00271B55" w:rsidP="004B72B9">
      <w:pPr>
        <w:ind w:left="720"/>
        <w:rPr>
          <w:del w:id="77" w:author="Paoloemilio, Amber" w:date="2026-06-30T13:51:00Z" w16du:dateUtc="2026-06-30T19:51:00Z"/>
        </w:rPr>
      </w:pPr>
      <w:del w:id="78" w:author="Paoloemilio, Amber" w:date="2026-06-30T13:51:00Z" w16du:dateUtc="2026-06-30T19:51:00Z">
        <w:r w:rsidDel="00974DDC">
          <w:lastRenderedPageBreak/>
          <w:delText>4.0</w:delText>
        </w:r>
        <w:r w:rsidR="0056524B" w:rsidDel="00974DDC">
          <w:delText>3</w:delText>
        </w:r>
        <w:r w:rsidDel="00974DDC">
          <w:tab/>
        </w:r>
        <w:r w:rsidRPr="00D74E76" w:rsidDel="00974DDC">
          <w:delText xml:space="preserve">Applications that propose using CDOT right-of-way, but do not purchase all the necessary CDOT right-of-way, must contain evidence satisfactory to CDOT that a </w:delText>
        </w:r>
        <w:r w:rsidR="00607CF7" w:rsidRPr="004B72B9" w:rsidDel="00974DDC">
          <w:delText>L</w:delText>
        </w:r>
        <w:r w:rsidR="00C025CF" w:rsidRPr="004B72B9" w:rsidDel="00974DDC">
          <w:delText>ocal Entity</w:delText>
        </w:r>
        <w:r w:rsidR="00C025CF" w:rsidDel="00974DDC">
          <w:delText xml:space="preserve"> </w:delText>
        </w:r>
        <w:r w:rsidRPr="00D74E76" w:rsidDel="00974DDC">
          <w:delText xml:space="preserve">has committed to providing funding for any necessary maintenance and repair of the noise mitigation measure. </w:delText>
        </w:r>
      </w:del>
    </w:p>
    <w:p w14:paraId="7D1D3866" w14:textId="1E8CAAFC" w:rsidR="00271B55" w:rsidDel="00974DDC" w:rsidRDefault="00271B55" w:rsidP="004B72B9">
      <w:pPr>
        <w:ind w:left="720"/>
        <w:rPr>
          <w:del w:id="79" w:author="Paoloemilio, Amber" w:date="2026-06-30T13:51:00Z" w16du:dateUtc="2026-06-30T19:51:00Z"/>
        </w:rPr>
      </w:pPr>
    </w:p>
    <w:p w14:paraId="6509A35A" w14:textId="588C61DE" w:rsidR="00271B55" w:rsidDel="00974DDC" w:rsidRDefault="00271B55" w:rsidP="004B72B9">
      <w:pPr>
        <w:ind w:left="720"/>
        <w:rPr>
          <w:del w:id="80" w:author="Paoloemilio, Amber" w:date="2026-06-30T13:51:00Z" w16du:dateUtc="2026-06-30T19:51:00Z"/>
        </w:rPr>
      </w:pPr>
      <w:del w:id="81" w:author="Paoloemilio, Amber" w:date="2026-06-30T13:51:00Z" w16du:dateUtc="2026-06-30T19:51:00Z">
        <w:r w:rsidDel="00974DDC">
          <w:delText>4.0</w:delText>
        </w:r>
        <w:r w:rsidR="0056524B" w:rsidDel="00974DDC">
          <w:delText>4</w:delText>
        </w:r>
        <w:r w:rsidDel="00974DDC">
          <w:tab/>
        </w:r>
        <w:r w:rsidRPr="00D74E76" w:rsidDel="00974DDC">
          <w:delText xml:space="preserve">If the local entity does purchase the right-of-way, then the maintenance and repairs to the mitigation measure </w:delText>
        </w:r>
        <w:r w:rsidDel="00974DDC">
          <w:delText xml:space="preserve">shall </w:delText>
        </w:r>
        <w:r w:rsidRPr="00D74E76" w:rsidDel="00974DDC">
          <w:delText xml:space="preserve">be the </w:delText>
        </w:r>
        <w:r w:rsidR="007965F6" w:rsidDel="00974DDC">
          <w:delText xml:space="preserve">sole </w:delText>
        </w:r>
        <w:r w:rsidRPr="00D74E76" w:rsidDel="00974DDC">
          <w:delText>responsibility</w:delText>
        </w:r>
        <w:r w:rsidR="00D024D5" w:rsidDel="00974DDC">
          <w:delText xml:space="preserve"> </w:delText>
        </w:r>
        <w:r w:rsidRPr="00D74E76" w:rsidDel="00974DDC">
          <w:delText>of the local entity.</w:delText>
        </w:r>
      </w:del>
    </w:p>
    <w:p w14:paraId="3DCCAF1A" w14:textId="161F50C5" w:rsidR="00E52E26" w:rsidDel="00974DDC" w:rsidRDefault="00E52E26" w:rsidP="00E52E26">
      <w:pPr>
        <w:ind w:left="720"/>
        <w:rPr>
          <w:del w:id="82" w:author="Paoloemilio, Amber" w:date="2026-06-30T13:51:00Z" w16du:dateUtc="2026-06-30T19:51:00Z"/>
        </w:rPr>
      </w:pPr>
      <w:del w:id="83" w:author="Paoloemilio, Amber" w:date="2026-06-30T13:51:00Z" w16du:dateUtc="2026-06-30T19:51:00Z">
        <w:r w:rsidRPr="00D74E76" w:rsidDel="00974DDC">
          <w:delText xml:space="preserve">Applications must contain evidence satisfactory to CDOT that a </w:delText>
        </w:r>
        <w:r w:rsidDel="00974DDC">
          <w:delText xml:space="preserve">Local Entity </w:delText>
        </w:r>
        <w:r w:rsidRPr="00D74E76" w:rsidDel="00974DDC">
          <w:delText>has committed to providing funding for any necessary maintenance and repair of the noise mitigation measure.</w:delText>
        </w:r>
      </w:del>
    </w:p>
    <w:p w14:paraId="70665880" w14:textId="4A6A47FE" w:rsidR="00E52E26" w:rsidDel="00974DDC" w:rsidRDefault="00E52E26" w:rsidP="00E52E26">
      <w:pPr>
        <w:ind w:left="720"/>
        <w:rPr>
          <w:del w:id="84" w:author="Paoloemilio, Amber" w:date="2026-06-30T13:51:00Z" w16du:dateUtc="2026-06-30T19:51:00Z"/>
        </w:rPr>
      </w:pPr>
    </w:p>
    <w:p w14:paraId="215E2176" w14:textId="6ED71B62" w:rsidR="00E52E26" w:rsidDel="00974DDC" w:rsidRDefault="00E52E26" w:rsidP="00E52E26">
      <w:pPr>
        <w:ind w:left="720"/>
        <w:rPr>
          <w:del w:id="85" w:author="Paoloemilio, Amber" w:date="2026-06-30T13:51:00Z" w16du:dateUtc="2026-06-30T19:51:00Z"/>
        </w:rPr>
      </w:pPr>
      <w:del w:id="86" w:author="Paoloemilio, Amber" w:date="2026-06-30T13:51:00Z" w16du:dateUtc="2026-06-30T19:51:00Z">
        <w:r w:rsidRPr="00D74E76" w:rsidDel="00974DDC">
          <w:delText>4.</w:delText>
        </w:r>
        <w:r w:rsidDel="00974DDC">
          <w:delText>0</w:delText>
        </w:r>
        <w:r w:rsidR="0056524B" w:rsidDel="00974DDC">
          <w:delText>5</w:delText>
        </w:r>
        <w:r w:rsidRPr="00D74E76" w:rsidDel="00974DDC">
          <w:tab/>
          <w:delText xml:space="preserve">In the event there is more than one acceptable project in a given cycle, the list of eligible projects will be ranked according to the Department’s Noise Mitigation Prioritization Formula </w:delText>
        </w:r>
        <w:r w:rsidDel="00974DDC">
          <w:delText xml:space="preserve">herein </w:delText>
        </w:r>
        <w:r w:rsidRPr="00D74E76" w:rsidDel="00974DDC">
          <w:delText>and submitted to the Department of Public Health and Environment for consideration.</w:delText>
        </w:r>
      </w:del>
    </w:p>
    <w:p w14:paraId="33366231" w14:textId="2506FF99" w:rsidR="00314406" w:rsidRPr="00D74E76" w:rsidDel="00974DDC" w:rsidRDefault="00314406" w:rsidP="00C243D9">
      <w:pPr>
        <w:pStyle w:val="Heading2"/>
        <w:rPr>
          <w:del w:id="87" w:author="Paoloemilio, Amber" w:date="2026-06-30T13:51:00Z" w16du:dateUtc="2026-06-30T19:51:00Z"/>
        </w:rPr>
      </w:pPr>
      <w:del w:id="88" w:author="Paoloemilio, Amber" w:date="2026-06-30T13:51:00Z" w16du:dateUtc="2026-06-30T19:51:00Z">
        <w:r w:rsidRPr="004B72B9" w:rsidDel="00974DDC">
          <w:delText>5.0</w:delText>
        </w:r>
        <w:r w:rsidR="00F27C5B" w:rsidDel="00974DDC">
          <w:delText>0</w:delText>
        </w:r>
        <w:r w:rsidRPr="00026D0F" w:rsidDel="00974DDC">
          <w:tab/>
        </w:r>
        <w:r w:rsidRPr="00D74E76" w:rsidDel="00974DDC">
          <w:delText>N</w:delText>
        </w:r>
        <w:r w:rsidDel="00974DDC">
          <w:delText>oise Mitigation Prioritization Formula</w:delText>
        </w:r>
      </w:del>
    </w:p>
    <w:p w14:paraId="4861BFBA" w14:textId="74EA89DE" w:rsidR="00314406" w:rsidRPr="00D74E76" w:rsidDel="00974DDC" w:rsidRDefault="00314406" w:rsidP="004B72B9">
      <w:pPr>
        <w:pStyle w:val="upar1"/>
        <w:ind w:left="720" w:hanging="720"/>
        <w:rPr>
          <w:del w:id="89" w:author="Paoloemilio, Amber" w:date="2026-06-30T13:51:00Z" w16du:dateUtc="2026-06-30T19:51:00Z"/>
          <w:rFonts w:ascii="Times New Roman" w:hAnsi="Times New Roman" w:cs="Times New Roman"/>
          <w:sz w:val="24"/>
          <w:szCs w:val="24"/>
        </w:rPr>
      </w:pPr>
      <w:del w:id="90" w:author="Paoloemilio, Amber" w:date="2026-06-30T13:51:00Z" w16du:dateUtc="2026-06-30T19:51:00Z">
        <w:r w:rsidDel="00974DDC">
          <w:rPr>
            <w:rFonts w:ascii="Times New Roman" w:hAnsi="Times New Roman" w:cs="Times New Roman"/>
            <w:sz w:val="24"/>
            <w:szCs w:val="24"/>
          </w:rPr>
          <w:tab/>
          <w:delText>5.01</w:delText>
        </w:r>
        <w:r w:rsidDel="00974DDC">
          <w:rPr>
            <w:rFonts w:ascii="Times New Roman" w:hAnsi="Times New Roman" w:cs="Times New Roman"/>
            <w:sz w:val="24"/>
            <w:szCs w:val="24"/>
          </w:rPr>
          <w:tab/>
        </w:r>
        <w:r w:rsidR="008C2C8C" w:rsidDel="00974DDC">
          <w:rPr>
            <w:rFonts w:ascii="Times New Roman" w:hAnsi="Times New Roman" w:cs="Times New Roman"/>
            <w:sz w:val="24"/>
            <w:szCs w:val="24"/>
          </w:rPr>
          <w:delText>When multiple</w:delText>
        </w:r>
        <w:r w:rsidR="006A25DD" w:rsidDel="00974DDC">
          <w:rPr>
            <w:rFonts w:ascii="Times New Roman" w:hAnsi="Times New Roman" w:cs="Times New Roman"/>
            <w:sz w:val="24"/>
            <w:szCs w:val="24"/>
          </w:rPr>
          <w:delText xml:space="preserve"> </w:delText>
        </w:r>
        <w:r w:rsidR="008C2C8C" w:rsidDel="00974DDC">
          <w:rPr>
            <w:rFonts w:ascii="Times New Roman" w:hAnsi="Times New Roman" w:cs="Times New Roman"/>
            <w:sz w:val="24"/>
            <w:szCs w:val="24"/>
          </w:rPr>
          <w:delText>applications are being con</w:delText>
        </w:r>
        <w:r w:rsidR="006A25DD" w:rsidDel="00974DDC">
          <w:rPr>
            <w:rFonts w:ascii="Times New Roman" w:hAnsi="Times New Roman" w:cs="Times New Roman"/>
            <w:sz w:val="24"/>
            <w:szCs w:val="24"/>
          </w:rPr>
          <w:delText>sidered</w:delText>
        </w:r>
        <w:r w:rsidR="008C2C8C" w:rsidDel="00974DDC">
          <w:rPr>
            <w:rFonts w:ascii="Times New Roman" w:hAnsi="Times New Roman" w:cs="Times New Roman"/>
            <w:sz w:val="24"/>
            <w:szCs w:val="24"/>
          </w:rPr>
          <w:delText xml:space="preserve"> for </w:delText>
        </w:r>
      </w:del>
      <w:del w:id="91" w:author="Paoloemilio, Amber" w:date="2026-03-13T14:08:00Z">
        <w:r w:rsidR="008C2C8C" w:rsidDel="007A1AC3">
          <w:rPr>
            <w:rFonts w:ascii="Times New Roman" w:hAnsi="Times New Roman" w:cs="Times New Roman"/>
            <w:sz w:val="24"/>
            <w:szCs w:val="24"/>
          </w:rPr>
          <w:delText>recycled waste tire</w:delText>
        </w:r>
        <w:r w:rsidR="00840C07" w:rsidDel="007A1AC3">
          <w:rPr>
            <w:rFonts w:ascii="Times New Roman" w:hAnsi="Times New Roman" w:cs="Times New Roman"/>
            <w:sz w:val="24"/>
            <w:szCs w:val="24"/>
          </w:rPr>
          <w:delText xml:space="preserve"> </w:delText>
        </w:r>
      </w:del>
      <w:del w:id="92" w:author="Paoloemilio, Amber" w:date="2026-06-30T13:51:00Z" w16du:dateUtc="2026-06-30T19:51:00Z">
        <w:r w:rsidR="00840C07" w:rsidDel="00974DDC">
          <w:rPr>
            <w:rFonts w:ascii="Times New Roman" w:hAnsi="Times New Roman" w:cs="Times New Roman"/>
            <w:sz w:val="24"/>
            <w:szCs w:val="24"/>
          </w:rPr>
          <w:delText>grant</w:delText>
        </w:r>
        <w:r w:rsidR="008C2C8C" w:rsidDel="00974DDC">
          <w:rPr>
            <w:rFonts w:ascii="Times New Roman" w:hAnsi="Times New Roman" w:cs="Times New Roman"/>
            <w:sz w:val="24"/>
            <w:szCs w:val="24"/>
          </w:rPr>
          <w:delText xml:space="preserve"> funding, the Dep</w:delText>
        </w:r>
        <w:r w:rsidR="00840C07" w:rsidDel="00974DDC">
          <w:rPr>
            <w:rFonts w:ascii="Times New Roman" w:hAnsi="Times New Roman" w:cs="Times New Roman"/>
            <w:sz w:val="24"/>
            <w:szCs w:val="24"/>
          </w:rPr>
          <w:delText>a</w:delText>
        </w:r>
        <w:r w:rsidR="008C2C8C" w:rsidDel="00974DDC">
          <w:rPr>
            <w:rFonts w:ascii="Times New Roman" w:hAnsi="Times New Roman" w:cs="Times New Roman"/>
            <w:sz w:val="24"/>
            <w:szCs w:val="24"/>
          </w:rPr>
          <w:delText>rtment shall prioritize the consideration of applications based on the following</w:delText>
        </w:r>
        <w:r w:rsidR="00840C07" w:rsidDel="00974DDC">
          <w:rPr>
            <w:rFonts w:ascii="Times New Roman" w:hAnsi="Times New Roman" w:cs="Times New Roman"/>
            <w:sz w:val="24"/>
            <w:szCs w:val="24"/>
          </w:rPr>
          <w:delText xml:space="preserve"> factors.</w:delText>
        </w:r>
        <w:r w:rsidR="008C2C8C" w:rsidDel="00974DDC">
          <w:rPr>
            <w:rFonts w:ascii="Times New Roman" w:hAnsi="Times New Roman" w:cs="Times New Roman"/>
            <w:sz w:val="24"/>
            <w:szCs w:val="24"/>
          </w:rPr>
          <w:delText xml:space="preserve"> </w:delText>
        </w:r>
        <w:r w:rsidR="00840C07" w:rsidDel="00974DDC">
          <w:rPr>
            <w:rFonts w:ascii="Times New Roman" w:hAnsi="Times New Roman" w:cs="Times New Roman"/>
            <w:sz w:val="24"/>
            <w:szCs w:val="24"/>
          </w:rPr>
          <w:delText xml:space="preserve"> </w:delText>
        </w:r>
        <w:r w:rsidRPr="00D74E76" w:rsidDel="00974DDC">
          <w:rPr>
            <w:rFonts w:ascii="Times New Roman" w:hAnsi="Times New Roman" w:cs="Times New Roman"/>
            <w:sz w:val="24"/>
            <w:szCs w:val="24"/>
          </w:rPr>
          <w:delText xml:space="preserve">Each factor will be rated using the following criteria on a scale from 0-10 points. The maximum score that a request can accumulate is </w:delText>
        </w:r>
        <w:r w:rsidR="00B93D5D" w:rsidDel="00974DDC">
          <w:rPr>
            <w:rFonts w:ascii="Times New Roman" w:hAnsi="Times New Roman" w:cs="Times New Roman"/>
            <w:sz w:val="24"/>
            <w:szCs w:val="24"/>
          </w:rPr>
          <w:delText>30</w:delText>
        </w:r>
        <w:r w:rsidRPr="00D74E76" w:rsidDel="00974DDC">
          <w:rPr>
            <w:rFonts w:ascii="Times New Roman" w:hAnsi="Times New Roman" w:cs="Times New Roman"/>
            <w:sz w:val="24"/>
            <w:szCs w:val="24"/>
          </w:rPr>
          <w:delText xml:space="preserve"> points.</w:delText>
        </w:r>
      </w:del>
    </w:p>
    <w:p w14:paraId="690518D0" w14:textId="5BAC9690" w:rsidR="00314406" w:rsidRPr="00D74E76" w:rsidDel="00974DDC" w:rsidRDefault="00314406" w:rsidP="00314406">
      <w:pPr>
        <w:pStyle w:val="par1"/>
        <w:rPr>
          <w:del w:id="93" w:author="Paoloemilio, Amber" w:date="2026-06-30T13:51:00Z" w16du:dateUtc="2026-06-30T19:51:00Z"/>
          <w:rFonts w:ascii="Times New Roman" w:hAnsi="Times New Roman" w:cs="Times New Roman"/>
          <w:sz w:val="24"/>
          <w:szCs w:val="24"/>
        </w:rPr>
      </w:pPr>
      <w:del w:id="94" w:author="Paoloemilio, Amber" w:date="2026-06-30T13:51:00Z" w16du:dateUtc="2026-06-30T19:51:00Z">
        <w:r w:rsidDel="00974DDC">
          <w:rPr>
            <w:rFonts w:ascii="Times New Roman" w:hAnsi="Times New Roman" w:cs="Times New Roman"/>
            <w:sz w:val="24"/>
            <w:szCs w:val="24"/>
          </w:rPr>
          <w:tab/>
          <w:delText>5</w:delText>
        </w:r>
        <w:r w:rsidRPr="00D74E76" w:rsidDel="00974DDC">
          <w:rPr>
            <w:rFonts w:ascii="Times New Roman" w:hAnsi="Times New Roman" w:cs="Times New Roman"/>
            <w:sz w:val="24"/>
            <w:szCs w:val="24"/>
          </w:rPr>
          <w:delText>.</w:delText>
        </w:r>
        <w:r w:rsidDel="00974DDC">
          <w:rPr>
            <w:rFonts w:ascii="Times New Roman" w:hAnsi="Times New Roman" w:cs="Times New Roman"/>
            <w:sz w:val="24"/>
            <w:szCs w:val="24"/>
          </w:rPr>
          <w:delText>0</w:delText>
        </w:r>
        <w:r w:rsidRPr="00D74E76" w:rsidDel="00974DDC">
          <w:rPr>
            <w:rFonts w:ascii="Times New Roman" w:hAnsi="Times New Roman" w:cs="Times New Roman"/>
            <w:sz w:val="24"/>
            <w:szCs w:val="24"/>
          </w:rPr>
          <w:delText>2</w:delText>
        </w:r>
        <w:r w:rsidRPr="00D74E76" w:rsidDel="00974DDC">
          <w:rPr>
            <w:rFonts w:ascii="Times New Roman" w:hAnsi="Times New Roman" w:cs="Times New Roman"/>
            <w:sz w:val="24"/>
            <w:szCs w:val="24"/>
          </w:rPr>
          <w:tab/>
          <w:delText>Noise Mitigation Benefits - 10 points</w:delText>
        </w:r>
      </w:del>
    </w:p>
    <w:p w14:paraId="0395C007" w14:textId="1D7EEE5D" w:rsidR="00314406" w:rsidRPr="00D74E76" w:rsidDel="00974DDC" w:rsidRDefault="00B519F5" w:rsidP="004B72B9">
      <w:pPr>
        <w:pStyle w:val="upar2"/>
        <w:ind w:left="1440"/>
        <w:rPr>
          <w:del w:id="95" w:author="Paoloemilio, Amber" w:date="2026-06-30T13:51:00Z" w16du:dateUtc="2026-06-30T19:51:00Z"/>
          <w:rFonts w:ascii="Times New Roman" w:hAnsi="Times New Roman" w:cs="Times New Roman"/>
          <w:sz w:val="24"/>
          <w:szCs w:val="24"/>
        </w:rPr>
      </w:pPr>
      <w:del w:id="96" w:author="Paoloemilio, Amber" w:date="2026-06-30T13:51:00Z" w16du:dateUtc="2026-06-30T19:51:00Z">
        <w:r w:rsidDel="00974DDC">
          <w:rPr>
            <w:rFonts w:ascii="Times New Roman" w:hAnsi="Times New Roman" w:cs="Times New Roman"/>
            <w:sz w:val="24"/>
            <w:szCs w:val="24"/>
          </w:rPr>
          <w:delText xml:space="preserve">5.02.1  </w:delText>
        </w:r>
        <w:r w:rsidR="00314406" w:rsidRPr="00D74E76" w:rsidDel="00974DDC">
          <w:rPr>
            <w:rFonts w:ascii="Times New Roman" w:hAnsi="Times New Roman" w:cs="Times New Roman"/>
            <w:sz w:val="24"/>
            <w:szCs w:val="24"/>
          </w:rPr>
          <w:delText>The procedure to determine the benefits of the requested mitigation measure will be the method for determining the cost-benefit index of a barrier as described in the CDOT Noise Analysis Guidelines</w:delText>
        </w:r>
        <w:r w:rsidR="00314406" w:rsidDel="00974DDC">
          <w:rPr>
            <w:rFonts w:ascii="Times New Roman" w:hAnsi="Times New Roman" w:cs="Times New Roman"/>
            <w:sz w:val="24"/>
            <w:szCs w:val="24"/>
          </w:rPr>
          <w:delText xml:space="preserve"> (2011) </w:delText>
        </w:r>
        <w:r w:rsidR="00314406" w:rsidRPr="000F4961" w:rsidDel="00974DDC">
          <w:rPr>
            <w:rFonts w:ascii="Times New Roman" w:hAnsi="Times New Roman" w:cs="Times New Roman"/>
            <w:sz w:val="24"/>
            <w:szCs w:val="24"/>
          </w:rPr>
          <w:delText xml:space="preserve">and </w:delText>
        </w:r>
        <w:r w:rsidR="00E52E26" w:rsidRPr="0096587B" w:rsidDel="00974DDC">
          <w:rPr>
            <w:rFonts w:ascii="Times New Roman" w:hAnsi="Times New Roman" w:cs="Times New Roman"/>
            <w:sz w:val="24"/>
            <w:szCs w:val="24"/>
          </w:rPr>
          <w:delText>these rules</w:delText>
        </w:r>
        <w:r w:rsidR="00314406" w:rsidRPr="001024D4" w:rsidDel="00974DDC">
          <w:rPr>
            <w:rFonts w:ascii="Times New Roman" w:hAnsi="Times New Roman" w:cs="Times New Roman"/>
            <w:sz w:val="24"/>
            <w:szCs w:val="24"/>
          </w:rPr>
          <w:delText xml:space="preserve">: </w:delText>
        </w:r>
      </w:del>
    </w:p>
    <w:p w14:paraId="22F48591" w14:textId="07AF68C0" w:rsidR="00314406" w:rsidRPr="00896B22" w:rsidDel="00974DDC" w:rsidRDefault="00314406" w:rsidP="00314406">
      <w:pPr>
        <w:pStyle w:val="upar3"/>
        <w:rPr>
          <w:del w:id="97" w:author="Paoloemilio, Amber" w:date="2026-06-30T13:51:00Z" w16du:dateUtc="2026-06-30T19:51:00Z"/>
          <w:rFonts w:ascii="Times New Roman" w:hAnsi="Times New Roman" w:cs="Times New Roman"/>
          <w:sz w:val="24"/>
          <w:szCs w:val="24"/>
        </w:rPr>
      </w:pPr>
      <w:del w:id="98" w:author="Paoloemilio, Amber" w:date="2026-06-30T13:51:00Z" w16du:dateUtc="2026-06-30T19:51:00Z">
        <w:r w:rsidRPr="00896B22" w:rsidDel="00974DDC">
          <w:rPr>
            <w:rFonts w:ascii="Times New Roman" w:hAnsi="Times New Roman" w:cs="Times New Roman"/>
            <w:sz w:val="24"/>
            <w:szCs w:val="24"/>
          </w:rPr>
          <w:delText>Less than $</w:delText>
        </w:r>
        <w:r w:rsidR="0060407F" w:rsidDel="00974DDC">
          <w:rPr>
            <w:rFonts w:ascii="Times New Roman" w:hAnsi="Times New Roman" w:cs="Times New Roman"/>
            <w:sz w:val="24"/>
            <w:szCs w:val="24"/>
          </w:rPr>
          <w:delText>4500</w:delText>
        </w:r>
        <w:r w:rsidRPr="00896B22" w:rsidDel="00974DDC">
          <w:rPr>
            <w:rFonts w:ascii="Times New Roman" w:hAnsi="Times New Roman" w:cs="Times New Roman"/>
            <w:sz w:val="24"/>
            <w:szCs w:val="24"/>
          </w:rPr>
          <w:delText>/</w:delText>
        </w:r>
        <w:r w:rsidR="006A25DD" w:rsidDel="00974DDC">
          <w:rPr>
            <w:rFonts w:ascii="Times New Roman" w:hAnsi="Times New Roman" w:cs="Times New Roman"/>
            <w:sz w:val="24"/>
            <w:szCs w:val="24"/>
          </w:rPr>
          <w:delText xml:space="preserve"> </w:delText>
        </w:r>
        <w:r w:rsidR="00C00D37" w:rsidDel="00974DDC">
          <w:rPr>
            <w:rFonts w:ascii="Times New Roman" w:hAnsi="Times New Roman" w:cs="Times New Roman"/>
            <w:sz w:val="24"/>
            <w:szCs w:val="24"/>
          </w:rPr>
          <w:delText xml:space="preserve">reduction </w:delText>
        </w:r>
        <w:r w:rsidRPr="00896B22" w:rsidDel="00974DDC">
          <w:rPr>
            <w:rFonts w:ascii="Times New Roman" w:hAnsi="Times New Roman" w:cs="Times New Roman"/>
            <w:sz w:val="24"/>
            <w:szCs w:val="24"/>
          </w:rPr>
          <w:delText xml:space="preserve">dBA per receiver: </w:delText>
        </w:r>
        <w:r w:rsidR="0060407F" w:rsidDel="00974DDC">
          <w:rPr>
            <w:rFonts w:ascii="Times New Roman" w:hAnsi="Times New Roman" w:cs="Times New Roman"/>
            <w:sz w:val="24"/>
            <w:szCs w:val="24"/>
          </w:rPr>
          <w:delText>5</w:delText>
        </w:r>
        <w:r w:rsidRPr="00896B22" w:rsidDel="00974DDC">
          <w:rPr>
            <w:rFonts w:ascii="Times New Roman" w:hAnsi="Times New Roman" w:cs="Times New Roman"/>
            <w:sz w:val="24"/>
            <w:szCs w:val="24"/>
          </w:rPr>
          <w:delText xml:space="preserve"> points</w:delText>
        </w:r>
      </w:del>
    </w:p>
    <w:p w14:paraId="19B4C7EC" w14:textId="1A15CBC1" w:rsidR="00314406" w:rsidRPr="00896B22" w:rsidDel="00974DDC" w:rsidRDefault="00314406" w:rsidP="00314406">
      <w:pPr>
        <w:pStyle w:val="upar3"/>
        <w:rPr>
          <w:del w:id="99" w:author="Paoloemilio, Amber" w:date="2026-06-30T13:51:00Z" w16du:dateUtc="2026-06-30T19:51:00Z"/>
          <w:rFonts w:ascii="Times New Roman" w:hAnsi="Times New Roman" w:cs="Times New Roman"/>
          <w:sz w:val="24"/>
          <w:szCs w:val="24"/>
        </w:rPr>
      </w:pPr>
      <w:del w:id="100" w:author="Paoloemilio, Amber" w:date="2026-06-30T13:51:00Z" w16du:dateUtc="2026-06-30T19:51:00Z">
        <w:r w:rsidRPr="00896B22" w:rsidDel="00974DDC">
          <w:rPr>
            <w:rFonts w:ascii="Times New Roman" w:hAnsi="Times New Roman" w:cs="Times New Roman"/>
            <w:sz w:val="24"/>
            <w:szCs w:val="24"/>
          </w:rPr>
          <w:delText>$</w:delText>
        </w:r>
        <w:r w:rsidDel="00974DDC">
          <w:rPr>
            <w:rFonts w:ascii="Times New Roman" w:hAnsi="Times New Roman" w:cs="Times New Roman"/>
            <w:sz w:val="24"/>
            <w:szCs w:val="24"/>
          </w:rPr>
          <w:delText>45</w:delText>
        </w:r>
        <w:r w:rsidRPr="00896B22" w:rsidDel="00974DDC">
          <w:rPr>
            <w:rFonts w:ascii="Times New Roman" w:hAnsi="Times New Roman" w:cs="Times New Roman"/>
            <w:sz w:val="24"/>
            <w:szCs w:val="24"/>
          </w:rPr>
          <w:delText>0</w:delText>
        </w:r>
        <w:r w:rsidR="000F4961" w:rsidDel="00974DDC">
          <w:rPr>
            <w:rFonts w:ascii="Times New Roman" w:hAnsi="Times New Roman" w:cs="Times New Roman"/>
            <w:sz w:val="24"/>
            <w:szCs w:val="24"/>
          </w:rPr>
          <w:delText>1</w:delText>
        </w:r>
        <w:r w:rsidRPr="00896B22" w:rsidDel="00974DDC">
          <w:rPr>
            <w:rFonts w:ascii="Times New Roman" w:hAnsi="Times New Roman" w:cs="Times New Roman"/>
            <w:sz w:val="24"/>
            <w:szCs w:val="24"/>
          </w:rPr>
          <w:delText>-$</w:delText>
        </w:r>
        <w:r w:rsidDel="00974DDC">
          <w:rPr>
            <w:rFonts w:ascii="Times New Roman" w:hAnsi="Times New Roman" w:cs="Times New Roman"/>
            <w:sz w:val="24"/>
            <w:szCs w:val="24"/>
          </w:rPr>
          <w:delText>68</w:delText>
        </w:r>
        <w:r w:rsidRPr="00896B22" w:rsidDel="00974DDC">
          <w:rPr>
            <w:rFonts w:ascii="Times New Roman" w:hAnsi="Times New Roman" w:cs="Times New Roman"/>
            <w:sz w:val="24"/>
            <w:szCs w:val="24"/>
          </w:rPr>
          <w:delText>00/</w:delText>
        </w:r>
        <w:r w:rsidR="00C00D37" w:rsidDel="00974DDC">
          <w:rPr>
            <w:rFonts w:ascii="Times New Roman" w:hAnsi="Times New Roman" w:cs="Times New Roman"/>
            <w:sz w:val="24"/>
            <w:szCs w:val="24"/>
          </w:rPr>
          <w:delText xml:space="preserve"> reduction </w:delText>
        </w:r>
        <w:r w:rsidRPr="00896B22" w:rsidDel="00974DDC">
          <w:rPr>
            <w:rFonts w:ascii="Times New Roman" w:hAnsi="Times New Roman" w:cs="Times New Roman"/>
            <w:sz w:val="24"/>
            <w:szCs w:val="24"/>
          </w:rPr>
          <w:delText xml:space="preserve">dBA per receiver: </w:delText>
        </w:r>
        <w:r w:rsidR="0060407F" w:rsidDel="00974DDC">
          <w:rPr>
            <w:rFonts w:ascii="Times New Roman" w:hAnsi="Times New Roman" w:cs="Times New Roman"/>
            <w:sz w:val="24"/>
            <w:szCs w:val="24"/>
          </w:rPr>
          <w:delText>4</w:delText>
        </w:r>
        <w:r w:rsidRPr="00896B22" w:rsidDel="00974DDC">
          <w:rPr>
            <w:rFonts w:ascii="Times New Roman" w:hAnsi="Times New Roman" w:cs="Times New Roman"/>
            <w:sz w:val="24"/>
            <w:szCs w:val="24"/>
          </w:rPr>
          <w:delText xml:space="preserve"> points</w:delText>
        </w:r>
      </w:del>
    </w:p>
    <w:p w14:paraId="47665DB5" w14:textId="729D2DD1" w:rsidR="00314406" w:rsidDel="00974DDC" w:rsidRDefault="00314406" w:rsidP="00314406">
      <w:pPr>
        <w:pStyle w:val="upar3"/>
        <w:rPr>
          <w:del w:id="101" w:author="Paoloemilio, Amber" w:date="2026-06-30T13:51:00Z" w16du:dateUtc="2026-06-30T19:51:00Z"/>
          <w:rFonts w:ascii="Times New Roman" w:hAnsi="Times New Roman" w:cs="Times New Roman"/>
          <w:sz w:val="24"/>
          <w:szCs w:val="24"/>
        </w:rPr>
      </w:pPr>
      <w:del w:id="102" w:author="Paoloemilio, Amber" w:date="2026-06-30T13:51:00Z" w16du:dateUtc="2026-06-30T19:51:00Z">
        <w:r w:rsidRPr="00896B22" w:rsidDel="00974DDC">
          <w:rPr>
            <w:rFonts w:ascii="Times New Roman" w:hAnsi="Times New Roman" w:cs="Times New Roman"/>
            <w:sz w:val="24"/>
            <w:szCs w:val="24"/>
          </w:rPr>
          <w:delText>More than $</w:delText>
        </w:r>
        <w:r w:rsidDel="00974DDC">
          <w:rPr>
            <w:rFonts w:ascii="Times New Roman" w:hAnsi="Times New Roman" w:cs="Times New Roman"/>
            <w:sz w:val="24"/>
            <w:szCs w:val="24"/>
          </w:rPr>
          <w:delText>6</w:delText>
        </w:r>
        <w:r w:rsidRPr="00896B22" w:rsidDel="00974DDC">
          <w:rPr>
            <w:rFonts w:ascii="Times New Roman" w:hAnsi="Times New Roman" w:cs="Times New Roman"/>
            <w:sz w:val="24"/>
            <w:szCs w:val="24"/>
          </w:rPr>
          <w:delText>800/</w:delText>
        </w:r>
        <w:r w:rsidR="00C00D37" w:rsidDel="00974DDC">
          <w:rPr>
            <w:rFonts w:ascii="Times New Roman" w:hAnsi="Times New Roman" w:cs="Times New Roman"/>
            <w:sz w:val="24"/>
            <w:szCs w:val="24"/>
          </w:rPr>
          <w:delText xml:space="preserve"> reduction </w:delText>
        </w:r>
        <w:r w:rsidRPr="00896B22" w:rsidDel="00974DDC">
          <w:rPr>
            <w:rFonts w:ascii="Times New Roman" w:hAnsi="Times New Roman" w:cs="Times New Roman"/>
            <w:sz w:val="24"/>
            <w:szCs w:val="24"/>
          </w:rPr>
          <w:delText>dBA per receiver: 0 points</w:delText>
        </w:r>
      </w:del>
    </w:p>
    <w:p w14:paraId="3D25D2B4" w14:textId="5502DEE2" w:rsidR="0060407F" w:rsidRPr="00896B22" w:rsidDel="00974DDC" w:rsidRDefault="0060407F" w:rsidP="00F27C5B">
      <w:pPr>
        <w:pStyle w:val="upar3"/>
        <w:rPr>
          <w:del w:id="103" w:author="Paoloemilio, Amber" w:date="2026-06-30T13:51:00Z" w16du:dateUtc="2026-06-30T19:51:00Z"/>
          <w:rFonts w:ascii="Times New Roman" w:hAnsi="Times New Roman" w:cs="Times New Roman"/>
          <w:sz w:val="24"/>
          <w:szCs w:val="24"/>
        </w:rPr>
      </w:pPr>
      <w:del w:id="104" w:author="Paoloemilio, Amber" w:date="2026-06-30T13:51:00Z" w16du:dateUtc="2026-06-30T19:51:00Z">
        <w:r w:rsidDel="00974DDC">
          <w:rPr>
            <w:rFonts w:ascii="Times New Roman" w:hAnsi="Times New Roman" w:cs="Times New Roman"/>
            <w:sz w:val="24"/>
            <w:szCs w:val="24"/>
          </w:rPr>
          <w:delText xml:space="preserve">5.02.2 The application that demonstrates the maximum number of benefited receivers experiencing 5 </w:delText>
        </w:r>
        <w:r w:rsidR="006A25DD" w:rsidDel="00974DDC">
          <w:rPr>
            <w:rFonts w:ascii="Times New Roman" w:hAnsi="Times New Roman" w:cs="Times New Roman"/>
            <w:sz w:val="24"/>
            <w:szCs w:val="24"/>
          </w:rPr>
          <w:delText>dBA</w:delText>
        </w:r>
        <w:r w:rsidDel="00974DDC">
          <w:rPr>
            <w:rFonts w:ascii="Times New Roman" w:hAnsi="Times New Roman" w:cs="Times New Roman"/>
            <w:sz w:val="24"/>
            <w:szCs w:val="24"/>
          </w:rPr>
          <w:delText xml:space="preserve"> or more of noise reduction as a result of </w:delText>
        </w:r>
        <w:r w:rsidR="006A25DD" w:rsidDel="00974DDC">
          <w:rPr>
            <w:rFonts w:ascii="Times New Roman" w:hAnsi="Times New Roman" w:cs="Times New Roman"/>
            <w:sz w:val="24"/>
            <w:szCs w:val="24"/>
          </w:rPr>
          <w:delText xml:space="preserve">the </w:delText>
        </w:r>
        <w:r w:rsidDel="00974DDC">
          <w:rPr>
            <w:rFonts w:ascii="Times New Roman" w:hAnsi="Times New Roman" w:cs="Times New Roman"/>
            <w:sz w:val="24"/>
            <w:szCs w:val="24"/>
          </w:rPr>
          <w:delText xml:space="preserve">mitigation measure would be eligible for </w:delText>
        </w:r>
        <w:r w:rsidR="006A25DD" w:rsidDel="00974DDC">
          <w:rPr>
            <w:rFonts w:ascii="Times New Roman" w:hAnsi="Times New Roman" w:cs="Times New Roman"/>
            <w:sz w:val="24"/>
            <w:szCs w:val="24"/>
          </w:rPr>
          <w:delText xml:space="preserve">an additional </w:delText>
        </w:r>
        <w:r w:rsidDel="00974DDC">
          <w:rPr>
            <w:rFonts w:ascii="Times New Roman" w:hAnsi="Times New Roman" w:cs="Times New Roman"/>
            <w:sz w:val="24"/>
            <w:szCs w:val="24"/>
          </w:rPr>
          <w:delText>5 points. All other applicants would receive 0 points.</w:delText>
        </w:r>
      </w:del>
    </w:p>
    <w:p w14:paraId="6F111715" w14:textId="434B73E9" w:rsidR="005E2B41" w:rsidRPr="00896B22" w:rsidDel="00974DDC" w:rsidRDefault="005E2B41" w:rsidP="005E2B41">
      <w:pPr>
        <w:pStyle w:val="par1"/>
        <w:rPr>
          <w:del w:id="105" w:author="Paoloemilio, Amber" w:date="2026-06-30T13:51:00Z" w16du:dateUtc="2026-06-30T19:51:00Z"/>
          <w:rFonts w:ascii="Times New Roman" w:hAnsi="Times New Roman" w:cs="Times New Roman"/>
          <w:sz w:val="24"/>
          <w:szCs w:val="24"/>
        </w:rPr>
      </w:pPr>
      <w:del w:id="106" w:author="Paoloemilio, Amber" w:date="2026-06-30T13:51:00Z" w16du:dateUtc="2026-06-30T19:51:00Z">
        <w:r w:rsidDel="00974DDC">
          <w:rPr>
            <w:rFonts w:ascii="Times New Roman" w:hAnsi="Times New Roman" w:cs="Times New Roman"/>
            <w:sz w:val="24"/>
            <w:szCs w:val="24"/>
          </w:rPr>
          <w:tab/>
          <w:delText>5</w:delText>
        </w:r>
        <w:r w:rsidRPr="00896B22" w:rsidDel="00974DDC">
          <w:rPr>
            <w:rFonts w:ascii="Times New Roman" w:hAnsi="Times New Roman" w:cs="Times New Roman"/>
            <w:sz w:val="24"/>
            <w:szCs w:val="24"/>
          </w:rPr>
          <w:delText>.</w:delText>
        </w:r>
        <w:r w:rsidDel="00974DDC">
          <w:rPr>
            <w:rFonts w:ascii="Times New Roman" w:hAnsi="Times New Roman" w:cs="Times New Roman"/>
            <w:sz w:val="24"/>
            <w:szCs w:val="24"/>
          </w:rPr>
          <w:delText>0</w:delText>
        </w:r>
        <w:r w:rsidRPr="00896B22" w:rsidDel="00974DDC">
          <w:rPr>
            <w:rFonts w:ascii="Times New Roman" w:hAnsi="Times New Roman" w:cs="Times New Roman"/>
            <w:sz w:val="24"/>
            <w:szCs w:val="24"/>
          </w:rPr>
          <w:delText>3</w:delText>
        </w:r>
        <w:r w:rsidRPr="00896B22" w:rsidDel="00974DDC">
          <w:rPr>
            <w:rFonts w:ascii="Times New Roman" w:hAnsi="Times New Roman" w:cs="Times New Roman"/>
            <w:sz w:val="24"/>
            <w:szCs w:val="24"/>
          </w:rPr>
          <w:tab/>
        </w:r>
        <w:r w:rsidDel="00974DDC">
          <w:rPr>
            <w:rFonts w:ascii="Times New Roman" w:hAnsi="Times New Roman" w:cs="Times New Roman"/>
            <w:sz w:val="24"/>
            <w:szCs w:val="24"/>
          </w:rPr>
          <w:delText xml:space="preserve">Noise Reduction Effectiveness </w:delText>
        </w:r>
        <w:r w:rsidR="00D024D5" w:rsidDel="00974DDC">
          <w:rPr>
            <w:rFonts w:ascii="Times New Roman" w:hAnsi="Times New Roman" w:cs="Times New Roman"/>
            <w:sz w:val="24"/>
            <w:szCs w:val="24"/>
          </w:rPr>
          <w:delText>-</w:delText>
        </w:r>
        <w:r w:rsidRPr="00896B22" w:rsidDel="00974DDC">
          <w:rPr>
            <w:rFonts w:ascii="Times New Roman" w:hAnsi="Times New Roman" w:cs="Times New Roman"/>
            <w:sz w:val="24"/>
            <w:szCs w:val="24"/>
          </w:rPr>
          <w:delText xml:space="preserve"> </w:delText>
        </w:r>
        <w:r w:rsidDel="00974DDC">
          <w:rPr>
            <w:rFonts w:ascii="Times New Roman" w:hAnsi="Times New Roman" w:cs="Times New Roman"/>
            <w:sz w:val="24"/>
            <w:szCs w:val="24"/>
          </w:rPr>
          <w:delText xml:space="preserve">10 </w:delText>
        </w:r>
        <w:r w:rsidRPr="00896B22" w:rsidDel="00974DDC">
          <w:rPr>
            <w:rFonts w:ascii="Times New Roman" w:hAnsi="Times New Roman" w:cs="Times New Roman"/>
            <w:sz w:val="24"/>
            <w:szCs w:val="24"/>
          </w:rPr>
          <w:delText>points</w:delText>
        </w:r>
      </w:del>
    </w:p>
    <w:p w14:paraId="7DAF7CB5" w14:textId="01D33D85" w:rsidR="005E2B41" w:rsidRPr="004B72B9" w:rsidDel="00974DDC" w:rsidRDefault="00B519F5" w:rsidP="004B72B9">
      <w:pPr>
        <w:pStyle w:val="upar2"/>
        <w:ind w:left="1440"/>
        <w:rPr>
          <w:del w:id="107" w:author="Paoloemilio, Amber" w:date="2026-06-30T13:51:00Z" w16du:dateUtc="2026-06-30T19:51:00Z"/>
          <w:rFonts w:ascii="Times New Roman" w:hAnsi="Times New Roman" w:cs="Times New Roman"/>
          <w:sz w:val="24"/>
          <w:szCs w:val="24"/>
        </w:rPr>
      </w:pPr>
      <w:del w:id="108" w:author="Paoloemilio, Amber" w:date="2026-06-30T13:51:00Z" w16du:dateUtc="2026-06-30T19:51:00Z">
        <w:r w:rsidDel="00974DDC">
          <w:rPr>
            <w:rFonts w:ascii="Times New Roman" w:hAnsi="Times New Roman" w:cs="Times New Roman"/>
            <w:sz w:val="24"/>
            <w:szCs w:val="24"/>
          </w:rPr>
          <w:delText>5.03.</w:delText>
        </w:r>
        <w:r w:rsidR="00D024D5" w:rsidDel="00974DDC">
          <w:rPr>
            <w:rFonts w:ascii="Times New Roman" w:hAnsi="Times New Roman" w:cs="Times New Roman"/>
            <w:sz w:val="24"/>
            <w:szCs w:val="24"/>
          </w:rPr>
          <w:delText>1</w:delText>
        </w:r>
        <w:r w:rsidR="005E2B41" w:rsidRPr="004B72B9" w:rsidDel="00974DDC">
          <w:rPr>
            <w:rFonts w:ascii="Times New Roman" w:hAnsi="Times New Roman" w:cs="Times New Roman"/>
            <w:sz w:val="24"/>
            <w:szCs w:val="24"/>
          </w:rPr>
          <w:delText xml:space="preserve"> </w:delText>
        </w:r>
        <w:r w:rsidDel="00974DDC">
          <w:rPr>
            <w:rFonts w:ascii="Times New Roman" w:hAnsi="Times New Roman" w:cs="Times New Roman"/>
            <w:sz w:val="24"/>
            <w:szCs w:val="24"/>
          </w:rPr>
          <w:delText xml:space="preserve"> </w:delText>
        </w:r>
        <w:r w:rsidR="005E2B41" w:rsidRPr="004B72B9" w:rsidDel="00974DDC">
          <w:rPr>
            <w:rFonts w:ascii="Times New Roman" w:hAnsi="Times New Roman" w:cs="Times New Roman"/>
            <w:sz w:val="24"/>
            <w:szCs w:val="24"/>
          </w:rPr>
          <w:delText>A minimum of 7 dBA of noise reduction must occur at one residence associated with each noise abatement measure</w:delText>
        </w:r>
        <w:r w:rsidR="00D024D5" w:rsidDel="00974DDC">
          <w:rPr>
            <w:rFonts w:ascii="Times New Roman" w:hAnsi="Times New Roman" w:cs="Times New Roman"/>
            <w:sz w:val="24"/>
            <w:szCs w:val="24"/>
          </w:rPr>
          <w:delText xml:space="preserve"> as described in the CDOT Noise Analysis and Abatement Guidelines (2011).</w:delText>
        </w:r>
      </w:del>
    </w:p>
    <w:p w14:paraId="5050242A" w14:textId="2060B9CE" w:rsidR="005E2B41" w:rsidRPr="004B72B9" w:rsidDel="00974DDC" w:rsidRDefault="00B519F5" w:rsidP="004B72B9">
      <w:pPr>
        <w:pStyle w:val="upar2"/>
        <w:ind w:left="1440"/>
        <w:rPr>
          <w:del w:id="109" w:author="Paoloemilio, Amber" w:date="2026-06-30T13:51:00Z" w16du:dateUtc="2026-06-30T19:51:00Z"/>
          <w:rFonts w:ascii="Times New Roman" w:hAnsi="Times New Roman" w:cs="Times New Roman"/>
          <w:sz w:val="24"/>
          <w:szCs w:val="24"/>
        </w:rPr>
      </w:pPr>
      <w:del w:id="110" w:author="Paoloemilio, Amber" w:date="2026-06-30T13:51:00Z" w16du:dateUtc="2026-06-30T19:51:00Z">
        <w:r w:rsidDel="00974DDC">
          <w:rPr>
            <w:rFonts w:ascii="Times New Roman" w:hAnsi="Times New Roman" w:cs="Times New Roman"/>
            <w:sz w:val="24"/>
            <w:szCs w:val="24"/>
          </w:rPr>
          <w:delText>5.03.</w:delText>
        </w:r>
        <w:r w:rsidR="00D024D5" w:rsidDel="00974DDC">
          <w:rPr>
            <w:rFonts w:ascii="Times New Roman" w:hAnsi="Times New Roman" w:cs="Times New Roman"/>
            <w:sz w:val="24"/>
            <w:szCs w:val="24"/>
          </w:rPr>
          <w:delText>2</w:delText>
        </w:r>
        <w:r w:rsidDel="00974DDC">
          <w:rPr>
            <w:rFonts w:ascii="Times New Roman" w:hAnsi="Times New Roman" w:cs="Times New Roman"/>
            <w:sz w:val="24"/>
            <w:szCs w:val="24"/>
          </w:rPr>
          <w:delText xml:space="preserve"> </w:delText>
        </w:r>
        <w:r w:rsidR="005E2B41" w:rsidRPr="004B72B9" w:rsidDel="00974DDC">
          <w:rPr>
            <w:rFonts w:ascii="Times New Roman" w:hAnsi="Times New Roman" w:cs="Times New Roman"/>
            <w:sz w:val="24"/>
            <w:szCs w:val="24"/>
          </w:rPr>
          <w:delText xml:space="preserve"> </w:delText>
        </w:r>
        <w:r w:rsidR="008C2C8C" w:rsidDel="00974DDC">
          <w:rPr>
            <w:rFonts w:ascii="Times New Roman" w:hAnsi="Times New Roman" w:cs="Times New Roman"/>
            <w:sz w:val="24"/>
            <w:szCs w:val="24"/>
          </w:rPr>
          <w:delText>Based on the</w:delText>
        </w:r>
        <w:r w:rsidR="005E2B41" w:rsidRPr="004B72B9" w:rsidDel="00974DDC">
          <w:rPr>
            <w:rFonts w:ascii="Times New Roman" w:hAnsi="Times New Roman" w:cs="Times New Roman"/>
            <w:sz w:val="24"/>
            <w:szCs w:val="24"/>
          </w:rPr>
          <w:delText xml:space="preserve"> average </w:delText>
        </w:r>
        <w:r w:rsidR="006A25DD" w:rsidDel="00974DDC">
          <w:rPr>
            <w:rFonts w:ascii="Times New Roman" w:hAnsi="Times New Roman" w:cs="Times New Roman"/>
            <w:sz w:val="24"/>
            <w:szCs w:val="24"/>
          </w:rPr>
          <w:delText xml:space="preserve">dBA reduction </w:delText>
        </w:r>
        <w:r w:rsidR="005E2B41" w:rsidRPr="004B72B9" w:rsidDel="00974DDC">
          <w:rPr>
            <w:rFonts w:ascii="Times New Roman" w:hAnsi="Times New Roman" w:cs="Times New Roman"/>
            <w:sz w:val="24"/>
            <w:szCs w:val="24"/>
          </w:rPr>
          <w:delText xml:space="preserve">of all </w:delText>
        </w:r>
        <w:r w:rsidR="008C2C8C" w:rsidDel="00974DDC">
          <w:rPr>
            <w:rFonts w:ascii="Times New Roman" w:hAnsi="Times New Roman" w:cs="Times New Roman"/>
            <w:sz w:val="24"/>
            <w:szCs w:val="24"/>
          </w:rPr>
          <w:delText xml:space="preserve">benefited </w:delText>
        </w:r>
        <w:r w:rsidR="005E2B41" w:rsidRPr="004B72B9" w:rsidDel="00974DDC">
          <w:rPr>
            <w:rFonts w:ascii="Times New Roman" w:hAnsi="Times New Roman" w:cs="Times New Roman"/>
            <w:sz w:val="24"/>
            <w:szCs w:val="24"/>
          </w:rPr>
          <w:delText>receivers</w:delText>
        </w:r>
        <w:r w:rsidR="006A25DD" w:rsidDel="00974DDC">
          <w:rPr>
            <w:rFonts w:ascii="Times New Roman" w:hAnsi="Times New Roman" w:cs="Times New Roman"/>
            <w:sz w:val="24"/>
            <w:szCs w:val="24"/>
          </w:rPr>
          <w:delText>,</w:delText>
        </w:r>
        <w:r w:rsidR="005E2B41" w:rsidRPr="004B72B9" w:rsidDel="00974DDC">
          <w:rPr>
            <w:rFonts w:ascii="Times New Roman" w:hAnsi="Times New Roman" w:cs="Times New Roman"/>
            <w:sz w:val="24"/>
            <w:szCs w:val="24"/>
          </w:rPr>
          <w:delText xml:space="preserve"> </w:delText>
        </w:r>
        <w:r w:rsidR="008C2C8C" w:rsidDel="00974DDC">
          <w:rPr>
            <w:rFonts w:ascii="Times New Roman" w:hAnsi="Times New Roman" w:cs="Times New Roman"/>
            <w:sz w:val="24"/>
            <w:szCs w:val="24"/>
          </w:rPr>
          <w:delText>the</w:delText>
        </w:r>
        <w:r w:rsidR="005E2B41" w:rsidRPr="004B72B9" w:rsidDel="00974DDC">
          <w:rPr>
            <w:rFonts w:ascii="Times New Roman" w:hAnsi="Times New Roman" w:cs="Times New Roman"/>
            <w:sz w:val="24"/>
            <w:szCs w:val="24"/>
          </w:rPr>
          <w:delText xml:space="preserve"> following priority points</w:delText>
        </w:r>
        <w:r w:rsidR="006A25DD" w:rsidDel="00974DDC">
          <w:rPr>
            <w:rFonts w:ascii="Times New Roman" w:hAnsi="Times New Roman" w:cs="Times New Roman"/>
            <w:sz w:val="24"/>
            <w:szCs w:val="24"/>
          </w:rPr>
          <w:delText xml:space="preserve"> will be applied</w:delText>
        </w:r>
        <w:r w:rsidR="005E2B41" w:rsidRPr="004B72B9" w:rsidDel="00974DDC">
          <w:rPr>
            <w:rFonts w:ascii="Times New Roman" w:hAnsi="Times New Roman" w:cs="Times New Roman"/>
            <w:sz w:val="24"/>
            <w:szCs w:val="24"/>
          </w:rPr>
          <w:delText>:</w:delText>
        </w:r>
      </w:del>
    </w:p>
    <w:p w14:paraId="2D883534" w14:textId="39C4E3B6" w:rsidR="005E2B41" w:rsidDel="00974DDC" w:rsidRDefault="005E2B41" w:rsidP="005E2B41">
      <w:pPr>
        <w:ind w:left="720"/>
        <w:rPr>
          <w:del w:id="111" w:author="Paoloemilio, Amber" w:date="2026-06-30T13:51:00Z" w16du:dateUtc="2026-06-30T19:51:00Z"/>
        </w:rPr>
      </w:pPr>
    </w:p>
    <w:p w14:paraId="5D6DCC7A" w14:textId="516088B8" w:rsidR="005E2B41" w:rsidDel="00974DDC" w:rsidRDefault="005E2B41" w:rsidP="005E2B41">
      <w:pPr>
        <w:ind w:left="720"/>
        <w:rPr>
          <w:del w:id="112" w:author="Paoloemilio, Amber" w:date="2026-06-30T13:51:00Z" w16du:dateUtc="2026-06-30T19:51:00Z"/>
        </w:rPr>
      </w:pPr>
      <w:del w:id="113" w:author="Paoloemilio, Amber" w:date="2026-06-30T13:51:00Z" w16du:dateUtc="2026-06-30T19:51:00Z">
        <w:r w:rsidDel="00974DDC">
          <w:lastRenderedPageBreak/>
          <w:tab/>
          <w:delText>7 dBA average or more designed noise reduction per residence: 10 points</w:delText>
        </w:r>
      </w:del>
    </w:p>
    <w:p w14:paraId="584A5430" w14:textId="7F69DF3E" w:rsidR="005E2B41" w:rsidDel="00974DDC" w:rsidRDefault="005E2B41" w:rsidP="005E2B41">
      <w:pPr>
        <w:ind w:left="720"/>
        <w:rPr>
          <w:del w:id="114" w:author="Paoloemilio, Amber" w:date="2026-06-30T13:51:00Z" w16du:dateUtc="2026-06-30T19:51:00Z"/>
        </w:rPr>
      </w:pPr>
    </w:p>
    <w:p w14:paraId="368C968C" w14:textId="52AF277A" w:rsidR="005E2B41" w:rsidDel="00974DDC" w:rsidRDefault="005E2B41" w:rsidP="005E2B41">
      <w:pPr>
        <w:ind w:left="720"/>
        <w:rPr>
          <w:del w:id="115" w:author="Paoloemilio, Amber" w:date="2026-06-30T13:51:00Z" w16du:dateUtc="2026-06-30T19:51:00Z"/>
        </w:rPr>
      </w:pPr>
      <w:del w:id="116" w:author="Paoloemilio, Amber" w:date="2026-06-30T13:51:00Z" w16du:dateUtc="2026-06-30T19:51:00Z">
        <w:r w:rsidDel="00974DDC">
          <w:tab/>
          <w:delText>6-</w:delText>
        </w:r>
        <w:r w:rsidRPr="004B72B9" w:rsidDel="00974DDC">
          <w:delText>5</w:delText>
        </w:r>
        <w:r w:rsidDel="00974DDC">
          <w:delText xml:space="preserve"> dBA average designed noise reduction per residence:</w:delText>
        </w:r>
        <w:r w:rsidDel="00974DDC">
          <w:tab/>
          <w:delText>8 points</w:delText>
        </w:r>
      </w:del>
    </w:p>
    <w:p w14:paraId="4A783BEB" w14:textId="248A637D" w:rsidR="005E2B41" w:rsidDel="00974DDC" w:rsidRDefault="005E2B41" w:rsidP="005E2B41">
      <w:pPr>
        <w:ind w:left="720"/>
        <w:rPr>
          <w:del w:id="117" w:author="Paoloemilio, Amber" w:date="2026-06-30T13:51:00Z" w16du:dateUtc="2026-06-30T19:51:00Z"/>
        </w:rPr>
      </w:pPr>
    </w:p>
    <w:p w14:paraId="019F9605" w14:textId="6C178906" w:rsidR="005E2B41" w:rsidDel="00974DDC" w:rsidRDefault="005E2B41" w:rsidP="005E2B41">
      <w:pPr>
        <w:ind w:left="720"/>
        <w:rPr>
          <w:del w:id="118" w:author="Paoloemilio, Amber" w:date="2026-06-30T13:51:00Z" w16du:dateUtc="2026-06-30T19:51:00Z"/>
        </w:rPr>
      </w:pPr>
      <w:del w:id="119" w:author="Paoloemilio, Amber" w:date="2026-06-30T13:51:00Z" w16du:dateUtc="2026-06-30T19:51:00Z">
        <w:r w:rsidDel="00974DDC">
          <w:tab/>
          <w:delText>Less than 5 dBA average noise reduction per residence:</w:delText>
        </w:r>
        <w:r w:rsidDel="00974DDC">
          <w:tab/>
          <w:delText>0 points</w:delText>
        </w:r>
      </w:del>
    </w:p>
    <w:p w14:paraId="624AE3A7" w14:textId="3D94AA38" w:rsidR="00F96842" w:rsidRPr="00C243D9" w:rsidDel="00974DDC" w:rsidRDefault="00F96842" w:rsidP="00C243D9">
      <w:pPr>
        <w:pStyle w:val="Heading2"/>
        <w:rPr>
          <w:del w:id="120" w:author="Paoloemilio, Amber" w:date="2026-06-30T13:51:00Z" w16du:dateUtc="2026-06-30T19:51:00Z"/>
          <w:rStyle w:val="Heading2Char"/>
        </w:rPr>
      </w:pPr>
      <w:del w:id="121" w:author="Paoloemilio, Amber" w:date="2026-06-30T13:51:00Z" w16du:dateUtc="2026-06-30T19:51:00Z">
        <w:r w:rsidDel="00974DDC">
          <w:tab/>
          <w:delText>5</w:delText>
        </w:r>
        <w:r w:rsidRPr="00896B22" w:rsidDel="00974DDC">
          <w:delText>.</w:delText>
        </w:r>
        <w:r w:rsidDel="00974DDC">
          <w:delText>0</w:delText>
        </w:r>
        <w:r w:rsidR="00F27C5B" w:rsidDel="00974DDC">
          <w:delText>4</w:delText>
        </w:r>
        <w:r w:rsidRPr="00896B22" w:rsidDel="00974DDC">
          <w:tab/>
          <w:delText xml:space="preserve">Previous Type II List </w:delText>
        </w:r>
        <w:r w:rsidDel="00974DDC">
          <w:delText xml:space="preserve">Status </w:delText>
        </w:r>
        <w:r w:rsidRPr="00896B22" w:rsidDel="00974DDC">
          <w:delText xml:space="preserve">- up to </w:delText>
        </w:r>
        <w:r w:rsidR="00B93D5D" w:rsidDel="00974DDC">
          <w:delText>10</w:delText>
        </w:r>
        <w:r w:rsidRPr="00896B22" w:rsidDel="00974DDC">
          <w:delText xml:space="preserve"> points</w:delText>
        </w:r>
      </w:del>
    </w:p>
    <w:p w14:paraId="6E0C7374" w14:textId="4D8CC48F" w:rsidR="00F96842" w:rsidRPr="00896B22" w:rsidDel="00974DDC" w:rsidRDefault="00B519F5" w:rsidP="00F96842">
      <w:pPr>
        <w:pStyle w:val="upar2"/>
        <w:rPr>
          <w:del w:id="122" w:author="Paoloemilio, Amber" w:date="2026-06-30T13:51:00Z" w16du:dateUtc="2026-06-30T19:51:00Z"/>
          <w:rFonts w:ascii="Times New Roman" w:hAnsi="Times New Roman" w:cs="Times New Roman"/>
          <w:sz w:val="24"/>
          <w:szCs w:val="24"/>
        </w:rPr>
      </w:pPr>
      <w:del w:id="123" w:author="Paoloemilio, Amber" w:date="2026-06-30T13:51:00Z" w16du:dateUtc="2026-06-30T19:51:00Z">
        <w:r w:rsidRPr="004B72B9" w:rsidDel="00974DDC">
          <w:rPr>
            <w:rFonts w:ascii="Times New Roman" w:hAnsi="Times New Roman" w:cs="Times New Roman"/>
            <w:sz w:val="24"/>
            <w:szCs w:val="24"/>
          </w:rPr>
          <w:delText>5.0</w:delText>
        </w:r>
        <w:r w:rsidR="009857C7" w:rsidRPr="004B72B9" w:rsidDel="00974DDC">
          <w:rPr>
            <w:rFonts w:ascii="Times New Roman" w:hAnsi="Times New Roman" w:cs="Times New Roman"/>
            <w:sz w:val="24"/>
            <w:szCs w:val="24"/>
          </w:rPr>
          <w:delText>4.1</w:delText>
        </w:r>
        <w:r w:rsidDel="00974DDC">
          <w:rPr>
            <w:rFonts w:ascii="Times New Roman" w:hAnsi="Times New Roman" w:cs="Times New Roman"/>
            <w:sz w:val="24"/>
            <w:szCs w:val="24"/>
          </w:rPr>
          <w:delText xml:space="preserve"> </w:delText>
        </w:r>
        <w:r w:rsidR="004B72B9" w:rsidDel="00974DDC">
          <w:rPr>
            <w:rFonts w:ascii="Times New Roman" w:hAnsi="Times New Roman" w:cs="Times New Roman"/>
            <w:sz w:val="24"/>
            <w:szCs w:val="24"/>
          </w:rPr>
          <w:delText xml:space="preserve"> </w:delText>
        </w:r>
        <w:r w:rsidR="00F96842" w:rsidRPr="00896B22" w:rsidDel="00974DDC">
          <w:rPr>
            <w:rFonts w:ascii="Times New Roman" w:hAnsi="Times New Roman" w:cs="Times New Roman"/>
            <w:sz w:val="24"/>
            <w:szCs w:val="24"/>
          </w:rPr>
          <w:delText xml:space="preserve">Up to </w:delText>
        </w:r>
        <w:r w:rsidR="00AA49FC" w:rsidDel="00974DDC">
          <w:rPr>
            <w:rFonts w:ascii="Times New Roman" w:hAnsi="Times New Roman" w:cs="Times New Roman"/>
            <w:sz w:val="24"/>
            <w:szCs w:val="24"/>
          </w:rPr>
          <w:delText>ten</w:delText>
        </w:r>
        <w:r w:rsidR="00F96842" w:rsidRPr="00896B22" w:rsidDel="00974DDC">
          <w:rPr>
            <w:rFonts w:ascii="Times New Roman" w:hAnsi="Times New Roman" w:cs="Times New Roman"/>
            <w:sz w:val="24"/>
            <w:szCs w:val="24"/>
          </w:rPr>
          <w:delText xml:space="preserve"> points will be awarded for project areas that were included on the 1992 CDOT Type II barrier list. The list consisted of four “tables” labeled A through D. All of the locations that were on Table A of the list have been completed. Areas listed in tables B through D can be eligible for the following bonus points:</w:delText>
        </w:r>
      </w:del>
    </w:p>
    <w:p w14:paraId="6EB6231F" w14:textId="1D1C2A91" w:rsidR="00F96842" w:rsidRPr="00896B22" w:rsidDel="00974DDC" w:rsidRDefault="00F96842" w:rsidP="00F96842">
      <w:pPr>
        <w:pStyle w:val="upar3"/>
        <w:rPr>
          <w:del w:id="124" w:author="Paoloemilio, Amber" w:date="2026-06-30T13:51:00Z" w16du:dateUtc="2026-06-30T19:51:00Z"/>
          <w:rFonts w:ascii="Times New Roman" w:hAnsi="Times New Roman" w:cs="Times New Roman"/>
          <w:sz w:val="24"/>
          <w:szCs w:val="24"/>
        </w:rPr>
      </w:pPr>
      <w:del w:id="125" w:author="Paoloemilio, Amber" w:date="2026-06-30T13:51:00Z" w16du:dateUtc="2026-06-30T19:51:00Z">
        <w:r w:rsidRPr="00896B22" w:rsidDel="00974DDC">
          <w:rPr>
            <w:rFonts w:ascii="Times New Roman" w:hAnsi="Times New Roman" w:cs="Times New Roman"/>
            <w:sz w:val="24"/>
            <w:szCs w:val="24"/>
          </w:rPr>
          <w:delText xml:space="preserve">Locations listed in Table “B” : </w:delText>
        </w:r>
        <w:r w:rsidR="00B93D5D" w:rsidDel="00974DDC">
          <w:rPr>
            <w:rFonts w:ascii="Times New Roman" w:hAnsi="Times New Roman" w:cs="Times New Roman"/>
            <w:sz w:val="24"/>
            <w:szCs w:val="24"/>
          </w:rPr>
          <w:delText>10</w:delText>
        </w:r>
        <w:r w:rsidRPr="00896B22" w:rsidDel="00974DDC">
          <w:rPr>
            <w:rFonts w:ascii="Times New Roman" w:hAnsi="Times New Roman" w:cs="Times New Roman"/>
            <w:sz w:val="24"/>
            <w:szCs w:val="24"/>
          </w:rPr>
          <w:delText xml:space="preserve"> points</w:delText>
        </w:r>
      </w:del>
    </w:p>
    <w:p w14:paraId="5C6E5160" w14:textId="42C3AB12" w:rsidR="00F96842" w:rsidRPr="00896B22" w:rsidDel="00974DDC" w:rsidRDefault="00F96842" w:rsidP="00F96842">
      <w:pPr>
        <w:pStyle w:val="upar3"/>
        <w:rPr>
          <w:del w:id="126" w:author="Paoloemilio, Amber" w:date="2026-06-30T13:51:00Z" w16du:dateUtc="2026-06-30T19:51:00Z"/>
          <w:rFonts w:ascii="Times New Roman" w:hAnsi="Times New Roman" w:cs="Times New Roman"/>
          <w:sz w:val="24"/>
          <w:szCs w:val="24"/>
        </w:rPr>
      </w:pPr>
      <w:del w:id="127" w:author="Paoloemilio, Amber" w:date="2026-06-30T13:51:00Z" w16du:dateUtc="2026-06-30T19:51:00Z">
        <w:r w:rsidRPr="00896B22" w:rsidDel="00974DDC">
          <w:rPr>
            <w:rFonts w:ascii="Times New Roman" w:hAnsi="Times New Roman" w:cs="Times New Roman"/>
            <w:sz w:val="24"/>
            <w:szCs w:val="24"/>
          </w:rPr>
          <w:delText xml:space="preserve">Locations listed in Table “C” : </w:delText>
        </w:r>
        <w:r w:rsidR="00B93D5D" w:rsidDel="00974DDC">
          <w:rPr>
            <w:rFonts w:ascii="Times New Roman" w:hAnsi="Times New Roman" w:cs="Times New Roman"/>
            <w:sz w:val="24"/>
            <w:szCs w:val="24"/>
          </w:rPr>
          <w:delText>6</w:delText>
        </w:r>
        <w:r w:rsidRPr="00896B22" w:rsidDel="00974DDC">
          <w:rPr>
            <w:rFonts w:ascii="Times New Roman" w:hAnsi="Times New Roman" w:cs="Times New Roman"/>
            <w:sz w:val="24"/>
            <w:szCs w:val="24"/>
          </w:rPr>
          <w:delText xml:space="preserve"> points</w:delText>
        </w:r>
      </w:del>
    </w:p>
    <w:p w14:paraId="0F34A61F" w14:textId="37EF5ACC" w:rsidR="00F96842" w:rsidRPr="00896B22" w:rsidDel="00974DDC" w:rsidRDefault="00F96842" w:rsidP="00F96842">
      <w:pPr>
        <w:pStyle w:val="upar3"/>
        <w:rPr>
          <w:del w:id="128" w:author="Paoloemilio, Amber" w:date="2026-06-30T13:51:00Z" w16du:dateUtc="2026-06-30T19:51:00Z"/>
          <w:rFonts w:ascii="Times New Roman" w:hAnsi="Times New Roman" w:cs="Times New Roman"/>
          <w:sz w:val="24"/>
          <w:szCs w:val="24"/>
        </w:rPr>
      </w:pPr>
      <w:del w:id="129" w:author="Paoloemilio, Amber" w:date="2026-06-30T13:51:00Z" w16du:dateUtc="2026-06-30T19:51:00Z">
        <w:r w:rsidRPr="00896B22" w:rsidDel="00974DDC">
          <w:rPr>
            <w:rFonts w:ascii="Times New Roman" w:hAnsi="Times New Roman" w:cs="Times New Roman"/>
            <w:sz w:val="24"/>
            <w:szCs w:val="24"/>
          </w:rPr>
          <w:delText xml:space="preserve">Locations listed in Table “D” : </w:delText>
        </w:r>
        <w:r w:rsidR="00B93D5D" w:rsidDel="00974DDC">
          <w:rPr>
            <w:rFonts w:ascii="Times New Roman" w:hAnsi="Times New Roman" w:cs="Times New Roman"/>
            <w:sz w:val="24"/>
            <w:szCs w:val="24"/>
          </w:rPr>
          <w:delText>4</w:delText>
        </w:r>
        <w:r w:rsidRPr="00896B22" w:rsidDel="00974DDC">
          <w:rPr>
            <w:rFonts w:ascii="Times New Roman" w:hAnsi="Times New Roman" w:cs="Times New Roman"/>
            <w:sz w:val="24"/>
            <w:szCs w:val="24"/>
          </w:rPr>
          <w:delText xml:space="preserve"> points</w:delText>
        </w:r>
      </w:del>
    </w:p>
    <w:p w14:paraId="71D5A95B" w14:textId="323E84B1" w:rsidR="00F96842" w:rsidDel="00974DDC" w:rsidRDefault="00F96842" w:rsidP="00F96842">
      <w:pPr>
        <w:pStyle w:val="upar3"/>
        <w:rPr>
          <w:del w:id="130" w:author="Paoloemilio, Amber" w:date="2026-06-30T13:51:00Z" w16du:dateUtc="2026-06-30T19:51:00Z"/>
          <w:rFonts w:ascii="Times New Roman" w:hAnsi="Times New Roman" w:cs="Times New Roman"/>
          <w:sz w:val="24"/>
          <w:szCs w:val="24"/>
        </w:rPr>
      </w:pPr>
      <w:del w:id="131" w:author="Paoloemilio, Amber" w:date="2026-06-30T13:51:00Z" w16du:dateUtc="2026-06-30T19:51:00Z">
        <w:r w:rsidRPr="00896B22" w:rsidDel="00974DDC">
          <w:rPr>
            <w:rFonts w:ascii="Times New Roman" w:hAnsi="Times New Roman" w:cs="Times New Roman"/>
            <w:sz w:val="24"/>
            <w:szCs w:val="24"/>
          </w:rPr>
          <w:delText>Not listed: 0 points</w:delText>
        </w:r>
      </w:del>
    </w:p>
    <w:p w14:paraId="2CCF0DCF" w14:textId="65DC49C0" w:rsidR="0007275E" w:rsidDel="00974DDC" w:rsidRDefault="0056524B" w:rsidP="004B72B9">
      <w:pPr>
        <w:pStyle w:val="upar3"/>
        <w:ind w:left="0"/>
        <w:rPr>
          <w:del w:id="132" w:author="Paoloemilio, Amber" w:date="2026-06-30T13:51:00Z" w16du:dateUtc="2026-06-30T19:51:00Z"/>
        </w:rPr>
      </w:pPr>
      <w:del w:id="133" w:author="Paoloemilio, Amber" w:date="2026-06-30T13:51:00Z" w16du:dateUtc="2026-06-30T19:51:00Z">
        <w:r w:rsidDel="00974DDC">
          <w:rPr>
            <w:rFonts w:ascii="Times New Roman" w:hAnsi="Times New Roman" w:cs="Times New Roman"/>
            <w:sz w:val="24"/>
            <w:szCs w:val="24"/>
          </w:rPr>
          <w:tab/>
        </w:r>
      </w:del>
    </w:p>
    <w:p w14:paraId="1E517A85" w14:textId="4F0635D2" w:rsidR="00600435" w:rsidRPr="00D74E76" w:rsidRDefault="00600435" w:rsidP="004B72B9">
      <w:pPr>
        <w:pStyle w:val="upar3"/>
        <w:ind w:left="0"/>
      </w:pPr>
      <w:del w:id="134" w:author="Paoloemilio, Amber" w:date="2026-06-30T13:51:00Z" w16du:dateUtc="2026-06-30T19:51:00Z">
        <w:r w:rsidDel="00974DDC">
          <w:delText xml:space="preserve"> </w:delText>
        </w:r>
      </w:del>
    </w:p>
    <w:p w14:paraId="36D5FC43" w14:textId="77777777" w:rsidR="00D74E76" w:rsidRPr="004B72B9" w:rsidRDefault="00D74E76">
      <w:pPr>
        <w:pStyle w:val="Title1"/>
        <w:rPr>
          <w:rFonts w:ascii="Times New Roman" w:hAnsi="Times New Roman" w:cs="Times New Roman"/>
          <w:b w:val="0"/>
        </w:rPr>
      </w:pPr>
    </w:p>
    <w:sectPr w:rsidR="00D74E76" w:rsidRPr="004B72B9">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C640C" w14:textId="77777777" w:rsidR="000550E7" w:rsidRDefault="000550E7" w:rsidP="00271B55">
      <w:r>
        <w:separator/>
      </w:r>
    </w:p>
  </w:endnote>
  <w:endnote w:type="continuationSeparator" w:id="0">
    <w:p w14:paraId="23BBD134" w14:textId="77777777" w:rsidR="000550E7" w:rsidRDefault="000550E7" w:rsidP="00271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7D1C" w14:textId="77777777" w:rsidR="006A25DD" w:rsidRDefault="006A25DD">
    <w:pPr>
      <w:pStyle w:val="Footer"/>
      <w:jc w:val="center"/>
    </w:pPr>
    <w:r>
      <w:fldChar w:fldCharType="begin"/>
    </w:r>
    <w:r>
      <w:instrText xml:space="preserve"> PAGE   \* MERGEFORMAT </w:instrText>
    </w:r>
    <w:r>
      <w:fldChar w:fldCharType="separate"/>
    </w:r>
    <w:r w:rsidR="004B72B9">
      <w:rPr>
        <w:noProof/>
      </w:rPr>
      <w:t>4</w:t>
    </w:r>
    <w:r>
      <w:fldChar w:fldCharType="end"/>
    </w:r>
  </w:p>
  <w:p w14:paraId="7C576B31" w14:textId="77777777" w:rsidR="006A25DD" w:rsidRDefault="006A2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D516" w14:textId="77777777" w:rsidR="000550E7" w:rsidRDefault="000550E7" w:rsidP="00271B55">
      <w:r>
        <w:separator/>
      </w:r>
    </w:p>
  </w:footnote>
  <w:footnote w:type="continuationSeparator" w:id="0">
    <w:p w14:paraId="6C11E31F" w14:textId="77777777" w:rsidR="000550E7" w:rsidRDefault="000550E7" w:rsidP="00271B5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oemilio, Amber">
    <w15:presenceInfo w15:providerId="AD" w15:userId="S::paoloemilian@dot.state.co.us::e53f2751-da1e-4604-92c5-c152db795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09"/>
    <w:rsid w:val="00026D0F"/>
    <w:rsid w:val="000550E7"/>
    <w:rsid w:val="0007275E"/>
    <w:rsid w:val="000C7711"/>
    <w:rsid w:val="000F4961"/>
    <w:rsid w:val="001024D4"/>
    <w:rsid w:val="00136129"/>
    <w:rsid w:val="0013780E"/>
    <w:rsid w:val="00183372"/>
    <w:rsid w:val="001B2355"/>
    <w:rsid w:val="001B297D"/>
    <w:rsid w:val="001C47DA"/>
    <w:rsid w:val="001F30F3"/>
    <w:rsid w:val="001F554F"/>
    <w:rsid w:val="00202A09"/>
    <w:rsid w:val="00243A81"/>
    <w:rsid w:val="00271B55"/>
    <w:rsid w:val="002D361B"/>
    <w:rsid w:val="002F2F01"/>
    <w:rsid w:val="00314406"/>
    <w:rsid w:val="0031631A"/>
    <w:rsid w:val="003258B1"/>
    <w:rsid w:val="0033323E"/>
    <w:rsid w:val="003D4850"/>
    <w:rsid w:val="003E056D"/>
    <w:rsid w:val="003E5929"/>
    <w:rsid w:val="003F52EA"/>
    <w:rsid w:val="00423DEC"/>
    <w:rsid w:val="004263E4"/>
    <w:rsid w:val="00443111"/>
    <w:rsid w:val="004B04EB"/>
    <w:rsid w:val="004B72B9"/>
    <w:rsid w:val="004E208D"/>
    <w:rsid w:val="004F0F37"/>
    <w:rsid w:val="00542A30"/>
    <w:rsid w:val="0056524B"/>
    <w:rsid w:val="005E2B41"/>
    <w:rsid w:val="005F7439"/>
    <w:rsid w:val="00600435"/>
    <w:rsid w:val="0060407F"/>
    <w:rsid w:val="00607CF7"/>
    <w:rsid w:val="00652F73"/>
    <w:rsid w:val="006A25DD"/>
    <w:rsid w:val="006F1015"/>
    <w:rsid w:val="007965F6"/>
    <w:rsid w:val="007A1AC3"/>
    <w:rsid w:val="007E1FA8"/>
    <w:rsid w:val="0080512B"/>
    <w:rsid w:val="008345A9"/>
    <w:rsid w:val="00840C07"/>
    <w:rsid w:val="00896B22"/>
    <w:rsid w:val="008C2C8C"/>
    <w:rsid w:val="008C4862"/>
    <w:rsid w:val="008E5336"/>
    <w:rsid w:val="008E7102"/>
    <w:rsid w:val="00915503"/>
    <w:rsid w:val="00941B35"/>
    <w:rsid w:val="0096587B"/>
    <w:rsid w:val="00971CE5"/>
    <w:rsid w:val="00974DDC"/>
    <w:rsid w:val="009857C7"/>
    <w:rsid w:val="009935A8"/>
    <w:rsid w:val="009B1620"/>
    <w:rsid w:val="009C7937"/>
    <w:rsid w:val="009D087A"/>
    <w:rsid w:val="009E451A"/>
    <w:rsid w:val="00A84645"/>
    <w:rsid w:val="00A879E7"/>
    <w:rsid w:val="00A979F6"/>
    <w:rsid w:val="00AA2E5F"/>
    <w:rsid w:val="00AA49FC"/>
    <w:rsid w:val="00B35D1A"/>
    <w:rsid w:val="00B36309"/>
    <w:rsid w:val="00B41AE1"/>
    <w:rsid w:val="00B519F5"/>
    <w:rsid w:val="00B92840"/>
    <w:rsid w:val="00B93D5D"/>
    <w:rsid w:val="00BC40D8"/>
    <w:rsid w:val="00C00D37"/>
    <w:rsid w:val="00C025CF"/>
    <w:rsid w:val="00C0413A"/>
    <w:rsid w:val="00C243D9"/>
    <w:rsid w:val="00C77947"/>
    <w:rsid w:val="00C96E82"/>
    <w:rsid w:val="00D024D5"/>
    <w:rsid w:val="00D1216D"/>
    <w:rsid w:val="00D325D6"/>
    <w:rsid w:val="00D74E76"/>
    <w:rsid w:val="00D96C25"/>
    <w:rsid w:val="00E17850"/>
    <w:rsid w:val="00E311D6"/>
    <w:rsid w:val="00E47739"/>
    <w:rsid w:val="00E52E26"/>
    <w:rsid w:val="00E712AC"/>
    <w:rsid w:val="00E747BE"/>
    <w:rsid w:val="00EA19D1"/>
    <w:rsid w:val="00EB0D17"/>
    <w:rsid w:val="00EB66D4"/>
    <w:rsid w:val="00ED11B9"/>
    <w:rsid w:val="00F27C5B"/>
    <w:rsid w:val="00F865C3"/>
    <w:rsid w:val="00F93602"/>
    <w:rsid w:val="00F96842"/>
    <w:rsid w:val="00FA62B6"/>
    <w:rsid w:val="00FE3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911C53"/>
  <w14:defaultImageDpi w14:val="0"/>
  <w15:docId w15:val="{07F14EB1-620C-493B-8017-C47CB1DC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C243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243D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partment">
    <w:name w:val="Department"/>
    <w:basedOn w:val="Normal"/>
    <w:uiPriority w:val="99"/>
    <w:pPr>
      <w:jc w:val="center"/>
    </w:pPr>
    <w:rPr>
      <w:rFonts w:ascii="Arial" w:hAnsi="Arial" w:cs="Arial"/>
      <w:b/>
      <w:bCs/>
      <w:sz w:val="28"/>
      <w:szCs w:val="28"/>
    </w:rPr>
  </w:style>
  <w:style w:type="paragraph" w:customStyle="1" w:styleId="Agency">
    <w:name w:val="Agency"/>
    <w:basedOn w:val="Normal"/>
    <w:uiPriority w:val="99"/>
    <w:pPr>
      <w:spacing w:before="240"/>
      <w:jc w:val="center"/>
    </w:pPr>
    <w:rPr>
      <w:rFonts w:ascii="Arial" w:hAnsi="Arial" w:cs="Arial"/>
      <w:b/>
      <w:bCs/>
      <w:sz w:val="28"/>
      <w:szCs w:val="28"/>
    </w:rPr>
  </w:style>
  <w:style w:type="paragraph" w:customStyle="1" w:styleId="CCRNumber">
    <w:name w:val="CCR Number"/>
    <w:basedOn w:val="Normal"/>
    <w:uiPriority w:val="99"/>
    <w:pPr>
      <w:spacing w:before="240"/>
      <w:jc w:val="center"/>
    </w:pPr>
    <w:rPr>
      <w:rFonts w:ascii="Arial" w:hAnsi="Arial" w:cs="Arial"/>
      <w:b/>
      <w:bCs/>
    </w:rPr>
  </w:style>
  <w:style w:type="paragraph" w:customStyle="1" w:styleId="CCRTitle">
    <w:name w:val="CCR Title"/>
    <w:basedOn w:val="Normal"/>
    <w:uiPriority w:val="99"/>
    <w:pPr>
      <w:spacing w:before="240"/>
      <w:jc w:val="center"/>
    </w:pPr>
    <w:rPr>
      <w:rFonts w:ascii="Arial" w:hAnsi="Arial" w:cs="Arial"/>
      <w:b/>
      <w:bCs/>
    </w:rPr>
  </w:style>
  <w:style w:type="paragraph" w:customStyle="1" w:styleId="Title1">
    <w:name w:val="Title1"/>
    <w:basedOn w:val="Normal"/>
    <w:uiPriority w:val="99"/>
    <w:pPr>
      <w:tabs>
        <w:tab w:val="left" w:pos="720"/>
        <w:tab w:val="left" w:pos="1440"/>
        <w:tab w:val="left" w:pos="2160"/>
      </w:tabs>
      <w:spacing w:before="240"/>
      <w:ind w:left="720" w:hanging="720"/>
    </w:pPr>
    <w:rPr>
      <w:rFonts w:ascii="Arial" w:hAnsi="Arial" w:cs="Arial"/>
      <w:b/>
      <w:bCs/>
    </w:rPr>
  </w:style>
  <w:style w:type="paragraph" w:customStyle="1" w:styleId="Title5">
    <w:name w:val="Title5"/>
    <w:basedOn w:val="Title1"/>
    <w:uiPriority w:val="99"/>
  </w:style>
  <w:style w:type="character" w:customStyle="1" w:styleId="cite">
    <w:name w:val="cite"/>
    <w:basedOn w:val="DefaultParagraphFont"/>
    <w:uiPriority w:val="99"/>
    <w:rPr>
      <w:rFonts w:cs="Times New Roman"/>
      <w:color w:val="008080"/>
    </w:rPr>
  </w:style>
  <w:style w:type="paragraph" w:customStyle="1" w:styleId="par1">
    <w:name w:val="par1"/>
    <w:basedOn w:val="Normal"/>
    <w:uiPriority w:val="99"/>
    <w:pPr>
      <w:tabs>
        <w:tab w:val="left" w:pos="720"/>
        <w:tab w:val="left" w:pos="1440"/>
        <w:tab w:val="left" w:pos="2160"/>
      </w:tabs>
      <w:spacing w:before="240"/>
      <w:ind w:left="720" w:hanging="720"/>
    </w:pPr>
    <w:rPr>
      <w:rFonts w:ascii="Arial" w:hAnsi="Arial" w:cs="Arial"/>
      <w:sz w:val="20"/>
      <w:szCs w:val="20"/>
    </w:rPr>
  </w:style>
  <w:style w:type="paragraph" w:customStyle="1" w:styleId="cp">
    <w:name w:val="cp"/>
    <w:basedOn w:val="Normal"/>
    <w:uiPriority w:val="99"/>
    <w:pPr>
      <w:spacing w:before="240"/>
      <w:jc w:val="center"/>
    </w:pPr>
    <w:rPr>
      <w:rFonts w:ascii="Arial" w:hAnsi="Arial" w:cs="Arial"/>
      <w:sz w:val="20"/>
      <w:szCs w:val="20"/>
    </w:rPr>
  </w:style>
  <w:style w:type="paragraph" w:customStyle="1" w:styleId="par2">
    <w:name w:val="par2"/>
    <w:basedOn w:val="par1"/>
    <w:uiPriority w:val="99"/>
    <w:pPr>
      <w:ind w:left="1440"/>
    </w:pPr>
  </w:style>
  <w:style w:type="paragraph" w:customStyle="1" w:styleId="upar2">
    <w:name w:val="upar2"/>
    <w:basedOn w:val="upar1"/>
    <w:uiPriority w:val="99"/>
    <w:pPr>
      <w:ind w:left="720"/>
    </w:pPr>
  </w:style>
  <w:style w:type="paragraph" w:customStyle="1" w:styleId="upar1">
    <w:name w:val="upar1"/>
    <w:basedOn w:val="Normal"/>
    <w:pPr>
      <w:tabs>
        <w:tab w:val="left" w:pos="720"/>
        <w:tab w:val="left" w:pos="1440"/>
      </w:tabs>
      <w:spacing w:before="240"/>
    </w:pPr>
    <w:rPr>
      <w:rFonts w:ascii="Arial" w:hAnsi="Arial" w:cs="Arial"/>
      <w:sz w:val="20"/>
      <w:szCs w:val="20"/>
    </w:rPr>
  </w:style>
  <w:style w:type="paragraph" w:customStyle="1" w:styleId="upar3">
    <w:name w:val="upar3"/>
    <w:basedOn w:val="upar1"/>
    <w:uiPriority w:val="99"/>
    <w:pPr>
      <w:ind w:left="1440"/>
    </w:pPr>
  </w:style>
  <w:style w:type="paragraph" w:customStyle="1" w:styleId="Title2">
    <w:name w:val="Title2"/>
    <w:basedOn w:val="Title1"/>
    <w:uiPriority w:val="99"/>
    <w:rPr>
      <w:sz w:val="20"/>
      <w:szCs w:val="20"/>
    </w:rPr>
  </w:style>
  <w:style w:type="paragraph" w:customStyle="1" w:styleId="Title3">
    <w:name w:val="Title3"/>
    <w:basedOn w:val="Title1"/>
    <w:uiPriority w:val="99"/>
  </w:style>
  <w:style w:type="paragraph" w:customStyle="1" w:styleId="Title4">
    <w:name w:val="Title4"/>
    <w:basedOn w:val="Title1"/>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pPr>
      <w:spacing w:before="240"/>
    </w:pPr>
    <w:rPr>
      <w:rFonts w:ascii="Arial" w:hAnsi="Arial" w:cs="Arial"/>
      <w:color w:val="800080"/>
      <w:sz w:val="20"/>
      <w:szCs w:val="20"/>
    </w:rPr>
  </w:style>
  <w:style w:type="paragraph" w:customStyle="1" w:styleId="figure-orientation">
    <w:name w:val="figure-orientation"/>
    <w:basedOn w:val="Normal"/>
    <w:uiPriority w:val="99"/>
    <w:rPr>
      <w:rFonts w:ascii="Arial" w:hAnsi="Arial" w:cs="Arial"/>
      <w:color w:val="800080"/>
      <w:sz w:val="20"/>
      <w:szCs w:val="20"/>
    </w:rPr>
  </w:style>
  <w:style w:type="paragraph" w:customStyle="1" w:styleId="figure-filename">
    <w:name w:val="figure-filename"/>
    <w:basedOn w:val="Normal"/>
    <w:uiPriority w:val="99"/>
    <w:rPr>
      <w:rFonts w:ascii="Arial" w:hAnsi="Arial" w:cs="Arial"/>
      <w:color w:val="800080"/>
      <w:sz w:val="20"/>
      <w:szCs w:val="2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color w:val="auto"/>
    </w:rPr>
  </w:style>
  <w:style w:type="character" w:customStyle="1" w:styleId="eff">
    <w:name w:val="eff"/>
    <w:basedOn w:val="DefaultParagraphFont"/>
    <w:uiPriority w:val="99"/>
    <w:rPr>
      <w:rFonts w:cs="Times New Roman"/>
      <w:color w:val="0000FF"/>
    </w:rPr>
  </w:style>
  <w:style w:type="paragraph" w:customStyle="1" w:styleId="Title6">
    <w:name w:val="Title6"/>
    <w:basedOn w:val="Title1"/>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basedOn w:val="DefaultParagraphFont"/>
    <w:uiPriority w:val="99"/>
    <w:rPr>
      <w:rFonts w:ascii="Arial" w:hAnsi="Arial" w:cs="Arial"/>
      <w:color w:val="auto"/>
      <w:sz w:val="20"/>
      <w:szCs w:val="20"/>
    </w:rPr>
  </w:style>
  <w:style w:type="paragraph" w:customStyle="1" w:styleId="Footnote">
    <w:name w:val="Footnote"/>
    <w:basedOn w:val="Normal"/>
    <w:uiPriority w:val="99"/>
    <w:pPr>
      <w:spacing w:before="120"/>
    </w:pPr>
    <w:rPr>
      <w:rFonts w:ascii="Arial" w:hAnsi="Arial" w:cs="Arial"/>
      <w:sz w:val="16"/>
      <w:szCs w:val="16"/>
    </w:rPr>
  </w:style>
  <w:style w:type="paragraph" w:styleId="Header">
    <w:name w:val="header"/>
    <w:basedOn w:val="Normal"/>
    <w:link w:val="HeaderChar"/>
    <w:uiPriority w:val="99"/>
    <w:semiHidden/>
    <w:unhideWhenUsed/>
    <w:rsid w:val="00271B55"/>
    <w:pPr>
      <w:tabs>
        <w:tab w:val="center" w:pos="4680"/>
        <w:tab w:val="right" w:pos="9360"/>
      </w:tabs>
    </w:pPr>
  </w:style>
  <w:style w:type="character" w:customStyle="1" w:styleId="HeaderChar">
    <w:name w:val="Header Char"/>
    <w:basedOn w:val="DefaultParagraphFont"/>
    <w:link w:val="Header"/>
    <w:uiPriority w:val="99"/>
    <w:semiHidden/>
    <w:locked/>
    <w:rsid w:val="00271B55"/>
    <w:rPr>
      <w:rFonts w:cs="Times New Roman"/>
      <w:sz w:val="24"/>
      <w:szCs w:val="24"/>
    </w:rPr>
  </w:style>
  <w:style w:type="paragraph" w:styleId="Footer">
    <w:name w:val="footer"/>
    <w:basedOn w:val="Normal"/>
    <w:link w:val="FooterChar"/>
    <w:uiPriority w:val="99"/>
    <w:unhideWhenUsed/>
    <w:rsid w:val="00271B55"/>
    <w:pPr>
      <w:tabs>
        <w:tab w:val="center" w:pos="4680"/>
        <w:tab w:val="right" w:pos="9360"/>
      </w:tabs>
    </w:pPr>
  </w:style>
  <w:style w:type="character" w:customStyle="1" w:styleId="FooterChar">
    <w:name w:val="Footer Char"/>
    <w:basedOn w:val="DefaultParagraphFont"/>
    <w:link w:val="Footer"/>
    <w:uiPriority w:val="99"/>
    <w:locked/>
    <w:rsid w:val="00271B55"/>
    <w:rPr>
      <w:rFonts w:cs="Times New Roman"/>
      <w:sz w:val="24"/>
      <w:szCs w:val="24"/>
    </w:rPr>
  </w:style>
  <w:style w:type="paragraph" w:styleId="BalloonText">
    <w:name w:val="Balloon Text"/>
    <w:basedOn w:val="Normal"/>
    <w:link w:val="BalloonTextChar"/>
    <w:uiPriority w:val="99"/>
    <w:semiHidden/>
    <w:unhideWhenUsed/>
    <w:rsid w:val="00026D0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26D0F"/>
    <w:rPr>
      <w:rFonts w:ascii="Tahoma" w:hAnsi="Tahoma" w:cs="Tahoma"/>
      <w:sz w:val="16"/>
      <w:szCs w:val="16"/>
    </w:rPr>
  </w:style>
  <w:style w:type="character" w:styleId="CommentReference">
    <w:name w:val="annotation reference"/>
    <w:basedOn w:val="DefaultParagraphFont"/>
    <w:uiPriority w:val="99"/>
    <w:semiHidden/>
    <w:unhideWhenUsed/>
    <w:rsid w:val="00026D0F"/>
    <w:rPr>
      <w:rFonts w:cs="Times New Roman"/>
      <w:sz w:val="16"/>
      <w:szCs w:val="16"/>
    </w:rPr>
  </w:style>
  <w:style w:type="paragraph" w:styleId="CommentText">
    <w:name w:val="annotation text"/>
    <w:basedOn w:val="Normal"/>
    <w:link w:val="CommentTextChar"/>
    <w:uiPriority w:val="99"/>
    <w:semiHidden/>
    <w:unhideWhenUsed/>
    <w:rsid w:val="00026D0F"/>
    <w:rPr>
      <w:sz w:val="20"/>
      <w:szCs w:val="20"/>
    </w:rPr>
  </w:style>
  <w:style w:type="character" w:customStyle="1" w:styleId="CommentTextChar">
    <w:name w:val="Comment Text Char"/>
    <w:basedOn w:val="DefaultParagraphFont"/>
    <w:link w:val="CommentText"/>
    <w:uiPriority w:val="99"/>
    <w:semiHidden/>
    <w:locked/>
    <w:rsid w:val="00026D0F"/>
    <w:rPr>
      <w:rFonts w:cs="Times New Roman"/>
    </w:rPr>
  </w:style>
  <w:style w:type="paragraph" w:styleId="CommentSubject">
    <w:name w:val="annotation subject"/>
    <w:basedOn w:val="CommentText"/>
    <w:next w:val="CommentText"/>
    <w:link w:val="CommentSubjectChar"/>
    <w:uiPriority w:val="99"/>
    <w:semiHidden/>
    <w:unhideWhenUsed/>
    <w:rsid w:val="00026D0F"/>
    <w:rPr>
      <w:b/>
      <w:bCs/>
    </w:rPr>
  </w:style>
  <w:style w:type="character" w:customStyle="1" w:styleId="CommentSubjectChar">
    <w:name w:val="Comment Subject Char"/>
    <w:basedOn w:val="CommentTextChar"/>
    <w:link w:val="CommentSubject"/>
    <w:uiPriority w:val="99"/>
    <w:semiHidden/>
    <w:locked/>
    <w:rsid w:val="00026D0F"/>
    <w:rPr>
      <w:rFonts w:cs="Times New Roman"/>
      <w:b/>
      <w:bCs/>
    </w:rPr>
  </w:style>
  <w:style w:type="paragraph" w:styleId="Revision">
    <w:name w:val="Revision"/>
    <w:hidden/>
    <w:uiPriority w:val="99"/>
    <w:semiHidden/>
    <w:rsid w:val="002F2F01"/>
    <w:rPr>
      <w:sz w:val="24"/>
      <w:szCs w:val="24"/>
    </w:rPr>
  </w:style>
  <w:style w:type="paragraph" w:styleId="NoSpacing">
    <w:name w:val="No Spacing"/>
    <w:uiPriority w:val="1"/>
    <w:qFormat/>
    <w:rsid w:val="000C7711"/>
    <w:rPr>
      <w:sz w:val="24"/>
      <w:szCs w:val="24"/>
    </w:rPr>
  </w:style>
  <w:style w:type="character" w:customStyle="1" w:styleId="Heading1Char">
    <w:name w:val="Heading 1 Char"/>
    <w:basedOn w:val="DefaultParagraphFont"/>
    <w:link w:val="Heading1"/>
    <w:uiPriority w:val="9"/>
    <w:rsid w:val="00C243D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243D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files\ds602\Application%20Data\Microsoft\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CCR Template</Template>
  <TotalTime>7</TotalTime>
  <Pages>4</Pages>
  <Words>1062</Words>
  <Characters>6055</Characters>
  <Application>Microsoft Office Word</Application>
  <DocSecurity>0</DocSecurity>
  <Lines>50</Lines>
  <Paragraphs>14</Paragraphs>
  <ScaleCrop>false</ScaleCrop>
  <Company>ConwayGreene Info. Co.</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LABOR AND EMPLOYMENT</dc:title>
  <dc:subject/>
  <dc:creator>CSOS</dc:creator>
  <cp:keywords/>
  <dc:description/>
  <cp:lastModifiedBy>Paoloemilio, Amber</cp:lastModifiedBy>
  <cp:revision>3</cp:revision>
  <cp:lastPrinted>2026-06-30T19:51:00Z</cp:lastPrinted>
  <dcterms:created xsi:type="dcterms:W3CDTF">2026-06-30T19:56:00Z</dcterms:created>
  <dcterms:modified xsi:type="dcterms:W3CDTF">2026-07-02T19:25:00Z</dcterms:modified>
</cp:coreProperties>
</file>