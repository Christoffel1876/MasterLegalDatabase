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AB5A1" w14:textId="77777777" w:rsidR="00E21F0D" w:rsidRPr="00E01275" w:rsidRDefault="00E21F0D" w:rsidP="00E01275">
      <w:pPr>
        <w:pStyle w:val="upar1"/>
        <w:rPr>
          <w:b/>
          <w:bCs/>
        </w:rPr>
      </w:pPr>
      <w:r w:rsidRPr="00E01275">
        <w:rPr>
          <w:b/>
          <w:bCs/>
        </w:rPr>
        <w:t>DEPARTMENT OF PUBLIC HEALTH AND ENVIRONMENT</w:t>
      </w:r>
    </w:p>
    <w:p w14:paraId="3716956A" w14:textId="77777777" w:rsidR="00E21F0D" w:rsidRPr="00E21F0D" w:rsidRDefault="00E21F0D" w:rsidP="00E21F0D">
      <w:pPr>
        <w:pStyle w:val="upar1"/>
        <w:rPr>
          <w:b/>
        </w:rPr>
      </w:pPr>
      <w:r w:rsidRPr="00E21F0D">
        <w:rPr>
          <w:b/>
        </w:rPr>
        <w:t>Air Quality Control Commission</w:t>
      </w:r>
    </w:p>
    <w:p w14:paraId="786ED8A0" w14:textId="77777777" w:rsidR="00E21F0D" w:rsidRPr="00E21F0D" w:rsidRDefault="00E21F0D" w:rsidP="00E01275">
      <w:pPr>
        <w:pStyle w:val="Heading1"/>
      </w:pPr>
      <w:r w:rsidRPr="00E21F0D">
        <w:t>COMMON PROVISIONS REGULATION</w:t>
      </w:r>
    </w:p>
    <w:p w14:paraId="4F795927" w14:textId="77777777" w:rsidR="00E21F0D" w:rsidRDefault="00E21F0D" w:rsidP="00E21F0D">
      <w:pPr>
        <w:pStyle w:val="upar1"/>
        <w:rPr>
          <w:b/>
        </w:rPr>
      </w:pPr>
      <w:r w:rsidRPr="00E21F0D">
        <w:rPr>
          <w:b/>
        </w:rPr>
        <w:t>5 CCR 1001-2</w:t>
      </w:r>
    </w:p>
    <w:p w14:paraId="7D5DFDB6" w14:textId="77777777" w:rsidR="009A08FF" w:rsidRPr="00FC0C68" w:rsidRDefault="00B274A4" w:rsidP="009A08FF">
      <w:pPr>
        <w:pStyle w:val="upar1"/>
        <w:rPr>
          <w:bCs/>
        </w:rPr>
      </w:pPr>
      <w:r>
        <w:rPr>
          <w:bCs/>
        </w:rPr>
        <w:t>&gt;&gt;&gt;&gt;&gt;&gt;&gt;</w:t>
      </w:r>
    </w:p>
    <w:p w14:paraId="19DB3970" w14:textId="77777777" w:rsidR="002C5C1C" w:rsidRDefault="00133257" w:rsidP="00133257">
      <w:pPr>
        <w:pStyle w:val="upar1"/>
        <w:rPr>
          <w:b/>
          <w:bCs/>
          <w:u w:val="single"/>
        </w:rPr>
      </w:pPr>
      <w:r w:rsidRPr="00133257">
        <w:rPr>
          <w:b/>
          <w:bCs/>
          <w:u w:val="single"/>
        </w:rPr>
        <w:t>CARBON DIOXIDE EQUIVALENT</w:t>
      </w:r>
    </w:p>
    <w:p w14:paraId="0A373D28" w14:textId="77777777" w:rsidR="00133257" w:rsidRDefault="00133257" w:rsidP="00133257">
      <w:pPr>
        <w:pStyle w:val="upar1"/>
      </w:pPr>
      <w:r w:rsidRPr="00133257">
        <w:t xml:space="preserve">A metric used to compare </w:t>
      </w:r>
      <w:proofErr w:type="gramStart"/>
      <w:r w:rsidRPr="00133257">
        <w:t>the emissions</w:t>
      </w:r>
      <w:proofErr w:type="gramEnd"/>
      <w:r w:rsidRPr="00133257">
        <w:t xml:space="preserve"> from various GHGs based upon their global warming potential (GWP).</w:t>
      </w:r>
      <w:r>
        <w:t xml:space="preserve"> </w:t>
      </w:r>
      <w:r w:rsidRPr="00133257">
        <w:t xml:space="preserve">CO2e is determined by multiplying the mass </w:t>
      </w:r>
      <w:proofErr w:type="gramStart"/>
      <w:r w:rsidRPr="00133257">
        <w:t>amount</w:t>
      </w:r>
      <w:proofErr w:type="gramEnd"/>
      <w:r w:rsidRPr="00133257">
        <w:t xml:space="preserve"> of emissions (tons per year), for each GHG constituent by that gas’s GWP, and summing the resultant values to determine CO2e (tons per year).</w:t>
      </w:r>
      <w:r>
        <w:t xml:space="preserve"> </w:t>
      </w:r>
      <w:r w:rsidRPr="00133257">
        <w:t xml:space="preserve">The applicable GWPs codified in 40 CFR Part 98, Subpart A, Table A-1 – Global Warming Potentials are hereby incorporated by reference as in effect as of </w:t>
      </w:r>
      <w:del w:id="0" w:author="Author">
        <w:r w:rsidRPr="00133257" w:rsidDel="00045D7A">
          <w:delText>December 11, 2014</w:delText>
        </w:r>
      </w:del>
      <w:ins w:id="1" w:author="Author">
        <w:r w:rsidR="00045D7A">
          <w:t>April 25, 2024</w:t>
        </w:r>
      </w:ins>
      <w:r w:rsidRPr="00133257">
        <w:t>, but not including later amendments.</w:t>
      </w:r>
    </w:p>
    <w:p w14:paraId="0431D53E" w14:textId="77777777" w:rsidR="009A08FF" w:rsidRPr="002F3A1F" w:rsidRDefault="00FC0C68" w:rsidP="009A08FF">
      <w:pPr>
        <w:pStyle w:val="upar1"/>
      </w:pPr>
      <w:r>
        <w:rPr>
          <w:bCs/>
        </w:rPr>
        <w:t>&gt;&gt;&gt;&gt;&gt;&gt;&gt;</w:t>
      </w:r>
    </w:p>
    <w:p w14:paraId="06CE575C" w14:textId="77777777" w:rsidR="002C5C1C" w:rsidRDefault="0055531E" w:rsidP="0055531E">
      <w:pPr>
        <w:pStyle w:val="upar1"/>
        <w:rPr>
          <w:b/>
          <w:bCs/>
          <w:u w:val="single"/>
        </w:rPr>
      </w:pPr>
      <w:r w:rsidRPr="0055531E">
        <w:rPr>
          <w:b/>
          <w:bCs/>
          <w:u w:val="single"/>
        </w:rPr>
        <w:t>FEDERALLY ENFORCEABLE</w:t>
      </w:r>
    </w:p>
    <w:p w14:paraId="34FA21DD" w14:textId="77777777" w:rsidR="0055531E" w:rsidRDefault="0055531E" w:rsidP="0055531E">
      <w:pPr>
        <w:pStyle w:val="upar1"/>
      </w:pPr>
      <w:r w:rsidRPr="0055531E">
        <w:t>Means all limitations and conditions which are enforceable by the U.S. EPA Administrator, including, but not limited to, those in the most recent edition of: (1) those requirements developed pursuant to Code of Federal Regulations Title 40, Parts 60</w:t>
      </w:r>
      <w:ins w:id="2" w:author="Author">
        <w:r w:rsidR="003603C3">
          <w:t xml:space="preserve"> (July 1, 2026)</w:t>
        </w:r>
      </w:ins>
      <w:r w:rsidRPr="0055531E">
        <w:t>, 61</w:t>
      </w:r>
      <w:ins w:id="3" w:author="Author">
        <w:r w:rsidR="003603C3">
          <w:t xml:space="preserve"> (July 1, 2026)</w:t>
        </w:r>
      </w:ins>
      <w:r w:rsidRPr="0055531E">
        <w:t>, 63</w:t>
      </w:r>
      <w:ins w:id="4" w:author="Author">
        <w:r w:rsidR="003603C3">
          <w:t xml:space="preserve"> (July 1, 2026)</w:t>
        </w:r>
      </w:ins>
      <w:r w:rsidRPr="0055531E">
        <w:t>, and 72</w:t>
      </w:r>
      <w:ins w:id="5" w:author="Author">
        <w:r w:rsidR="003603C3">
          <w:t xml:space="preserve"> (July 1, 2026)</w:t>
        </w:r>
      </w:ins>
      <w:r w:rsidRPr="0055531E">
        <w:t>; (2) requirements within any U.S. EPA-approved State Implementation Plan; (3) requirements in operating permits issued under an U.S. EPA-approved program; and (4) any requirements in permits for new or modified sources which are issued pursuant to the Code of Federal Regulations Title 40, § 52.21</w:t>
      </w:r>
      <w:ins w:id="6" w:author="Author">
        <w:r w:rsidR="00045D7A">
          <w:t xml:space="preserve"> (June 19, 1978)</w:t>
        </w:r>
      </w:ins>
      <w:r w:rsidRPr="0055531E">
        <w:t xml:space="preserve"> or under regulations approved by the U.S. EPA pursuant to the Code of Federal Regulations Title 40, Part 51, Subpart I</w:t>
      </w:r>
      <w:ins w:id="7" w:author="Author">
        <w:r w:rsidR="00A31607">
          <w:t xml:space="preserve"> (October 18, 2016)</w:t>
        </w:r>
      </w:ins>
      <w:r w:rsidRPr="0055531E">
        <w:t>; except those permit requirements specifically identified as state-only enforceable requirements, or specifically incorporating Colorado regulatory requirements (other than the incorporation of federal requirements) not in the State Implementation Plan. Limitations and conditions voluntarily sought or accepted and included in operating permits or permits governing new or modified sources which are issued under regulations approved by the U.S. EPA, for the purpose of avoiding classification as a major source or major modification or of enabling a source to take advantage of the early reduction program under Section 112 of the Federal Act (1990), are also federally enforceable.</w:t>
      </w:r>
    </w:p>
    <w:p w14:paraId="7AF1F306" w14:textId="77777777" w:rsidR="009A08FF" w:rsidRPr="002F3A1F" w:rsidRDefault="00FC0C68" w:rsidP="009A08FF">
      <w:pPr>
        <w:pStyle w:val="upar1"/>
      </w:pPr>
      <w:r>
        <w:rPr>
          <w:bCs/>
        </w:rPr>
        <w:t>&gt;&gt;&gt;&gt;&gt;&gt;&gt;</w:t>
      </w:r>
    </w:p>
    <w:p w14:paraId="2F0521EB" w14:textId="77777777" w:rsidR="00A95F99" w:rsidRDefault="00265CF7" w:rsidP="00265CF7">
      <w:pPr>
        <w:pStyle w:val="upar1"/>
        <w:rPr>
          <w:b/>
          <w:bCs/>
          <w:u w:val="single"/>
        </w:rPr>
      </w:pPr>
      <w:r w:rsidRPr="00265CF7">
        <w:rPr>
          <w:b/>
          <w:bCs/>
          <w:u w:val="single"/>
        </w:rPr>
        <w:lastRenderedPageBreak/>
        <w:t>INCINERATOR</w:t>
      </w:r>
    </w:p>
    <w:p w14:paraId="72F30E35" w14:textId="77777777" w:rsidR="00265CF7" w:rsidRDefault="00265CF7" w:rsidP="00265CF7">
      <w:pPr>
        <w:pStyle w:val="upar1"/>
      </w:pPr>
      <w:r w:rsidRPr="00265CF7">
        <w:t xml:space="preserve">Any equipment, device, or contrivance used for the destruction of solids, liquids or gaseous wastes by burning. Excludes devices commonly called wigwam waste burners used exclusively to burn wood </w:t>
      </w:r>
      <w:proofErr w:type="gramStart"/>
      <w:r w:rsidRPr="00265CF7">
        <w:t>wastes</w:t>
      </w:r>
      <w:proofErr w:type="gramEnd"/>
      <w:r w:rsidRPr="00265CF7">
        <w:t xml:space="preserve"> and </w:t>
      </w:r>
      <w:proofErr w:type="gramStart"/>
      <w:r w:rsidRPr="00265CF7">
        <w:t>incinerating</w:t>
      </w:r>
      <w:proofErr w:type="gramEnd"/>
      <w:r w:rsidRPr="00265CF7">
        <w:t xml:space="preserve"> toilet waste. Excludes devices commonly called Air Curtain Destructors used exclusively to burn 100% wood waste, clean lumber, or yard waste generated </w:t>
      </w:r>
      <w:proofErr w:type="gramStart"/>
      <w:r w:rsidRPr="00265CF7">
        <w:t>as a result of</w:t>
      </w:r>
      <w:proofErr w:type="gramEnd"/>
      <w:r w:rsidRPr="00265CF7">
        <w:t xml:space="preserve"> projects to reduce the risk of wildfire and </w:t>
      </w:r>
      <w:proofErr w:type="gramStart"/>
      <w:r w:rsidRPr="00265CF7">
        <w:t>is</w:t>
      </w:r>
      <w:proofErr w:type="gramEnd"/>
      <w:r w:rsidRPr="00265CF7">
        <w:t xml:space="preserve"> not operated at a commercial or industrial facility. Any Air Curtain Destructor subject to 40 CFR Part 60 (July 1, </w:t>
      </w:r>
      <w:del w:id="8" w:author="Author">
        <w:r w:rsidRPr="00265CF7" w:rsidDel="00045D7A">
          <w:delText>2022</w:delText>
        </w:r>
      </w:del>
      <w:ins w:id="9" w:author="Author">
        <w:r w:rsidR="00045D7A">
          <w:t>2026</w:t>
        </w:r>
      </w:ins>
      <w:r w:rsidRPr="00265CF7">
        <w:t xml:space="preserve">) incinerator requirements </w:t>
      </w:r>
      <w:proofErr w:type="gramStart"/>
      <w:r w:rsidRPr="00265CF7">
        <w:t>is</w:t>
      </w:r>
      <w:proofErr w:type="gramEnd"/>
      <w:r w:rsidRPr="00265CF7">
        <w:t xml:space="preserve"> considered an incinerator.</w:t>
      </w:r>
    </w:p>
    <w:p w14:paraId="7174FF49" w14:textId="77777777" w:rsidR="009A08FF" w:rsidRPr="002F3A1F" w:rsidRDefault="00FC0C68" w:rsidP="009A08FF">
      <w:pPr>
        <w:pStyle w:val="upar1"/>
      </w:pPr>
      <w:r>
        <w:rPr>
          <w:bCs/>
        </w:rPr>
        <w:t>&gt;&gt;&gt;&gt;&gt;&gt;&gt;</w:t>
      </w:r>
    </w:p>
    <w:p w14:paraId="3072936C" w14:textId="77777777" w:rsidR="00A95F99" w:rsidRDefault="001815D0" w:rsidP="001815D0">
      <w:pPr>
        <w:pStyle w:val="upar1"/>
        <w:rPr>
          <w:b/>
          <w:bCs/>
          <w:u w:val="single"/>
        </w:rPr>
      </w:pPr>
      <w:r w:rsidRPr="00015A76">
        <w:rPr>
          <w:b/>
          <w:bCs/>
          <w:u w:val="single"/>
        </w:rPr>
        <w:t>INTERMITTENT SOURCES</w:t>
      </w:r>
    </w:p>
    <w:p w14:paraId="368E7279" w14:textId="77777777" w:rsidR="001815D0" w:rsidRDefault="001815D0" w:rsidP="001815D0">
      <w:pPr>
        <w:pStyle w:val="upar1"/>
      </w:pPr>
      <w:r w:rsidRPr="001815D0">
        <w:t xml:space="preserve">Those stationary sources of air pollution that do not operate on a continuous basis for </w:t>
      </w:r>
      <w:proofErr w:type="gramStart"/>
      <w:r w:rsidRPr="001815D0">
        <w:t>a period of time</w:t>
      </w:r>
      <w:proofErr w:type="gramEnd"/>
      <w:r w:rsidRPr="001815D0">
        <w:t xml:space="preserve"> sufficient to allow for opacity observations in accordance with U. S. EPA Method 9 (</w:t>
      </w:r>
      <w:ins w:id="10" w:author="Author">
        <w:r w:rsidR="00A31607">
          <w:t xml:space="preserve">August 3, </w:t>
        </w:r>
      </w:ins>
      <w:r w:rsidRPr="001815D0">
        <w:t>2017).</w:t>
      </w:r>
    </w:p>
    <w:p w14:paraId="11CA5670" w14:textId="77777777" w:rsidR="00A95F99" w:rsidRDefault="00FC0C68" w:rsidP="00FC0C68">
      <w:pPr>
        <w:pStyle w:val="upar1"/>
        <w:rPr>
          <w:bCs/>
        </w:rPr>
      </w:pPr>
      <w:r>
        <w:rPr>
          <w:bCs/>
        </w:rPr>
        <w:t>&gt;&gt;&gt;&gt;&gt;&gt;&gt;</w:t>
      </w:r>
    </w:p>
    <w:p w14:paraId="1A62CF4C" w14:textId="77777777" w:rsidR="006521E2" w:rsidRPr="006521E2" w:rsidRDefault="006521E2" w:rsidP="006521E2">
      <w:pPr>
        <w:pStyle w:val="upar1"/>
        <w:rPr>
          <w:b/>
          <w:bCs/>
          <w:u w:val="single"/>
        </w:rPr>
      </w:pPr>
      <w:r w:rsidRPr="006521E2">
        <w:rPr>
          <w:b/>
          <w:bCs/>
          <w:u w:val="single"/>
        </w:rPr>
        <w:t>MOTOR VEHICLE</w:t>
      </w:r>
    </w:p>
    <w:p w14:paraId="5BB74A75" w14:textId="77777777" w:rsidR="006521E2" w:rsidRDefault="006521E2" w:rsidP="006521E2">
      <w:pPr>
        <w:pStyle w:val="upar1"/>
        <w:rPr>
          <w:bCs/>
        </w:rPr>
      </w:pPr>
      <w:r w:rsidRPr="006521E2">
        <w:rPr>
          <w:bCs/>
        </w:rPr>
        <w:t xml:space="preserve">Any self-propelled vehicle that is designed primarily for travel on </w:t>
      </w:r>
      <w:proofErr w:type="gramStart"/>
      <w:r w:rsidRPr="006521E2">
        <w:rPr>
          <w:bCs/>
        </w:rPr>
        <w:t>the public</w:t>
      </w:r>
      <w:proofErr w:type="gramEnd"/>
      <w:r w:rsidRPr="006521E2">
        <w:rPr>
          <w:bCs/>
        </w:rPr>
        <w:t xml:space="preserve"> highways and that is generally and commonly used to transport persons and property and for which registration in Colorado is required for operation on public roads and highways as defined in Colorado Revised Statute Section 42-1-102(58)</w:t>
      </w:r>
      <w:ins w:id="11" w:author="Author">
        <w:r w:rsidRPr="006521E2">
          <w:rPr>
            <w:bCs/>
          </w:rPr>
          <w:t xml:space="preserve"> (2025)</w:t>
        </w:r>
      </w:ins>
      <w:r w:rsidRPr="006521E2">
        <w:rPr>
          <w:bCs/>
        </w:rPr>
        <w:t>.</w:t>
      </w:r>
    </w:p>
    <w:p w14:paraId="21B05F05" w14:textId="77777777" w:rsidR="006521E2" w:rsidRDefault="006521E2" w:rsidP="006521E2">
      <w:pPr>
        <w:pStyle w:val="upar1"/>
      </w:pPr>
      <w:r>
        <w:rPr>
          <w:bCs/>
        </w:rPr>
        <w:t>&gt;&gt;&gt;&gt;&gt;&gt;&gt;</w:t>
      </w:r>
    </w:p>
    <w:p w14:paraId="063A079B" w14:textId="77777777" w:rsidR="00A95F99" w:rsidRDefault="00BE434F" w:rsidP="00BE434F">
      <w:pPr>
        <w:pStyle w:val="upar1"/>
        <w:rPr>
          <w:b/>
          <w:bCs/>
          <w:u w:val="single"/>
        </w:rPr>
      </w:pPr>
      <w:r w:rsidRPr="00BE434F">
        <w:rPr>
          <w:b/>
          <w:bCs/>
          <w:u w:val="single"/>
        </w:rPr>
        <w:t>NONATTAINMENT AREA</w:t>
      </w:r>
    </w:p>
    <w:p w14:paraId="7B426F0A" w14:textId="77777777" w:rsidR="00BE434F" w:rsidRDefault="00BE434F" w:rsidP="00BE434F">
      <w:pPr>
        <w:pStyle w:val="upar1"/>
      </w:pPr>
      <w:r w:rsidRPr="00BE434F">
        <w:t>An area within Colorado designated by the Commission and approved by the U.S. EPA under the Code of Federal Regulations Title 40, § 81.306 (</w:t>
      </w:r>
      <w:del w:id="12" w:author="Author">
        <w:r w:rsidRPr="00BE434F" w:rsidDel="008921E1">
          <w:delText>November 30, 2021</w:delText>
        </w:r>
      </w:del>
      <w:ins w:id="13" w:author="Author">
        <w:r w:rsidR="008921E1">
          <w:t>July 24, 2024</w:t>
        </w:r>
      </w:ins>
      <w:r w:rsidRPr="00BE434F">
        <w:t>), in which ambient air concentrations of any designated pollutant exceed the National Ambient Air Quality Standards for that pollutant.</w:t>
      </w:r>
    </w:p>
    <w:p w14:paraId="3EAAD981" w14:textId="77777777" w:rsidR="008171E0" w:rsidRPr="002F3A1F" w:rsidRDefault="00FC0C68" w:rsidP="008171E0">
      <w:pPr>
        <w:pStyle w:val="upar1"/>
      </w:pPr>
      <w:r>
        <w:rPr>
          <w:bCs/>
        </w:rPr>
        <w:t>&gt;&gt;&gt;&gt;&gt;&gt;&gt;</w:t>
      </w:r>
    </w:p>
    <w:p w14:paraId="3B6701E8" w14:textId="77777777" w:rsidR="00A95F99" w:rsidRDefault="008171E0" w:rsidP="008171E0">
      <w:pPr>
        <w:pStyle w:val="upar1"/>
        <w:rPr>
          <w:b/>
          <w:bCs/>
          <w:u w:val="single"/>
        </w:rPr>
      </w:pPr>
      <w:r w:rsidRPr="002F3A1F">
        <w:rPr>
          <w:b/>
          <w:bCs/>
          <w:u w:val="single"/>
        </w:rPr>
        <w:t>REFERENCE TEST METHOD</w:t>
      </w:r>
    </w:p>
    <w:p w14:paraId="79C0E52A" w14:textId="77777777" w:rsidR="008171E0" w:rsidRDefault="008171E0" w:rsidP="008171E0">
      <w:pPr>
        <w:pStyle w:val="upar1"/>
      </w:pPr>
      <w:r w:rsidRPr="002F3A1F">
        <w:t>A method for the sampling and analysis of an air pollutant emission as designated by the U.S. EPA in the most recent edition of the Code of Federal Regulations Title 40, Part 60, Chapter 1, Appendix A</w:t>
      </w:r>
      <w:ins w:id="14" w:author="Author">
        <w:r w:rsidR="00C64C42">
          <w:t xml:space="preserve"> (July 1, 2026)</w:t>
        </w:r>
      </w:ins>
      <w:r w:rsidRPr="002F3A1F">
        <w:t>, and the Code of Federal Regulations Title 40, Parts 51</w:t>
      </w:r>
      <w:ins w:id="15" w:author="Author">
        <w:r w:rsidR="008C5C65">
          <w:t xml:space="preserve"> (January 6, 2026)</w:t>
        </w:r>
      </w:ins>
      <w:r w:rsidRPr="002F3A1F">
        <w:t>, 52</w:t>
      </w:r>
      <w:ins w:id="16" w:author="Author">
        <w:r w:rsidR="00CA6A89">
          <w:t xml:space="preserve"> (May 11, 2026)</w:t>
        </w:r>
      </w:ins>
      <w:r w:rsidRPr="002F3A1F">
        <w:t>, 61</w:t>
      </w:r>
      <w:ins w:id="17" w:author="Author">
        <w:r w:rsidR="000F4594">
          <w:t xml:space="preserve"> (May 24, 2024)</w:t>
        </w:r>
      </w:ins>
      <w:r w:rsidRPr="002F3A1F">
        <w:t>, and 63</w:t>
      </w:r>
      <w:ins w:id="18" w:author="Author">
        <w:r w:rsidR="000F4594">
          <w:t xml:space="preserve"> (June 3, 2026)</w:t>
        </w:r>
      </w:ins>
      <w:r w:rsidRPr="002F3A1F">
        <w:t xml:space="preserve">, for specific source categories and published in the Federal Register or any alternate or equivalent </w:t>
      </w:r>
      <w:r w:rsidRPr="002F3A1F">
        <w:lastRenderedPageBreak/>
        <w:t>method approved and/or specified by the Commission or the Division and approved by the U.S. EPA.</w:t>
      </w:r>
    </w:p>
    <w:p w14:paraId="78246BD3" w14:textId="77777777" w:rsidR="008171E0" w:rsidRDefault="00FC0C68" w:rsidP="008171E0">
      <w:pPr>
        <w:pStyle w:val="upar1"/>
      </w:pPr>
      <w:r>
        <w:rPr>
          <w:bCs/>
        </w:rPr>
        <w:t>&gt;&gt;&gt;&gt;&gt;&gt;&gt;</w:t>
      </w:r>
    </w:p>
    <w:p w14:paraId="28496953" w14:textId="77777777" w:rsidR="00A95F99" w:rsidRDefault="00396B8D" w:rsidP="00396B8D">
      <w:pPr>
        <w:pStyle w:val="upar1"/>
        <w:rPr>
          <w:b/>
          <w:bCs/>
          <w:u w:val="single"/>
        </w:rPr>
      </w:pPr>
      <w:r w:rsidRPr="00396B8D">
        <w:rPr>
          <w:b/>
          <w:bCs/>
          <w:u w:val="single"/>
        </w:rPr>
        <w:t>RESPONSIBLE OFFICIAL</w:t>
      </w:r>
    </w:p>
    <w:p w14:paraId="235A6FBE" w14:textId="77777777" w:rsidR="00396B8D" w:rsidRDefault="00396B8D" w:rsidP="00396B8D">
      <w:pPr>
        <w:pStyle w:val="upar1"/>
      </w:pPr>
      <w:r>
        <w:t>One of the following:</w:t>
      </w:r>
    </w:p>
    <w:p w14:paraId="5F7D96A7" w14:textId="77777777" w:rsidR="00396B8D" w:rsidRDefault="00396B8D" w:rsidP="00396B8D">
      <w:pPr>
        <w:pStyle w:val="par2"/>
      </w:pPr>
      <w:r>
        <w:t>a.</w:t>
      </w:r>
      <w:r>
        <w:tab/>
        <w:t>For a corporation: a president, secretary, treasurer, or vice president of the corporation in charge of a principal business function, or any other person who performs similar policy or decision making functions for the corporation, or a duly authorized representative of such person if the representative is responsible for the overall operation of one or more manufacturing, production, or operating facilities applying for or subject to a permit and either: (i) The facilities employ more than two hundred and fifty persons or have gross annual sales or expenditures exceeding twenty-five million dollars (in second quarter 1980 dollars); or (ii) The delegation of authority to such representative is approved in advance by the Division;</w:t>
      </w:r>
    </w:p>
    <w:p w14:paraId="70095B35" w14:textId="77777777" w:rsidR="00396B8D" w:rsidRDefault="00396B8D" w:rsidP="00396B8D">
      <w:pPr>
        <w:pStyle w:val="par2"/>
      </w:pPr>
      <w:r>
        <w:t>b.</w:t>
      </w:r>
      <w:r>
        <w:tab/>
        <w:t>For a partnership or sole proprietorship: a general partner or the proprietor, respectively;</w:t>
      </w:r>
    </w:p>
    <w:p w14:paraId="31FCF897" w14:textId="77777777" w:rsidR="00396B8D" w:rsidRDefault="00396B8D" w:rsidP="00396B8D">
      <w:pPr>
        <w:pStyle w:val="par2"/>
      </w:pPr>
      <w:r>
        <w:t>c.</w:t>
      </w:r>
      <w:r>
        <w:tab/>
        <w:t xml:space="preserve">For a municipality, state, federal, or other public agency; either a principal executive </w:t>
      </w:r>
      <w:proofErr w:type="gramStart"/>
      <w:r>
        <w:t>officer, or</w:t>
      </w:r>
      <w:proofErr w:type="gramEnd"/>
      <w:r>
        <w:t xml:space="preserve"> ranking elected official. For the purposes of this section, a principal executive officer of a federal agency includes the chief executive officer having responsibility for the overall operations of a principal geographic unit of the agency; or</w:t>
      </w:r>
    </w:p>
    <w:p w14:paraId="50D987E7" w14:textId="77777777" w:rsidR="008171E0" w:rsidRDefault="00396B8D" w:rsidP="00396B8D">
      <w:pPr>
        <w:pStyle w:val="par2"/>
      </w:pPr>
      <w:r>
        <w:t>d.</w:t>
      </w:r>
      <w:r>
        <w:tab/>
        <w:t>For affected sources: (i) The designated representative in so far as actions, standards, requirements, or prohibitions under Title IV of the Federal Act or the regulations, found at Code of Federal Regulations Title 40, Part 72 (March 28, 2011), promulgated there under are concerned; and (ii) The designated representative under Title IV of the Federal Act or the Code of Federal Regulations Title 40, Part 72 (March 28, 2011) for any other purposes under the Code of Federal Regulations Title 40, Part 70 (</w:t>
      </w:r>
      <w:del w:id="19" w:author="Author">
        <w:r w:rsidDel="006A1DCE">
          <w:delText>May 6, 2020</w:delText>
        </w:r>
      </w:del>
      <w:ins w:id="20" w:author="Author">
        <w:r w:rsidR="006A1DCE">
          <w:t>June 1, 2026</w:t>
        </w:r>
      </w:ins>
      <w:r>
        <w:t>).</w:t>
      </w:r>
    </w:p>
    <w:p w14:paraId="443F9AF5" w14:textId="77777777" w:rsidR="00A95F99" w:rsidRDefault="00FC0C68" w:rsidP="00FC0C68">
      <w:pPr>
        <w:pStyle w:val="par2"/>
        <w:ind w:left="0" w:firstLine="0"/>
      </w:pPr>
      <w:r>
        <w:rPr>
          <w:bCs/>
        </w:rPr>
        <w:t>&gt;&gt;&gt;&gt;&gt;&gt;&gt;</w:t>
      </w:r>
    </w:p>
    <w:p w14:paraId="57289460" w14:textId="77777777" w:rsidR="00D806DD" w:rsidRDefault="008171E0" w:rsidP="008171E0">
      <w:pPr>
        <w:pStyle w:val="upar1"/>
        <w:rPr>
          <w:bCs/>
        </w:rPr>
      </w:pPr>
      <w:r w:rsidRPr="002F3A1F">
        <w:rPr>
          <w:b/>
          <w:bCs/>
          <w:u w:val="single"/>
        </w:rPr>
        <w:t>VOLATILE ORGANIC COMPOUND (VOC) (see also Highly Volatile Organic Compound)</w:t>
      </w:r>
    </w:p>
    <w:p w14:paraId="4AD10BE1" w14:textId="77777777" w:rsidR="008171E0" w:rsidRDefault="00D806DD" w:rsidP="008171E0">
      <w:pPr>
        <w:pStyle w:val="upar1"/>
      </w:pPr>
      <w:r w:rsidRPr="00D806DD">
        <w:t xml:space="preserve">Any compound of carbon, excluding carbon monoxide, carbon dioxide, carbonic acid, metallic carbides or carbonates, and ammonium carbonate, that participates in </w:t>
      </w:r>
      <w:r w:rsidRPr="00D806DD">
        <w:lastRenderedPageBreak/>
        <w:t>atmospheric photochemical reactions, except those listed in the definition of negligibly reactive volatile organic compounds included in this regulation as having negligible photochemical reactivity. Volatile organic compounds may be measured by test methods specified in Colorado’s EPA-approved State Implementation Plan, a Title V Permit, a reference method, an equivalent method, an alternative method or by procedures specified under the Code of Federal Regulations Title 40, Part 60</w:t>
      </w:r>
      <w:ins w:id="21" w:author="Author">
        <w:r w:rsidR="00C64C42">
          <w:t xml:space="preserve"> (July 1, 2026)</w:t>
        </w:r>
      </w:ins>
      <w:r w:rsidRPr="00D806DD">
        <w:t>, Title 40 Part 51, Subpart I</w:t>
      </w:r>
      <w:ins w:id="22" w:author="Author">
        <w:r w:rsidR="00C64C42">
          <w:t xml:space="preserve"> (October 18, 2016)</w:t>
        </w:r>
      </w:ins>
      <w:r w:rsidRPr="00D806DD">
        <w:t xml:space="preserve"> or Appendix S</w:t>
      </w:r>
      <w:ins w:id="23" w:author="Author">
        <w:r w:rsidR="00D25C22">
          <w:t xml:space="preserve"> (August 8, 2022)</w:t>
        </w:r>
      </w:ins>
      <w:r w:rsidRPr="00D806DD">
        <w:t>, or Title 40, Part 52</w:t>
      </w:r>
      <w:ins w:id="24" w:author="Author">
        <w:r w:rsidR="00D25C22">
          <w:t xml:space="preserve"> (July 1, 2026)</w:t>
        </w:r>
      </w:ins>
      <w:r w:rsidRPr="00D806DD">
        <w:t xml:space="preserve">. Prior approval from the U.S. EPA is required </w:t>
      </w:r>
      <w:proofErr w:type="gramStart"/>
      <w:r w:rsidRPr="00D806DD">
        <w:t>in order to</w:t>
      </w:r>
      <w:proofErr w:type="gramEnd"/>
      <w:r w:rsidRPr="00D806DD">
        <w:t xml:space="preserve"> use an equivalent or alternative method. A reference method, an equivalent method or an alternative method, however, may also measure nonreactive organic compounds. In such cases, an owner or operator may exclude the compounds listed in the definition of net emission increase when determining compliance with a standard if the amount of such compound is accurately quantified and the Division approves such exclusion. As a precondition to excluding such compounds as volatile organic compounds, or at any time thereafter, the Division may require an owner or operator to provide monitoring or testing methods and results demonstrating, to the satisfaction of the Division, the amount of negligibly reactive compounds in the source's emissions. For the purposes of photochemical dispersion modeling, the non-criteria reportable NRVOC tertiary butyl acetate (also 2-butanone) shall be treated as a VOC.</w:t>
      </w:r>
    </w:p>
    <w:p w14:paraId="50C18AE2" w14:textId="77777777" w:rsidR="00A95F99" w:rsidRDefault="00FC0C68" w:rsidP="00FC0C68">
      <w:pPr>
        <w:pStyle w:val="upar1"/>
      </w:pPr>
      <w:r>
        <w:rPr>
          <w:bCs/>
        </w:rPr>
        <w:t>&gt;&gt;&gt;&gt;&gt;&gt;&gt;</w:t>
      </w:r>
    </w:p>
    <w:p w14:paraId="2BF9D945" w14:textId="77777777" w:rsidR="001D4CF4" w:rsidRDefault="001D4CF4" w:rsidP="00E01275">
      <w:pPr>
        <w:pStyle w:val="Heading2"/>
      </w:pPr>
      <w:r>
        <w:t>III.</w:t>
      </w:r>
      <w:r>
        <w:tab/>
        <w:t>(State Only) Civil Penalties</w:t>
      </w:r>
    </w:p>
    <w:p w14:paraId="2B10E563" w14:textId="77777777" w:rsidR="001D4CF4" w:rsidRDefault="001D4CF4" w:rsidP="000F1BA8">
      <w:pPr>
        <w:pStyle w:val="par1"/>
      </w:pPr>
      <w:r>
        <w:t>III.A.</w:t>
      </w:r>
    </w:p>
    <w:p w14:paraId="423CDF15" w14:textId="77777777" w:rsidR="00CA5ABF" w:rsidRDefault="00CA5ABF" w:rsidP="000F1BA8">
      <w:pPr>
        <w:pStyle w:val="upar1"/>
      </w:pPr>
      <w:r w:rsidRPr="00CA5ABF">
        <w:t>As specified in Colorado Revised Statutes (CRS), § 25-7-122 (July 2, 2020), any person who violates any requirement or prohibition of an applicable emission control regulation of the Commission; the state implementation plan; a construction permit; an operating permit, including failure to obtain a permit, to operate in compliance with any term or condition of the permit, or to pay any permitting fees; commits a violation of the accidental release prevention program; any provision for the prevention of significant deterioration under CRS, § 25-7-201 et seq.; any provision related to attainment under CRS, § 25-7-301 et seq.; or any provision of CRS, §§ 25-7-105, 25-7-106, 25-7-106.3, 25-7-108, 25-7-109, 25-7-111, 25-7-112,25-7-113, 25-7-114.2, 25-7-114.5, 25-7-118, 25-7-206, 25-7-403, 25-7-404, 25-7-405, 25-7-407, 42-4-403, 42-4-404, 42-4-405, 42-4-406, 42-4-407, 42-4-409, 42-4-410, or 42-4-414 may be subject to a civil penalty of not more than forty-seven thousand three hundred fifty-seven dollars per day for each day of the violation.</w:t>
      </w:r>
    </w:p>
    <w:p w14:paraId="3446F37C" w14:textId="77777777" w:rsidR="001D4CF4" w:rsidRDefault="001D4CF4" w:rsidP="000F1BA8">
      <w:pPr>
        <w:pStyle w:val="par1"/>
      </w:pPr>
      <w:r>
        <w:t>III.B.</w:t>
      </w:r>
      <w:r>
        <w:tab/>
        <w:t>Annual adjustment</w:t>
      </w:r>
    </w:p>
    <w:p w14:paraId="20F7A122" w14:textId="77777777" w:rsidR="001D4CF4" w:rsidRDefault="001D4CF4" w:rsidP="000F1BA8">
      <w:pPr>
        <w:pStyle w:val="par2"/>
      </w:pPr>
      <w:r>
        <w:lastRenderedPageBreak/>
        <w:t>III.B.1.</w:t>
      </w:r>
      <w:r>
        <w:tab/>
        <w:t>Beginning in 2021, the Commission shall, by rule, annually adjust the amount of the maximum civil penalty based on the percentage change in the United States Department of Labor’s Bureau of Labor Statistics Consumer Price Index for Denver-Aurora-Lakewood for all items and all urban consumers (CPI), or its successor index.</w:t>
      </w:r>
    </w:p>
    <w:p w14:paraId="56ED5AF5" w14:textId="77777777" w:rsidR="001D4CF4" w:rsidRDefault="001D4CF4" w:rsidP="000F1BA8">
      <w:pPr>
        <w:pStyle w:val="par2"/>
      </w:pPr>
      <w:r>
        <w:t>III.B.2.</w:t>
      </w:r>
      <w:r>
        <w:tab/>
        <w:t>The annual adjustment is based on the percentage by which the CPI for July of the current year exceeds the CPI for July of the previous year.</w:t>
      </w:r>
    </w:p>
    <w:p w14:paraId="6AC75F63" w14:textId="77777777" w:rsidR="001D4CF4" w:rsidRDefault="00C30DE6" w:rsidP="000F1BA8">
      <w:pPr>
        <w:pStyle w:val="par2"/>
      </w:pPr>
      <w:r w:rsidRPr="00C30DE6">
        <w:t>III.B.3.</w:t>
      </w:r>
      <w:r w:rsidRPr="00C30DE6">
        <w:tab/>
        <w:t>Based on the percentage change in the CPI from year to year, the maximum civil penalty per day for each day of the violation and effective date are specified in Table 1.</w:t>
      </w:r>
    </w:p>
    <w:p w14:paraId="7DA358DD" w14:textId="77777777" w:rsidR="001D4CF4" w:rsidRDefault="001D4CF4" w:rsidP="001D4CF4"/>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243"/>
        <w:gridCol w:w="1641"/>
        <w:gridCol w:w="1921"/>
        <w:gridCol w:w="1890"/>
      </w:tblGrid>
      <w:tr w:rsidR="00E01275" w:rsidRPr="00E01275" w14:paraId="38E88705" w14:textId="77777777" w:rsidTr="00F6328E">
        <w:trPr>
          <w:tblHeader/>
        </w:trPr>
        <w:tc>
          <w:tcPr>
            <w:tcW w:w="8118" w:type="dxa"/>
            <w:gridSpan w:val="5"/>
          </w:tcPr>
          <w:p w14:paraId="7E9518E2" w14:textId="77777777" w:rsidR="00E01275" w:rsidRPr="00E01275" w:rsidRDefault="00E01275" w:rsidP="00E01275">
            <w:pPr>
              <w:jc w:val="center"/>
              <w:rPr>
                <w:bCs/>
              </w:rPr>
            </w:pPr>
            <w:r w:rsidRPr="00E01275">
              <w:rPr>
                <w:bCs/>
              </w:rPr>
              <w:t>Table 1 – Maximum civil penalty</w:t>
            </w:r>
          </w:p>
        </w:tc>
      </w:tr>
      <w:tr w:rsidR="00E01275" w:rsidRPr="00E01275" w14:paraId="270C3943" w14:textId="77777777" w:rsidTr="00E01275">
        <w:tc>
          <w:tcPr>
            <w:tcW w:w="1257" w:type="dxa"/>
            <w:vAlign w:val="center"/>
          </w:tcPr>
          <w:p w14:paraId="4B909A77" w14:textId="77777777" w:rsidR="00E01275" w:rsidRPr="00E01275" w:rsidRDefault="00E01275" w:rsidP="00E01275">
            <w:pPr>
              <w:jc w:val="center"/>
              <w:rPr>
                <w:bCs/>
              </w:rPr>
            </w:pPr>
            <w:r w:rsidRPr="00E01275">
              <w:rPr>
                <w:bCs/>
              </w:rPr>
              <w:t>Date</w:t>
            </w:r>
          </w:p>
        </w:tc>
        <w:tc>
          <w:tcPr>
            <w:tcW w:w="1259" w:type="dxa"/>
            <w:vAlign w:val="center"/>
          </w:tcPr>
          <w:p w14:paraId="0582A44C" w14:textId="77777777" w:rsidR="00E01275" w:rsidRPr="00E01275" w:rsidRDefault="00E01275" w:rsidP="00E01275">
            <w:pPr>
              <w:jc w:val="center"/>
              <w:rPr>
                <w:bCs/>
              </w:rPr>
            </w:pPr>
            <w:r w:rsidRPr="00E01275">
              <w:rPr>
                <w:bCs/>
              </w:rPr>
              <w:t>CPI</w:t>
            </w:r>
          </w:p>
        </w:tc>
        <w:tc>
          <w:tcPr>
            <w:tcW w:w="1669" w:type="dxa"/>
            <w:vAlign w:val="center"/>
          </w:tcPr>
          <w:p w14:paraId="7FE59BA5" w14:textId="77777777" w:rsidR="00E01275" w:rsidRPr="00E01275" w:rsidRDefault="00E01275" w:rsidP="00E01275">
            <w:pPr>
              <w:jc w:val="center"/>
              <w:rPr>
                <w:bCs/>
              </w:rPr>
            </w:pPr>
            <w:r w:rsidRPr="00E01275">
              <w:rPr>
                <w:bCs/>
              </w:rPr>
              <w:t>Change in CPI</w:t>
            </w:r>
          </w:p>
        </w:tc>
        <w:tc>
          <w:tcPr>
            <w:tcW w:w="1979" w:type="dxa"/>
            <w:vAlign w:val="center"/>
          </w:tcPr>
          <w:p w14:paraId="2691174F" w14:textId="77777777" w:rsidR="00E01275" w:rsidRPr="00E01275" w:rsidRDefault="00E01275" w:rsidP="00E01275">
            <w:pPr>
              <w:jc w:val="center"/>
              <w:rPr>
                <w:bCs/>
              </w:rPr>
            </w:pPr>
            <w:r w:rsidRPr="00E01275">
              <w:rPr>
                <w:bCs/>
              </w:rPr>
              <w:t>Maximum Civil Penalty</w:t>
            </w:r>
          </w:p>
        </w:tc>
        <w:tc>
          <w:tcPr>
            <w:tcW w:w="1954" w:type="dxa"/>
            <w:vAlign w:val="center"/>
          </w:tcPr>
          <w:p w14:paraId="2737E9AC" w14:textId="77777777" w:rsidR="00E01275" w:rsidRPr="00E01275" w:rsidRDefault="00E01275" w:rsidP="00E01275">
            <w:pPr>
              <w:jc w:val="center"/>
              <w:rPr>
                <w:bCs/>
              </w:rPr>
            </w:pPr>
            <w:r w:rsidRPr="00E01275">
              <w:rPr>
                <w:bCs/>
              </w:rPr>
              <w:t>Penalty Effective Date</w:t>
            </w:r>
          </w:p>
        </w:tc>
      </w:tr>
      <w:tr w:rsidR="00E01275" w:rsidRPr="00E01275" w14:paraId="346B647C" w14:textId="77777777" w:rsidTr="00BB76A7">
        <w:tc>
          <w:tcPr>
            <w:tcW w:w="1257" w:type="dxa"/>
          </w:tcPr>
          <w:p w14:paraId="1AFD87A6" w14:textId="77777777" w:rsidR="00E01275" w:rsidRPr="00E01275" w:rsidRDefault="00E01275" w:rsidP="00E01275">
            <w:pPr>
              <w:rPr>
                <w:bCs/>
              </w:rPr>
            </w:pPr>
            <w:r w:rsidRPr="00E01275">
              <w:rPr>
                <w:bCs/>
              </w:rPr>
              <w:t>July 2020</w:t>
            </w:r>
          </w:p>
        </w:tc>
        <w:tc>
          <w:tcPr>
            <w:tcW w:w="1259" w:type="dxa"/>
          </w:tcPr>
          <w:p w14:paraId="0B49A9A6" w14:textId="77777777" w:rsidR="00E01275" w:rsidRPr="00E01275" w:rsidRDefault="00E01275" w:rsidP="00E01275">
            <w:pPr>
              <w:rPr>
                <w:bCs/>
              </w:rPr>
            </w:pPr>
            <w:r w:rsidRPr="00E01275">
              <w:rPr>
                <w:bCs/>
              </w:rPr>
              <w:t>275.589</w:t>
            </w:r>
          </w:p>
        </w:tc>
        <w:tc>
          <w:tcPr>
            <w:tcW w:w="1669" w:type="dxa"/>
          </w:tcPr>
          <w:p w14:paraId="23FDFD94" w14:textId="77777777" w:rsidR="00E01275" w:rsidRPr="00E01275" w:rsidRDefault="00E01275" w:rsidP="00E01275">
            <w:pPr>
              <w:rPr>
                <w:bCs/>
              </w:rPr>
            </w:pPr>
            <w:r w:rsidRPr="00E01275">
              <w:rPr>
                <w:bCs/>
              </w:rPr>
              <w:t>Not applicable</w:t>
            </w:r>
          </w:p>
        </w:tc>
        <w:tc>
          <w:tcPr>
            <w:tcW w:w="1979" w:type="dxa"/>
          </w:tcPr>
          <w:p w14:paraId="61F5DA0D" w14:textId="77777777" w:rsidR="00E01275" w:rsidRPr="00E01275" w:rsidRDefault="00E01275" w:rsidP="00E01275">
            <w:pPr>
              <w:rPr>
                <w:bCs/>
              </w:rPr>
            </w:pPr>
            <w:r w:rsidRPr="00E01275">
              <w:rPr>
                <w:bCs/>
              </w:rPr>
              <w:t>$47,357</w:t>
            </w:r>
          </w:p>
        </w:tc>
        <w:tc>
          <w:tcPr>
            <w:tcW w:w="1954" w:type="dxa"/>
          </w:tcPr>
          <w:p w14:paraId="2FBB02E9" w14:textId="77777777" w:rsidR="00E01275" w:rsidRPr="00E01275" w:rsidRDefault="00E01275" w:rsidP="00E01275">
            <w:pPr>
              <w:rPr>
                <w:bCs/>
              </w:rPr>
            </w:pPr>
            <w:r w:rsidRPr="00E01275">
              <w:rPr>
                <w:bCs/>
              </w:rPr>
              <w:t>July 2, 2020</w:t>
            </w:r>
          </w:p>
        </w:tc>
      </w:tr>
      <w:tr w:rsidR="00E01275" w:rsidRPr="00E01275" w14:paraId="5262ACC2" w14:textId="77777777" w:rsidTr="00BB76A7">
        <w:tc>
          <w:tcPr>
            <w:tcW w:w="1257" w:type="dxa"/>
          </w:tcPr>
          <w:p w14:paraId="16FAB999" w14:textId="77777777" w:rsidR="00E01275" w:rsidRPr="00E01275" w:rsidRDefault="00E01275" w:rsidP="00E01275">
            <w:pPr>
              <w:rPr>
                <w:bCs/>
              </w:rPr>
            </w:pPr>
            <w:r w:rsidRPr="00E01275">
              <w:rPr>
                <w:bCs/>
              </w:rPr>
              <w:t>July 2021</w:t>
            </w:r>
          </w:p>
        </w:tc>
        <w:tc>
          <w:tcPr>
            <w:tcW w:w="1259" w:type="dxa"/>
          </w:tcPr>
          <w:p w14:paraId="2BAEE02D" w14:textId="77777777" w:rsidR="00E01275" w:rsidRPr="00E01275" w:rsidRDefault="00E01275" w:rsidP="00E01275">
            <w:pPr>
              <w:rPr>
                <w:bCs/>
              </w:rPr>
            </w:pPr>
            <w:r w:rsidRPr="00E01275">
              <w:rPr>
                <w:bCs/>
              </w:rPr>
              <w:t>285.268</w:t>
            </w:r>
          </w:p>
        </w:tc>
        <w:tc>
          <w:tcPr>
            <w:tcW w:w="1669" w:type="dxa"/>
          </w:tcPr>
          <w:p w14:paraId="6EDADDA9" w14:textId="77777777" w:rsidR="00E01275" w:rsidRPr="00E01275" w:rsidRDefault="00E01275" w:rsidP="00E01275">
            <w:pPr>
              <w:rPr>
                <w:bCs/>
              </w:rPr>
            </w:pPr>
            <w:r w:rsidRPr="00E01275">
              <w:rPr>
                <w:bCs/>
              </w:rPr>
              <w:t>3.512%</w:t>
            </w:r>
          </w:p>
        </w:tc>
        <w:tc>
          <w:tcPr>
            <w:tcW w:w="1979" w:type="dxa"/>
          </w:tcPr>
          <w:p w14:paraId="5D7688E4" w14:textId="77777777" w:rsidR="00E01275" w:rsidRPr="00E01275" w:rsidRDefault="00E01275" w:rsidP="00E01275">
            <w:pPr>
              <w:rPr>
                <w:bCs/>
              </w:rPr>
            </w:pPr>
            <w:r w:rsidRPr="00E01275">
              <w:rPr>
                <w:bCs/>
              </w:rPr>
              <w:t>$49,020</w:t>
            </w:r>
          </w:p>
        </w:tc>
        <w:tc>
          <w:tcPr>
            <w:tcW w:w="1954" w:type="dxa"/>
          </w:tcPr>
          <w:p w14:paraId="276E6D45" w14:textId="77777777" w:rsidR="00E01275" w:rsidRPr="00E01275" w:rsidRDefault="00E01275" w:rsidP="00E01275">
            <w:pPr>
              <w:rPr>
                <w:bCs/>
              </w:rPr>
            </w:pPr>
            <w:r w:rsidRPr="00E01275">
              <w:rPr>
                <w:bCs/>
              </w:rPr>
              <w:t>January 1, 2022</w:t>
            </w:r>
          </w:p>
        </w:tc>
      </w:tr>
      <w:tr w:rsidR="00E01275" w:rsidRPr="00E01275" w14:paraId="3A8543D2" w14:textId="77777777" w:rsidTr="00BB76A7">
        <w:tc>
          <w:tcPr>
            <w:tcW w:w="1257" w:type="dxa"/>
          </w:tcPr>
          <w:p w14:paraId="2E8A6D43" w14:textId="77777777" w:rsidR="00E01275" w:rsidRPr="00E01275" w:rsidRDefault="00E01275" w:rsidP="00E01275">
            <w:pPr>
              <w:rPr>
                <w:bCs/>
              </w:rPr>
            </w:pPr>
            <w:r w:rsidRPr="00E01275">
              <w:rPr>
                <w:bCs/>
              </w:rPr>
              <w:t>July 2022</w:t>
            </w:r>
          </w:p>
        </w:tc>
        <w:tc>
          <w:tcPr>
            <w:tcW w:w="1259" w:type="dxa"/>
          </w:tcPr>
          <w:p w14:paraId="0F8E7491" w14:textId="77777777" w:rsidR="00E01275" w:rsidRPr="00E01275" w:rsidRDefault="00E01275" w:rsidP="00E01275">
            <w:pPr>
              <w:rPr>
                <w:bCs/>
              </w:rPr>
            </w:pPr>
            <w:r w:rsidRPr="00E01275">
              <w:rPr>
                <w:bCs/>
              </w:rPr>
              <w:t>308.728</w:t>
            </w:r>
          </w:p>
        </w:tc>
        <w:tc>
          <w:tcPr>
            <w:tcW w:w="1669" w:type="dxa"/>
          </w:tcPr>
          <w:p w14:paraId="671A8E41" w14:textId="77777777" w:rsidR="00E01275" w:rsidRPr="00E01275" w:rsidRDefault="00E01275" w:rsidP="00E01275">
            <w:pPr>
              <w:rPr>
                <w:bCs/>
              </w:rPr>
            </w:pPr>
            <w:r w:rsidRPr="00E01275">
              <w:rPr>
                <w:bCs/>
              </w:rPr>
              <w:t>8.224%</w:t>
            </w:r>
          </w:p>
        </w:tc>
        <w:tc>
          <w:tcPr>
            <w:tcW w:w="1979" w:type="dxa"/>
          </w:tcPr>
          <w:p w14:paraId="00D03A92" w14:textId="77777777" w:rsidR="00E01275" w:rsidRPr="00E01275" w:rsidRDefault="00E01275" w:rsidP="00E01275">
            <w:pPr>
              <w:rPr>
                <w:bCs/>
              </w:rPr>
            </w:pPr>
            <w:r w:rsidRPr="00E01275">
              <w:rPr>
                <w:bCs/>
              </w:rPr>
              <w:t>$53,051</w:t>
            </w:r>
          </w:p>
        </w:tc>
        <w:tc>
          <w:tcPr>
            <w:tcW w:w="1954" w:type="dxa"/>
          </w:tcPr>
          <w:p w14:paraId="4F63962E" w14:textId="77777777" w:rsidR="00E01275" w:rsidRPr="00E01275" w:rsidRDefault="00E01275" w:rsidP="00E01275">
            <w:pPr>
              <w:rPr>
                <w:bCs/>
              </w:rPr>
            </w:pPr>
            <w:r w:rsidRPr="00E01275">
              <w:rPr>
                <w:bCs/>
              </w:rPr>
              <w:t>February 14, 2023</w:t>
            </w:r>
          </w:p>
        </w:tc>
      </w:tr>
      <w:tr w:rsidR="00E01275" w:rsidRPr="00E01275" w14:paraId="5D444DAE" w14:textId="77777777" w:rsidTr="00BB76A7">
        <w:tc>
          <w:tcPr>
            <w:tcW w:w="1257" w:type="dxa"/>
          </w:tcPr>
          <w:p w14:paraId="25879DD1" w14:textId="77777777" w:rsidR="00E01275" w:rsidRPr="00E01275" w:rsidRDefault="00E01275" w:rsidP="00E01275">
            <w:pPr>
              <w:rPr>
                <w:bCs/>
              </w:rPr>
            </w:pPr>
            <w:r w:rsidRPr="00E01275">
              <w:rPr>
                <w:bCs/>
              </w:rPr>
              <w:t>July 2023</w:t>
            </w:r>
          </w:p>
        </w:tc>
        <w:tc>
          <w:tcPr>
            <w:tcW w:w="1259" w:type="dxa"/>
          </w:tcPr>
          <w:p w14:paraId="5EBE1C30" w14:textId="77777777" w:rsidR="00E01275" w:rsidRPr="00E01275" w:rsidRDefault="00E01275" w:rsidP="00E01275">
            <w:pPr>
              <w:rPr>
                <w:bCs/>
              </w:rPr>
            </w:pPr>
            <w:r w:rsidRPr="00E01275">
              <w:rPr>
                <w:bCs/>
              </w:rPr>
              <w:t>323.298</w:t>
            </w:r>
          </w:p>
        </w:tc>
        <w:tc>
          <w:tcPr>
            <w:tcW w:w="1669" w:type="dxa"/>
          </w:tcPr>
          <w:p w14:paraId="3E4C3F4B" w14:textId="77777777" w:rsidR="00E01275" w:rsidRPr="00E01275" w:rsidRDefault="00E01275" w:rsidP="00E01275">
            <w:pPr>
              <w:rPr>
                <w:bCs/>
              </w:rPr>
            </w:pPr>
            <w:r w:rsidRPr="00E01275">
              <w:rPr>
                <w:bCs/>
              </w:rPr>
              <w:t>4.719%</w:t>
            </w:r>
          </w:p>
        </w:tc>
        <w:tc>
          <w:tcPr>
            <w:tcW w:w="1979" w:type="dxa"/>
          </w:tcPr>
          <w:p w14:paraId="0E2502A1" w14:textId="77777777" w:rsidR="00E01275" w:rsidRPr="00E01275" w:rsidRDefault="00E01275" w:rsidP="00E01275">
            <w:pPr>
              <w:rPr>
                <w:bCs/>
              </w:rPr>
            </w:pPr>
            <w:r w:rsidRPr="00E01275">
              <w:rPr>
                <w:bCs/>
              </w:rPr>
              <w:t>$55,554</w:t>
            </w:r>
          </w:p>
        </w:tc>
        <w:tc>
          <w:tcPr>
            <w:tcW w:w="1954" w:type="dxa"/>
          </w:tcPr>
          <w:p w14:paraId="3CE2A0EC" w14:textId="77777777" w:rsidR="00E01275" w:rsidRPr="00E01275" w:rsidRDefault="00E01275" w:rsidP="00E01275">
            <w:pPr>
              <w:rPr>
                <w:bCs/>
              </w:rPr>
            </w:pPr>
            <w:r w:rsidRPr="00E01275">
              <w:rPr>
                <w:bCs/>
              </w:rPr>
              <w:t>January 1, 2024</w:t>
            </w:r>
          </w:p>
        </w:tc>
      </w:tr>
      <w:tr w:rsidR="00E01275" w:rsidRPr="00E01275" w14:paraId="7B55D114" w14:textId="77777777" w:rsidTr="00BB76A7">
        <w:tc>
          <w:tcPr>
            <w:tcW w:w="1257" w:type="dxa"/>
          </w:tcPr>
          <w:p w14:paraId="20650526" w14:textId="77777777" w:rsidR="00E01275" w:rsidRPr="00E01275" w:rsidRDefault="00E01275" w:rsidP="00E01275">
            <w:pPr>
              <w:rPr>
                <w:bCs/>
              </w:rPr>
            </w:pPr>
            <w:r w:rsidRPr="00E01275">
              <w:rPr>
                <w:bCs/>
              </w:rPr>
              <w:t>July 2024</w:t>
            </w:r>
          </w:p>
        </w:tc>
        <w:tc>
          <w:tcPr>
            <w:tcW w:w="1259" w:type="dxa"/>
          </w:tcPr>
          <w:p w14:paraId="5E833CB9" w14:textId="77777777" w:rsidR="00E01275" w:rsidRPr="00E01275" w:rsidRDefault="00E01275" w:rsidP="00E01275">
            <w:pPr>
              <w:rPr>
                <w:bCs/>
              </w:rPr>
            </w:pPr>
            <w:r w:rsidRPr="00E01275">
              <w:rPr>
                <w:bCs/>
              </w:rPr>
              <w:t>329.418</w:t>
            </w:r>
          </w:p>
        </w:tc>
        <w:tc>
          <w:tcPr>
            <w:tcW w:w="1669" w:type="dxa"/>
          </w:tcPr>
          <w:p w14:paraId="6BBD6EB4" w14:textId="77777777" w:rsidR="00E01275" w:rsidRPr="00E01275" w:rsidRDefault="00E01275" w:rsidP="00E01275">
            <w:pPr>
              <w:rPr>
                <w:bCs/>
              </w:rPr>
            </w:pPr>
            <w:r w:rsidRPr="00E01275">
              <w:rPr>
                <w:bCs/>
              </w:rPr>
              <w:t>1.893%</w:t>
            </w:r>
          </w:p>
        </w:tc>
        <w:tc>
          <w:tcPr>
            <w:tcW w:w="1979" w:type="dxa"/>
          </w:tcPr>
          <w:p w14:paraId="5D4CE600" w14:textId="77777777" w:rsidR="00E01275" w:rsidRPr="00E01275" w:rsidRDefault="00E01275" w:rsidP="00E01275">
            <w:pPr>
              <w:rPr>
                <w:bCs/>
              </w:rPr>
            </w:pPr>
            <w:r w:rsidRPr="00E01275">
              <w:rPr>
                <w:bCs/>
              </w:rPr>
              <w:t>$56,606</w:t>
            </w:r>
          </w:p>
        </w:tc>
        <w:tc>
          <w:tcPr>
            <w:tcW w:w="1954" w:type="dxa"/>
          </w:tcPr>
          <w:p w14:paraId="6A207C84" w14:textId="77777777" w:rsidR="00E01275" w:rsidRPr="00E01275" w:rsidRDefault="00E01275" w:rsidP="00E01275">
            <w:pPr>
              <w:rPr>
                <w:bCs/>
              </w:rPr>
            </w:pPr>
            <w:r w:rsidRPr="00E01275">
              <w:rPr>
                <w:bCs/>
              </w:rPr>
              <w:t>January 1, 2025</w:t>
            </w:r>
          </w:p>
        </w:tc>
      </w:tr>
      <w:tr w:rsidR="00CA5ABF" w:rsidRPr="00E01275" w14:paraId="5CAB6831" w14:textId="77777777" w:rsidTr="00BB76A7">
        <w:tc>
          <w:tcPr>
            <w:tcW w:w="1257" w:type="dxa"/>
          </w:tcPr>
          <w:p w14:paraId="2642F982" w14:textId="77777777" w:rsidR="00CA5ABF" w:rsidRPr="00E01275" w:rsidRDefault="00CA5ABF" w:rsidP="00CA5ABF">
            <w:pPr>
              <w:rPr>
                <w:bCs/>
              </w:rPr>
            </w:pPr>
            <w:r w:rsidRPr="002B26B0">
              <w:t>July 2025</w:t>
            </w:r>
          </w:p>
        </w:tc>
        <w:tc>
          <w:tcPr>
            <w:tcW w:w="1259" w:type="dxa"/>
          </w:tcPr>
          <w:p w14:paraId="726AB2D6" w14:textId="77777777" w:rsidR="00CA5ABF" w:rsidRPr="00E01275" w:rsidRDefault="00CA5ABF" w:rsidP="00CA5ABF">
            <w:pPr>
              <w:rPr>
                <w:bCs/>
              </w:rPr>
            </w:pPr>
            <w:r w:rsidRPr="002B26B0">
              <w:t>336.208</w:t>
            </w:r>
          </w:p>
        </w:tc>
        <w:tc>
          <w:tcPr>
            <w:tcW w:w="1669" w:type="dxa"/>
          </w:tcPr>
          <w:p w14:paraId="025BA7F1" w14:textId="77777777" w:rsidR="00CA5ABF" w:rsidRPr="00E01275" w:rsidRDefault="00CA5ABF" w:rsidP="00CA5ABF">
            <w:pPr>
              <w:rPr>
                <w:bCs/>
              </w:rPr>
            </w:pPr>
            <w:r w:rsidRPr="002B26B0">
              <w:t>2.061%</w:t>
            </w:r>
          </w:p>
        </w:tc>
        <w:tc>
          <w:tcPr>
            <w:tcW w:w="1979" w:type="dxa"/>
          </w:tcPr>
          <w:p w14:paraId="1146871E" w14:textId="77777777" w:rsidR="00CA5ABF" w:rsidRPr="00E01275" w:rsidRDefault="00CA5ABF" w:rsidP="00CA5ABF">
            <w:pPr>
              <w:rPr>
                <w:bCs/>
              </w:rPr>
            </w:pPr>
            <w:r w:rsidRPr="002B26B0">
              <w:t>$57,773</w:t>
            </w:r>
          </w:p>
        </w:tc>
        <w:tc>
          <w:tcPr>
            <w:tcW w:w="1954" w:type="dxa"/>
          </w:tcPr>
          <w:p w14:paraId="59BA5713" w14:textId="77777777" w:rsidR="00CA5ABF" w:rsidRPr="00E01275" w:rsidRDefault="00CA5ABF" w:rsidP="00CA5ABF">
            <w:pPr>
              <w:rPr>
                <w:bCs/>
              </w:rPr>
            </w:pPr>
            <w:r w:rsidRPr="002B26B0">
              <w:t>January 1, 2026</w:t>
            </w:r>
          </w:p>
        </w:tc>
      </w:tr>
      <w:tr w:rsidR="00053891" w:rsidRPr="00E01275" w14:paraId="6B0B0D53" w14:textId="77777777" w:rsidTr="00BB76A7">
        <w:tc>
          <w:tcPr>
            <w:tcW w:w="1257" w:type="dxa"/>
          </w:tcPr>
          <w:p w14:paraId="36C8F60B" w14:textId="77777777" w:rsidR="00053891" w:rsidRPr="002B26B0" w:rsidRDefault="00053891" w:rsidP="00CA5ABF">
            <w:ins w:id="25" w:author="Author">
              <w:r>
                <w:t>July 2026</w:t>
              </w:r>
            </w:ins>
          </w:p>
        </w:tc>
        <w:tc>
          <w:tcPr>
            <w:tcW w:w="1259" w:type="dxa"/>
          </w:tcPr>
          <w:p w14:paraId="5693E075" w14:textId="77777777" w:rsidR="00053891" w:rsidRPr="002B26B0" w:rsidRDefault="00053891" w:rsidP="00CA5ABF">
            <w:ins w:id="26" w:author="Author">
              <w:r>
                <w:t>[TBD]</w:t>
              </w:r>
            </w:ins>
          </w:p>
        </w:tc>
        <w:tc>
          <w:tcPr>
            <w:tcW w:w="1669" w:type="dxa"/>
          </w:tcPr>
          <w:p w14:paraId="0216C7E4" w14:textId="77777777" w:rsidR="00053891" w:rsidRPr="002B26B0" w:rsidRDefault="00053891" w:rsidP="00CA5ABF">
            <w:ins w:id="27" w:author="Author">
              <w:r>
                <w:t>[TBD]</w:t>
              </w:r>
            </w:ins>
          </w:p>
        </w:tc>
        <w:tc>
          <w:tcPr>
            <w:tcW w:w="1979" w:type="dxa"/>
          </w:tcPr>
          <w:p w14:paraId="3EFF3212" w14:textId="77777777" w:rsidR="00053891" w:rsidRPr="002B26B0" w:rsidRDefault="00053891" w:rsidP="00CA5ABF">
            <w:ins w:id="28" w:author="Author">
              <w:r>
                <w:t>$[TBD]</w:t>
              </w:r>
            </w:ins>
          </w:p>
        </w:tc>
        <w:tc>
          <w:tcPr>
            <w:tcW w:w="1954" w:type="dxa"/>
          </w:tcPr>
          <w:p w14:paraId="5F30B7E1" w14:textId="77777777" w:rsidR="00053891" w:rsidRPr="002B26B0" w:rsidRDefault="00053891" w:rsidP="00CA5ABF">
            <w:ins w:id="29" w:author="Author">
              <w:r>
                <w:t>January 1, 2027</w:t>
              </w:r>
            </w:ins>
          </w:p>
        </w:tc>
      </w:tr>
    </w:tbl>
    <w:p w14:paraId="220B1A25" w14:textId="77777777" w:rsidR="00E01275" w:rsidRDefault="00E01275" w:rsidP="001D4CF4"/>
    <w:p w14:paraId="1EF6D3FC" w14:textId="77777777" w:rsidR="00FC0C68" w:rsidRDefault="00FC0C68" w:rsidP="001D4CF4">
      <w:r>
        <w:rPr>
          <w:bCs/>
        </w:rPr>
        <w:t>&gt;&gt;&gt;&gt;&gt;&gt;&gt;</w:t>
      </w:r>
    </w:p>
    <w:p w14:paraId="7E2F3C84" w14:textId="77777777" w:rsidR="004A6A8A" w:rsidRDefault="004A6A8A" w:rsidP="00E01275">
      <w:pPr>
        <w:pStyle w:val="Heading2"/>
      </w:pPr>
      <w:r w:rsidRPr="004A6A8A">
        <w:t>V.</w:t>
      </w:r>
      <w:r w:rsidRPr="004A6A8A">
        <w:tab/>
        <w:t>Statements of Basis, Specific Statutory Authority and Purpose</w:t>
      </w:r>
    </w:p>
    <w:p w14:paraId="75318937" w14:textId="77777777" w:rsidR="00CA5ABF" w:rsidRDefault="00FC0C68" w:rsidP="00FC0C68">
      <w:pPr>
        <w:pStyle w:val="par1"/>
      </w:pPr>
      <w:r>
        <w:rPr>
          <w:bCs/>
        </w:rPr>
        <w:t>&gt;&gt;&gt;&gt;&gt;&gt;&gt;</w:t>
      </w:r>
    </w:p>
    <w:p w14:paraId="0869E72A" w14:textId="77777777" w:rsidR="00053891" w:rsidRPr="007A6176" w:rsidRDefault="00053891" w:rsidP="00053891">
      <w:pPr>
        <w:tabs>
          <w:tab w:val="left" w:pos="720"/>
          <w:tab w:val="left" w:pos="1440"/>
          <w:tab w:val="left" w:pos="2160"/>
        </w:tabs>
        <w:spacing w:before="240" w:after="0" w:line="240" w:lineRule="auto"/>
        <w:ind w:left="720" w:hanging="720"/>
        <w:rPr>
          <w:ins w:id="30" w:author="Author"/>
          <w:rFonts w:eastAsia="Times New Roman"/>
          <w:b/>
          <w:kern w:val="0"/>
        </w:rPr>
      </w:pPr>
      <w:ins w:id="31" w:author="Author">
        <w:r w:rsidRPr="007A6176">
          <w:rPr>
            <w:rFonts w:eastAsia="Times New Roman"/>
            <w:kern w:val="0"/>
          </w:rPr>
          <w:t>V.W.</w:t>
        </w:r>
        <w:r w:rsidRPr="007A6176">
          <w:rPr>
            <w:rFonts w:eastAsia="Times New Roman"/>
            <w:kern w:val="0"/>
          </w:rPr>
          <w:tab/>
          <w:t>Adopted [TBD]</w:t>
        </w:r>
      </w:ins>
    </w:p>
    <w:p w14:paraId="61D5E430" w14:textId="77777777" w:rsidR="00053891" w:rsidRPr="007A6176" w:rsidRDefault="00053891" w:rsidP="00053891">
      <w:pPr>
        <w:tabs>
          <w:tab w:val="left" w:pos="720"/>
          <w:tab w:val="left" w:pos="1440"/>
        </w:tabs>
        <w:spacing w:before="240" w:after="0" w:line="240" w:lineRule="auto"/>
        <w:rPr>
          <w:ins w:id="32" w:author="Author"/>
          <w:rFonts w:eastAsia="Times New Roman" w:cs="Arial"/>
          <w:kern w:val="0"/>
        </w:rPr>
      </w:pPr>
      <w:ins w:id="33" w:author="Author">
        <w:r w:rsidRPr="007A6176">
          <w:rPr>
            <w:rFonts w:eastAsia="Times New Roman" w:cs="Arial"/>
            <w:kern w:val="0"/>
          </w:rPr>
          <w:t>Revisions to Common Provisions Regulation, Section III.</w:t>
        </w:r>
      </w:ins>
    </w:p>
    <w:p w14:paraId="659FEC89" w14:textId="77777777" w:rsidR="00053891" w:rsidRPr="007A6176" w:rsidRDefault="00053891" w:rsidP="00053891">
      <w:pPr>
        <w:tabs>
          <w:tab w:val="left" w:pos="720"/>
          <w:tab w:val="left" w:pos="1440"/>
        </w:tabs>
        <w:spacing w:before="240" w:after="0" w:line="240" w:lineRule="auto"/>
        <w:rPr>
          <w:ins w:id="34" w:author="Author"/>
          <w:rFonts w:eastAsia="Times New Roman" w:cs="Arial"/>
          <w:kern w:val="0"/>
        </w:rPr>
      </w:pPr>
      <w:ins w:id="35" w:author="Author">
        <w:r w:rsidRPr="007A6176">
          <w:rPr>
            <w:rFonts w:eastAsia="Times New Roman" w:cs="Arial"/>
            <w:kern w:val="0"/>
          </w:rPr>
          <w:lastRenderedPageBreak/>
          <w:t>The statement of Basis, Specific Statutory Authority and Purpose complies with the requirements of the Colorado Administrative Procedure Act § 24-4-103, C.R.S. and the Colorado Air Pollution Prevention and Control Act §§ 25-7-110 and 25-7-110.5, C.R.S. (“the Act”).</w:t>
        </w:r>
      </w:ins>
    </w:p>
    <w:p w14:paraId="43424193" w14:textId="77777777" w:rsidR="00053891" w:rsidRPr="007A6176" w:rsidRDefault="00053891" w:rsidP="00053891">
      <w:pPr>
        <w:tabs>
          <w:tab w:val="left" w:pos="720"/>
          <w:tab w:val="left" w:pos="1440"/>
        </w:tabs>
        <w:spacing w:before="240" w:after="0" w:line="240" w:lineRule="auto"/>
        <w:rPr>
          <w:ins w:id="36" w:author="Author"/>
          <w:rFonts w:eastAsia="Times New Roman" w:cs="Arial"/>
          <w:kern w:val="0"/>
          <w:u w:val="single"/>
        </w:rPr>
      </w:pPr>
      <w:ins w:id="37" w:author="Author">
        <w:r w:rsidRPr="007A6176">
          <w:rPr>
            <w:rFonts w:eastAsia="Times New Roman" w:cs="Arial"/>
            <w:kern w:val="0"/>
            <w:u w:val="single"/>
          </w:rPr>
          <w:t>Basis</w:t>
        </w:r>
      </w:ins>
    </w:p>
    <w:p w14:paraId="5FDA7D44" w14:textId="77777777" w:rsidR="00053891" w:rsidRPr="007A6176" w:rsidRDefault="00053891" w:rsidP="00053891">
      <w:pPr>
        <w:tabs>
          <w:tab w:val="left" w:pos="720"/>
          <w:tab w:val="left" w:pos="1440"/>
        </w:tabs>
        <w:spacing w:before="240" w:after="0" w:line="240" w:lineRule="auto"/>
        <w:rPr>
          <w:ins w:id="38" w:author="Author"/>
          <w:rFonts w:eastAsia="Times New Roman" w:cs="Arial"/>
          <w:kern w:val="0"/>
        </w:rPr>
      </w:pPr>
      <w:ins w:id="39" w:author="Author">
        <w:r w:rsidRPr="007A6176">
          <w:rPr>
            <w:rFonts w:eastAsia="Times New Roman" w:cs="Arial"/>
            <w:kern w:val="0"/>
          </w:rPr>
          <w:t>During the 2020 legislative session, Colorado’s General Assembly adopted HB 20-1143 (Concerning additional public health protections regarding alleged environmental violations, and, in connection therewith, raising the maximum fines for air quality and water quality violations). It directs the Commission to “annually adjust the amount of the maximum civil penalty based on the percentage change in the United States Department of Labor’s Bureau of Labor Statistics Consumer Price Index for Denver-Aurora-Lakewood for all items and all urban consumers, or its successor index.”</w:t>
        </w:r>
      </w:ins>
    </w:p>
    <w:p w14:paraId="5C0483E0" w14:textId="77777777" w:rsidR="00053891" w:rsidRPr="007A6176" w:rsidRDefault="00053891" w:rsidP="00053891">
      <w:pPr>
        <w:tabs>
          <w:tab w:val="left" w:pos="720"/>
          <w:tab w:val="left" w:pos="1440"/>
        </w:tabs>
        <w:spacing w:before="240" w:after="0" w:line="240" w:lineRule="auto"/>
        <w:rPr>
          <w:ins w:id="40" w:author="Author"/>
          <w:rFonts w:eastAsia="Times New Roman" w:cs="Arial"/>
          <w:kern w:val="0"/>
        </w:rPr>
      </w:pPr>
      <w:ins w:id="41" w:author="Author">
        <w:r w:rsidRPr="007A6176">
          <w:rPr>
            <w:rFonts w:eastAsia="Times New Roman" w:cs="Arial"/>
            <w:kern w:val="0"/>
          </w:rPr>
          <w:t>The Commission adopted revisions to Common Provisions Regulation, Section III. Specifically, the Commission adopted revisions to increase the maximum civil penalty from $57,773 to $[TBD] per day for each day of the violation.</w:t>
        </w:r>
      </w:ins>
    </w:p>
    <w:p w14:paraId="344410FA" w14:textId="77777777" w:rsidR="00053891" w:rsidRPr="007A6176" w:rsidRDefault="00053891" w:rsidP="00053891">
      <w:pPr>
        <w:tabs>
          <w:tab w:val="left" w:pos="720"/>
          <w:tab w:val="left" w:pos="1440"/>
        </w:tabs>
        <w:spacing w:before="240" w:after="0" w:line="240" w:lineRule="auto"/>
        <w:rPr>
          <w:ins w:id="42" w:author="Author"/>
          <w:rFonts w:eastAsia="Times New Roman" w:cs="Arial"/>
          <w:kern w:val="0"/>
          <w:u w:val="single"/>
        </w:rPr>
      </w:pPr>
      <w:ins w:id="43" w:author="Author">
        <w:r w:rsidRPr="007A6176">
          <w:rPr>
            <w:rFonts w:eastAsia="Times New Roman" w:cs="Arial"/>
            <w:kern w:val="0"/>
            <w:u w:val="single"/>
          </w:rPr>
          <w:t>Specific Statutory Authority</w:t>
        </w:r>
      </w:ins>
    </w:p>
    <w:p w14:paraId="324C102D" w14:textId="77777777" w:rsidR="00053891" w:rsidRPr="007A6176" w:rsidRDefault="00053891" w:rsidP="00053891">
      <w:pPr>
        <w:tabs>
          <w:tab w:val="left" w:pos="720"/>
          <w:tab w:val="left" w:pos="1440"/>
        </w:tabs>
        <w:spacing w:before="240" w:after="0" w:line="240" w:lineRule="auto"/>
        <w:rPr>
          <w:ins w:id="44" w:author="Author"/>
          <w:rFonts w:eastAsia="Times New Roman" w:cs="Arial"/>
          <w:kern w:val="0"/>
        </w:rPr>
      </w:pPr>
      <w:ins w:id="45" w:author="Author">
        <w:r w:rsidRPr="007A6176">
          <w:rPr>
            <w:rFonts w:eastAsia="Times New Roman" w:cs="Arial"/>
            <w:kern w:val="0"/>
          </w:rPr>
          <w:t>The Colorado Air Pollution Prevention and Control Act, § 25-7-122 requires the Commission to annually adjust the maximum civil penalty amount.</w:t>
        </w:r>
      </w:ins>
    </w:p>
    <w:p w14:paraId="2B156185" w14:textId="77777777" w:rsidR="00053891" w:rsidRPr="007A6176" w:rsidRDefault="00053891" w:rsidP="00053891">
      <w:pPr>
        <w:tabs>
          <w:tab w:val="left" w:pos="720"/>
          <w:tab w:val="left" w:pos="1440"/>
        </w:tabs>
        <w:spacing w:before="240" w:after="0" w:line="240" w:lineRule="auto"/>
        <w:rPr>
          <w:ins w:id="46" w:author="Author"/>
          <w:rFonts w:eastAsia="Times New Roman" w:cs="Arial"/>
          <w:kern w:val="0"/>
          <w:u w:val="single"/>
        </w:rPr>
      </w:pPr>
      <w:ins w:id="47" w:author="Author">
        <w:r w:rsidRPr="007A6176">
          <w:rPr>
            <w:rFonts w:eastAsia="Times New Roman" w:cs="Arial"/>
            <w:kern w:val="0"/>
            <w:u w:val="single"/>
          </w:rPr>
          <w:t>Purpose</w:t>
        </w:r>
      </w:ins>
    </w:p>
    <w:p w14:paraId="6E4AF69E" w14:textId="77777777" w:rsidR="00053891" w:rsidRPr="007A6176" w:rsidRDefault="00053891" w:rsidP="00053891">
      <w:pPr>
        <w:tabs>
          <w:tab w:val="left" w:pos="720"/>
          <w:tab w:val="left" w:pos="1440"/>
        </w:tabs>
        <w:spacing w:before="240" w:after="0" w:line="240" w:lineRule="auto"/>
        <w:rPr>
          <w:ins w:id="48" w:author="Author"/>
          <w:rFonts w:eastAsia="Times New Roman" w:cs="Arial"/>
          <w:kern w:val="0"/>
        </w:rPr>
      </w:pPr>
      <w:ins w:id="49" w:author="Author">
        <w:r w:rsidRPr="007A6176">
          <w:rPr>
            <w:rFonts w:eastAsia="Times New Roman" w:cs="Arial"/>
            <w:kern w:val="0"/>
          </w:rPr>
          <w:t>The Commission adopted revisions to Common Provisions, Section III to comply with the requirement in § 25-7-122 to annually adjust the maximum civil penalty for most air violations based on the percentage change in the Consumer Price Index for Denver-Aurora-Lakewood for all items and all urban consumers (CPI). The annual adjustment is based on the percentage by which the CPI for July of the current year exceeds the CPI for July of the previous year.</w:t>
        </w:r>
      </w:ins>
    </w:p>
    <w:p w14:paraId="4CE3FA4B" w14:textId="77777777" w:rsidR="00053891" w:rsidRPr="007A6176" w:rsidRDefault="00053891" w:rsidP="00053891">
      <w:pPr>
        <w:tabs>
          <w:tab w:val="left" w:pos="720"/>
          <w:tab w:val="left" w:pos="1440"/>
        </w:tabs>
        <w:spacing w:before="240" w:after="0" w:line="240" w:lineRule="auto"/>
        <w:rPr>
          <w:ins w:id="50" w:author="Author"/>
          <w:rFonts w:eastAsia="Times New Roman" w:cs="Arial"/>
          <w:kern w:val="0"/>
        </w:rPr>
      </w:pPr>
      <w:ins w:id="51" w:author="Author">
        <w:r w:rsidRPr="007A6176">
          <w:rPr>
            <w:rFonts w:eastAsia="Times New Roman" w:cs="Arial"/>
            <w:kern w:val="0"/>
          </w:rPr>
          <w:t xml:space="preserve">The new maximum penalty effective January 1, </w:t>
        </w:r>
        <w:proofErr w:type="gramStart"/>
        <w:r w:rsidRPr="007A6176">
          <w:rPr>
            <w:rFonts w:eastAsia="Times New Roman" w:cs="Arial"/>
            <w:kern w:val="0"/>
          </w:rPr>
          <w:t>2027</w:t>
        </w:r>
        <w:proofErr w:type="gramEnd"/>
        <w:r w:rsidRPr="007A6176">
          <w:rPr>
            <w:rFonts w:eastAsia="Times New Roman" w:cs="Arial"/>
            <w:kern w:val="0"/>
          </w:rPr>
          <w:t xml:space="preserve"> was determined as follows:</w:t>
        </w:r>
      </w:ins>
    </w:p>
    <w:p w14:paraId="6105E27D" w14:textId="77777777" w:rsidR="00053891" w:rsidRPr="007A6176" w:rsidRDefault="00053891" w:rsidP="00053891">
      <w:pPr>
        <w:tabs>
          <w:tab w:val="left" w:pos="720"/>
          <w:tab w:val="left" w:pos="1440"/>
        </w:tabs>
        <w:spacing w:before="240" w:after="0" w:line="240" w:lineRule="auto"/>
        <w:rPr>
          <w:ins w:id="52" w:author="Author"/>
          <w:rFonts w:eastAsia="Times New Roman" w:cs="Arial"/>
          <w:kern w:val="0"/>
        </w:rPr>
      </w:pPr>
      <w:ins w:id="53" w:author="Author">
        <w:r w:rsidRPr="007A6176">
          <w:rPr>
            <w:rFonts w:eastAsia="Times New Roman" w:cs="Arial"/>
            <w:kern w:val="0"/>
          </w:rPr>
          <w:t>The percentage change in the CPI from July 2025 to July 2026 = [TBD]% = (([TBD] - 336.208) / 336.208) x 100</w:t>
        </w:r>
      </w:ins>
    </w:p>
    <w:p w14:paraId="39CECE0C" w14:textId="77777777" w:rsidR="00053891" w:rsidRPr="007A6176" w:rsidRDefault="00053891" w:rsidP="00053891">
      <w:pPr>
        <w:tabs>
          <w:tab w:val="left" w:pos="720"/>
          <w:tab w:val="left" w:pos="1440"/>
        </w:tabs>
        <w:spacing w:before="240" w:after="0" w:line="240" w:lineRule="auto"/>
        <w:rPr>
          <w:ins w:id="54" w:author="Author"/>
          <w:rFonts w:eastAsia="Times New Roman" w:cs="Arial"/>
          <w:kern w:val="0"/>
        </w:rPr>
      </w:pPr>
      <w:ins w:id="55" w:author="Author">
        <w:r w:rsidRPr="007A6176">
          <w:rPr>
            <w:rFonts w:eastAsia="Times New Roman" w:cs="Arial"/>
            <w:kern w:val="0"/>
          </w:rPr>
          <w:t>The change in maximum penalty amount = $[TBD]</w:t>
        </w:r>
      </w:ins>
    </w:p>
    <w:p w14:paraId="4DC366C5" w14:textId="77777777" w:rsidR="00CA5ABF" w:rsidRPr="00E21F0D" w:rsidRDefault="00053891" w:rsidP="00B15E2E">
      <w:pPr>
        <w:pStyle w:val="upar1"/>
      </w:pPr>
      <w:ins w:id="56" w:author="Author">
        <w:r w:rsidRPr="007A6176">
          <w:rPr>
            <w:rFonts w:eastAsia="Calibri" w:cs="Times New Roman"/>
            <w:kern w:val="0"/>
          </w:rPr>
          <w:t xml:space="preserve">The new maximum penalty effective January 1, </w:t>
        </w:r>
        <w:proofErr w:type="gramStart"/>
        <w:r w:rsidRPr="007A6176">
          <w:rPr>
            <w:rFonts w:eastAsia="Calibri" w:cs="Times New Roman"/>
            <w:kern w:val="0"/>
          </w:rPr>
          <w:t>2027</w:t>
        </w:r>
        <w:proofErr w:type="gramEnd"/>
        <w:r w:rsidRPr="007A6176">
          <w:rPr>
            <w:rFonts w:eastAsia="Calibri" w:cs="Times New Roman"/>
            <w:kern w:val="0"/>
          </w:rPr>
          <w:t xml:space="preserve"> = $[TBD] = $57,773 + $[TBD]</w:t>
        </w:r>
      </w:ins>
    </w:p>
    <w:sectPr w:rsidR="00CA5ABF" w:rsidRPr="00E21F0D" w:rsidSect="008A4C2C">
      <w:headerReference w:type="default" r:id="rId8"/>
      <w:footerReference w:type="default" r:id="rId9"/>
      <w:headerReference w:type="firs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6C858" w14:textId="77777777" w:rsidR="007F4889" w:rsidRDefault="007F4889" w:rsidP="00112A8C">
      <w:r>
        <w:separator/>
      </w:r>
    </w:p>
  </w:endnote>
  <w:endnote w:type="continuationSeparator" w:id="0">
    <w:p w14:paraId="43B6F102" w14:textId="77777777" w:rsidR="007F4889" w:rsidRDefault="007F488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1CA4" w14:textId="77777777" w:rsidR="004A6A8A" w:rsidRPr="000A5A5A" w:rsidRDefault="008A4C2C" w:rsidP="000A5A5A">
    <w:pPr>
      <w:pStyle w:val="Footer"/>
      <w:pBdr>
        <w:top w:val="single" w:sz="8" w:space="1" w:color="auto"/>
      </w:pBdr>
      <w:tabs>
        <w:tab w:val="clear" w:pos="4680"/>
      </w:tabs>
      <w:rPr>
        <w:b/>
      </w:rPr>
    </w:pPr>
    <w:r w:rsidRPr="008A4C2C">
      <w:rPr>
        <w:iCs/>
        <w:noProof/>
        <w:sz w:val="18"/>
      </w:rPr>
      <w:t>June 15, 2026 – Common Provisions Regulation excerpt</w:t>
    </w:r>
    <w:r w:rsidR="004A6A8A" w:rsidRPr="00D85026">
      <w:rPr>
        <w:i/>
        <w:noProof/>
        <w:sz w:val="18"/>
      </w:rPr>
      <w:tab/>
    </w:r>
    <w:r w:rsidR="004A6A8A" w:rsidRPr="00693680">
      <w:rPr>
        <w:b/>
        <w:noProof/>
      </w:rPr>
      <w:fldChar w:fldCharType="begin"/>
    </w:r>
    <w:r w:rsidR="004A6A8A" w:rsidRPr="00693680">
      <w:rPr>
        <w:b/>
        <w:noProof/>
      </w:rPr>
      <w:instrText xml:space="preserve"> PAGE   \* MERGEFORMAT </w:instrText>
    </w:r>
    <w:r w:rsidR="004A6A8A" w:rsidRPr="00693680">
      <w:rPr>
        <w:b/>
        <w:noProof/>
      </w:rPr>
      <w:fldChar w:fldCharType="separate"/>
    </w:r>
    <w:r w:rsidR="004A6A8A">
      <w:rPr>
        <w:b/>
        <w:noProof/>
      </w:rPr>
      <w:t>2</w:t>
    </w:r>
    <w:r w:rsidR="004A6A8A"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A3B0" w14:textId="77777777" w:rsidR="004A6A8A" w:rsidRPr="00A36541" w:rsidRDefault="00221E4F" w:rsidP="00A36541">
    <w:pPr>
      <w:pStyle w:val="Footer"/>
      <w:pBdr>
        <w:top w:val="single" w:sz="8" w:space="1" w:color="auto"/>
      </w:pBdr>
      <w:tabs>
        <w:tab w:val="clear" w:pos="4680"/>
      </w:tabs>
      <w:rPr>
        <w:b/>
      </w:rPr>
    </w:pPr>
    <w:r>
      <w:rPr>
        <w:noProof/>
        <w:sz w:val="18"/>
      </w:rPr>
      <w:t>June 15, 2026 – Common Provisions Regulation excerpt</w:t>
    </w:r>
    <w:r w:rsidR="004A6A8A" w:rsidRPr="001E3BA2">
      <w:rPr>
        <w:noProof/>
        <w:sz w:val="18"/>
      </w:rPr>
      <w:tab/>
    </w:r>
    <w:r w:rsidR="004A6A8A" w:rsidRPr="00693680">
      <w:rPr>
        <w:b/>
        <w:noProof/>
      </w:rPr>
      <w:fldChar w:fldCharType="begin"/>
    </w:r>
    <w:r w:rsidR="004A6A8A" w:rsidRPr="00693680">
      <w:rPr>
        <w:b/>
        <w:noProof/>
      </w:rPr>
      <w:instrText xml:space="preserve"> PAGE   \* MERGEFORMAT </w:instrText>
    </w:r>
    <w:r w:rsidR="004A6A8A" w:rsidRPr="00693680">
      <w:rPr>
        <w:b/>
        <w:noProof/>
      </w:rPr>
      <w:fldChar w:fldCharType="separate"/>
    </w:r>
    <w:r w:rsidR="004A6A8A">
      <w:rPr>
        <w:b/>
        <w:noProof/>
      </w:rPr>
      <w:t>1</w:t>
    </w:r>
    <w:r w:rsidR="004A6A8A"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6D94" w14:textId="77777777" w:rsidR="007F4889" w:rsidRDefault="007F4889" w:rsidP="00112A8C">
      <w:r>
        <w:separator/>
      </w:r>
    </w:p>
  </w:footnote>
  <w:footnote w:type="continuationSeparator" w:id="0">
    <w:p w14:paraId="6FFF881D" w14:textId="77777777" w:rsidR="007F4889" w:rsidRDefault="007F488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14DF" w14:textId="77777777" w:rsidR="004A6A8A" w:rsidRPr="0012455C" w:rsidRDefault="0012455C" w:rsidP="0012455C">
    <w:pPr>
      <w:pStyle w:val="Header"/>
      <w:tabs>
        <w:tab w:val="clear" w:pos="4680"/>
      </w:tabs>
      <w:rPr>
        <w:rFonts w:cs="Arial"/>
        <w:bCs/>
        <w:iCs/>
        <w:sz w:val="18"/>
        <w:szCs w:val="18"/>
      </w:rPr>
    </w:pPr>
    <w:r w:rsidRPr="0012455C">
      <w:rPr>
        <w:rFonts w:cs="Arial"/>
        <w:bCs/>
        <w:iCs/>
        <w:color w:val="000000"/>
      </w:rPr>
      <w:t xml:space="preserve">Proposed revisions are reflected in </w:t>
    </w:r>
    <w:ins w:id="57" w:author="Author">
      <w:r w:rsidRPr="0012455C">
        <w:rPr>
          <w:rFonts w:cs="Arial"/>
          <w:bCs/>
          <w:iCs/>
          <w:color w:val="000000"/>
        </w:rPr>
        <w:t>redline</w:t>
      </w:r>
    </w:ins>
    <w:r w:rsidRPr="0012455C">
      <w:rPr>
        <w:rFonts w:cs="Arial"/>
        <w:bCs/>
        <w:iCs/>
        <w:color w:val="000000"/>
      </w:rPr>
      <w:t>.</w:t>
    </w:r>
    <w:r w:rsidRPr="0012455C">
      <w:rPr>
        <w:rFonts w:cs="Arial"/>
        <w:bCs/>
        <w:iCs/>
        <w:color w:val="000000"/>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61FA" w14:textId="77777777" w:rsidR="00B274A4" w:rsidRDefault="00B274A4">
    <w:pPr>
      <w:pStyle w:val="Header"/>
    </w:pPr>
    <w:r>
      <w:t xml:space="preserve">Proposed revisions are reflected in </w:t>
    </w:r>
    <w:ins w:id="58" w:author="Author">
      <w:r>
        <w:t>redline</w:t>
      </w:r>
    </w:ins>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527210848">
    <w:abstractNumId w:val="9"/>
  </w:num>
  <w:num w:numId="2" w16cid:durableId="741831754">
    <w:abstractNumId w:val="7"/>
  </w:num>
  <w:num w:numId="3" w16cid:durableId="319891711">
    <w:abstractNumId w:val="6"/>
  </w:num>
  <w:num w:numId="4" w16cid:durableId="1798570369">
    <w:abstractNumId w:val="5"/>
  </w:num>
  <w:num w:numId="5" w16cid:durableId="1386952190">
    <w:abstractNumId w:val="4"/>
  </w:num>
  <w:num w:numId="6" w16cid:durableId="490563718">
    <w:abstractNumId w:val="8"/>
  </w:num>
  <w:num w:numId="7" w16cid:durableId="582422864">
    <w:abstractNumId w:val="3"/>
  </w:num>
  <w:num w:numId="8" w16cid:durableId="1311137669">
    <w:abstractNumId w:val="2"/>
  </w:num>
  <w:num w:numId="9" w16cid:durableId="871185959">
    <w:abstractNumId w:val="1"/>
  </w:num>
  <w:num w:numId="10" w16cid:durableId="21011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F0D"/>
    <w:rsid w:val="00015A76"/>
    <w:rsid w:val="000233CD"/>
    <w:rsid w:val="0002440B"/>
    <w:rsid w:val="00045D7A"/>
    <w:rsid w:val="00052BA2"/>
    <w:rsid w:val="00052BCD"/>
    <w:rsid w:val="00053891"/>
    <w:rsid w:val="000A5A5A"/>
    <w:rsid w:val="000A6B8D"/>
    <w:rsid w:val="000B23A6"/>
    <w:rsid w:val="000D38A8"/>
    <w:rsid w:val="000E0EFE"/>
    <w:rsid w:val="000E472D"/>
    <w:rsid w:val="000F1BA8"/>
    <w:rsid w:val="000F4594"/>
    <w:rsid w:val="00112A8C"/>
    <w:rsid w:val="0012455C"/>
    <w:rsid w:val="00133257"/>
    <w:rsid w:val="00136129"/>
    <w:rsid w:val="001552DF"/>
    <w:rsid w:val="001579FC"/>
    <w:rsid w:val="0018020C"/>
    <w:rsid w:val="001815D0"/>
    <w:rsid w:val="00186FD5"/>
    <w:rsid w:val="001A43E8"/>
    <w:rsid w:val="001C2929"/>
    <w:rsid w:val="001C463E"/>
    <w:rsid w:val="001D4CF4"/>
    <w:rsid w:val="001E3BA2"/>
    <w:rsid w:val="002124B9"/>
    <w:rsid w:val="00221E4F"/>
    <w:rsid w:val="0023592E"/>
    <w:rsid w:val="002451A9"/>
    <w:rsid w:val="00265CF7"/>
    <w:rsid w:val="00294F11"/>
    <w:rsid w:val="002977CC"/>
    <w:rsid w:val="002C5C1C"/>
    <w:rsid w:val="002C764D"/>
    <w:rsid w:val="00316F24"/>
    <w:rsid w:val="003204E5"/>
    <w:rsid w:val="00356142"/>
    <w:rsid w:val="003603C3"/>
    <w:rsid w:val="00362D18"/>
    <w:rsid w:val="003635C9"/>
    <w:rsid w:val="0037158E"/>
    <w:rsid w:val="003800C9"/>
    <w:rsid w:val="00381015"/>
    <w:rsid w:val="00394122"/>
    <w:rsid w:val="00396731"/>
    <w:rsid w:val="00396B8D"/>
    <w:rsid w:val="003D2E68"/>
    <w:rsid w:val="003D78E1"/>
    <w:rsid w:val="003E4BAD"/>
    <w:rsid w:val="003F2F1D"/>
    <w:rsid w:val="00451FCF"/>
    <w:rsid w:val="00454470"/>
    <w:rsid w:val="00456304"/>
    <w:rsid w:val="00457BCD"/>
    <w:rsid w:val="00475A8A"/>
    <w:rsid w:val="00477F8A"/>
    <w:rsid w:val="0049255B"/>
    <w:rsid w:val="00494E0F"/>
    <w:rsid w:val="004A6A8A"/>
    <w:rsid w:val="004B7CA6"/>
    <w:rsid w:val="004C175C"/>
    <w:rsid w:val="004C7AE1"/>
    <w:rsid w:val="004F0679"/>
    <w:rsid w:val="004F187C"/>
    <w:rsid w:val="004F3903"/>
    <w:rsid w:val="00502AA3"/>
    <w:rsid w:val="00506EB6"/>
    <w:rsid w:val="00510305"/>
    <w:rsid w:val="00520621"/>
    <w:rsid w:val="0055531E"/>
    <w:rsid w:val="00565958"/>
    <w:rsid w:val="005717C0"/>
    <w:rsid w:val="00573E74"/>
    <w:rsid w:val="005B362F"/>
    <w:rsid w:val="005C1313"/>
    <w:rsid w:val="005C47C6"/>
    <w:rsid w:val="005D732B"/>
    <w:rsid w:val="005E0D7D"/>
    <w:rsid w:val="005F18A7"/>
    <w:rsid w:val="005F22C8"/>
    <w:rsid w:val="005F2938"/>
    <w:rsid w:val="005F4FF6"/>
    <w:rsid w:val="0061490C"/>
    <w:rsid w:val="00614C5A"/>
    <w:rsid w:val="006208FC"/>
    <w:rsid w:val="0063499E"/>
    <w:rsid w:val="00636203"/>
    <w:rsid w:val="0064228C"/>
    <w:rsid w:val="006521E2"/>
    <w:rsid w:val="00657DA6"/>
    <w:rsid w:val="00681408"/>
    <w:rsid w:val="006867DE"/>
    <w:rsid w:val="006A1D67"/>
    <w:rsid w:val="006A1DCE"/>
    <w:rsid w:val="006C0858"/>
    <w:rsid w:val="006D7188"/>
    <w:rsid w:val="006E3111"/>
    <w:rsid w:val="00701EFE"/>
    <w:rsid w:val="00712782"/>
    <w:rsid w:val="007247FD"/>
    <w:rsid w:val="00726C5A"/>
    <w:rsid w:val="00742581"/>
    <w:rsid w:val="00743171"/>
    <w:rsid w:val="00744767"/>
    <w:rsid w:val="007526A9"/>
    <w:rsid w:val="007553E0"/>
    <w:rsid w:val="00757401"/>
    <w:rsid w:val="00762642"/>
    <w:rsid w:val="00764B59"/>
    <w:rsid w:val="00770439"/>
    <w:rsid w:val="007A6176"/>
    <w:rsid w:val="007B7EAE"/>
    <w:rsid w:val="007F4889"/>
    <w:rsid w:val="007F7A63"/>
    <w:rsid w:val="008042E8"/>
    <w:rsid w:val="0080471E"/>
    <w:rsid w:val="00811515"/>
    <w:rsid w:val="00813186"/>
    <w:rsid w:val="008171E0"/>
    <w:rsid w:val="00835BCB"/>
    <w:rsid w:val="008368B8"/>
    <w:rsid w:val="00841C32"/>
    <w:rsid w:val="008761CB"/>
    <w:rsid w:val="008921E1"/>
    <w:rsid w:val="008A4C2C"/>
    <w:rsid w:val="008A7FC9"/>
    <w:rsid w:val="008C5C65"/>
    <w:rsid w:val="008D3194"/>
    <w:rsid w:val="0090159A"/>
    <w:rsid w:val="00932FC3"/>
    <w:rsid w:val="00944001"/>
    <w:rsid w:val="009649D7"/>
    <w:rsid w:val="00971EA5"/>
    <w:rsid w:val="009726BC"/>
    <w:rsid w:val="0097721D"/>
    <w:rsid w:val="009A08FF"/>
    <w:rsid w:val="009A3DF6"/>
    <w:rsid w:val="009B1C7B"/>
    <w:rsid w:val="009C40A7"/>
    <w:rsid w:val="009C7528"/>
    <w:rsid w:val="009D0BE2"/>
    <w:rsid w:val="009D0FD3"/>
    <w:rsid w:val="009D11B8"/>
    <w:rsid w:val="009D13EE"/>
    <w:rsid w:val="009D6DA6"/>
    <w:rsid w:val="009E79B8"/>
    <w:rsid w:val="009E7ACD"/>
    <w:rsid w:val="00A10304"/>
    <w:rsid w:val="00A31607"/>
    <w:rsid w:val="00A36541"/>
    <w:rsid w:val="00A5168E"/>
    <w:rsid w:val="00A67D7D"/>
    <w:rsid w:val="00A82182"/>
    <w:rsid w:val="00A95C27"/>
    <w:rsid w:val="00A95F99"/>
    <w:rsid w:val="00AA6178"/>
    <w:rsid w:val="00AB58A8"/>
    <w:rsid w:val="00AD4143"/>
    <w:rsid w:val="00AF04D2"/>
    <w:rsid w:val="00B0153D"/>
    <w:rsid w:val="00B15E2E"/>
    <w:rsid w:val="00B25468"/>
    <w:rsid w:val="00B274A4"/>
    <w:rsid w:val="00B53FDF"/>
    <w:rsid w:val="00B617A6"/>
    <w:rsid w:val="00B66BBF"/>
    <w:rsid w:val="00BA3A5F"/>
    <w:rsid w:val="00BB76A7"/>
    <w:rsid w:val="00BC1213"/>
    <w:rsid w:val="00BE434F"/>
    <w:rsid w:val="00BE73D2"/>
    <w:rsid w:val="00BF29F4"/>
    <w:rsid w:val="00C00DF4"/>
    <w:rsid w:val="00C21BE5"/>
    <w:rsid w:val="00C26191"/>
    <w:rsid w:val="00C30DE6"/>
    <w:rsid w:val="00C333DB"/>
    <w:rsid w:val="00C57A37"/>
    <w:rsid w:val="00C61DC1"/>
    <w:rsid w:val="00C64C42"/>
    <w:rsid w:val="00CA4901"/>
    <w:rsid w:val="00CA5ABF"/>
    <w:rsid w:val="00CA6A89"/>
    <w:rsid w:val="00CD06F3"/>
    <w:rsid w:val="00D132C1"/>
    <w:rsid w:val="00D21324"/>
    <w:rsid w:val="00D21E68"/>
    <w:rsid w:val="00D24BE5"/>
    <w:rsid w:val="00D25C22"/>
    <w:rsid w:val="00D311B0"/>
    <w:rsid w:val="00D42425"/>
    <w:rsid w:val="00D530A4"/>
    <w:rsid w:val="00D5642D"/>
    <w:rsid w:val="00D806DD"/>
    <w:rsid w:val="00DB075B"/>
    <w:rsid w:val="00DB4C27"/>
    <w:rsid w:val="00DC0D06"/>
    <w:rsid w:val="00DD37C6"/>
    <w:rsid w:val="00DF0958"/>
    <w:rsid w:val="00DF2EB2"/>
    <w:rsid w:val="00DF331A"/>
    <w:rsid w:val="00E01275"/>
    <w:rsid w:val="00E21F0D"/>
    <w:rsid w:val="00E5169E"/>
    <w:rsid w:val="00E52FE9"/>
    <w:rsid w:val="00E607A5"/>
    <w:rsid w:val="00E67CAD"/>
    <w:rsid w:val="00E83A56"/>
    <w:rsid w:val="00E97E1D"/>
    <w:rsid w:val="00EA12E4"/>
    <w:rsid w:val="00EC645C"/>
    <w:rsid w:val="00EE0072"/>
    <w:rsid w:val="00EE4F46"/>
    <w:rsid w:val="00EF7330"/>
    <w:rsid w:val="00F01364"/>
    <w:rsid w:val="00F03DD1"/>
    <w:rsid w:val="00F13DF6"/>
    <w:rsid w:val="00F23782"/>
    <w:rsid w:val="00F302B1"/>
    <w:rsid w:val="00F33A31"/>
    <w:rsid w:val="00F5580E"/>
    <w:rsid w:val="00F6328E"/>
    <w:rsid w:val="00F73D76"/>
    <w:rsid w:val="00F9410A"/>
    <w:rsid w:val="00F944D6"/>
    <w:rsid w:val="00FA0DC4"/>
    <w:rsid w:val="00FB2A8B"/>
    <w:rsid w:val="00FC0C68"/>
    <w:rsid w:val="00FD126D"/>
    <w:rsid w:val="00FD5EDB"/>
    <w:rsid w:val="00FF1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E22F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FDF"/>
    <w:pPr>
      <w:spacing w:after="160" w:line="278" w:lineRule="auto"/>
    </w:pPr>
    <w:rPr>
      <w:rFonts w:ascii="Aptos" w:eastAsia="Aptos" w:hAnsi="Aptos"/>
      <w:kern w:val="2"/>
      <w:sz w:val="24"/>
      <w:szCs w:val="24"/>
    </w:rPr>
  </w:style>
  <w:style w:type="paragraph" w:styleId="Heading1">
    <w:name w:val="heading 1"/>
    <w:basedOn w:val="Normal"/>
    <w:next w:val="Normal"/>
    <w:autoRedefine/>
    <w:qFormat/>
    <w:rsid w:val="00D21E68"/>
    <w:pPr>
      <w:keepNext/>
      <w:spacing w:after="60"/>
      <w:outlineLvl w:val="0"/>
    </w:pPr>
    <w:rPr>
      <w:b/>
      <w:bCs/>
      <w:kern w:val="32"/>
    </w:rPr>
  </w:style>
  <w:style w:type="paragraph" w:styleId="Heading2">
    <w:name w:val="heading 2"/>
    <w:basedOn w:val="Normal"/>
    <w:next w:val="Normal"/>
    <w:qFormat/>
    <w:rsid w:val="00D21E68"/>
    <w:pPr>
      <w:keepNext/>
      <w:spacing w:after="60"/>
      <w:outlineLvl w:val="1"/>
    </w:pPr>
    <w:rPr>
      <w:b/>
      <w:bCs/>
      <w:iCs/>
      <w:szCs w:val="28"/>
    </w:rPr>
  </w:style>
  <w:style w:type="paragraph" w:styleId="Heading3">
    <w:name w:val="heading 3"/>
    <w:basedOn w:val="Normal"/>
    <w:next w:val="Normal"/>
    <w:autoRedefine/>
    <w:qFormat/>
    <w:rsid w:val="00D21E68"/>
    <w:pPr>
      <w:keepNext/>
      <w:spacing w:after="60"/>
      <w:outlineLvl w:val="2"/>
    </w:pPr>
    <w:rPr>
      <w:b/>
      <w:bCs/>
    </w:rPr>
  </w:style>
  <w:style w:type="character" w:default="1" w:styleId="DefaultParagraphFont">
    <w:name w:val="Default Paragraph Font"/>
    <w:uiPriority w:val="1"/>
    <w:unhideWhenUsed/>
    <w:rsid w:val="00B53FDF"/>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B53FDF"/>
  </w:style>
  <w:style w:type="paragraph" w:customStyle="1" w:styleId="Title1">
    <w:name w:val="Title1"/>
    <w:basedOn w:val="Normal"/>
    <w:autoRedefine/>
    <w:rsid w:val="00D21E68"/>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D21E68"/>
    <w:pPr>
      <w:outlineLvl w:val="1"/>
    </w:pPr>
  </w:style>
  <w:style w:type="paragraph" w:customStyle="1" w:styleId="par1">
    <w:name w:val="par1"/>
    <w:basedOn w:val="Normal"/>
    <w:rsid w:val="00D21E68"/>
    <w:pPr>
      <w:tabs>
        <w:tab w:val="left" w:pos="720"/>
        <w:tab w:val="left" w:pos="1440"/>
        <w:tab w:val="left" w:pos="2160"/>
      </w:tabs>
      <w:ind w:left="720" w:hanging="720"/>
    </w:pPr>
  </w:style>
  <w:style w:type="paragraph" w:customStyle="1" w:styleId="cp">
    <w:name w:val="cp"/>
    <w:basedOn w:val="Normal"/>
    <w:rsid w:val="00D21E68"/>
    <w:pPr>
      <w:jc w:val="center"/>
    </w:pPr>
  </w:style>
  <w:style w:type="paragraph" w:customStyle="1" w:styleId="par2">
    <w:name w:val="par2"/>
    <w:basedOn w:val="par1"/>
    <w:rsid w:val="00D21E68"/>
    <w:pPr>
      <w:ind w:left="1440"/>
    </w:pPr>
  </w:style>
  <w:style w:type="paragraph" w:customStyle="1" w:styleId="upar2">
    <w:name w:val="upar2"/>
    <w:basedOn w:val="upar1"/>
    <w:rsid w:val="00D21E68"/>
    <w:pPr>
      <w:ind w:left="720"/>
    </w:pPr>
  </w:style>
  <w:style w:type="paragraph" w:customStyle="1" w:styleId="upar1">
    <w:name w:val="upar1"/>
    <w:basedOn w:val="Normal"/>
    <w:rsid w:val="00D21E68"/>
    <w:pPr>
      <w:tabs>
        <w:tab w:val="left" w:pos="720"/>
        <w:tab w:val="left" w:pos="1440"/>
      </w:tabs>
    </w:pPr>
    <w:rPr>
      <w:rFonts w:cs="Arial"/>
    </w:rPr>
  </w:style>
  <w:style w:type="paragraph" w:customStyle="1" w:styleId="upar3">
    <w:name w:val="upar3"/>
    <w:basedOn w:val="upar1"/>
    <w:rsid w:val="00D21E68"/>
    <w:pPr>
      <w:ind w:left="1440"/>
    </w:pPr>
  </w:style>
  <w:style w:type="paragraph" w:customStyle="1" w:styleId="Title3">
    <w:name w:val="Title3"/>
    <w:basedOn w:val="Title2"/>
    <w:autoRedefine/>
    <w:rsid w:val="00D21E68"/>
    <w:pPr>
      <w:outlineLvl w:val="2"/>
    </w:pPr>
  </w:style>
  <w:style w:type="paragraph" w:customStyle="1" w:styleId="Title4">
    <w:name w:val="Title4"/>
    <w:basedOn w:val="Title2"/>
    <w:autoRedefine/>
    <w:rsid w:val="00D21E68"/>
    <w:pPr>
      <w:outlineLvl w:val="3"/>
    </w:pPr>
  </w:style>
  <w:style w:type="paragraph" w:customStyle="1" w:styleId="upar4">
    <w:name w:val="upar4"/>
    <w:basedOn w:val="upar1"/>
    <w:rsid w:val="00D21E68"/>
    <w:pPr>
      <w:ind w:left="2160"/>
    </w:pPr>
  </w:style>
  <w:style w:type="paragraph" w:customStyle="1" w:styleId="par3">
    <w:name w:val="par3"/>
    <w:basedOn w:val="par1"/>
    <w:rsid w:val="00D21E68"/>
    <w:pPr>
      <w:ind w:left="2160"/>
    </w:pPr>
  </w:style>
  <w:style w:type="paragraph" w:customStyle="1" w:styleId="par4">
    <w:name w:val="par4"/>
    <w:basedOn w:val="par1"/>
    <w:rsid w:val="00D21E68"/>
    <w:pPr>
      <w:ind w:left="2880"/>
    </w:pPr>
  </w:style>
  <w:style w:type="paragraph" w:customStyle="1" w:styleId="par5">
    <w:name w:val="par5"/>
    <w:basedOn w:val="par1"/>
    <w:rsid w:val="00D21E68"/>
    <w:pPr>
      <w:ind w:left="3600"/>
    </w:pPr>
  </w:style>
  <w:style w:type="paragraph" w:customStyle="1" w:styleId="upar5">
    <w:name w:val="upar5"/>
    <w:basedOn w:val="upar1"/>
    <w:rsid w:val="00D21E68"/>
    <w:pPr>
      <w:ind w:left="2880"/>
    </w:pPr>
  </w:style>
  <w:style w:type="paragraph" w:customStyle="1" w:styleId="par6">
    <w:name w:val="par6"/>
    <w:basedOn w:val="par1"/>
    <w:rsid w:val="00D21E68"/>
    <w:pPr>
      <w:ind w:left="4320"/>
    </w:pPr>
  </w:style>
  <w:style w:type="paragraph" w:customStyle="1" w:styleId="upar6">
    <w:name w:val="upar6"/>
    <w:basedOn w:val="upar1"/>
    <w:rsid w:val="00D21E68"/>
    <w:pPr>
      <w:ind w:left="3600"/>
    </w:pPr>
  </w:style>
  <w:style w:type="paragraph" w:customStyle="1" w:styleId="Footnote">
    <w:name w:val="Footnote"/>
    <w:basedOn w:val="Normal"/>
    <w:rsid w:val="00D21E68"/>
    <w:pPr>
      <w:spacing w:before="120"/>
    </w:pPr>
    <w:rPr>
      <w:sz w:val="16"/>
      <w:szCs w:val="16"/>
    </w:rPr>
  </w:style>
  <w:style w:type="paragraph" w:styleId="Header">
    <w:name w:val="header"/>
    <w:basedOn w:val="Normal"/>
    <w:link w:val="HeaderChar"/>
    <w:uiPriority w:val="99"/>
    <w:rsid w:val="00D21E68"/>
    <w:pPr>
      <w:tabs>
        <w:tab w:val="center" w:pos="4680"/>
        <w:tab w:val="right" w:pos="9360"/>
      </w:tabs>
    </w:pPr>
  </w:style>
  <w:style w:type="character" w:customStyle="1" w:styleId="HeaderChar">
    <w:name w:val="Header Char"/>
    <w:link w:val="Header"/>
    <w:uiPriority w:val="99"/>
    <w:rsid w:val="00D21E68"/>
    <w:rPr>
      <w:rFonts w:ascii="Arial" w:hAnsi="Arial"/>
    </w:rPr>
  </w:style>
  <w:style w:type="paragraph" w:styleId="Footer">
    <w:name w:val="footer"/>
    <w:basedOn w:val="Normal"/>
    <w:link w:val="FooterChar"/>
    <w:rsid w:val="00D21E68"/>
    <w:pPr>
      <w:tabs>
        <w:tab w:val="center" w:pos="4680"/>
        <w:tab w:val="right" w:pos="9360"/>
      </w:tabs>
    </w:pPr>
  </w:style>
  <w:style w:type="character" w:customStyle="1" w:styleId="FooterChar">
    <w:name w:val="Footer Char"/>
    <w:link w:val="Footer"/>
    <w:rsid w:val="00D21E68"/>
    <w:rPr>
      <w:rFonts w:ascii="Arial" w:hAnsi="Arial"/>
    </w:rPr>
  </w:style>
  <w:style w:type="character" w:customStyle="1" w:styleId="cite">
    <w:name w:val="cite"/>
    <w:uiPriority w:val="99"/>
    <w:rsid w:val="004A6A8A"/>
    <w:rPr>
      <w:color w:val="008080"/>
    </w:rPr>
  </w:style>
  <w:style w:type="paragraph" w:customStyle="1" w:styleId="CCRTitle">
    <w:name w:val="CCR Title"/>
    <w:uiPriority w:val="99"/>
    <w:rsid w:val="009B1C7B"/>
    <w:pPr>
      <w:spacing w:before="240"/>
      <w:jc w:val="center"/>
    </w:pPr>
    <w:rPr>
      <w:rFonts w:ascii="Arial" w:hAnsi="Arial" w:cs="Arial"/>
      <w:b/>
      <w:bCs/>
      <w:caps/>
      <w:sz w:val="24"/>
      <w:szCs w:val="24"/>
    </w:rPr>
  </w:style>
  <w:style w:type="table" w:styleId="TableGrid">
    <w:name w:val="Table Grid"/>
    <w:basedOn w:val="TableNormal"/>
    <w:rsid w:val="000F1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45D7A"/>
    <w:rPr>
      <w:rFonts w:ascii="Aptos" w:eastAsia="Aptos" w:hAnsi="Apto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14F33-E310-4F22-9606-64A3B4375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1837</Words>
  <Characters>10476</Characters>
  <Application>Microsoft Office Word</Application>
  <DocSecurity>0</DocSecurity>
  <Lines>87</Lines>
  <Paragraphs>24</Paragraphs>
  <ScaleCrop>false</ScaleCrop>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2026-07-20T21:54:00Z</dcterms:created>
  <dcterms:modified xsi:type="dcterms:W3CDTF">2026-07-20T21:54:00Z</dcterms:modified>
</cp:coreProperties>
</file>