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4869E" w14:textId="77777777" w:rsidR="0098552A" w:rsidRDefault="00000000" w:rsidP="007312FE">
      <w:pPr>
        <w:pBdr>
          <w:top w:val="nil"/>
          <w:left w:val="nil"/>
          <w:bottom w:val="nil"/>
          <w:right w:val="nil"/>
          <w:between w:val="nil"/>
        </w:pBdr>
        <w:tabs>
          <w:tab w:val="left" w:pos="720"/>
          <w:tab w:val="left" w:pos="1440"/>
        </w:tabs>
        <w:spacing w:before="0" w:after="180" w:line="276" w:lineRule="auto"/>
        <w:rPr>
          <w:b/>
          <w:bCs/>
          <w:sz w:val="22"/>
          <w:szCs w:val="22"/>
        </w:rPr>
      </w:pPr>
      <w:r>
        <w:rPr>
          <w:b/>
          <w:bCs/>
          <w:sz w:val="22"/>
          <w:szCs w:val="22"/>
        </w:rPr>
        <w:t>DEPARTMENT OF LABOR AND EMPLOYMENT</w:t>
      </w:r>
    </w:p>
    <w:p w14:paraId="638D1D8F" w14:textId="77777777" w:rsidR="0098552A" w:rsidRDefault="00000000" w:rsidP="007312FE">
      <w:pPr>
        <w:pBdr>
          <w:top w:val="nil"/>
          <w:left w:val="nil"/>
          <w:bottom w:val="nil"/>
          <w:right w:val="nil"/>
          <w:between w:val="nil"/>
        </w:pBdr>
        <w:tabs>
          <w:tab w:val="left" w:pos="720"/>
          <w:tab w:val="left" w:pos="1440"/>
        </w:tabs>
        <w:spacing w:before="0" w:after="180" w:line="276" w:lineRule="auto"/>
        <w:rPr>
          <w:color w:val="000000"/>
          <w:sz w:val="22"/>
          <w:szCs w:val="22"/>
        </w:rPr>
      </w:pPr>
      <w:r>
        <w:rPr>
          <w:b/>
          <w:bCs/>
          <w:color w:val="000000"/>
          <w:sz w:val="22"/>
          <w:szCs w:val="22"/>
        </w:rPr>
        <w:t>Division of Labor Standards and Statistics</w:t>
      </w:r>
    </w:p>
    <w:p w14:paraId="37B3DFB3" w14:textId="46CE61C1" w:rsidR="0098552A" w:rsidRDefault="00000000" w:rsidP="007312FE">
      <w:pPr>
        <w:pStyle w:val="Heading1"/>
        <w:spacing w:line="276" w:lineRule="auto"/>
        <w:rPr>
          <w:sz w:val="22"/>
          <w:szCs w:val="22"/>
        </w:rPr>
      </w:pPr>
      <w:r>
        <w:rPr>
          <w:sz w:val="22"/>
          <w:szCs w:val="22"/>
        </w:rPr>
        <w:t>COLORADO OVERTIME AND MINIMUM PAY STANDARDS ORDER (COMPS ORDER) #4</w:t>
      </w:r>
      <w:r w:rsidR="000C3911">
        <w:rPr>
          <w:sz w:val="22"/>
          <w:szCs w:val="22"/>
        </w:rPr>
        <w:t>1</w:t>
      </w:r>
    </w:p>
    <w:p w14:paraId="0A99AD53" w14:textId="77777777" w:rsidR="0098552A" w:rsidRDefault="00000000" w:rsidP="007312FE">
      <w:pPr>
        <w:pBdr>
          <w:top w:val="nil"/>
          <w:left w:val="nil"/>
          <w:bottom w:val="nil"/>
          <w:right w:val="nil"/>
          <w:between w:val="nil"/>
        </w:pBdr>
        <w:tabs>
          <w:tab w:val="left" w:pos="720"/>
          <w:tab w:val="left" w:pos="1440"/>
        </w:tabs>
        <w:spacing w:before="0" w:line="276" w:lineRule="auto"/>
        <w:rPr>
          <w:color w:val="000000"/>
          <w:sz w:val="22"/>
          <w:szCs w:val="22"/>
        </w:rPr>
      </w:pPr>
      <w:r>
        <w:rPr>
          <w:b/>
          <w:bCs/>
          <w:color w:val="000000"/>
          <w:sz w:val="22"/>
          <w:szCs w:val="22"/>
        </w:rPr>
        <w:t>7 CCR 1103-1</w:t>
      </w:r>
    </w:p>
    <w:p w14:paraId="449AEDB8" w14:textId="77777777" w:rsidR="0098552A" w:rsidRDefault="00000000" w:rsidP="007312FE">
      <w:pPr>
        <w:pBdr>
          <w:top w:val="nil"/>
          <w:left w:val="nil"/>
          <w:bottom w:val="nil"/>
          <w:right w:val="nil"/>
          <w:between w:val="nil"/>
        </w:pBdr>
        <w:tabs>
          <w:tab w:val="left" w:pos="720"/>
          <w:tab w:val="left" w:pos="1440"/>
        </w:tabs>
        <w:spacing w:before="0" w:line="276" w:lineRule="auto"/>
        <w:rPr>
          <w:color w:val="000000"/>
          <w:sz w:val="22"/>
          <w:szCs w:val="22"/>
        </w:rPr>
      </w:pPr>
      <w:r>
        <w:rPr>
          <w:color w:val="000000"/>
          <w:sz w:val="22"/>
          <w:szCs w:val="22"/>
        </w:rPr>
        <w:t>_________________________________________________________________________</w:t>
      </w:r>
      <w:r>
        <w:rPr>
          <w:sz w:val="22"/>
          <w:szCs w:val="22"/>
        </w:rPr>
        <w:t>___</w:t>
      </w:r>
    </w:p>
    <w:p w14:paraId="0D0D9A63" w14:textId="77777777" w:rsidR="007312FE" w:rsidRDefault="007312FE" w:rsidP="007312FE">
      <w:pPr>
        <w:pBdr>
          <w:top w:val="nil"/>
          <w:left w:val="nil"/>
          <w:bottom w:val="nil"/>
          <w:right w:val="nil"/>
          <w:between w:val="nil"/>
        </w:pBdr>
        <w:tabs>
          <w:tab w:val="left" w:pos="720"/>
          <w:tab w:val="left" w:pos="1440"/>
        </w:tabs>
        <w:spacing w:before="200" w:after="200" w:line="276" w:lineRule="auto"/>
        <w:rPr>
          <w:sz w:val="22"/>
          <w:szCs w:val="22"/>
        </w:rPr>
      </w:pPr>
      <w:r>
        <w:rPr>
          <w:sz w:val="22"/>
          <w:szCs w:val="22"/>
        </w:rPr>
        <w:t xml:space="preserve">Amendments to these rules are in Track Changes. Publication instructions/notes are blue and italicized. </w:t>
      </w:r>
    </w:p>
    <w:p w14:paraId="069E77E6" w14:textId="71D16A28" w:rsidR="0098552A" w:rsidRDefault="000C3911" w:rsidP="007312FE">
      <w:pPr>
        <w:pBdr>
          <w:top w:val="nil"/>
          <w:left w:val="nil"/>
          <w:bottom w:val="nil"/>
          <w:right w:val="nil"/>
          <w:between w:val="nil"/>
        </w:pBdr>
        <w:tabs>
          <w:tab w:val="left" w:pos="720"/>
          <w:tab w:val="left" w:pos="1440"/>
        </w:tabs>
        <w:spacing w:before="200" w:after="200" w:line="276" w:lineRule="auto"/>
        <w:rPr>
          <w:color w:val="000000"/>
          <w:sz w:val="22"/>
          <w:szCs w:val="22"/>
        </w:rPr>
      </w:pPr>
      <w:r>
        <w:rPr>
          <w:sz w:val="22"/>
          <w:szCs w:val="22"/>
        </w:rPr>
        <w:t xml:space="preserve">As proposed September 30, </w:t>
      </w:r>
      <w:r>
        <w:rPr>
          <w:sz w:val="22"/>
          <w:szCs w:val="22"/>
        </w:rPr>
        <w:t>202</w:t>
      </w:r>
      <w:r>
        <w:rPr>
          <w:sz w:val="22"/>
          <w:szCs w:val="22"/>
        </w:rPr>
        <w:t>6</w:t>
      </w:r>
      <w:r>
        <w:rPr>
          <w:sz w:val="22"/>
          <w:szCs w:val="22"/>
        </w:rPr>
        <w:t xml:space="preserve">; </w:t>
      </w:r>
      <w:r>
        <w:rPr>
          <w:sz w:val="22"/>
          <w:szCs w:val="22"/>
        </w:rPr>
        <w:t xml:space="preserve">if adopted, </w:t>
      </w:r>
      <w:r>
        <w:rPr>
          <w:sz w:val="22"/>
          <w:szCs w:val="22"/>
        </w:rPr>
        <w:t xml:space="preserve">effective </w:t>
      </w:r>
      <w:r>
        <w:rPr>
          <w:sz w:val="22"/>
          <w:szCs w:val="22"/>
        </w:rPr>
        <w:t xml:space="preserve">January </w:t>
      </w:r>
      <w:r>
        <w:rPr>
          <w:sz w:val="22"/>
          <w:szCs w:val="22"/>
        </w:rPr>
        <w:t>1, 202</w:t>
      </w:r>
      <w:r>
        <w:rPr>
          <w:sz w:val="22"/>
          <w:szCs w:val="22"/>
        </w:rPr>
        <w:t>7</w:t>
      </w:r>
      <w:r>
        <w:rPr>
          <w:sz w:val="22"/>
          <w:szCs w:val="22"/>
        </w:rPr>
        <w:t>.</w:t>
      </w:r>
    </w:p>
    <w:p w14:paraId="086A740C" w14:textId="5B41A76C" w:rsidR="0098552A" w:rsidRDefault="00000000" w:rsidP="007312FE">
      <w:pPr>
        <w:pStyle w:val="Heading2"/>
        <w:spacing w:line="276" w:lineRule="auto"/>
        <w:rPr>
          <w:sz w:val="22"/>
          <w:szCs w:val="22"/>
        </w:rPr>
      </w:pPr>
      <w:r>
        <w:rPr>
          <w:sz w:val="22"/>
          <w:szCs w:val="22"/>
        </w:rPr>
        <w:t>Rule 1.</w:t>
      </w:r>
      <w:r>
        <w:rPr>
          <w:sz w:val="22"/>
          <w:szCs w:val="22"/>
        </w:rPr>
        <w:tab/>
        <w:t>Authority and Definitions</w:t>
      </w:r>
    </w:p>
    <w:p w14:paraId="76F29A64" w14:textId="67136D0E" w:rsidR="0098552A" w:rsidRDefault="00000000" w:rsidP="007312FE">
      <w:pPr>
        <w:pBdr>
          <w:top w:val="nil"/>
          <w:left w:val="nil"/>
          <w:bottom w:val="nil"/>
          <w:right w:val="nil"/>
          <w:between w:val="nil"/>
        </w:pBdr>
        <w:tabs>
          <w:tab w:val="left" w:pos="720"/>
          <w:tab w:val="left" w:pos="1440"/>
          <w:tab w:val="left" w:pos="2160"/>
        </w:tabs>
        <w:spacing w:before="180" w:line="276" w:lineRule="auto"/>
        <w:ind w:left="720" w:hanging="720"/>
        <w:jc w:val="both"/>
        <w:rPr>
          <w:color w:val="000000"/>
          <w:sz w:val="22"/>
          <w:szCs w:val="22"/>
        </w:rPr>
      </w:pPr>
      <w:r w:rsidRPr="00462B3E">
        <w:rPr>
          <w:b/>
          <w:bCs/>
          <w:color w:val="000000"/>
          <w:sz w:val="22"/>
          <w:szCs w:val="22"/>
        </w:rPr>
        <w:t>1.1</w:t>
      </w:r>
      <w:r>
        <w:rPr>
          <w:color w:val="000000"/>
          <w:sz w:val="22"/>
          <w:szCs w:val="22"/>
        </w:rPr>
        <w:tab/>
        <w:t>Authority, application, and relation to prior orders. Colorado Overtime and Minimum Pay Standards Order (COMPS Order) #</w:t>
      </w:r>
      <w:r>
        <w:rPr>
          <w:sz w:val="22"/>
          <w:szCs w:val="22"/>
        </w:rPr>
        <w:t>4</w:t>
      </w:r>
      <w:r w:rsidR="000C3911">
        <w:rPr>
          <w:sz w:val="22"/>
          <w:szCs w:val="22"/>
        </w:rPr>
        <w:t>1</w:t>
      </w:r>
      <w:r>
        <w:rPr>
          <w:color w:val="000000"/>
          <w:sz w:val="22"/>
          <w:szCs w:val="22"/>
        </w:rPr>
        <w:t xml:space="preserve"> replaces COMPS Order #</w:t>
      </w:r>
      <w:r w:rsidR="000C3911">
        <w:rPr>
          <w:sz w:val="22"/>
          <w:szCs w:val="22"/>
        </w:rPr>
        <w:t>40</w:t>
      </w:r>
      <w:r>
        <w:rPr>
          <w:color w:val="000000"/>
          <w:sz w:val="22"/>
          <w:szCs w:val="22"/>
        </w:rPr>
        <w:t xml:space="preserve"> (</w:t>
      </w:r>
      <w:r>
        <w:rPr>
          <w:sz w:val="22"/>
          <w:szCs w:val="22"/>
        </w:rPr>
        <w:t>202</w:t>
      </w:r>
      <w:r w:rsidR="000C3911">
        <w:rPr>
          <w:sz w:val="22"/>
          <w:szCs w:val="22"/>
        </w:rPr>
        <w:t>6</w:t>
      </w:r>
      <w:r>
        <w:rPr>
          <w:color w:val="000000"/>
          <w:sz w:val="22"/>
          <w:szCs w:val="22"/>
        </w:rPr>
        <w:t xml:space="preserve">) and prior orders, except that the provisions of prior orders still govern as to events occurring while they were in effect. The COMPS Order is issued under the authority of, and as enforcement of, Colorado Revised Statutes (C.R.S.) Title 8, Articles 1, 4, 6, 12, 13.3, </w:t>
      </w:r>
      <w:r>
        <w:rPr>
          <w:sz w:val="22"/>
          <w:szCs w:val="22"/>
        </w:rPr>
        <w:t>and 13.5</w:t>
      </w:r>
      <w:r>
        <w:rPr>
          <w:color w:val="000000"/>
          <w:sz w:val="22"/>
          <w:szCs w:val="22"/>
        </w:rPr>
        <w:t xml:space="preserve">, and is intended to be consistent with the requirements of the State Administrative Procedure Act, C.R.S. § 24-4-101, et seq. Unless otherwise noted, in these Rules: all statutes cited apply the most recent versions of the Colorado Revised Statutes; all rules cited apply the most recent versions adopted as of the adoption of these Rules. See Appendix A for citations. </w:t>
      </w:r>
      <w:r w:rsidRPr="00E801AF">
        <w:rPr>
          <w:sz w:val="22"/>
          <w:szCs w:val="22"/>
        </w:rPr>
        <w:t xml:space="preserve">Where these Rules have provisions different from or contrary to any referenced material, the provisions of these Rules govern, so long as they are consistent with Colorado statutory and constitutional provisions. </w:t>
      </w:r>
      <w:r>
        <w:rPr>
          <w:color w:val="000000"/>
          <w:sz w:val="22"/>
          <w:szCs w:val="22"/>
        </w:rPr>
        <w:t xml:space="preserve">Earlier versions of such laws and rules may apply to events that </w:t>
      </w:r>
      <w:r>
        <w:rPr>
          <w:sz w:val="22"/>
          <w:szCs w:val="22"/>
        </w:rPr>
        <w:t>occurred</w:t>
      </w:r>
      <w:r>
        <w:rPr>
          <w:color w:val="000000"/>
          <w:sz w:val="22"/>
          <w:szCs w:val="22"/>
        </w:rPr>
        <w:t xml:space="preserve"> in prior years. The effective date of COMPS Order #</w:t>
      </w:r>
      <w:r>
        <w:rPr>
          <w:sz w:val="22"/>
          <w:szCs w:val="22"/>
        </w:rPr>
        <w:t>4</w:t>
      </w:r>
      <w:r w:rsidR="000C3911">
        <w:rPr>
          <w:sz w:val="22"/>
          <w:szCs w:val="22"/>
        </w:rPr>
        <w:t>1</w:t>
      </w:r>
      <w:r>
        <w:rPr>
          <w:color w:val="000000"/>
          <w:sz w:val="22"/>
          <w:szCs w:val="22"/>
        </w:rPr>
        <w:t xml:space="preserve"> is </w:t>
      </w:r>
      <w:r w:rsidR="000C3911">
        <w:rPr>
          <w:color w:val="000000"/>
          <w:sz w:val="22"/>
          <w:szCs w:val="22"/>
        </w:rPr>
        <w:t xml:space="preserve">January </w:t>
      </w:r>
      <w:r>
        <w:rPr>
          <w:color w:val="000000"/>
          <w:sz w:val="22"/>
          <w:szCs w:val="22"/>
        </w:rPr>
        <w:t xml:space="preserve">1, </w:t>
      </w:r>
      <w:r>
        <w:rPr>
          <w:sz w:val="22"/>
          <w:szCs w:val="22"/>
        </w:rPr>
        <w:t>202</w:t>
      </w:r>
      <w:r w:rsidR="000C3911">
        <w:rPr>
          <w:sz w:val="22"/>
          <w:szCs w:val="22"/>
        </w:rPr>
        <w:t>7</w:t>
      </w:r>
      <w:r>
        <w:rPr>
          <w:color w:val="000000"/>
          <w:sz w:val="22"/>
          <w:szCs w:val="22"/>
        </w:rPr>
        <w:t>.</w:t>
      </w:r>
    </w:p>
    <w:p w14:paraId="5419EAB5" w14:textId="66BE2B74" w:rsidR="0098552A" w:rsidRDefault="00000000" w:rsidP="007312FE">
      <w:pPr>
        <w:pBdr>
          <w:top w:val="nil"/>
          <w:left w:val="nil"/>
          <w:bottom w:val="nil"/>
          <w:right w:val="nil"/>
          <w:between w:val="nil"/>
        </w:pBdr>
        <w:tabs>
          <w:tab w:val="left" w:pos="720"/>
          <w:tab w:val="left" w:pos="1440"/>
          <w:tab w:val="left" w:pos="2160"/>
        </w:tabs>
        <w:spacing w:before="180" w:line="276" w:lineRule="auto"/>
        <w:ind w:left="720" w:hanging="720"/>
        <w:jc w:val="both"/>
        <w:rPr>
          <w:color w:val="000000"/>
          <w:sz w:val="22"/>
          <w:szCs w:val="22"/>
        </w:rPr>
      </w:pPr>
      <w:r w:rsidRPr="00462B3E">
        <w:rPr>
          <w:b/>
          <w:bCs/>
          <w:color w:val="000000"/>
          <w:sz w:val="22"/>
          <w:szCs w:val="22"/>
        </w:rPr>
        <w:t>1.2</w:t>
      </w:r>
      <w:r>
        <w:rPr>
          <w:color w:val="000000"/>
          <w:sz w:val="22"/>
          <w:szCs w:val="22"/>
        </w:rPr>
        <w:tab/>
        <w:t xml:space="preserve">Incorporation by reference. </w:t>
      </w:r>
      <w:r>
        <w:rPr>
          <w:sz w:val="22"/>
          <w:szCs w:val="22"/>
        </w:rPr>
        <w:t xml:space="preserve">The COMPS Order incorporates by reference only the following rules stated in Subpart G of Part 541 within Title 29 of the Code of Federal Regulations: 29 C.F.R. §§ 541.600(d), except for references to salary amounts; 541.601(b), except for references to salary amounts; and 541.602 – 541.604. These rules are available to the public in electronic form at </w:t>
      </w:r>
      <w:hyperlink r:id="rId9">
        <w:r w:rsidR="0098552A">
          <w:rPr>
            <w:color w:val="1155CC"/>
            <w:sz w:val="22"/>
            <w:szCs w:val="22"/>
            <w:u w:val="single"/>
          </w:rPr>
          <w:t>https://www.ecfr.gov/current/title-29/part-541/subpart-G</w:t>
        </w:r>
      </w:hyperlink>
      <w:r>
        <w:rPr>
          <w:sz w:val="22"/>
          <w:szCs w:val="22"/>
        </w:rPr>
        <w:t xml:space="preserve">, as adopted by the United States Department of Labor’s Wage and Hour Division, located at 200 Constitution Ave NW, Washington, DC 20210. </w:t>
      </w:r>
      <w:r>
        <w:rPr>
          <w:color w:val="000000"/>
          <w:sz w:val="22"/>
          <w:szCs w:val="22"/>
        </w:rPr>
        <w:t xml:space="preserve">All incorporated rules refer to the </w:t>
      </w:r>
      <w:r w:rsidR="005B6EA0">
        <w:rPr>
          <w:color w:val="000000"/>
          <w:sz w:val="22"/>
          <w:szCs w:val="22"/>
        </w:rPr>
        <w:t xml:space="preserve">date and </w:t>
      </w:r>
      <w:r>
        <w:rPr>
          <w:color w:val="000000"/>
          <w:sz w:val="22"/>
          <w:szCs w:val="22"/>
        </w:rPr>
        <w:t xml:space="preserve">edition in effect as </w:t>
      </w:r>
      <w:r>
        <w:rPr>
          <w:sz w:val="22"/>
          <w:szCs w:val="22"/>
        </w:rPr>
        <w:t xml:space="preserve">of the effective date of this COMPS Order, </w:t>
      </w:r>
      <w:r w:rsidR="000C3911">
        <w:rPr>
          <w:sz w:val="22"/>
          <w:szCs w:val="22"/>
        </w:rPr>
        <w:t xml:space="preserve">January </w:t>
      </w:r>
      <w:r>
        <w:rPr>
          <w:sz w:val="22"/>
          <w:szCs w:val="22"/>
        </w:rPr>
        <w:t>1, 202</w:t>
      </w:r>
      <w:r w:rsidR="000C3911">
        <w:rPr>
          <w:sz w:val="22"/>
          <w:szCs w:val="22"/>
        </w:rPr>
        <w:t>7</w:t>
      </w:r>
      <w:r>
        <w:rPr>
          <w:sz w:val="22"/>
          <w:szCs w:val="22"/>
        </w:rPr>
        <w:t xml:space="preserve">, and </w:t>
      </w:r>
      <w:r>
        <w:rPr>
          <w:color w:val="000000"/>
          <w:sz w:val="22"/>
          <w:szCs w:val="22"/>
        </w:rPr>
        <w:t xml:space="preserve">exclude later amendments to or editions of the rules incorporated by reference. The </w:t>
      </w:r>
      <w:r w:rsidR="00A17FB5">
        <w:rPr>
          <w:color w:val="000000"/>
          <w:sz w:val="22"/>
          <w:szCs w:val="22"/>
        </w:rPr>
        <w:t>Publication And Yearly Calculation of Adjusted Labor Compensation</w:t>
      </w:r>
      <w:r>
        <w:rPr>
          <w:color w:val="000000"/>
          <w:sz w:val="22"/>
          <w:szCs w:val="22"/>
        </w:rPr>
        <w:t xml:space="preserve"> O</w:t>
      </w:r>
      <w:r>
        <w:rPr>
          <w:sz w:val="22"/>
          <w:szCs w:val="22"/>
        </w:rPr>
        <w:t>rder</w:t>
      </w:r>
      <w:r w:rsidR="00A17FB5">
        <w:rPr>
          <w:sz w:val="22"/>
          <w:szCs w:val="22"/>
        </w:rPr>
        <w:t xml:space="preserve"> (PAY CALC Order)</w:t>
      </w:r>
      <w:r>
        <w:rPr>
          <w:sz w:val="22"/>
          <w:szCs w:val="22"/>
        </w:rPr>
        <w:t xml:space="preserve">, 7 CCR 1103-14, states the periodically-adjusted dollar amounts of the minimum wages and minimum pay and income levels for exemptions required in the COMPS Order. </w:t>
      </w:r>
      <w:r>
        <w:rPr>
          <w:color w:val="000000"/>
          <w:sz w:val="22"/>
          <w:szCs w:val="22"/>
        </w:rPr>
        <w:t xml:space="preserve">All sources cited or incorporated by reference are available for public inspection at the Colorado Department of Labor and Employment, Division of Labor Standards &amp; Statistics, </w:t>
      </w:r>
      <w:r w:rsidRPr="00E801AF">
        <w:rPr>
          <w:sz w:val="22"/>
          <w:szCs w:val="22"/>
        </w:rPr>
        <w:t xml:space="preserve">707 17th Street, </w:t>
      </w:r>
      <w:r>
        <w:rPr>
          <w:color w:val="000000"/>
          <w:sz w:val="22"/>
          <w:szCs w:val="22"/>
        </w:rPr>
        <w:t>Denver, CO 80202. Copies may be obtained from the Division of Labor Standards &amp; Statistics at a reasonable charge. They can be accessed electronically from the website of the Colorado Secretary of State. Pursuant to C.R.S. §</w:t>
      </w:r>
      <w:r w:rsidR="00221090">
        <w:rPr>
          <w:color w:val="000000"/>
          <w:sz w:val="22"/>
          <w:szCs w:val="22"/>
        </w:rPr>
        <w:t> </w:t>
      </w:r>
      <w:r>
        <w:rPr>
          <w:color w:val="000000"/>
          <w:sz w:val="22"/>
          <w:szCs w:val="22"/>
        </w:rPr>
        <w:t xml:space="preserve">24-4-103(12.5)(b), the agency shall provide certified copies of them at cost upon request or shall provide the requestor with information on how to obtain a certified copy of the </w:t>
      </w:r>
      <w:r>
        <w:rPr>
          <w:color w:val="000000"/>
          <w:sz w:val="22"/>
          <w:szCs w:val="22"/>
        </w:rPr>
        <w:lastRenderedPageBreak/>
        <w:t xml:space="preserve">material incorporated by reference from the agency originally issuing them. All Division Rules are available to the public at </w:t>
      </w:r>
      <w:hyperlink r:id="rId10">
        <w:r w:rsidR="0098552A">
          <w:rPr>
            <w:color w:val="1155CC"/>
            <w:sz w:val="22"/>
            <w:szCs w:val="22"/>
            <w:u w:val="single"/>
          </w:rPr>
          <w:t>www.coloradolaborlaw.gov</w:t>
        </w:r>
      </w:hyperlink>
      <w:r>
        <w:rPr>
          <w:color w:val="000000"/>
          <w:sz w:val="22"/>
          <w:szCs w:val="22"/>
        </w:rPr>
        <w:t xml:space="preserve">. </w:t>
      </w:r>
    </w:p>
    <w:p w14:paraId="50E0FED4" w14:textId="7184E950" w:rsidR="0098552A" w:rsidRPr="000C3911" w:rsidRDefault="000C3911" w:rsidP="000C3911">
      <w:pPr>
        <w:pBdr>
          <w:top w:val="nil"/>
          <w:left w:val="nil"/>
          <w:bottom w:val="nil"/>
          <w:right w:val="nil"/>
          <w:between w:val="nil"/>
        </w:pBdr>
        <w:tabs>
          <w:tab w:val="left" w:pos="720"/>
          <w:tab w:val="left" w:pos="1440"/>
          <w:tab w:val="left" w:pos="2160"/>
        </w:tabs>
        <w:spacing w:before="180" w:line="276" w:lineRule="auto"/>
        <w:ind w:left="720" w:hanging="720"/>
        <w:jc w:val="center"/>
        <w:rPr>
          <w:color w:val="000000"/>
          <w:sz w:val="22"/>
          <w:szCs w:val="22"/>
        </w:rPr>
      </w:pPr>
      <w:r w:rsidRPr="000C3911">
        <w:rPr>
          <w:color w:val="000000"/>
          <w:sz w:val="22"/>
          <w:szCs w:val="22"/>
        </w:rPr>
        <w:t> . . . </w:t>
      </w:r>
    </w:p>
    <w:p w14:paraId="5A1FCE27" w14:textId="6C369A9C" w:rsidR="002D4470" w:rsidRPr="002D4470" w:rsidRDefault="00000000" w:rsidP="007312FE">
      <w:pPr>
        <w:pBdr>
          <w:top w:val="nil"/>
          <w:left w:val="nil"/>
          <w:bottom w:val="nil"/>
          <w:right w:val="nil"/>
          <w:between w:val="nil"/>
        </w:pBdr>
        <w:tabs>
          <w:tab w:val="left" w:pos="720"/>
          <w:tab w:val="left" w:pos="1440"/>
          <w:tab w:val="left" w:pos="2160"/>
        </w:tabs>
        <w:spacing w:before="180" w:line="276" w:lineRule="auto"/>
        <w:ind w:left="720" w:hanging="720"/>
        <w:jc w:val="both"/>
        <w:rPr>
          <w:color w:val="000000"/>
          <w:sz w:val="22"/>
          <w:szCs w:val="22"/>
        </w:rPr>
      </w:pPr>
      <w:r w:rsidRPr="00F5491D">
        <w:rPr>
          <w:b/>
          <w:bCs/>
          <w:color w:val="000000"/>
          <w:sz w:val="22"/>
          <w:szCs w:val="22"/>
        </w:rPr>
        <w:t>1.10</w:t>
      </w:r>
      <w:r>
        <w:rPr>
          <w:color w:val="000000"/>
          <w:sz w:val="22"/>
          <w:szCs w:val="22"/>
        </w:rPr>
        <w:tab/>
      </w:r>
      <w:r w:rsidR="002D4470">
        <w:rPr>
          <w:b/>
          <w:bCs/>
          <w:color w:val="000000"/>
          <w:sz w:val="22"/>
          <w:szCs w:val="22"/>
        </w:rPr>
        <w:t>Tips, Tipped Employees, and Tip Sharing</w:t>
      </w:r>
    </w:p>
    <w:p w14:paraId="38515D71" w14:textId="2E6F4B03" w:rsidR="00B8126D" w:rsidRDefault="00B8126D" w:rsidP="009157B9">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Pr>
          <w:b/>
          <w:bCs/>
          <w:color w:val="000000"/>
          <w:sz w:val="22"/>
          <w:szCs w:val="22"/>
        </w:rPr>
        <w:t>1.10.1</w:t>
      </w:r>
      <w:r>
        <w:rPr>
          <w:b/>
          <w:bCs/>
          <w:color w:val="000000"/>
          <w:sz w:val="22"/>
          <w:szCs w:val="22"/>
        </w:rPr>
        <w:tab/>
      </w:r>
      <w:r>
        <w:rPr>
          <w:color w:val="000000"/>
          <w:sz w:val="22"/>
          <w:szCs w:val="22"/>
        </w:rPr>
        <w:t xml:space="preserve">“Tip” or “gratuity” </w:t>
      </w:r>
      <w:r w:rsidRPr="00B8126D">
        <w:rPr>
          <w:color w:val="000000"/>
          <w:sz w:val="22"/>
          <w:szCs w:val="22"/>
        </w:rPr>
        <w:t xml:space="preserve">interchangeably mean an amount of money given by a customer to an employee — including when a customer agrees to give money as payment for a business's mandatory charge — </w:t>
      </w:r>
      <w:r w:rsidR="00C91DD1">
        <w:rPr>
          <w:color w:val="000000"/>
          <w:sz w:val="22"/>
          <w:szCs w:val="22"/>
        </w:rPr>
        <w:t xml:space="preserve">where, </w:t>
      </w:r>
      <w:r w:rsidRPr="00B8126D">
        <w:rPr>
          <w:color w:val="000000"/>
          <w:sz w:val="22"/>
          <w:szCs w:val="22"/>
        </w:rPr>
        <w:t>under</w:t>
      </w:r>
      <w:r w:rsidR="00C91DD1">
        <w:rPr>
          <w:color w:val="000000"/>
          <w:sz w:val="22"/>
          <w:szCs w:val="22"/>
        </w:rPr>
        <w:t xml:space="preserve"> the </w:t>
      </w:r>
      <w:r w:rsidRPr="00B8126D">
        <w:rPr>
          <w:color w:val="000000"/>
          <w:sz w:val="22"/>
          <w:szCs w:val="22"/>
        </w:rPr>
        <w:t>circumstances</w:t>
      </w:r>
      <w:r w:rsidR="00C91DD1">
        <w:rPr>
          <w:color w:val="000000"/>
          <w:sz w:val="22"/>
          <w:szCs w:val="22"/>
        </w:rPr>
        <w:t xml:space="preserve">, </w:t>
      </w:r>
      <w:r w:rsidRPr="00B8126D">
        <w:rPr>
          <w:color w:val="000000"/>
          <w:sz w:val="22"/>
          <w:szCs w:val="22"/>
        </w:rPr>
        <w:t xml:space="preserve">a reasonable customer would believe </w:t>
      </w:r>
      <w:r w:rsidR="00C91DD1">
        <w:rPr>
          <w:color w:val="000000"/>
          <w:sz w:val="22"/>
          <w:szCs w:val="22"/>
        </w:rPr>
        <w:t>that the</w:t>
      </w:r>
      <w:r w:rsidRPr="00B8126D">
        <w:rPr>
          <w:color w:val="000000"/>
          <w:sz w:val="22"/>
          <w:szCs w:val="22"/>
        </w:rPr>
        <w:t xml:space="preserve"> money given </w:t>
      </w:r>
      <w:r w:rsidR="00C91DD1">
        <w:rPr>
          <w:color w:val="000000"/>
          <w:sz w:val="22"/>
          <w:szCs w:val="22"/>
        </w:rPr>
        <w:t xml:space="preserve">is </w:t>
      </w:r>
      <w:r w:rsidRPr="00B8126D">
        <w:rPr>
          <w:color w:val="000000"/>
          <w:sz w:val="22"/>
          <w:szCs w:val="22"/>
        </w:rPr>
        <w:t>for the benefit of an</w:t>
      </w:r>
      <w:r w:rsidR="009157B9">
        <w:rPr>
          <w:color w:val="000000"/>
          <w:sz w:val="22"/>
          <w:szCs w:val="22"/>
        </w:rPr>
        <w:t>y</w:t>
      </w:r>
      <w:r w:rsidRPr="00B8126D">
        <w:rPr>
          <w:color w:val="000000"/>
          <w:sz w:val="22"/>
          <w:szCs w:val="22"/>
        </w:rPr>
        <w:t xml:space="preserve"> employee for the service he, she, or they performed.</w:t>
      </w:r>
      <w:r w:rsidR="007852D2">
        <w:rPr>
          <w:color w:val="000000"/>
          <w:sz w:val="22"/>
          <w:szCs w:val="22"/>
        </w:rPr>
        <w:t xml:space="preserve"> Tips include amounts designated</w:t>
      </w:r>
      <w:r w:rsidR="009157B9">
        <w:rPr>
          <w:color w:val="000000"/>
          <w:sz w:val="22"/>
          <w:szCs w:val="22"/>
        </w:rPr>
        <w:t xml:space="preserve"> as a tip</w:t>
      </w:r>
      <w:r w:rsidR="007852D2">
        <w:rPr>
          <w:color w:val="000000"/>
          <w:sz w:val="22"/>
          <w:szCs w:val="22"/>
        </w:rPr>
        <w:t xml:space="preserve"> by credit card customers on their charge slips.</w:t>
      </w:r>
    </w:p>
    <w:p w14:paraId="01FB77C2" w14:textId="46B53EAC" w:rsidR="00B8126D" w:rsidRDefault="00B8126D" w:rsidP="00B8126D">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Pr>
          <w:color w:val="000000"/>
          <w:sz w:val="22"/>
          <w:szCs w:val="22"/>
        </w:rPr>
        <w:tab/>
      </w:r>
      <w:r>
        <w:rPr>
          <w:color w:val="000000"/>
          <w:sz w:val="22"/>
          <w:szCs w:val="22"/>
        </w:rPr>
        <w:t xml:space="preserve">In determining whether a customer has given a tip or gratuity, relevant factors and evidence include, but are not limited to: </w:t>
      </w:r>
    </w:p>
    <w:p w14:paraId="3F4904BC" w14:textId="77777777" w:rsidR="00B8126D" w:rsidRDefault="00B8126D" w:rsidP="009157B9">
      <w:pPr>
        <w:pStyle w:val="ListParagraph"/>
        <w:numPr>
          <w:ilvl w:val="0"/>
          <w:numId w:val="118"/>
        </w:numPr>
        <w:pBdr>
          <w:top w:val="nil"/>
          <w:left w:val="nil"/>
          <w:bottom w:val="nil"/>
          <w:right w:val="nil"/>
          <w:between w:val="nil"/>
        </w:pBdr>
        <w:tabs>
          <w:tab w:val="left" w:pos="720"/>
          <w:tab w:val="left" w:pos="1440"/>
          <w:tab w:val="left" w:pos="2160"/>
        </w:tabs>
        <w:spacing w:before="180" w:after="180" w:line="276" w:lineRule="auto"/>
        <w:ind w:left="2070" w:hanging="630"/>
        <w:contextualSpacing w:val="0"/>
        <w:jc w:val="both"/>
        <w:rPr>
          <w:color w:val="000000"/>
          <w:sz w:val="22"/>
          <w:szCs w:val="22"/>
        </w:rPr>
      </w:pPr>
      <w:r w:rsidRPr="00152FB9">
        <w:rPr>
          <w:color w:val="000000"/>
          <w:sz w:val="22"/>
          <w:szCs w:val="22"/>
        </w:rPr>
        <w:t xml:space="preserve">Description of a business's charge, suggested tip amount, or a customer's payment in any communication made, or notice provided, to a customer, including but not limited to a description in any written or verbal communication or any written or electronic signage, receipt, menu, table tent, website, or other document, and by omission of disclosures required by C.R.S. § 6-1-737; </w:t>
      </w:r>
    </w:p>
    <w:p w14:paraId="206DE8CD" w14:textId="62C66507" w:rsidR="00B8126D" w:rsidRDefault="00B8126D" w:rsidP="009157B9">
      <w:pPr>
        <w:pStyle w:val="ListParagraph"/>
        <w:numPr>
          <w:ilvl w:val="0"/>
          <w:numId w:val="118"/>
        </w:numPr>
        <w:pBdr>
          <w:top w:val="nil"/>
          <w:left w:val="nil"/>
          <w:bottom w:val="nil"/>
          <w:right w:val="nil"/>
          <w:between w:val="nil"/>
        </w:pBdr>
        <w:tabs>
          <w:tab w:val="left" w:pos="720"/>
          <w:tab w:val="left" w:pos="1440"/>
          <w:tab w:val="left" w:pos="2160"/>
        </w:tabs>
        <w:spacing w:before="180" w:after="180" w:line="276" w:lineRule="auto"/>
        <w:ind w:left="2070" w:hanging="630"/>
        <w:contextualSpacing w:val="0"/>
        <w:jc w:val="both"/>
        <w:rPr>
          <w:color w:val="000000"/>
          <w:sz w:val="22"/>
          <w:szCs w:val="22"/>
        </w:rPr>
      </w:pPr>
      <w:r w:rsidRPr="00152FB9">
        <w:rPr>
          <w:color w:val="000000"/>
          <w:sz w:val="22"/>
          <w:szCs w:val="22"/>
        </w:rPr>
        <w:t xml:space="preserve">The relationship between the customer's payment and the cost for the goods or services purchased, including whether the payment </w:t>
      </w:r>
      <w:r w:rsidR="00C91DD1">
        <w:rPr>
          <w:color w:val="000000"/>
          <w:sz w:val="22"/>
          <w:szCs w:val="22"/>
        </w:rPr>
        <w:t>resembles</w:t>
      </w:r>
      <w:r w:rsidRPr="00152FB9">
        <w:rPr>
          <w:color w:val="000000"/>
          <w:sz w:val="22"/>
          <w:szCs w:val="22"/>
        </w:rPr>
        <w:t xml:space="preserve"> a customary tip percentage;  </w:t>
      </w:r>
    </w:p>
    <w:p w14:paraId="0F51AD94" w14:textId="6206FC88" w:rsidR="00B8126D" w:rsidRDefault="00B8126D" w:rsidP="009157B9">
      <w:pPr>
        <w:pStyle w:val="ListParagraph"/>
        <w:numPr>
          <w:ilvl w:val="0"/>
          <w:numId w:val="118"/>
        </w:numPr>
        <w:pBdr>
          <w:top w:val="nil"/>
          <w:left w:val="nil"/>
          <w:bottom w:val="nil"/>
          <w:right w:val="nil"/>
          <w:between w:val="nil"/>
        </w:pBdr>
        <w:tabs>
          <w:tab w:val="left" w:pos="720"/>
          <w:tab w:val="left" w:pos="1440"/>
          <w:tab w:val="left" w:pos="2160"/>
        </w:tabs>
        <w:spacing w:before="180" w:after="180" w:line="276" w:lineRule="auto"/>
        <w:ind w:left="2070" w:hanging="630"/>
        <w:contextualSpacing w:val="0"/>
        <w:jc w:val="both"/>
        <w:rPr>
          <w:color w:val="000000"/>
          <w:sz w:val="22"/>
          <w:szCs w:val="22"/>
        </w:rPr>
      </w:pPr>
      <w:r w:rsidRPr="00152FB9">
        <w:rPr>
          <w:color w:val="000000"/>
          <w:sz w:val="22"/>
          <w:szCs w:val="22"/>
        </w:rPr>
        <w:t xml:space="preserve">Timing </w:t>
      </w:r>
      <w:r w:rsidR="00C91DD1">
        <w:rPr>
          <w:color w:val="000000"/>
          <w:sz w:val="22"/>
          <w:szCs w:val="22"/>
        </w:rPr>
        <w:t xml:space="preserve">of </w:t>
      </w:r>
      <w:r w:rsidRPr="00152FB9">
        <w:rPr>
          <w:color w:val="000000"/>
          <w:sz w:val="22"/>
          <w:szCs w:val="22"/>
        </w:rPr>
        <w:t xml:space="preserve">the customer's payment, </w:t>
      </w:r>
      <w:r w:rsidR="00C91DD1">
        <w:rPr>
          <w:color w:val="000000"/>
          <w:sz w:val="22"/>
          <w:szCs w:val="22"/>
        </w:rPr>
        <w:t xml:space="preserve">any employee’s </w:t>
      </w:r>
      <w:r w:rsidRPr="00152FB9">
        <w:rPr>
          <w:color w:val="000000"/>
          <w:sz w:val="22"/>
          <w:szCs w:val="22"/>
        </w:rPr>
        <w:t xml:space="preserve">service, and any communications about the payment; </w:t>
      </w:r>
    </w:p>
    <w:p w14:paraId="34DAD7BA" w14:textId="207CE3A0" w:rsidR="00B8126D" w:rsidRDefault="00B8126D" w:rsidP="009157B9">
      <w:pPr>
        <w:pStyle w:val="ListParagraph"/>
        <w:numPr>
          <w:ilvl w:val="0"/>
          <w:numId w:val="118"/>
        </w:numPr>
        <w:pBdr>
          <w:top w:val="nil"/>
          <w:left w:val="nil"/>
          <w:bottom w:val="nil"/>
          <w:right w:val="nil"/>
          <w:between w:val="nil"/>
        </w:pBdr>
        <w:tabs>
          <w:tab w:val="left" w:pos="720"/>
          <w:tab w:val="left" w:pos="1440"/>
          <w:tab w:val="left" w:pos="2160"/>
        </w:tabs>
        <w:spacing w:before="180" w:after="180" w:line="276" w:lineRule="auto"/>
        <w:ind w:left="2070" w:hanging="630"/>
        <w:contextualSpacing w:val="0"/>
        <w:jc w:val="both"/>
        <w:rPr>
          <w:color w:val="000000"/>
          <w:sz w:val="22"/>
          <w:szCs w:val="22"/>
        </w:rPr>
      </w:pPr>
      <w:r w:rsidRPr="00152FB9">
        <w:rPr>
          <w:color w:val="000000"/>
          <w:sz w:val="22"/>
          <w:szCs w:val="22"/>
        </w:rPr>
        <w:t xml:space="preserve">Whether the employer has treated the </w:t>
      </w:r>
      <w:r w:rsidR="009157B9">
        <w:rPr>
          <w:color w:val="000000"/>
          <w:sz w:val="22"/>
          <w:szCs w:val="22"/>
        </w:rPr>
        <w:t xml:space="preserve">customer’s </w:t>
      </w:r>
      <w:r w:rsidRPr="00152FB9">
        <w:rPr>
          <w:color w:val="000000"/>
          <w:sz w:val="22"/>
          <w:szCs w:val="22"/>
        </w:rPr>
        <w:t xml:space="preserve">payment as a tip under other laws, including state, federal, </w:t>
      </w:r>
      <w:r w:rsidR="00C91DD1">
        <w:rPr>
          <w:color w:val="000000"/>
          <w:sz w:val="22"/>
          <w:szCs w:val="22"/>
        </w:rPr>
        <w:t>or</w:t>
      </w:r>
      <w:r w:rsidRPr="00152FB9">
        <w:rPr>
          <w:color w:val="000000"/>
          <w:sz w:val="22"/>
          <w:szCs w:val="22"/>
        </w:rPr>
        <w:t xml:space="preserve"> local tax laws; and </w:t>
      </w:r>
    </w:p>
    <w:p w14:paraId="49E86E3E" w14:textId="455DD717" w:rsidR="00B8126D" w:rsidRPr="00152FB9" w:rsidRDefault="00B8126D" w:rsidP="00152FB9">
      <w:pPr>
        <w:pStyle w:val="ListParagraph"/>
        <w:numPr>
          <w:ilvl w:val="0"/>
          <w:numId w:val="118"/>
        </w:numPr>
        <w:pBdr>
          <w:top w:val="nil"/>
          <w:left w:val="nil"/>
          <w:bottom w:val="nil"/>
          <w:right w:val="nil"/>
          <w:between w:val="nil"/>
        </w:pBdr>
        <w:tabs>
          <w:tab w:val="left" w:pos="720"/>
          <w:tab w:val="left" w:pos="1440"/>
          <w:tab w:val="left" w:pos="2160"/>
        </w:tabs>
        <w:spacing w:before="180" w:after="180" w:line="276" w:lineRule="auto"/>
        <w:ind w:left="2070" w:hanging="630"/>
        <w:contextualSpacing w:val="0"/>
        <w:jc w:val="both"/>
        <w:rPr>
          <w:color w:val="000000"/>
          <w:sz w:val="22"/>
          <w:szCs w:val="22"/>
        </w:rPr>
      </w:pPr>
      <w:r w:rsidRPr="00152FB9">
        <w:rPr>
          <w:color w:val="000000"/>
          <w:sz w:val="22"/>
          <w:szCs w:val="22"/>
        </w:rPr>
        <w:t xml:space="preserve">Custom or practice around tips in </w:t>
      </w:r>
      <w:r w:rsidR="00C91DD1">
        <w:rPr>
          <w:color w:val="000000"/>
          <w:sz w:val="22"/>
          <w:szCs w:val="22"/>
        </w:rPr>
        <w:t>the</w:t>
      </w:r>
      <w:r w:rsidRPr="00152FB9">
        <w:rPr>
          <w:color w:val="000000"/>
          <w:sz w:val="22"/>
          <w:szCs w:val="22"/>
        </w:rPr>
        <w:t xml:space="preserve"> business</w:t>
      </w:r>
      <w:r w:rsidR="00C91DD1">
        <w:rPr>
          <w:color w:val="000000"/>
          <w:sz w:val="22"/>
          <w:szCs w:val="22"/>
        </w:rPr>
        <w:t xml:space="preserve"> that served the customer, </w:t>
      </w:r>
      <w:r w:rsidR="00BE0113">
        <w:rPr>
          <w:color w:val="000000"/>
          <w:sz w:val="22"/>
          <w:szCs w:val="22"/>
        </w:rPr>
        <w:t>whether or not the business also imposes a mandatory charge on the customer.</w:t>
      </w:r>
    </w:p>
    <w:p w14:paraId="3646EB47" w14:textId="4B304C34" w:rsidR="0098552A" w:rsidRPr="00152FB9" w:rsidRDefault="00B8126D" w:rsidP="00152FB9">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Pr>
          <w:b/>
          <w:bCs/>
          <w:color w:val="000000"/>
          <w:sz w:val="22"/>
          <w:szCs w:val="22"/>
        </w:rPr>
        <w:t>1.10.2</w:t>
      </w:r>
      <w:r>
        <w:rPr>
          <w:b/>
          <w:bCs/>
          <w:color w:val="000000"/>
          <w:sz w:val="22"/>
          <w:szCs w:val="22"/>
        </w:rPr>
        <w:tab/>
      </w:r>
      <w:r>
        <w:rPr>
          <w:color w:val="000000"/>
          <w:sz w:val="22"/>
          <w:szCs w:val="22"/>
        </w:rPr>
        <w:t>“Tipped employee” means any employee who</w:t>
      </w:r>
      <w:r>
        <w:rPr>
          <w:sz w:val="22"/>
          <w:szCs w:val="22"/>
        </w:rPr>
        <w:t xml:space="preserve"> </w:t>
      </w:r>
      <w:r>
        <w:rPr>
          <w:color w:val="000000"/>
          <w:sz w:val="22"/>
          <w:szCs w:val="22"/>
        </w:rPr>
        <w:t>regularly receives more than $1.64 per hour in tips</w:t>
      </w:r>
      <w:r>
        <w:rPr>
          <w:sz w:val="22"/>
          <w:szCs w:val="22"/>
        </w:rPr>
        <w:t xml:space="preserve"> (averaged o</w:t>
      </w:r>
      <w:r>
        <w:rPr>
          <w:color w:val="000000"/>
          <w:sz w:val="22"/>
          <w:szCs w:val="22"/>
        </w:rPr>
        <w:t xml:space="preserve">ver any pay period </w:t>
      </w:r>
      <w:r>
        <w:rPr>
          <w:sz w:val="22"/>
          <w:szCs w:val="22"/>
        </w:rPr>
        <w:t>permitted by C.R.S. § 8-4-103).</w:t>
      </w:r>
      <w:r>
        <w:rPr>
          <w:color w:val="000000"/>
          <w:sz w:val="22"/>
          <w:szCs w:val="22"/>
        </w:rPr>
        <w:t xml:space="preserve"> </w:t>
      </w:r>
      <w:r w:rsidR="00BE0113">
        <w:rPr>
          <w:color w:val="000000"/>
          <w:sz w:val="22"/>
          <w:szCs w:val="22"/>
        </w:rPr>
        <w:t xml:space="preserve">A “tipped employee” includes </w:t>
      </w:r>
      <w:r w:rsidR="00A778CB">
        <w:rPr>
          <w:color w:val="000000"/>
          <w:sz w:val="22"/>
          <w:szCs w:val="22"/>
        </w:rPr>
        <w:t xml:space="preserve">an employee </w:t>
      </w:r>
      <w:r w:rsidR="00000000" w:rsidRPr="00152FB9">
        <w:rPr>
          <w:color w:val="000000"/>
          <w:sz w:val="22"/>
          <w:szCs w:val="22"/>
        </w:rPr>
        <w:t>who perform</w:t>
      </w:r>
      <w:r w:rsidR="00A778CB">
        <w:rPr>
          <w:color w:val="000000"/>
          <w:sz w:val="22"/>
          <w:szCs w:val="22"/>
        </w:rPr>
        <w:t>s</w:t>
      </w:r>
      <w:r w:rsidR="00000000" w:rsidRPr="00152FB9">
        <w:rPr>
          <w:color w:val="000000"/>
          <w:sz w:val="22"/>
          <w:szCs w:val="22"/>
        </w:rPr>
        <w:t xml:space="preserve"> significant customer-service functions in contact with patrons — which includes </w:t>
      </w:r>
      <w:r w:rsidR="00A778CB">
        <w:rPr>
          <w:color w:val="000000"/>
          <w:sz w:val="22"/>
          <w:szCs w:val="22"/>
        </w:rPr>
        <w:t xml:space="preserve">an </w:t>
      </w:r>
      <w:r w:rsidR="00000000" w:rsidRPr="00152FB9">
        <w:rPr>
          <w:color w:val="000000"/>
          <w:sz w:val="22"/>
          <w:szCs w:val="22"/>
        </w:rPr>
        <w:t xml:space="preserve">employee with duties typical of the following occupations, whether or not customers tip them directly: servers; bussers (i.e., server helpers); counter personnel who serve customers; sushi or teppanyaki chefs who are similar to counter personnel because they have direct contact and interact with customers, and prepare and serve meals to customers (in bar areas or at tables); service bartenders; bartender assistants or barbacks who are similar to bussers because they learn bartending under the tutelage of a bartender they support and from whom they receive their tips while working in the bar area and interacting with customers; sommeliers who explain </w:t>
      </w:r>
      <w:r w:rsidR="00000000" w:rsidRPr="00152FB9">
        <w:rPr>
          <w:color w:val="000000"/>
          <w:sz w:val="22"/>
          <w:szCs w:val="22"/>
        </w:rPr>
        <w:lastRenderedPageBreak/>
        <w:t xml:space="preserve">the wine list to, bring the selected wine bottle to, and serve wine to customers; and bellhops. </w:t>
      </w:r>
    </w:p>
    <w:p w14:paraId="4C3C33F3" w14:textId="34999EFB" w:rsidR="00A778CB" w:rsidRDefault="00A778CB" w:rsidP="009157B9">
      <w:pPr>
        <w:pStyle w:val="Heading2"/>
        <w:spacing w:line="276" w:lineRule="auto"/>
        <w:ind w:left="1440"/>
        <w:jc w:val="both"/>
        <w:rPr>
          <w:b w:val="0"/>
          <w:bCs w:val="0"/>
          <w:sz w:val="22"/>
          <w:szCs w:val="22"/>
        </w:rPr>
      </w:pPr>
      <w:r>
        <w:rPr>
          <w:sz w:val="22"/>
          <w:szCs w:val="22"/>
        </w:rPr>
        <w:t>1.10.3</w:t>
      </w:r>
      <w:r>
        <w:rPr>
          <w:sz w:val="22"/>
          <w:szCs w:val="22"/>
        </w:rPr>
        <w:tab/>
      </w:r>
      <w:r w:rsidRPr="00A778CB">
        <w:rPr>
          <w:b w:val="0"/>
          <w:bCs w:val="0"/>
          <w:sz w:val="22"/>
          <w:szCs w:val="22"/>
        </w:rPr>
        <w:t>"Tip sharing" or “tip pooling” interchangeably mean any employer-required sharing or allocation of employee tips by redistribution among or to other employees. Tip sharing includes “tipping out” and any other term describing the practice of employer-required redistribution of tips, however the practice is accomplished or whenever the redistribution occurs. “Tip sharing” does not include voluntary sharing of tips between employees with no employer involvement.</w:t>
      </w:r>
    </w:p>
    <w:p w14:paraId="6D5E658F" w14:textId="1FBFDD75" w:rsidR="00A778CB" w:rsidDel="006B2763" w:rsidRDefault="006B2763" w:rsidP="006B2763">
      <w:pPr>
        <w:spacing w:before="160" w:after="160" w:line="276" w:lineRule="auto"/>
        <w:ind w:left="1440" w:hanging="720"/>
        <w:jc w:val="both"/>
        <w:rPr>
          <w:del w:id="0" w:author="Author"/>
          <w:sz w:val="22"/>
          <w:szCs w:val="22"/>
        </w:rPr>
      </w:pPr>
      <w:r>
        <w:rPr>
          <w:b/>
          <w:bCs/>
          <w:sz w:val="22"/>
          <w:szCs w:val="22"/>
        </w:rPr>
        <w:t>1.10.4</w:t>
      </w:r>
      <w:r>
        <w:rPr>
          <w:b/>
          <w:bCs/>
          <w:sz w:val="22"/>
          <w:szCs w:val="22"/>
        </w:rPr>
        <w:tab/>
      </w:r>
      <w:r w:rsidRPr="00152FB9">
        <w:rPr>
          <w:sz w:val="22"/>
          <w:szCs w:val="22"/>
        </w:rPr>
        <w:t xml:space="preserve">"Preestablished basis," as that term is used in C.R.S. § 8-4-103(6), means the employer's required conditions for tip sharing that are sufficiently clear and detailed for each employee to understand the amount and timing relating to his, her, or their tip contributions and distributions, and how the employer will administer the tip sharing. Such conditions may include predetermined factors affected by an employer’s discretion that impact tip sharing only when </w:t>
      </w:r>
      <w:r>
        <w:rPr>
          <w:sz w:val="22"/>
          <w:szCs w:val="22"/>
        </w:rPr>
        <w:t>a</w:t>
      </w:r>
      <w:r w:rsidRPr="00152FB9">
        <w:rPr>
          <w:sz w:val="22"/>
          <w:szCs w:val="22"/>
        </w:rPr>
        <w:t xml:space="preserve"> business necessity requires them, and the employer provides notice of the factor(s) to employees in accordance with Rule 6.1.1(B).</w:t>
      </w:r>
    </w:p>
    <w:p w14:paraId="6CC32570" w14:textId="4F3004F4" w:rsidR="006B2763" w:rsidRDefault="006B2763">
      <w:pPr>
        <w:spacing w:before="160" w:after="160" w:line="276" w:lineRule="auto"/>
        <w:ind w:left="2160" w:hanging="720"/>
        <w:jc w:val="both"/>
        <w:rPr>
          <w:sz w:val="22"/>
          <w:szCs w:val="22"/>
        </w:rPr>
        <w:pPrChange w:id="1" w:author="Author">
          <w:pPr>
            <w:spacing w:before="160" w:after="160" w:line="276" w:lineRule="auto"/>
            <w:ind w:left="1440" w:hanging="720"/>
            <w:jc w:val="both"/>
          </w:pPr>
        </w:pPrChange>
      </w:pPr>
      <w:proofErr w:type="gramStart"/>
      <w:r>
        <w:rPr>
          <w:sz w:val="22"/>
          <w:szCs w:val="22"/>
        </w:rPr>
        <w:t>A</w:t>
      </w:r>
      <w:proofErr w:type="gramEnd"/>
      <w:r>
        <w:rPr>
          <w:sz w:val="22"/>
          <w:szCs w:val="22"/>
        </w:rPr>
        <w:t xml:space="preserve"> “preestablished basis” includes at least: </w:t>
      </w:r>
    </w:p>
    <w:p w14:paraId="589FC51B" w14:textId="44795777" w:rsidR="006B2763" w:rsidRPr="00152FB9" w:rsidRDefault="006B2763" w:rsidP="00152FB9">
      <w:pPr>
        <w:pStyle w:val="ListParagraph"/>
        <w:numPr>
          <w:ilvl w:val="0"/>
          <w:numId w:val="123"/>
        </w:numPr>
        <w:spacing w:before="160" w:after="160" w:line="276" w:lineRule="auto"/>
        <w:ind w:left="2160" w:hanging="720"/>
        <w:contextualSpacing w:val="0"/>
        <w:jc w:val="both"/>
        <w:rPr>
          <w:sz w:val="22"/>
          <w:szCs w:val="22"/>
        </w:rPr>
      </w:pPr>
      <w:r w:rsidRPr="00152FB9">
        <w:rPr>
          <w:sz w:val="22"/>
          <w:szCs w:val="22"/>
        </w:rPr>
        <w:t>All mathematical formulas used in calculating tip contributions and distributions, and an explanation of how the formulas are applied and what data are input into the formula</w:t>
      </w:r>
      <w:r w:rsidR="00BF38DD">
        <w:rPr>
          <w:sz w:val="22"/>
          <w:szCs w:val="22"/>
        </w:rPr>
        <w:t>;</w:t>
      </w:r>
    </w:p>
    <w:p w14:paraId="045992D3" w14:textId="599B00B8" w:rsidR="006B2763" w:rsidRPr="00152FB9" w:rsidRDefault="006B2763" w:rsidP="00152FB9">
      <w:pPr>
        <w:pStyle w:val="ListParagraph"/>
        <w:numPr>
          <w:ilvl w:val="0"/>
          <w:numId w:val="123"/>
        </w:numPr>
        <w:spacing w:before="160" w:after="160" w:line="276" w:lineRule="auto"/>
        <w:ind w:left="2160" w:hanging="720"/>
        <w:contextualSpacing w:val="0"/>
        <w:jc w:val="both"/>
        <w:rPr>
          <w:sz w:val="22"/>
          <w:szCs w:val="22"/>
        </w:rPr>
      </w:pPr>
      <w:r w:rsidRPr="00152FB9">
        <w:rPr>
          <w:sz w:val="22"/>
          <w:szCs w:val="22"/>
        </w:rPr>
        <w:t>The amount tipped employees will be required to contribute as a number or percentage, which may be based on sales, tips, or another quantifiable number reasonably related to the tips earned and received</w:t>
      </w:r>
      <w:r w:rsidR="00BF38DD">
        <w:rPr>
          <w:sz w:val="22"/>
          <w:szCs w:val="22"/>
        </w:rPr>
        <w:t>;</w:t>
      </w:r>
    </w:p>
    <w:p w14:paraId="7B625F59" w14:textId="7927FC2D" w:rsidR="006B2763" w:rsidRPr="00152FB9" w:rsidRDefault="006B2763" w:rsidP="00152FB9">
      <w:pPr>
        <w:pStyle w:val="ListParagraph"/>
        <w:numPr>
          <w:ilvl w:val="0"/>
          <w:numId w:val="123"/>
        </w:numPr>
        <w:spacing w:before="160" w:after="160" w:line="276" w:lineRule="auto"/>
        <w:ind w:left="2160" w:hanging="720"/>
        <w:contextualSpacing w:val="0"/>
        <w:jc w:val="both"/>
        <w:rPr>
          <w:sz w:val="22"/>
          <w:szCs w:val="22"/>
        </w:rPr>
      </w:pPr>
      <w:r w:rsidRPr="00152FB9">
        <w:rPr>
          <w:sz w:val="22"/>
          <w:szCs w:val="22"/>
        </w:rPr>
        <w:t>A way to identify, by name and job title, each employee who will receive distributions from tip sharing in any given pay period covered by the preestablished basis</w:t>
      </w:r>
      <w:r w:rsidR="00BF38DD">
        <w:rPr>
          <w:sz w:val="22"/>
          <w:szCs w:val="22"/>
        </w:rPr>
        <w:t>; and</w:t>
      </w:r>
      <w:r w:rsidRPr="00152FB9">
        <w:rPr>
          <w:sz w:val="22"/>
          <w:szCs w:val="22"/>
        </w:rPr>
        <w:t xml:space="preserve"> </w:t>
      </w:r>
    </w:p>
    <w:p w14:paraId="07F0CA1A" w14:textId="2C5587CB" w:rsidR="006B2763" w:rsidRPr="00152FB9" w:rsidRDefault="006B2763" w:rsidP="00152FB9">
      <w:pPr>
        <w:pStyle w:val="ListParagraph"/>
        <w:numPr>
          <w:ilvl w:val="0"/>
          <w:numId w:val="123"/>
        </w:numPr>
        <w:spacing w:before="160" w:after="160" w:line="276" w:lineRule="auto"/>
        <w:ind w:left="2160" w:hanging="720"/>
        <w:contextualSpacing w:val="0"/>
        <w:jc w:val="both"/>
        <w:rPr>
          <w:sz w:val="22"/>
          <w:szCs w:val="22"/>
        </w:rPr>
      </w:pPr>
      <w:r w:rsidRPr="00152FB9">
        <w:rPr>
          <w:sz w:val="22"/>
          <w:szCs w:val="22"/>
        </w:rPr>
        <w:t xml:space="preserve">A clear and complete explanation of how tip distributions will be determined, including the relative weight and method for quantifying each factor. </w:t>
      </w:r>
      <w:r>
        <w:rPr>
          <w:sz w:val="22"/>
          <w:szCs w:val="22"/>
        </w:rPr>
        <w:t xml:space="preserve">If a factor impacts tip distributions, the explanation </w:t>
      </w:r>
      <w:r w:rsidRPr="00152FB9">
        <w:rPr>
          <w:sz w:val="22"/>
          <w:szCs w:val="22"/>
        </w:rPr>
        <w:t>must include:</w:t>
      </w:r>
    </w:p>
    <w:p w14:paraId="16893786" w14:textId="77777777" w:rsidR="006B2763" w:rsidRDefault="006B2763" w:rsidP="009157B9">
      <w:pPr>
        <w:pStyle w:val="ListParagraph"/>
        <w:numPr>
          <w:ilvl w:val="1"/>
          <w:numId w:val="123"/>
        </w:numPr>
        <w:spacing w:before="160" w:after="160" w:line="276" w:lineRule="auto"/>
        <w:ind w:left="2880" w:hanging="720"/>
        <w:contextualSpacing w:val="0"/>
        <w:jc w:val="both"/>
        <w:rPr>
          <w:sz w:val="22"/>
          <w:szCs w:val="22"/>
        </w:rPr>
      </w:pPr>
      <w:r w:rsidRPr="00152FB9">
        <w:rPr>
          <w:sz w:val="22"/>
          <w:szCs w:val="22"/>
        </w:rPr>
        <w:t>The percentage of distributions by job title(s).</w:t>
      </w:r>
    </w:p>
    <w:p w14:paraId="199B9950" w14:textId="7822A6AB" w:rsidR="006B2763" w:rsidRDefault="006B2763" w:rsidP="009157B9">
      <w:pPr>
        <w:pStyle w:val="ListParagraph"/>
        <w:numPr>
          <w:ilvl w:val="1"/>
          <w:numId w:val="123"/>
        </w:numPr>
        <w:spacing w:before="160" w:after="160" w:line="276" w:lineRule="auto"/>
        <w:ind w:left="2880" w:hanging="720"/>
        <w:contextualSpacing w:val="0"/>
        <w:jc w:val="both"/>
        <w:rPr>
          <w:sz w:val="22"/>
          <w:szCs w:val="22"/>
        </w:rPr>
      </w:pPr>
      <w:r w:rsidRPr="00152FB9">
        <w:rPr>
          <w:sz w:val="22"/>
          <w:szCs w:val="22"/>
        </w:rPr>
        <w:t>Whether hours worked impact distribution, and if so</w:t>
      </w:r>
      <w:r>
        <w:rPr>
          <w:sz w:val="22"/>
          <w:szCs w:val="22"/>
        </w:rPr>
        <w:t>,</w:t>
      </w:r>
      <w:r w:rsidRPr="00152FB9">
        <w:rPr>
          <w:sz w:val="22"/>
          <w:szCs w:val="22"/>
        </w:rPr>
        <w:t xml:space="preserve"> how the number of hours is calculated. This includes, at minimum, whether the number is measured by hours scheduled or worked, any rounding of hours, and whether sick or other leave is included in hours.</w:t>
      </w:r>
    </w:p>
    <w:p w14:paraId="3AE3D3A1" w14:textId="4EEF84EF" w:rsidR="00A778CB" w:rsidRPr="006B2763" w:rsidRDefault="006B2763" w:rsidP="00152FB9">
      <w:pPr>
        <w:pStyle w:val="ListParagraph"/>
        <w:numPr>
          <w:ilvl w:val="1"/>
          <w:numId w:val="123"/>
        </w:numPr>
        <w:spacing w:before="160" w:after="160" w:line="276" w:lineRule="auto"/>
        <w:ind w:left="2880" w:hanging="720"/>
        <w:contextualSpacing w:val="0"/>
        <w:jc w:val="both"/>
        <w:rPr>
          <w:sz w:val="22"/>
          <w:szCs w:val="22"/>
        </w:rPr>
      </w:pPr>
      <w:r w:rsidRPr="00152FB9">
        <w:rPr>
          <w:sz w:val="22"/>
          <w:szCs w:val="22"/>
        </w:rPr>
        <w:t>Whether the type of shift (e.g., time of day, day, or event) or other factors impact distribution, and if so</w:t>
      </w:r>
      <w:r w:rsidR="00BF38DD">
        <w:rPr>
          <w:sz w:val="22"/>
          <w:szCs w:val="22"/>
        </w:rPr>
        <w:t>,</w:t>
      </w:r>
      <w:r w:rsidRPr="00152FB9">
        <w:rPr>
          <w:sz w:val="22"/>
          <w:szCs w:val="22"/>
        </w:rPr>
        <w:t xml:space="preserve"> the quantifiable impact of these factors.</w:t>
      </w:r>
    </w:p>
    <w:p w14:paraId="09B849F4" w14:textId="1C8524DC" w:rsidR="000C3911" w:rsidRPr="000C3911" w:rsidRDefault="000C3911" w:rsidP="000C3911">
      <w:pPr>
        <w:pStyle w:val="Heading2"/>
        <w:spacing w:line="276" w:lineRule="auto"/>
        <w:jc w:val="center"/>
        <w:rPr>
          <w:b w:val="0"/>
          <w:bCs w:val="0"/>
          <w:sz w:val="22"/>
          <w:szCs w:val="22"/>
        </w:rPr>
      </w:pPr>
      <w:r>
        <w:rPr>
          <w:b w:val="0"/>
          <w:bCs w:val="0"/>
          <w:sz w:val="22"/>
          <w:szCs w:val="22"/>
        </w:rPr>
        <w:t> . . . </w:t>
      </w:r>
    </w:p>
    <w:p w14:paraId="17421FA2" w14:textId="29C615C4" w:rsidR="00C01509" w:rsidRPr="00C01509" w:rsidRDefault="00000000" w:rsidP="00152FB9">
      <w:pPr>
        <w:pStyle w:val="Heading2"/>
        <w:keepNext/>
        <w:keepLines/>
        <w:spacing w:line="276" w:lineRule="auto"/>
        <w:rPr>
          <w:sz w:val="22"/>
          <w:szCs w:val="22"/>
        </w:rPr>
      </w:pPr>
      <w:r>
        <w:rPr>
          <w:sz w:val="22"/>
          <w:szCs w:val="22"/>
        </w:rPr>
        <w:lastRenderedPageBreak/>
        <w:t>Rule 2.</w:t>
      </w:r>
      <w:r>
        <w:rPr>
          <w:sz w:val="22"/>
          <w:szCs w:val="22"/>
        </w:rPr>
        <w:tab/>
        <w:t>Coverage and Exemptions</w:t>
      </w:r>
    </w:p>
    <w:p w14:paraId="6970D54A" w14:textId="77777777" w:rsidR="0098552A" w:rsidRDefault="00000000" w:rsidP="00152FB9">
      <w:pPr>
        <w:pStyle w:val="Heading3"/>
        <w:keepNext/>
        <w:keepLines/>
        <w:spacing w:line="276" w:lineRule="auto"/>
        <w:jc w:val="both"/>
        <w:rPr>
          <w:sz w:val="22"/>
          <w:szCs w:val="22"/>
        </w:rPr>
      </w:pPr>
      <w:r w:rsidRPr="00AB7933">
        <w:rPr>
          <w:b/>
          <w:bCs/>
          <w:sz w:val="22"/>
          <w:szCs w:val="22"/>
        </w:rPr>
        <w:t>2.1</w:t>
      </w:r>
      <w:r>
        <w:rPr>
          <w:sz w:val="22"/>
          <w:szCs w:val="22"/>
        </w:rPr>
        <w:tab/>
        <w:t>Scope of coverage. The COMPS Order regulates wages, hours, working conditions, and procedures for all employers and employees for work performed within Colorado, with the exceptions and exemptions contained within Rule 2.</w:t>
      </w:r>
    </w:p>
    <w:p w14:paraId="28B3577E" w14:textId="2D4835E6" w:rsidR="0098552A" w:rsidRDefault="00000000" w:rsidP="007312FE">
      <w:pPr>
        <w:pStyle w:val="Heading3"/>
        <w:spacing w:line="276" w:lineRule="auto"/>
        <w:jc w:val="both"/>
        <w:rPr>
          <w:sz w:val="22"/>
          <w:szCs w:val="22"/>
        </w:rPr>
      </w:pPr>
      <w:r w:rsidRPr="00AB7933">
        <w:rPr>
          <w:b/>
          <w:bCs/>
          <w:sz w:val="22"/>
          <w:szCs w:val="22"/>
        </w:rPr>
        <w:t>2.2</w:t>
      </w:r>
      <w:r>
        <w:rPr>
          <w:sz w:val="22"/>
          <w:szCs w:val="22"/>
        </w:rPr>
        <w:tab/>
        <w:t>Exemption from all except Rules 1, 2, and 8. The following are exempt from the COMPS Order except Rules 1 (Authority and Definitions), 2 (Coverage and Exemptions), and 8</w:t>
      </w:r>
      <w:r w:rsidR="00040FC4">
        <w:rPr>
          <w:sz w:val="22"/>
          <w:szCs w:val="22"/>
        </w:rPr>
        <w:t> </w:t>
      </w:r>
      <w:r>
        <w:rPr>
          <w:sz w:val="22"/>
          <w:szCs w:val="22"/>
        </w:rPr>
        <w:t>(Administration and Interpretation).</w:t>
      </w:r>
    </w:p>
    <w:p w14:paraId="03304DED" w14:textId="64C88077" w:rsidR="0098552A" w:rsidRDefault="00000000" w:rsidP="002D4470">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AB7933">
        <w:rPr>
          <w:b/>
          <w:bCs/>
          <w:color w:val="000000"/>
          <w:sz w:val="22"/>
          <w:szCs w:val="22"/>
        </w:rPr>
        <w:t>2.2.1</w:t>
      </w:r>
      <w:r>
        <w:rPr>
          <w:color w:val="000000"/>
          <w:sz w:val="22"/>
          <w:szCs w:val="22"/>
        </w:rPr>
        <w:tab/>
      </w:r>
      <w:r w:rsidRPr="00040FC4">
        <w:rPr>
          <w:color w:val="000000"/>
          <w:sz w:val="22"/>
          <w:szCs w:val="22"/>
        </w:rPr>
        <w:t>Administrative employees.</w:t>
      </w:r>
      <w:r>
        <w:rPr>
          <w:color w:val="000000"/>
          <w:sz w:val="22"/>
          <w:szCs w:val="22"/>
        </w:rPr>
        <w:t xml:space="preserve"> This exemption covers a salaried employee, paid at least the applicable salary in Rule 2.5</w:t>
      </w:r>
      <w:r>
        <w:rPr>
          <w:sz w:val="22"/>
          <w:szCs w:val="22"/>
        </w:rPr>
        <w:t xml:space="preserve"> as specified for the applicable year in the PAY CALC Order</w:t>
      </w:r>
      <w:r>
        <w:rPr>
          <w:color w:val="000000"/>
          <w:sz w:val="22"/>
          <w:szCs w:val="22"/>
        </w:rPr>
        <w:t xml:space="preserve">, who directly serves an executive, and regularly performs duties important to the decision-making process of that executive. </w:t>
      </w:r>
      <w:r w:rsidRPr="00040FC4">
        <w:rPr>
          <w:color w:val="000000"/>
          <w:sz w:val="22"/>
          <w:szCs w:val="22"/>
        </w:rPr>
        <w:t>The executive and employee</w:t>
      </w:r>
      <w:r w:rsidR="00657429">
        <w:rPr>
          <w:color w:val="000000"/>
          <w:sz w:val="22"/>
          <w:szCs w:val="22"/>
        </w:rPr>
        <w:t xml:space="preserve"> who serves the executive</w:t>
      </w:r>
      <w:r>
        <w:rPr>
          <w:color w:val="000000"/>
          <w:sz w:val="22"/>
          <w:szCs w:val="22"/>
        </w:rPr>
        <w:t xml:space="preserve"> must regularly exercise independent judgment and discretion in matters of significance, with a primary duty that is non-manual in nature and directly related to management policies or general business operations.</w:t>
      </w:r>
    </w:p>
    <w:p w14:paraId="6F2A25B5" w14:textId="77777777" w:rsidR="0098552A"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AB7933">
        <w:rPr>
          <w:b/>
          <w:bCs/>
          <w:color w:val="000000"/>
          <w:sz w:val="22"/>
          <w:szCs w:val="22"/>
        </w:rPr>
        <w:t>2.2.2</w:t>
      </w:r>
      <w:r>
        <w:rPr>
          <w:color w:val="000000"/>
          <w:sz w:val="22"/>
          <w:szCs w:val="22"/>
        </w:rPr>
        <w:tab/>
        <w:t xml:space="preserve">Executives or supervisors. This exemption covers a salaried employee, paid at least the applicable salary in Rule 2.5 </w:t>
      </w:r>
      <w:r>
        <w:rPr>
          <w:sz w:val="22"/>
          <w:szCs w:val="22"/>
        </w:rPr>
        <w:t>as specified for the applicable year in the PAY CALC Order</w:t>
      </w:r>
      <w:r>
        <w:rPr>
          <w:color w:val="000000"/>
          <w:sz w:val="22"/>
          <w:szCs w:val="22"/>
        </w:rPr>
        <w:t>, who supervises the work of at least two full-time employees and has the authority to hire and fire, or to effectively recommend such action. The employee must spend a minimum of 50% of the workweek in duties directly related to supervision.</w:t>
      </w:r>
    </w:p>
    <w:p w14:paraId="1A4291F1" w14:textId="77777777" w:rsidR="00C01509"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AB7933">
        <w:rPr>
          <w:b/>
          <w:bCs/>
          <w:color w:val="000000"/>
          <w:sz w:val="22"/>
          <w:szCs w:val="22"/>
        </w:rPr>
        <w:t>2.2.3</w:t>
      </w:r>
      <w:r>
        <w:rPr>
          <w:color w:val="000000"/>
          <w:sz w:val="22"/>
          <w:szCs w:val="22"/>
        </w:rPr>
        <w:tab/>
        <w:t xml:space="preserve">Professional employees. This exemption covers a salaried employee, paid at least the applicable salary in Rule 2.5 </w:t>
      </w:r>
      <w:r>
        <w:rPr>
          <w:sz w:val="22"/>
          <w:szCs w:val="22"/>
        </w:rPr>
        <w:t>as specified for the applicable year in the PAY CALC Order</w:t>
      </w:r>
      <w:r>
        <w:rPr>
          <w:color w:val="000000"/>
          <w:sz w:val="22"/>
          <w:szCs w:val="22"/>
        </w:rPr>
        <w:t>, employed in a field of endeavor whose primary duty is work that requires</w:t>
      </w:r>
      <w:r w:rsidR="00C01509">
        <w:rPr>
          <w:color w:val="000000"/>
          <w:sz w:val="22"/>
          <w:szCs w:val="22"/>
        </w:rPr>
        <w:t>:</w:t>
      </w:r>
    </w:p>
    <w:p w14:paraId="447F9BEC" w14:textId="0597078E" w:rsidR="002D4470" w:rsidRDefault="00000000" w:rsidP="00152FB9">
      <w:pPr>
        <w:pBdr>
          <w:top w:val="nil"/>
          <w:left w:val="nil"/>
          <w:bottom w:val="nil"/>
          <w:right w:val="nil"/>
          <w:between w:val="nil"/>
        </w:pBdr>
        <w:tabs>
          <w:tab w:val="left" w:pos="720"/>
          <w:tab w:val="left" w:pos="1440"/>
          <w:tab w:val="left" w:pos="2160"/>
        </w:tabs>
        <w:spacing w:before="180" w:line="276" w:lineRule="auto"/>
        <w:ind w:left="2160" w:hanging="720"/>
        <w:jc w:val="both"/>
        <w:rPr>
          <w:color w:val="000000"/>
          <w:sz w:val="22"/>
          <w:szCs w:val="22"/>
        </w:rPr>
      </w:pPr>
      <w:r w:rsidRPr="00F3017E">
        <w:rPr>
          <w:b/>
          <w:bCs/>
          <w:color w:val="000000"/>
          <w:sz w:val="22"/>
          <w:szCs w:val="22"/>
        </w:rPr>
        <w:t>(A)</w:t>
      </w:r>
      <w:r>
        <w:rPr>
          <w:color w:val="000000"/>
          <w:sz w:val="22"/>
          <w:szCs w:val="22"/>
        </w:rPr>
        <w:t xml:space="preserve"> </w:t>
      </w:r>
      <w:r w:rsidR="002D4470">
        <w:rPr>
          <w:color w:val="000000"/>
          <w:sz w:val="22"/>
          <w:szCs w:val="22"/>
        </w:rPr>
        <w:tab/>
      </w:r>
      <w:r>
        <w:rPr>
          <w:color w:val="000000"/>
          <w:sz w:val="22"/>
          <w:szCs w:val="22"/>
        </w:rPr>
        <w:t xml:space="preserve">the consistent exercise of discretion and judgment, as distinguished from routine work that is mental, manual, mechanical or physical, and </w:t>
      </w:r>
    </w:p>
    <w:p w14:paraId="182D378D" w14:textId="69D3E549" w:rsidR="002D4470" w:rsidRDefault="00000000" w:rsidP="00152FB9">
      <w:pPr>
        <w:pBdr>
          <w:top w:val="nil"/>
          <w:left w:val="nil"/>
          <w:bottom w:val="nil"/>
          <w:right w:val="nil"/>
          <w:between w:val="nil"/>
        </w:pBdr>
        <w:tabs>
          <w:tab w:val="left" w:pos="720"/>
          <w:tab w:val="left" w:pos="1440"/>
          <w:tab w:val="left" w:pos="2160"/>
        </w:tabs>
        <w:spacing w:before="180" w:line="276" w:lineRule="auto"/>
        <w:ind w:left="2160" w:hanging="720"/>
        <w:jc w:val="both"/>
        <w:rPr>
          <w:color w:val="000000"/>
          <w:sz w:val="22"/>
          <w:szCs w:val="22"/>
        </w:rPr>
      </w:pPr>
      <w:r w:rsidRPr="00F3017E">
        <w:rPr>
          <w:b/>
          <w:bCs/>
          <w:color w:val="000000"/>
          <w:sz w:val="22"/>
          <w:szCs w:val="22"/>
        </w:rPr>
        <w:t>(B)</w:t>
      </w:r>
      <w:r>
        <w:rPr>
          <w:color w:val="000000"/>
          <w:sz w:val="22"/>
          <w:szCs w:val="22"/>
        </w:rPr>
        <w:t xml:space="preserve"> </w:t>
      </w:r>
      <w:r w:rsidR="002D4470">
        <w:rPr>
          <w:color w:val="000000"/>
          <w:sz w:val="22"/>
          <w:szCs w:val="22"/>
        </w:rPr>
        <w:tab/>
      </w:r>
      <w:r>
        <w:rPr>
          <w:color w:val="000000"/>
          <w:sz w:val="22"/>
          <w:szCs w:val="22"/>
        </w:rPr>
        <w:t>either</w:t>
      </w:r>
      <w:r w:rsidR="002D4470">
        <w:rPr>
          <w:color w:val="000000"/>
          <w:sz w:val="22"/>
          <w:szCs w:val="22"/>
        </w:rPr>
        <w:t>:</w:t>
      </w:r>
      <w:r>
        <w:rPr>
          <w:color w:val="000000"/>
          <w:sz w:val="22"/>
          <w:szCs w:val="22"/>
        </w:rPr>
        <w:t xml:space="preserve"> </w:t>
      </w:r>
      <w:r w:rsidRPr="00F3017E">
        <w:rPr>
          <w:b/>
          <w:bCs/>
          <w:color w:val="000000"/>
          <w:sz w:val="22"/>
          <w:szCs w:val="22"/>
        </w:rPr>
        <w:t>(1)</w:t>
      </w:r>
      <w:r>
        <w:rPr>
          <w:color w:val="000000"/>
          <w:sz w:val="22"/>
          <w:szCs w:val="22"/>
        </w:rPr>
        <w:t xml:space="preserve"> knowledge of an advanced type in a field of science or learning customarily acquired by a prolonged course of specialized intellectual instruction and study, or </w:t>
      </w:r>
      <w:r w:rsidRPr="00F3017E">
        <w:rPr>
          <w:b/>
          <w:bCs/>
          <w:color w:val="000000"/>
          <w:sz w:val="22"/>
          <w:szCs w:val="22"/>
        </w:rPr>
        <w:t>(2)</w:t>
      </w:r>
      <w:r>
        <w:rPr>
          <w:color w:val="000000"/>
          <w:sz w:val="22"/>
          <w:szCs w:val="22"/>
        </w:rPr>
        <w:t xml:space="preserve"> invention, imagination, originality or talent in a recognized </w:t>
      </w:r>
      <w:r>
        <w:rPr>
          <w:sz w:val="22"/>
          <w:szCs w:val="22"/>
        </w:rPr>
        <w:t>field</w:t>
      </w:r>
      <w:r>
        <w:rPr>
          <w:color w:val="000000"/>
          <w:sz w:val="22"/>
          <w:szCs w:val="22"/>
        </w:rPr>
        <w:t xml:space="preserve"> o</w:t>
      </w:r>
      <w:r>
        <w:rPr>
          <w:sz w:val="22"/>
          <w:szCs w:val="22"/>
        </w:rPr>
        <w:t>f</w:t>
      </w:r>
      <w:r>
        <w:rPr>
          <w:color w:val="000000"/>
          <w:sz w:val="22"/>
          <w:szCs w:val="22"/>
        </w:rPr>
        <w:t xml:space="preserve"> artistic or creative endeavor (as opposed to routine mental, manual, mechanical or physical work, or work that primarily depends on intelligence, diligence and accuracy). </w:t>
      </w:r>
    </w:p>
    <w:p w14:paraId="3EF57BD4" w14:textId="03456480" w:rsidR="0098552A" w:rsidRDefault="00000000" w:rsidP="00152FB9">
      <w:pPr>
        <w:pBdr>
          <w:top w:val="nil"/>
          <w:left w:val="nil"/>
          <w:bottom w:val="nil"/>
          <w:right w:val="nil"/>
          <w:between w:val="nil"/>
        </w:pBdr>
        <w:tabs>
          <w:tab w:val="left" w:pos="720"/>
          <w:tab w:val="left" w:pos="1440"/>
          <w:tab w:val="left" w:pos="2160"/>
        </w:tabs>
        <w:spacing w:before="180" w:line="276" w:lineRule="auto"/>
        <w:ind w:left="1440"/>
        <w:jc w:val="both"/>
        <w:rPr>
          <w:color w:val="000000"/>
          <w:sz w:val="22"/>
          <w:szCs w:val="22"/>
        </w:rPr>
      </w:pPr>
      <w:r>
        <w:rPr>
          <w:color w:val="000000"/>
          <w:sz w:val="22"/>
          <w:szCs w:val="22"/>
        </w:rPr>
        <w:t xml:space="preserve">The professional employee must be employed in the field in which </w:t>
      </w:r>
      <w:r w:rsidR="00524E39">
        <w:rPr>
          <w:color w:val="000000"/>
          <w:sz w:val="22"/>
          <w:szCs w:val="22"/>
        </w:rPr>
        <w:t>they were</w:t>
      </w:r>
      <w:r>
        <w:rPr>
          <w:color w:val="000000"/>
          <w:sz w:val="22"/>
          <w:szCs w:val="22"/>
        </w:rPr>
        <w:t xml:space="preserve"> trained.</w:t>
      </w:r>
    </w:p>
    <w:p w14:paraId="6A9C5425" w14:textId="6B3EDF9C" w:rsidR="0098552A"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AB7933">
        <w:rPr>
          <w:b/>
          <w:bCs/>
          <w:color w:val="000000"/>
          <w:sz w:val="22"/>
          <w:szCs w:val="22"/>
        </w:rPr>
        <w:t>2.2.4</w:t>
      </w:r>
      <w:r>
        <w:rPr>
          <w:color w:val="000000"/>
          <w:sz w:val="22"/>
          <w:szCs w:val="22"/>
        </w:rPr>
        <w:tab/>
        <w:t>Outside salespersons. This exemption covers an employee working primarily away from the employer</w:t>
      </w:r>
      <w:r>
        <w:rPr>
          <w:sz w:val="22"/>
          <w:szCs w:val="22"/>
        </w:rPr>
        <w:t>’</w:t>
      </w:r>
      <w:r>
        <w:rPr>
          <w:color w:val="000000"/>
          <w:sz w:val="22"/>
          <w:szCs w:val="22"/>
        </w:rPr>
        <w:t xml:space="preserve">s place of business or enterprise for the purpose of making sales or obtaining orders or contracts for any commodities, articles, goods, real estate, wares, merchandise, or services. The employee must spend a minimum of 80% of the workweek in activities directly related to </w:t>
      </w:r>
      <w:r w:rsidR="00952B92">
        <w:rPr>
          <w:color w:val="000000"/>
          <w:sz w:val="22"/>
          <w:szCs w:val="22"/>
        </w:rPr>
        <w:t>their</w:t>
      </w:r>
      <w:r>
        <w:rPr>
          <w:color w:val="000000"/>
          <w:sz w:val="22"/>
          <w:szCs w:val="22"/>
        </w:rPr>
        <w:t xml:space="preserve"> own outside sales.</w:t>
      </w:r>
    </w:p>
    <w:p w14:paraId="0A55115F" w14:textId="77777777" w:rsidR="0098552A"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AB7933">
        <w:rPr>
          <w:b/>
          <w:bCs/>
          <w:color w:val="000000"/>
          <w:sz w:val="22"/>
          <w:szCs w:val="22"/>
        </w:rPr>
        <w:t>2.2.5</w:t>
      </w:r>
      <w:r>
        <w:rPr>
          <w:color w:val="000000"/>
          <w:sz w:val="22"/>
          <w:szCs w:val="22"/>
        </w:rPr>
        <w:tab/>
        <w:t>Owners or proprietors. This exemption covers a full-time employee actively engaged in management of the employer who either:</w:t>
      </w:r>
    </w:p>
    <w:p w14:paraId="7C881BA3" w14:textId="37BE8489" w:rsidR="0098552A" w:rsidRPr="00F3017E" w:rsidRDefault="00000000" w:rsidP="007312FE">
      <w:pPr>
        <w:pStyle w:val="ListParagraph"/>
        <w:numPr>
          <w:ilvl w:val="0"/>
          <w:numId w:val="24"/>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lastRenderedPageBreak/>
        <w:t>owns at least a bona fide 20% equity interest in the employer; or</w:t>
      </w:r>
    </w:p>
    <w:p w14:paraId="0C9929EA" w14:textId="52E9F768" w:rsidR="0098552A" w:rsidRPr="00F3017E" w:rsidRDefault="00000000" w:rsidP="007312FE">
      <w:pPr>
        <w:pStyle w:val="ListParagraph"/>
        <w:numPr>
          <w:ilvl w:val="0"/>
          <w:numId w:val="24"/>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 xml:space="preserve">for a non-profit employer, is the highest-ranked and highest-paid employee, and is paid at least the salary threshold in Rule 2.5 </w:t>
      </w:r>
      <w:r w:rsidRPr="00F3017E">
        <w:rPr>
          <w:sz w:val="22"/>
          <w:szCs w:val="22"/>
        </w:rPr>
        <w:t>as specified for the applicable year in the PAY CALC Order</w:t>
      </w:r>
      <w:r w:rsidRPr="00F3017E">
        <w:rPr>
          <w:color w:val="000000"/>
          <w:sz w:val="22"/>
          <w:szCs w:val="22"/>
        </w:rPr>
        <w:t>.</w:t>
      </w:r>
    </w:p>
    <w:p w14:paraId="6AE9A67C" w14:textId="77777777" w:rsidR="0098552A"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AB7933">
        <w:rPr>
          <w:b/>
          <w:bCs/>
          <w:color w:val="000000"/>
          <w:sz w:val="22"/>
          <w:szCs w:val="22"/>
        </w:rPr>
        <w:t>2.2.6</w:t>
      </w:r>
      <w:r>
        <w:rPr>
          <w:color w:val="000000"/>
          <w:sz w:val="22"/>
          <w:szCs w:val="22"/>
        </w:rPr>
        <w:tab/>
        <w:t>Taxi cab drivers employed by a taxi service provider licensed by a state or local government.</w:t>
      </w:r>
    </w:p>
    <w:p w14:paraId="20A4D0E5" w14:textId="77777777" w:rsidR="0098552A"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AB7933">
        <w:rPr>
          <w:b/>
          <w:bCs/>
          <w:color w:val="000000"/>
          <w:sz w:val="22"/>
          <w:szCs w:val="22"/>
        </w:rPr>
        <w:t>2.2.7</w:t>
      </w:r>
      <w:r>
        <w:rPr>
          <w:color w:val="000000"/>
          <w:sz w:val="22"/>
          <w:szCs w:val="22"/>
        </w:rPr>
        <w:tab/>
        <w:t>In-residence workers. This exemption covers the below-listed in-residence employees.</w:t>
      </w:r>
    </w:p>
    <w:p w14:paraId="6DEE9FC1" w14:textId="525995D1" w:rsidR="0098552A" w:rsidRPr="00F3017E" w:rsidRDefault="00000000" w:rsidP="007312FE">
      <w:pPr>
        <w:pStyle w:val="ListParagraph"/>
        <w:numPr>
          <w:ilvl w:val="0"/>
          <w:numId w:val="26"/>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Casual babysitters employed in private residences directly by households, or directly by family members of the individual(s) receiving care from the babysitter.</w:t>
      </w:r>
    </w:p>
    <w:p w14:paraId="7673A2A6" w14:textId="51D54E30" w:rsidR="0098552A" w:rsidRPr="00F3017E" w:rsidRDefault="00000000" w:rsidP="007312FE">
      <w:pPr>
        <w:pStyle w:val="ListParagraph"/>
        <w:numPr>
          <w:ilvl w:val="0"/>
          <w:numId w:val="26"/>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Property managers residing on-premises at the property they manage.</w:t>
      </w:r>
    </w:p>
    <w:p w14:paraId="4D33BE1A" w14:textId="7F256A6A" w:rsidR="0098552A" w:rsidRPr="00F3017E" w:rsidRDefault="00000000" w:rsidP="007312FE">
      <w:pPr>
        <w:pStyle w:val="ListParagraph"/>
        <w:numPr>
          <w:ilvl w:val="0"/>
          <w:numId w:val="26"/>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Student residence workers working in premises where they reside for sororities, fraternities, college clubs, or dormitories.</w:t>
      </w:r>
    </w:p>
    <w:p w14:paraId="5510D8C4" w14:textId="151E201B" w:rsidR="0098552A" w:rsidRPr="00F3017E" w:rsidRDefault="00000000" w:rsidP="007312FE">
      <w:pPr>
        <w:pStyle w:val="ListParagraph"/>
        <w:numPr>
          <w:ilvl w:val="0"/>
          <w:numId w:val="26"/>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 xml:space="preserve">Laundry workers who </w:t>
      </w:r>
      <w:r w:rsidRPr="00F3017E">
        <w:rPr>
          <w:b/>
          <w:bCs/>
          <w:color w:val="000000"/>
          <w:sz w:val="22"/>
          <w:szCs w:val="22"/>
        </w:rPr>
        <w:t>(</w:t>
      </w:r>
      <w:r w:rsidR="002D4470">
        <w:rPr>
          <w:b/>
          <w:bCs/>
          <w:color w:val="000000"/>
          <w:sz w:val="22"/>
          <w:szCs w:val="22"/>
        </w:rPr>
        <w:t>1</w:t>
      </w:r>
      <w:r w:rsidRPr="00F3017E">
        <w:rPr>
          <w:b/>
          <w:bCs/>
          <w:color w:val="000000"/>
          <w:sz w:val="22"/>
          <w:szCs w:val="22"/>
        </w:rPr>
        <w:t>)</w:t>
      </w:r>
      <w:r w:rsidRPr="00F3017E">
        <w:rPr>
          <w:color w:val="000000"/>
          <w:sz w:val="22"/>
          <w:szCs w:val="22"/>
        </w:rPr>
        <w:t xml:space="preserve"> are inmates, patients, or residents of charitable institutions, and </w:t>
      </w:r>
      <w:r w:rsidRPr="00F3017E">
        <w:rPr>
          <w:b/>
          <w:bCs/>
          <w:color w:val="000000"/>
          <w:sz w:val="22"/>
          <w:szCs w:val="22"/>
        </w:rPr>
        <w:t>(</w:t>
      </w:r>
      <w:r w:rsidR="002D4470">
        <w:rPr>
          <w:b/>
          <w:bCs/>
          <w:color w:val="000000"/>
          <w:sz w:val="22"/>
          <w:szCs w:val="22"/>
        </w:rPr>
        <w:t>2</w:t>
      </w:r>
      <w:r w:rsidRPr="00F3017E">
        <w:rPr>
          <w:b/>
          <w:bCs/>
          <w:color w:val="000000"/>
          <w:sz w:val="22"/>
          <w:szCs w:val="22"/>
        </w:rPr>
        <w:t>)</w:t>
      </w:r>
      <w:r w:rsidRPr="00F3017E">
        <w:rPr>
          <w:color w:val="000000"/>
          <w:sz w:val="22"/>
          <w:szCs w:val="22"/>
        </w:rPr>
        <w:t xml:space="preserve"> perform laundry services, </w:t>
      </w:r>
      <w:r w:rsidRPr="00F3017E">
        <w:rPr>
          <w:b/>
          <w:bCs/>
          <w:color w:val="000000"/>
          <w:sz w:val="22"/>
          <w:szCs w:val="22"/>
        </w:rPr>
        <w:t>(</w:t>
      </w:r>
      <w:r w:rsidR="002D4470">
        <w:rPr>
          <w:b/>
          <w:bCs/>
          <w:color w:val="000000"/>
          <w:sz w:val="22"/>
          <w:szCs w:val="22"/>
        </w:rPr>
        <w:t>3</w:t>
      </w:r>
      <w:r w:rsidRPr="00F3017E">
        <w:rPr>
          <w:b/>
          <w:bCs/>
          <w:color w:val="000000"/>
          <w:sz w:val="22"/>
          <w:szCs w:val="22"/>
        </w:rPr>
        <w:t>)</w:t>
      </w:r>
      <w:r w:rsidRPr="00F3017E">
        <w:rPr>
          <w:color w:val="000000"/>
          <w:sz w:val="22"/>
          <w:szCs w:val="22"/>
        </w:rPr>
        <w:t xml:space="preserve"> in institutions where they reside.</w:t>
      </w:r>
    </w:p>
    <w:p w14:paraId="0258B192" w14:textId="4786CF48" w:rsidR="0098552A" w:rsidRPr="00F3017E" w:rsidRDefault="00000000" w:rsidP="007312FE">
      <w:pPr>
        <w:pStyle w:val="ListParagraph"/>
        <w:numPr>
          <w:ilvl w:val="0"/>
          <w:numId w:val="26"/>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Field staff of seasonal camps or seasonal outdoor education programs who primarily provide supervision or education of minors, or education of adults; are required to reside on-premises or in the field; are provided adequate lodging and all meals free of charge and without deduction from wages; and as of January 1, 2021, are paid the amount required by subpart (1) below (with no minimum pay required before January 1, 2021).</w:t>
      </w:r>
    </w:p>
    <w:p w14:paraId="1FA0E3C4" w14:textId="38121267" w:rsidR="0098552A" w:rsidRPr="00F3017E" w:rsidRDefault="00000000" w:rsidP="007312FE">
      <w:pPr>
        <w:pStyle w:val="ListParagraph"/>
        <w:numPr>
          <w:ilvl w:val="0"/>
          <w:numId w:val="28"/>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 xml:space="preserve">This exemption requires that field staff be paid either </w:t>
      </w:r>
      <w:r w:rsidRPr="00F3017E">
        <w:rPr>
          <w:b/>
          <w:bCs/>
          <w:color w:val="000000"/>
          <w:sz w:val="22"/>
          <w:szCs w:val="22"/>
        </w:rPr>
        <w:t>(a)</w:t>
      </w:r>
      <w:r w:rsidRPr="00F3017E">
        <w:rPr>
          <w:color w:val="000000"/>
          <w:sz w:val="22"/>
          <w:szCs w:val="22"/>
        </w:rPr>
        <w:t xml:space="preserve"> the applicable Colorado minimum wage for all hours worked, or </w:t>
      </w:r>
      <w:r w:rsidRPr="00F3017E">
        <w:rPr>
          <w:b/>
          <w:bCs/>
          <w:color w:val="000000"/>
          <w:sz w:val="22"/>
          <w:szCs w:val="22"/>
        </w:rPr>
        <w:t>(b)</w:t>
      </w:r>
      <w:r w:rsidRPr="00F3017E">
        <w:rPr>
          <w:color w:val="000000"/>
          <w:sz w:val="22"/>
          <w:szCs w:val="22"/>
        </w:rPr>
        <w:t xml:space="preserve"> a salary </w:t>
      </w:r>
      <w:r w:rsidRPr="00F3017E">
        <w:rPr>
          <w:b/>
          <w:bCs/>
          <w:color w:val="000000"/>
          <w:sz w:val="22"/>
          <w:szCs w:val="22"/>
        </w:rPr>
        <w:t>(i)</w:t>
      </w:r>
      <w:r w:rsidRPr="00F3017E">
        <w:rPr>
          <w:color w:val="000000"/>
          <w:sz w:val="22"/>
          <w:szCs w:val="22"/>
        </w:rPr>
        <w:t xml:space="preserve"> equivalent to at least 42 hours per week at the Colorado minimum wage (with the 15% hourly wage reduction that Rule 3.3 permits for unemancipated minors), </w:t>
      </w:r>
      <w:r w:rsidRPr="00F3017E">
        <w:rPr>
          <w:b/>
          <w:bCs/>
          <w:color w:val="000000"/>
          <w:sz w:val="22"/>
          <w:szCs w:val="22"/>
        </w:rPr>
        <w:t>(ii)</w:t>
      </w:r>
      <w:r w:rsidRPr="00F3017E">
        <w:rPr>
          <w:color w:val="000000"/>
          <w:sz w:val="22"/>
          <w:szCs w:val="22"/>
        </w:rPr>
        <w:t xml:space="preserve"> with hourly wage reduced one-sixth (</w:t>
      </w:r>
      <w:r w:rsidRPr="00F3017E">
        <w:rPr>
          <w:rFonts w:ascii="Cambria Math" w:hAnsi="Cambria Math" w:cs="Cambria Math"/>
          <w:sz w:val="22"/>
          <w:szCs w:val="22"/>
        </w:rPr>
        <w:t>⅙</w:t>
      </w:r>
      <w:r w:rsidRPr="00F3017E">
        <w:rPr>
          <w:sz w:val="22"/>
          <w:szCs w:val="22"/>
        </w:rPr>
        <w:t>)</w:t>
      </w:r>
      <w:r w:rsidRPr="00F3017E">
        <w:rPr>
          <w:color w:val="000000"/>
          <w:sz w:val="22"/>
          <w:szCs w:val="22"/>
        </w:rPr>
        <w:t xml:space="preserve"> for non-profit employers with annual total gross revenue of $25 million or less, and </w:t>
      </w:r>
      <w:r w:rsidRPr="00F3017E">
        <w:rPr>
          <w:b/>
          <w:bCs/>
          <w:color w:val="000000"/>
          <w:sz w:val="22"/>
          <w:szCs w:val="22"/>
        </w:rPr>
        <w:t>(iii)</w:t>
      </w:r>
      <w:r w:rsidRPr="00F3017E">
        <w:rPr>
          <w:color w:val="000000"/>
          <w:sz w:val="22"/>
          <w:szCs w:val="22"/>
        </w:rPr>
        <w:t xml:space="preserve"> reduced $200 per week as a credit for facilities provided (lodging, meals, and other facilities), as specified for the applicable year</w:t>
      </w:r>
      <w:r w:rsidRPr="00F3017E">
        <w:rPr>
          <w:sz w:val="22"/>
          <w:szCs w:val="22"/>
        </w:rPr>
        <w:t xml:space="preserve"> </w:t>
      </w:r>
      <w:r w:rsidRPr="00F3017E">
        <w:rPr>
          <w:color w:val="000000"/>
          <w:sz w:val="22"/>
          <w:szCs w:val="22"/>
        </w:rPr>
        <w:t>in the PAY CALC Order.</w:t>
      </w:r>
    </w:p>
    <w:p w14:paraId="7A4E92BF" w14:textId="0B1EEF81" w:rsidR="0098552A" w:rsidRPr="00F3017E" w:rsidRDefault="00000000" w:rsidP="007312FE">
      <w:pPr>
        <w:pStyle w:val="ListParagraph"/>
        <w:numPr>
          <w:ilvl w:val="0"/>
          <w:numId w:val="28"/>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 xml:space="preserve">“Seasonal” in this Rule means a camp or program that either </w:t>
      </w:r>
      <w:r w:rsidRPr="00F3017E">
        <w:rPr>
          <w:b/>
          <w:bCs/>
          <w:color w:val="000000"/>
          <w:sz w:val="22"/>
          <w:szCs w:val="22"/>
        </w:rPr>
        <w:t>(a)</w:t>
      </w:r>
      <w:r w:rsidR="003F1693">
        <w:rPr>
          <w:b/>
          <w:bCs/>
          <w:color w:val="000000"/>
          <w:sz w:val="22"/>
          <w:szCs w:val="22"/>
        </w:rPr>
        <w:t> </w:t>
      </w:r>
      <w:r w:rsidRPr="00F3017E">
        <w:rPr>
          <w:color w:val="000000"/>
          <w:sz w:val="22"/>
          <w:szCs w:val="22"/>
        </w:rPr>
        <w:t xml:space="preserve">does not operate for more than seven months in a year, or </w:t>
      </w:r>
      <w:r w:rsidRPr="00F3017E">
        <w:rPr>
          <w:b/>
          <w:bCs/>
          <w:color w:val="000000"/>
          <w:sz w:val="22"/>
          <w:szCs w:val="22"/>
        </w:rPr>
        <w:t>(b)</w:t>
      </w:r>
      <w:r w:rsidR="003F1693">
        <w:rPr>
          <w:color w:val="000000"/>
          <w:sz w:val="22"/>
          <w:szCs w:val="22"/>
        </w:rPr>
        <w:t> </w:t>
      </w:r>
      <w:r w:rsidRPr="00F3017E">
        <w:rPr>
          <w:color w:val="000000"/>
          <w:sz w:val="22"/>
          <w:szCs w:val="22"/>
        </w:rPr>
        <w:t>during the preceding calendar year had average receipts for any six months of not more than one-third (⅓) of its average receipts for the other six months.</w:t>
      </w:r>
    </w:p>
    <w:p w14:paraId="01DB20DA" w14:textId="77777777" w:rsidR="002D4470"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F3017E">
        <w:rPr>
          <w:b/>
          <w:bCs/>
          <w:color w:val="000000"/>
          <w:sz w:val="22"/>
          <w:szCs w:val="22"/>
        </w:rPr>
        <w:t>2.2.8</w:t>
      </w:r>
      <w:r>
        <w:rPr>
          <w:color w:val="000000"/>
          <w:sz w:val="22"/>
          <w:szCs w:val="22"/>
        </w:rPr>
        <w:tab/>
        <w:t xml:space="preserve">Bona fide volunteers and work-study students. This exemption covers those who need not be compensated under the federal Fair Labor Standards Act (29 U.S.C. §§ 201 et seq.) as either: </w:t>
      </w:r>
    </w:p>
    <w:p w14:paraId="566C8FA9" w14:textId="7E1B2A93" w:rsidR="002D4470" w:rsidRDefault="00000000" w:rsidP="00152FB9">
      <w:pPr>
        <w:pBdr>
          <w:top w:val="nil"/>
          <w:left w:val="nil"/>
          <w:bottom w:val="nil"/>
          <w:right w:val="nil"/>
          <w:between w:val="nil"/>
        </w:pBdr>
        <w:tabs>
          <w:tab w:val="left" w:pos="720"/>
          <w:tab w:val="left" w:pos="1440"/>
          <w:tab w:val="left" w:pos="2160"/>
        </w:tabs>
        <w:spacing w:before="180" w:line="276" w:lineRule="auto"/>
        <w:ind w:left="2160" w:hanging="720"/>
        <w:jc w:val="both"/>
        <w:rPr>
          <w:color w:val="000000"/>
          <w:sz w:val="22"/>
          <w:szCs w:val="22"/>
        </w:rPr>
      </w:pPr>
      <w:r w:rsidRPr="00152FB9">
        <w:rPr>
          <w:b/>
          <w:bCs/>
          <w:color w:val="000000"/>
          <w:sz w:val="22"/>
          <w:szCs w:val="22"/>
        </w:rPr>
        <w:lastRenderedPageBreak/>
        <w:t>(A)</w:t>
      </w:r>
      <w:r>
        <w:rPr>
          <w:color w:val="000000"/>
          <w:sz w:val="22"/>
          <w:szCs w:val="22"/>
        </w:rPr>
        <w:t xml:space="preserve"> </w:t>
      </w:r>
      <w:r w:rsidR="002D4470">
        <w:rPr>
          <w:color w:val="000000"/>
          <w:sz w:val="22"/>
          <w:szCs w:val="22"/>
        </w:rPr>
        <w:tab/>
      </w:r>
      <w:r>
        <w:rPr>
          <w:color w:val="000000"/>
          <w:sz w:val="22"/>
          <w:szCs w:val="22"/>
        </w:rPr>
        <w:t xml:space="preserve">enrolled students receiving credit for an unpaid work-study program or internship; or </w:t>
      </w:r>
    </w:p>
    <w:p w14:paraId="3360913D" w14:textId="6571EAB5" w:rsidR="0098552A" w:rsidRDefault="00000000" w:rsidP="00152FB9">
      <w:pPr>
        <w:pBdr>
          <w:top w:val="nil"/>
          <w:left w:val="nil"/>
          <w:bottom w:val="nil"/>
          <w:right w:val="nil"/>
          <w:between w:val="nil"/>
        </w:pBdr>
        <w:tabs>
          <w:tab w:val="left" w:pos="720"/>
          <w:tab w:val="left" w:pos="1440"/>
          <w:tab w:val="left" w:pos="2160"/>
        </w:tabs>
        <w:spacing w:before="180" w:line="276" w:lineRule="auto"/>
        <w:ind w:left="2160" w:hanging="720"/>
        <w:jc w:val="both"/>
        <w:rPr>
          <w:color w:val="000000"/>
          <w:sz w:val="22"/>
          <w:szCs w:val="22"/>
        </w:rPr>
      </w:pPr>
      <w:r w:rsidRPr="00152FB9">
        <w:rPr>
          <w:b/>
          <w:bCs/>
          <w:color w:val="000000"/>
          <w:sz w:val="22"/>
          <w:szCs w:val="22"/>
        </w:rPr>
        <w:t>(B)</w:t>
      </w:r>
      <w:r>
        <w:rPr>
          <w:color w:val="000000"/>
          <w:sz w:val="22"/>
          <w:szCs w:val="22"/>
        </w:rPr>
        <w:t xml:space="preserve"> </w:t>
      </w:r>
      <w:r w:rsidR="002D4470">
        <w:rPr>
          <w:color w:val="000000"/>
          <w:sz w:val="22"/>
          <w:szCs w:val="22"/>
        </w:rPr>
        <w:tab/>
      </w:r>
      <w:r>
        <w:rPr>
          <w:color w:val="000000"/>
          <w:sz w:val="22"/>
          <w:szCs w:val="22"/>
        </w:rPr>
        <w:t>bona fide volunteers for non-profit organizations.</w:t>
      </w:r>
    </w:p>
    <w:p w14:paraId="1AB0A1B6" w14:textId="77777777" w:rsidR="0098552A"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F3017E">
        <w:rPr>
          <w:b/>
          <w:bCs/>
          <w:color w:val="000000"/>
          <w:sz w:val="22"/>
          <w:szCs w:val="22"/>
        </w:rPr>
        <w:t>2.2.9</w:t>
      </w:r>
      <w:r>
        <w:rPr>
          <w:color w:val="000000"/>
          <w:sz w:val="22"/>
          <w:szCs w:val="22"/>
        </w:rPr>
        <w:tab/>
        <w:t>Elected officials and their staff. This exemption covers individuals elected to public office and members of their staff.</w:t>
      </w:r>
    </w:p>
    <w:p w14:paraId="053880B6" w14:textId="77777777" w:rsidR="0098552A"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F3017E">
        <w:rPr>
          <w:b/>
          <w:bCs/>
          <w:color w:val="000000"/>
          <w:sz w:val="22"/>
          <w:szCs w:val="22"/>
        </w:rPr>
        <w:t>2.2.10</w:t>
      </w:r>
      <w:r>
        <w:rPr>
          <w:color w:val="000000"/>
          <w:sz w:val="22"/>
          <w:szCs w:val="22"/>
        </w:rPr>
        <w:t xml:space="preserve"> </w:t>
      </w:r>
      <w:r>
        <w:rPr>
          <w:color w:val="000000"/>
          <w:sz w:val="22"/>
          <w:szCs w:val="22"/>
        </w:rPr>
        <w:tab/>
        <w:t xml:space="preserve">Employees in highly technical computer-related occupations. This exemption covers an employee paid a salary, or hourly compensation, in accord with Rule 2.5, and as </w:t>
      </w:r>
      <w:r>
        <w:rPr>
          <w:sz w:val="22"/>
          <w:szCs w:val="22"/>
        </w:rPr>
        <w:t>specified</w:t>
      </w:r>
      <w:r>
        <w:rPr>
          <w:color w:val="000000"/>
          <w:sz w:val="22"/>
          <w:szCs w:val="22"/>
        </w:rPr>
        <w:t xml:space="preserve"> for the ap</w:t>
      </w:r>
      <w:r>
        <w:rPr>
          <w:sz w:val="22"/>
          <w:szCs w:val="22"/>
        </w:rPr>
        <w:t>plicable year in the PAY CALC Order,</w:t>
      </w:r>
      <w:r>
        <w:rPr>
          <w:color w:val="000000"/>
          <w:sz w:val="22"/>
          <w:szCs w:val="22"/>
        </w:rPr>
        <w:t xml:space="preserve"> who:</w:t>
      </w:r>
    </w:p>
    <w:p w14:paraId="63AE856E" w14:textId="22E58E2F" w:rsidR="0098552A" w:rsidRPr="00F3017E" w:rsidRDefault="00000000" w:rsidP="007312FE">
      <w:pPr>
        <w:pStyle w:val="ListParagraph"/>
        <w:numPr>
          <w:ilvl w:val="0"/>
          <w:numId w:val="30"/>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is a skilled worker employed as a computer systems analyst, computer programmer, software engineer, or other similarly highly technical computer employee;</w:t>
      </w:r>
      <w:r w:rsidR="0076403B">
        <w:rPr>
          <w:color w:val="000000"/>
          <w:sz w:val="22"/>
          <w:szCs w:val="22"/>
        </w:rPr>
        <w:t>\</w:t>
      </w:r>
    </w:p>
    <w:p w14:paraId="3941B975" w14:textId="07CEC356" w:rsidR="0098552A" w:rsidRPr="00F3017E" w:rsidRDefault="00000000" w:rsidP="007312FE">
      <w:pPr>
        <w:pStyle w:val="ListParagraph"/>
        <w:numPr>
          <w:ilvl w:val="0"/>
          <w:numId w:val="30"/>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who has knowledge of an advanced type, customarily acquired by a prolonged course of specialized formal or informal study; and</w:t>
      </w:r>
    </w:p>
    <w:p w14:paraId="297497F2" w14:textId="2228786F" w:rsidR="0098552A" w:rsidRPr="00F3017E" w:rsidRDefault="00000000" w:rsidP="007312FE">
      <w:pPr>
        <w:pStyle w:val="ListParagraph"/>
        <w:numPr>
          <w:ilvl w:val="0"/>
          <w:numId w:val="30"/>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spends a minimum of 50% of the workweek in any combination of the following duties —</w:t>
      </w:r>
    </w:p>
    <w:p w14:paraId="78F5DB9A" w14:textId="0425F7C3" w:rsidR="0098552A" w:rsidRPr="00F3017E" w:rsidRDefault="00000000" w:rsidP="007312FE">
      <w:pPr>
        <w:pStyle w:val="ListParagraph"/>
        <w:numPr>
          <w:ilvl w:val="0"/>
          <w:numId w:val="32"/>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the application of systems analysis techniques and procedures, including consulting with users, to determine hardware, software, or system functional specifications,</w:t>
      </w:r>
    </w:p>
    <w:p w14:paraId="0AF6A819" w14:textId="3F9EA811" w:rsidR="0098552A" w:rsidRPr="00F3017E" w:rsidRDefault="00000000" w:rsidP="007312FE">
      <w:pPr>
        <w:pStyle w:val="ListParagraph"/>
        <w:numPr>
          <w:ilvl w:val="0"/>
          <w:numId w:val="32"/>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the design, development, documentation, analysis, creation, testing, or modification of computer systems or programs, including prototypes, based on and related to user or system design specifications, or</w:t>
      </w:r>
    </w:p>
    <w:p w14:paraId="339B7204" w14:textId="44A25ECE" w:rsidR="0098552A" w:rsidRPr="00F3017E" w:rsidRDefault="00000000" w:rsidP="007312FE">
      <w:pPr>
        <w:pStyle w:val="ListParagraph"/>
        <w:numPr>
          <w:ilvl w:val="0"/>
          <w:numId w:val="32"/>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F3017E">
        <w:rPr>
          <w:color w:val="000000"/>
          <w:sz w:val="22"/>
          <w:szCs w:val="22"/>
        </w:rPr>
        <w:t>the design, documentation, testing, creation, or modification of computer programs related to machine operating systems.</w:t>
      </w:r>
    </w:p>
    <w:p w14:paraId="6D71E05D" w14:textId="77777777" w:rsidR="0098552A" w:rsidRDefault="00000000" w:rsidP="007312FE">
      <w:pPr>
        <w:widowControl w:val="0"/>
        <w:spacing w:before="180" w:line="276" w:lineRule="auto"/>
        <w:ind w:left="1440" w:hanging="720"/>
        <w:jc w:val="both"/>
        <w:rPr>
          <w:sz w:val="22"/>
          <w:szCs w:val="22"/>
        </w:rPr>
      </w:pPr>
      <w:r w:rsidRPr="00F3017E">
        <w:rPr>
          <w:b/>
          <w:bCs/>
          <w:sz w:val="22"/>
          <w:szCs w:val="22"/>
        </w:rPr>
        <w:t>2.2.11</w:t>
      </w:r>
      <w:r>
        <w:rPr>
          <w:sz w:val="22"/>
          <w:szCs w:val="22"/>
        </w:rPr>
        <w:tab/>
        <w:t>Highly compensated employees. This exemption covers an employee who:</w:t>
      </w:r>
    </w:p>
    <w:p w14:paraId="44B9329E" w14:textId="5B187239" w:rsidR="0098552A" w:rsidRPr="00F3017E" w:rsidRDefault="00000000" w:rsidP="007312FE">
      <w:pPr>
        <w:pStyle w:val="ListParagraph"/>
        <w:widowControl w:val="0"/>
        <w:numPr>
          <w:ilvl w:val="0"/>
          <w:numId w:val="34"/>
        </w:numPr>
        <w:spacing w:before="180" w:line="276" w:lineRule="auto"/>
        <w:contextualSpacing w:val="0"/>
        <w:jc w:val="both"/>
        <w:rPr>
          <w:sz w:val="22"/>
          <w:szCs w:val="22"/>
        </w:rPr>
      </w:pPr>
      <w:r w:rsidRPr="00F3017E">
        <w:rPr>
          <w:sz w:val="22"/>
          <w:szCs w:val="22"/>
        </w:rPr>
        <w:t>is paid annual wages of at least —</w:t>
      </w:r>
    </w:p>
    <w:p w14:paraId="0FD7A15B" w14:textId="73808707" w:rsidR="0098552A" w:rsidRPr="00F51B64" w:rsidRDefault="00000000" w:rsidP="007312FE">
      <w:pPr>
        <w:pStyle w:val="ListParagraph"/>
        <w:widowControl w:val="0"/>
        <w:numPr>
          <w:ilvl w:val="0"/>
          <w:numId w:val="37"/>
        </w:numPr>
        <w:spacing w:before="180" w:line="276" w:lineRule="auto"/>
        <w:contextualSpacing w:val="0"/>
        <w:jc w:val="both"/>
        <w:rPr>
          <w:sz w:val="22"/>
          <w:szCs w:val="22"/>
        </w:rPr>
      </w:pPr>
      <w:r w:rsidRPr="00F51B64">
        <w:rPr>
          <w:sz w:val="22"/>
          <w:szCs w:val="22"/>
        </w:rPr>
        <w:t>weekly, the weekly salary for the executive, professional, or administrative exemption, as specified for the applicable year in the PAY CALC Order, and</w:t>
      </w:r>
    </w:p>
    <w:p w14:paraId="5E55DE3F" w14:textId="24C91593" w:rsidR="0098552A" w:rsidRPr="00F51B64" w:rsidRDefault="00000000" w:rsidP="007312FE">
      <w:pPr>
        <w:pStyle w:val="ListParagraph"/>
        <w:widowControl w:val="0"/>
        <w:numPr>
          <w:ilvl w:val="0"/>
          <w:numId w:val="37"/>
        </w:numPr>
        <w:spacing w:before="180" w:line="276" w:lineRule="auto"/>
        <w:contextualSpacing w:val="0"/>
        <w:jc w:val="both"/>
        <w:rPr>
          <w:sz w:val="22"/>
          <w:szCs w:val="22"/>
        </w:rPr>
      </w:pPr>
      <w:r w:rsidRPr="00F51B64">
        <w:rPr>
          <w:sz w:val="22"/>
          <w:szCs w:val="22"/>
        </w:rPr>
        <w:t>annually, two and one-quarter times the rounded annual salary for the executive, professional, or administrative exemption, as specified for the applicable year in the PAY CALC Order;</w:t>
      </w:r>
    </w:p>
    <w:p w14:paraId="1F3C0DF3" w14:textId="53E2D776" w:rsidR="0098552A" w:rsidRPr="00F3017E" w:rsidRDefault="00000000" w:rsidP="007312FE">
      <w:pPr>
        <w:pStyle w:val="ListParagraph"/>
        <w:widowControl w:val="0"/>
        <w:numPr>
          <w:ilvl w:val="0"/>
          <w:numId w:val="34"/>
        </w:numPr>
        <w:spacing w:before="180" w:line="276" w:lineRule="auto"/>
        <w:contextualSpacing w:val="0"/>
        <w:jc w:val="both"/>
        <w:rPr>
          <w:sz w:val="22"/>
          <w:szCs w:val="22"/>
        </w:rPr>
      </w:pPr>
      <w:r w:rsidRPr="00F3017E">
        <w:rPr>
          <w:sz w:val="22"/>
          <w:szCs w:val="22"/>
        </w:rPr>
        <w:t>customarily and regularly performs any one or more of the exempt duties or responsibilities of an executive, administrative or professional employee (as described in Rules 2.2.1-2.2.3); and</w:t>
      </w:r>
    </w:p>
    <w:p w14:paraId="5DEFEECE" w14:textId="4070B324" w:rsidR="0098552A" w:rsidRPr="00F3017E" w:rsidRDefault="00000000" w:rsidP="007312FE">
      <w:pPr>
        <w:pStyle w:val="ListParagraph"/>
        <w:widowControl w:val="0"/>
        <w:numPr>
          <w:ilvl w:val="0"/>
          <w:numId w:val="34"/>
        </w:numPr>
        <w:spacing w:before="180" w:line="276" w:lineRule="auto"/>
        <w:contextualSpacing w:val="0"/>
        <w:jc w:val="both"/>
        <w:rPr>
          <w:sz w:val="22"/>
          <w:szCs w:val="22"/>
        </w:rPr>
      </w:pPr>
      <w:r w:rsidRPr="00F3017E">
        <w:rPr>
          <w:sz w:val="22"/>
          <w:szCs w:val="22"/>
        </w:rPr>
        <w:t xml:space="preserve">whose primary duty is office or non-manual work — for example, non-management production-line workers and non-management employees in maintenance, construction and similar occupations such as carpenters, </w:t>
      </w:r>
      <w:r w:rsidRPr="00F3017E">
        <w:rPr>
          <w:sz w:val="22"/>
          <w:szCs w:val="22"/>
        </w:rPr>
        <w:lastRenderedPageBreak/>
        <w:t>electricians, mechanics, plumbers, iron workers, craftsmen, operating engineers, longshoremen, construction workers, laborers and other employees who perform work involving repetitive operations with their hands, physical skill and energy are not exempt under this section no matter how highly paid they might be.</w:t>
      </w:r>
    </w:p>
    <w:p w14:paraId="58A93245" w14:textId="77777777" w:rsidR="0098552A" w:rsidRDefault="00000000" w:rsidP="007312FE">
      <w:pPr>
        <w:tabs>
          <w:tab w:val="left" w:pos="720"/>
          <w:tab w:val="left" w:pos="1440"/>
          <w:tab w:val="left" w:pos="2160"/>
        </w:tabs>
        <w:spacing w:before="180" w:line="276" w:lineRule="auto"/>
        <w:ind w:left="1440" w:hanging="720"/>
        <w:jc w:val="both"/>
        <w:rPr>
          <w:sz w:val="22"/>
          <w:szCs w:val="22"/>
        </w:rPr>
      </w:pPr>
      <w:r w:rsidRPr="00F3017E">
        <w:rPr>
          <w:b/>
          <w:bCs/>
          <w:sz w:val="22"/>
          <w:szCs w:val="22"/>
        </w:rPr>
        <w:t>2.2.12</w:t>
      </w:r>
      <w:r>
        <w:rPr>
          <w:sz w:val="22"/>
          <w:szCs w:val="22"/>
        </w:rPr>
        <w:tab/>
        <w:t>National Western Stock Show. This exemption covers temporary employees employed directly by the Western Stock Show Association for the annual National Western Stock Show.</w:t>
      </w:r>
    </w:p>
    <w:p w14:paraId="4B3CD893" w14:textId="784D5F9B" w:rsidR="003F1693" w:rsidRDefault="00000000" w:rsidP="003F1693">
      <w:pPr>
        <w:pStyle w:val="Heading3"/>
        <w:spacing w:line="276" w:lineRule="auto"/>
        <w:jc w:val="both"/>
        <w:rPr>
          <w:b/>
          <w:bCs/>
          <w:sz w:val="22"/>
          <w:szCs w:val="22"/>
        </w:rPr>
      </w:pPr>
      <w:r w:rsidRPr="00F51B64">
        <w:rPr>
          <w:b/>
          <w:bCs/>
          <w:sz w:val="22"/>
          <w:szCs w:val="22"/>
        </w:rPr>
        <w:t>2.3</w:t>
      </w:r>
      <w:r w:rsidRPr="00F51B64">
        <w:rPr>
          <w:b/>
          <w:bCs/>
          <w:sz w:val="22"/>
          <w:szCs w:val="22"/>
        </w:rPr>
        <w:tab/>
        <w:t>Agriculture.</w:t>
      </w:r>
    </w:p>
    <w:p w14:paraId="3B66C675" w14:textId="70DA2C56" w:rsidR="0098552A" w:rsidRDefault="00000000" w:rsidP="007312FE">
      <w:pPr>
        <w:tabs>
          <w:tab w:val="left" w:pos="720"/>
          <w:tab w:val="left" w:pos="1440"/>
          <w:tab w:val="left" w:pos="2160"/>
        </w:tabs>
        <w:spacing w:before="180" w:line="276" w:lineRule="auto"/>
        <w:ind w:left="1440" w:hanging="720"/>
        <w:jc w:val="both"/>
        <w:rPr>
          <w:sz w:val="22"/>
          <w:szCs w:val="22"/>
        </w:rPr>
      </w:pPr>
      <w:r w:rsidRPr="00F51B64">
        <w:rPr>
          <w:b/>
          <w:bCs/>
          <w:sz w:val="22"/>
          <w:szCs w:val="22"/>
        </w:rPr>
        <w:t>2.3.1</w:t>
      </w:r>
      <w:r>
        <w:rPr>
          <w:sz w:val="22"/>
          <w:szCs w:val="22"/>
        </w:rPr>
        <w:tab/>
        <w:t xml:space="preserve">Minimum Wages. All minimum wage laws and rules apply to all employees of all agricultural employers. </w:t>
      </w:r>
    </w:p>
    <w:p w14:paraId="780D48D7" w14:textId="4EC7FDEF" w:rsidR="0098552A" w:rsidRPr="004D5572" w:rsidRDefault="004D5572" w:rsidP="004D5572">
      <w:pPr>
        <w:tabs>
          <w:tab w:val="left" w:pos="720"/>
          <w:tab w:val="left" w:pos="1440"/>
          <w:tab w:val="left" w:pos="2160"/>
        </w:tabs>
        <w:spacing w:after="240" w:line="276" w:lineRule="auto"/>
        <w:jc w:val="center"/>
        <w:rPr>
          <w:color w:val="000000" w:themeColor="text1"/>
          <w:sz w:val="22"/>
          <w:szCs w:val="22"/>
        </w:rPr>
      </w:pPr>
      <w:r w:rsidRPr="004D5572">
        <w:rPr>
          <w:color w:val="000000" w:themeColor="text1"/>
          <w:sz w:val="22"/>
          <w:szCs w:val="22"/>
        </w:rPr>
        <w:t> . . . </w:t>
      </w:r>
    </w:p>
    <w:p w14:paraId="30B0596A" w14:textId="77777777" w:rsidR="0098552A" w:rsidRDefault="00000000" w:rsidP="007312FE">
      <w:pPr>
        <w:pStyle w:val="Heading3"/>
        <w:spacing w:line="276" w:lineRule="auto"/>
        <w:jc w:val="both"/>
        <w:rPr>
          <w:sz w:val="22"/>
          <w:szCs w:val="22"/>
        </w:rPr>
      </w:pPr>
      <w:r w:rsidRPr="00A3788A">
        <w:rPr>
          <w:b/>
          <w:bCs/>
          <w:sz w:val="22"/>
          <w:szCs w:val="22"/>
        </w:rPr>
        <w:t>2.4</w:t>
      </w:r>
      <w:r>
        <w:rPr>
          <w:sz w:val="22"/>
          <w:szCs w:val="22"/>
        </w:rPr>
        <w:tab/>
        <w:t>Exemptions from Overtime Requirements of the COMPS Order. The following employees are exempt from Rule 4 (Overtime) unless otherwise specified.</w:t>
      </w:r>
    </w:p>
    <w:p w14:paraId="0BD4F200" w14:textId="77613689" w:rsidR="0098552A" w:rsidRDefault="004D5572" w:rsidP="004D5572">
      <w:pPr>
        <w:spacing w:after="240"/>
        <w:jc w:val="center"/>
      </w:pPr>
      <w:r>
        <w:t> . . . </w:t>
      </w:r>
    </w:p>
    <w:p w14:paraId="2BB0D19C" w14:textId="47FC1F2F" w:rsidR="00152FB9" w:rsidRPr="00152FB9" w:rsidRDefault="00152FB9" w:rsidP="00152FB9">
      <w:pPr>
        <w:tabs>
          <w:tab w:val="left" w:pos="720"/>
          <w:tab w:val="left" w:pos="1440"/>
          <w:tab w:val="left" w:pos="2160"/>
        </w:tabs>
        <w:spacing w:before="180" w:line="276" w:lineRule="auto"/>
        <w:ind w:left="1440" w:hanging="720"/>
        <w:jc w:val="both"/>
        <w:rPr>
          <w:sz w:val="22"/>
          <w:szCs w:val="22"/>
        </w:rPr>
      </w:pPr>
      <w:r w:rsidRPr="003D0977">
        <w:rPr>
          <w:b/>
          <w:bCs/>
          <w:sz w:val="22"/>
          <w:szCs w:val="22"/>
        </w:rPr>
        <w:t>2.4.</w:t>
      </w:r>
      <w:r>
        <w:rPr>
          <w:b/>
          <w:bCs/>
          <w:sz w:val="22"/>
          <w:szCs w:val="22"/>
        </w:rPr>
        <w:t>8</w:t>
      </w:r>
      <w:r>
        <w:rPr>
          <w:sz w:val="22"/>
          <w:szCs w:val="22"/>
        </w:rPr>
        <w:tab/>
        <w:t>Voluntary shift trades by employees of interstate air carriers. Hours worked by an employee of a carrier by air engaged in interstate or foreign commerce shall not count toward the number of hours worked for the purposes of Rule 4 when such hours are voluntarily worked by the employee pursuant to a shift-trading practice under which the employee has the opportunity in the same or in other workweeks to reduce hours worked by voluntarily offering a shift for trade or reassignment.</w:t>
      </w:r>
    </w:p>
    <w:p w14:paraId="37E022B9" w14:textId="0F3D246B" w:rsidR="004D5572" w:rsidRPr="004D5572" w:rsidRDefault="004D5572" w:rsidP="00C01509">
      <w:pPr>
        <w:tabs>
          <w:tab w:val="left" w:pos="720"/>
          <w:tab w:val="left" w:pos="1440"/>
          <w:tab w:val="left" w:pos="2160"/>
        </w:tabs>
        <w:spacing w:before="200" w:after="200" w:line="276" w:lineRule="auto"/>
        <w:jc w:val="center"/>
        <w:rPr>
          <w:sz w:val="22"/>
          <w:szCs w:val="22"/>
        </w:rPr>
      </w:pPr>
      <w:r>
        <w:rPr>
          <w:sz w:val="22"/>
          <w:szCs w:val="22"/>
        </w:rPr>
        <w:t> . . . </w:t>
      </w:r>
    </w:p>
    <w:p w14:paraId="3560B19F" w14:textId="63B1DEA7" w:rsidR="0098552A" w:rsidRDefault="00000000" w:rsidP="007312FE">
      <w:pPr>
        <w:pStyle w:val="Heading2"/>
        <w:keepNext/>
        <w:spacing w:line="276" w:lineRule="auto"/>
        <w:rPr>
          <w:sz w:val="22"/>
          <w:szCs w:val="22"/>
        </w:rPr>
      </w:pPr>
      <w:r>
        <w:rPr>
          <w:sz w:val="22"/>
          <w:szCs w:val="22"/>
        </w:rPr>
        <w:t>Rule 4.</w:t>
      </w:r>
      <w:r>
        <w:rPr>
          <w:sz w:val="22"/>
          <w:szCs w:val="22"/>
        </w:rPr>
        <w:tab/>
        <w:t>Overtime</w:t>
      </w:r>
    </w:p>
    <w:p w14:paraId="598AE5C5" w14:textId="77777777" w:rsidR="0098552A" w:rsidRDefault="00000000" w:rsidP="007312FE">
      <w:pPr>
        <w:keepNext/>
        <w:pBdr>
          <w:top w:val="nil"/>
          <w:left w:val="nil"/>
          <w:bottom w:val="nil"/>
          <w:right w:val="nil"/>
          <w:between w:val="nil"/>
        </w:pBdr>
        <w:tabs>
          <w:tab w:val="left" w:pos="720"/>
          <w:tab w:val="left" w:pos="1440"/>
          <w:tab w:val="left" w:pos="2160"/>
        </w:tabs>
        <w:spacing w:before="180" w:line="276" w:lineRule="auto"/>
        <w:ind w:left="720" w:hanging="720"/>
        <w:jc w:val="both"/>
        <w:rPr>
          <w:color w:val="000000"/>
          <w:sz w:val="22"/>
          <w:szCs w:val="22"/>
        </w:rPr>
      </w:pPr>
      <w:r w:rsidRPr="009A65C5">
        <w:rPr>
          <w:b/>
          <w:bCs/>
          <w:color w:val="000000"/>
          <w:sz w:val="22"/>
          <w:szCs w:val="22"/>
        </w:rPr>
        <w:t>4.1</w:t>
      </w:r>
      <w:r>
        <w:rPr>
          <w:color w:val="000000"/>
          <w:sz w:val="22"/>
          <w:szCs w:val="22"/>
        </w:rPr>
        <w:tab/>
        <w:t>Overtime Wages.</w:t>
      </w:r>
    </w:p>
    <w:p w14:paraId="409D9B92" w14:textId="77777777" w:rsidR="0098552A"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color w:val="000000"/>
          <w:sz w:val="22"/>
          <w:szCs w:val="22"/>
        </w:rPr>
      </w:pPr>
      <w:r w:rsidRPr="009A65C5">
        <w:rPr>
          <w:b/>
          <w:bCs/>
          <w:color w:val="000000"/>
          <w:sz w:val="22"/>
          <w:szCs w:val="22"/>
        </w:rPr>
        <w:t>4.1.1</w:t>
      </w:r>
      <w:r>
        <w:rPr>
          <w:color w:val="000000"/>
          <w:sz w:val="22"/>
          <w:szCs w:val="22"/>
        </w:rPr>
        <w:tab/>
        <w:t xml:space="preserve">Employees shall be paid time and one-half of the regular rate of pay for any work in excess of any of the following, except as provided </w:t>
      </w:r>
      <w:r>
        <w:rPr>
          <w:sz w:val="22"/>
          <w:szCs w:val="22"/>
        </w:rPr>
        <w:t>in exemptions or variances in Rule 2</w:t>
      </w:r>
      <w:r>
        <w:rPr>
          <w:color w:val="000000"/>
          <w:sz w:val="22"/>
          <w:szCs w:val="22"/>
        </w:rPr>
        <w:t>:</w:t>
      </w:r>
    </w:p>
    <w:p w14:paraId="7966042E" w14:textId="03EBDC91" w:rsidR="0098552A" w:rsidRPr="009A65C5" w:rsidRDefault="00000000" w:rsidP="007312FE">
      <w:pPr>
        <w:pStyle w:val="ListParagraph"/>
        <w:numPr>
          <w:ilvl w:val="0"/>
          <w:numId w:val="92"/>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9A65C5">
        <w:rPr>
          <w:color w:val="000000"/>
          <w:sz w:val="22"/>
          <w:szCs w:val="22"/>
        </w:rPr>
        <w:t>40 hours per workweek;</w:t>
      </w:r>
    </w:p>
    <w:p w14:paraId="59BB583D" w14:textId="7848257A" w:rsidR="0098552A" w:rsidRPr="009A65C5" w:rsidRDefault="00000000" w:rsidP="007312FE">
      <w:pPr>
        <w:pStyle w:val="ListParagraph"/>
        <w:numPr>
          <w:ilvl w:val="0"/>
          <w:numId w:val="92"/>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sidRPr="009A65C5">
        <w:rPr>
          <w:color w:val="000000"/>
          <w:sz w:val="22"/>
          <w:szCs w:val="22"/>
        </w:rPr>
        <w:t>12 hours per workday; or</w:t>
      </w:r>
    </w:p>
    <w:p w14:paraId="0C837626" w14:textId="5E9888FC" w:rsidR="00C01509" w:rsidRPr="00C01509" w:rsidRDefault="00C01509" w:rsidP="00C01509">
      <w:pPr>
        <w:pStyle w:val="ListParagraph"/>
        <w:numPr>
          <w:ilvl w:val="0"/>
          <w:numId w:val="92"/>
        </w:numPr>
        <w:pBdr>
          <w:top w:val="nil"/>
          <w:left w:val="nil"/>
          <w:bottom w:val="nil"/>
          <w:right w:val="nil"/>
          <w:between w:val="nil"/>
        </w:pBdr>
        <w:tabs>
          <w:tab w:val="left" w:pos="720"/>
          <w:tab w:val="left" w:pos="1440"/>
          <w:tab w:val="left" w:pos="2160"/>
        </w:tabs>
        <w:spacing w:before="180" w:line="276" w:lineRule="auto"/>
        <w:contextualSpacing w:val="0"/>
        <w:jc w:val="both"/>
        <w:rPr>
          <w:color w:val="000000"/>
          <w:sz w:val="22"/>
          <w:szCs w:val="22"/>
        </w:rPr>
      </w:pPr>
      <w:r>
        <w:rPr>
          <w:color w:val="000000"/>
          <w:sz w:val="22"/>
          <w:szCs w:val="22"/>
        </w:rPr>
        <w:t xml:space="preserve">12 </w:t>
      </w:r>
      <w:r w:rsidRPr="009A65C5">
        <w:rPr>
          <w:color w:val="000000"/>
          <w:sz w:val="22"/>
          <w:szCs w:val="22"/>
        </w:rPr>
        <w:t>consecutive hours without regard to the start and end time of the workday.</w:t>
      </w:r>
    </w:p>
    <w:p w14:paraId="0E6852A4" w14:textId="16703622" w:rsidR="00C01509" w:rsidRPr="00C01509" w:rsidRDefault="00C01509" w:rsidP="00C01509">
      <w:pPr>
        <w:tabs>
          <w:tab w:val="left" w:pos="720"/>
          <w:tab w:val="left" w:pos="1440"/>
          <w:tab w:val="left" w:pos="2160"/>
        </w:tabs>
        <w:spacing w:before="200" w:after="200" w:line="276" w:lineRule="auto"/>
        <w:jc w:val="center"/>
        <w:rPr>
          <w:sz w:val="22"/>
          <w:szCs w:val="22"/>
        </w:rPr>
      </w:pPr>
      <w:r>
        <w:rPr>
          <w:sz w:val="22"/>
          <w:szCs w:val="22"/>
        </w:rPr>
        <w:t> . . . </w:t>
      </w:r>
    </w:p>
    <w:p w14:paraId="40F9940A" w14:textId="42C570BB" w:rsidR="0098552A" w:rsidRDefault="00000000" w:rsidP="007312FE">
      <w:pPr>
        <w:pStyle w:val="Heading2"/>
        <w:spacing w:line="276" w:lineRule="auto"/>
        <w:rPr>
          <w:sz w:val="22"/>
          <w:szCs w:val="22"/>
        </w:rPr>
      </w:pPr>
      <w:r>
        <w:rPr>
          <w:sz w:val="22"/>
          <w:szCs w:val="22"/>
        </w:rPr>
        <w:t>Rule 6.</w:t>
      </w:r>
      <w:r>
        <w:rPr>
          <w:sz w:val="22"/>
          <w:szCs w:val="22"/>
        </w:rPr>
        <w:tab/>
        <w:t>Deductions, Credits, and Charges</w:t>
      </w:r>
    </w:p>
    <w:p w14:paraId="41B113CE" w14:textId="77777777" w:rsidR="0098552A" w:rsidRDefault="00000000" w:rsidP="007312FE">
      <w:pPr>
        <w:pBdr>
          <w:top w:val="nil"/>
          <w:left w:val="nil"/>
          <w:bottom w:val="nil"/>
          <w:right w:val="nil"/>
          <w:between w:val="nil"/>
        </w:pBdr>
        <w:tabs>
          <w:tab w:val="left" w:pos="720"/>
          <w:tab w:val="left" w:pos="1440"/>
          <w:tab w:val="left" w:pos="2160"/>
        </w:tabs>
        <w:spacing w:before="180" w:line="276" w:lineRule="auto"/>
        <w:ind w:left="720" w:hanging="720"/>
        <w:jc w:val="both"/>
        <w:rPr>
          <w:color w:val="000000"/>
          <w:sz w:val="22"/>
          <w:szCs w:val="22"/>
        </w:rPr>
      </w:pPr>
      <w:r w:rsidRPr="002359B2">
        <w:rPr>
          <w:b/>
          <w:bCs/>
          <w:color w:val="000000"/>
          <w:sz w:val="22"/>
          <w:szCs w:val="22"/>
        </w:rPr>
        <w:t>6.1</w:t>
      </w:r>
      <w:r>
        <w:rPr>
          <w:color w:val="000000"/>
          <w:sz w:val="22"/>
          <w:szCs w:val="22"/>
        </w:rPr>
        <w:tab/>
        <w:t>Tips or Gratuities. It shall be unlawful for an employer to assert a claim to, right of ownership in, or control over tips or gratuities intended for employees in violation of the Colorado Wage Act, including C.R.S. § 8-4-103(6).</w:t>
      </w:r>
    </w:p>
    <w:p w14:paraId="57E829B4" w14:textId="768DC9CF" w:rsidR="00CF13B5" w:rsidRDefault="00CF13B5">
      <w:pPr>
        <w:pBdr>
          <w:top w:val="nil"/>
          <w:left w:val="nil"/>
          <w:bottom w:val="nil"/>
          <w:right w:val="nil"/>
          <w:between w:val="nil"/>
        </w:pBdr>
        <w:tabs>
          <w:tab w:val="left" w:pos="720"/>
          <w:tab w:val="left" w:pos="1440"/>
          <w:tab w:val="left" w:pos="2160"/>
        </w:tabs>
        <w:spacing w:before="160" w:after="160" w:line="276" w:lineRule="auto"/>
        <w:ind w:left="1440" w:hanging="720"/>
        <w:jc w:val="both"/>
        <w:rPr>
          <w:color w:val="000000"/>
          <w:sz w:val="22"/>
          <w:szCs w:val="22"/>
        </w:rPr>
        <w:pPrChange w:id="2" w:author="Author">
          <w:pPr>
            <w:pBdr>
              <w:top w:val="nil"/>
              <w:left w:val="nil"/>
              <w:bottom w:val="nil"/>
              <w:right w:val="nil"/>
              <w:between w:val="nil"/>
            </w:pBdr>
            <w:tabs>
              <w:tab w:val="left" w:pos="720"/>
              <w:tab w:val="left" w:pos="1440"/>
              <w:tab w:val="left" w:pos="2160"/>
            </w:tabs>
            <w:spacing w:before="180" w:line="276" w:lineRule="auto"/>
            <w:ind w:left="1440" w:hanging="720"/>
            <w:jc w:val="both"/>
          </w:pPr>
        </w:pPrChange>
      </w:pPr>
      <w:r>
        <w:rPr>
          <w:b/>
          <w:bCs/>
          <w:color w:val="000000"/>
          <w:sz w:val="22"/>
          <w:szCs w:val="22"/>
        </w:rPr>
        <w:lastRenderedPageBreak/>
        <w:t>6.1.1</w:t>
      </w:r>
      <w:r>
        <w:rPr>
          <w:b/>
          <w:bCs/>
          <w:color w:val="000000"/>
          <w:sz w:val="22"/>
          <w:szCs w:val="22"/>
        </w:rPr>
        <w:tab/>
      </w:r>
      <w:r>
        <w:rPr>
          <w:color w:val="000000"/>
          <w:sz w:val="22"/>
          <w:szCs w:val="22"/>
        </w:rPr>
        <w:t xml:space="preserve">Requirements for Tip Sharing. Employers may not engage in tip sharing except as allowed by C.R.S. § 8-4-103(6), as implemented by these Rules. </w:t>
      </w:r>
    </w:p>
    <w:p w14:paraId="675CE2FD" w14:textId="085AD503" w:rsidR="00CF13B5" w:rsidRDefault="00CF13B5" w:rsidP="00152FB9">
      <w:pPr>
        <w:pStyle w:val="ListParagraph"/>
        <w:keepNext/>
        <w:keepLines/>
        <w:numPr>
          <w:ilvl w:val="0"/>
          <w:numId w:val="126"/>
        </w:numPr>
        <w:pBdr>
          <w:top w:val="nil"/>
          <w:left w:val="nil"/>
          <w:bottom w:val="nil"/>
          <w:right w:val="nil"/>
          <w:between w:val="nil"/>
        </w:pBdr>
        <w:tabs>
          <w:tab w:val="left" w:pos="720"/>
          <w:tab w:val="left" w:pos="1440"/>
          <w:tab w:val="left" w:pos="2160"/>
        </w:tabs>
        <w:spacing w:before="160" w:after="160" w:line="276" w:lineRule="auto"/>
        <w:ind w:left="2160" w:hanging="720"/>
        <w:contextualSpacing w:val="0"/>
        <w:jc w:val="both"/>
        <w:rPr>
          <w:color w:val="000000"/>
          <w:sz w:val="22"/>
          <w:szCs w:val="22"/>
        </w:rPr>
      </w:pPr>
      <w:r>
        <w:rPr>
          <w:color w:val="000000"/>
          <w:sz w:val="22"/>
          <w:szCs w:val="22"/>
        </w:rPr>
        <w:t xml:space="preserve">Customer Notice. An employer must notify in writing each customer, before the customer provides a tip, that the employer requires employees to share tips, and whether, and to what extent, those tips are distributed to tipped and non-tipped employees. This notice may be on a menu, table tent, or receipt, and must be conspicuous and clearly visible.  </w:t>
      </w:r>
    </w:p>
    <w:p w14:paraId="515E9230" w14:textId="2913D644" w:rsidR="00CF13B5" w:rsidRDefault="00CF13B5" w:rsidP="00152FB9">
      <w:pPr>
        <w:pStyle w:val="ListParagraph"/>
        <w:numPr>
          <w:ilvl w:val="0"/>
          <w:numId w:val="126"/>
        </w:numPr>
        <w:pBdr>
          <w:top w:val="nil"/>
          <w:left w:val="nil"/>
          <w:bottom w:val="nil"/>
          <w:right w:val="nil"/>
          <w:between w:val="nil"/>
        </w:pBdr>
        <w:tabs>
          <w:tab w:val="left" w:pos="720"/>
          <w:tab w:val="left" w:pos="1440"/>
          <w:tab w:val="left" w:pos="2160"/>
        </w:tabs>
        <w:spacing w:before="160" w:after="160" w:line="276" w:lineRule="auto"/>
        <w:ind w:left="2160" w:hanging="720"/>
        <w:contextualSpacing w:val="0"/>
        <w:jc w:val="both"/>
        <w:rPr>
          <w:color w:val="000000"/>
          <w:sz w:val="22"/>
          <w:szCs w:val="22"/>
        </w:rPr>
      </w:pPr>
      <w:r>
        <w:rPr>
          <w:color w:val="000000"/>
          <w:sz w:val="22"/>
          <w:szCs w:val="22"/>
        </w:rPr>
        <w:t xml:space="preserve">Employee Notice. An employer must provide notice in writing of the preestablished basis for tip sharing to each employee contributing to or receiving distributions from the tip sharing arrangement, where such notice complies with the following conditions: </w:t>
      </w:r>
    </w:p>
    <w:p w14:paraId="36F55102" w14:textId="34B5BEE0" w:rsidR="00CF13B5" w:rsidRDefault="00CF13B5"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Contents. Notice must include all information in Rule 1.10.4</w:t>
      </w:r>
      <w:r w:rsidR="00BF3C19">
        <w:rPr>
          <w:color w:val="000000"/>
          <w:sz w:val="22"/>
          <w:szCs w:val="22"/>
        </w:rPr>
        <w:t>, and any other policies, data, or information affecting employees’ tip contributions and distributions.</w:t>
      </w:r>
    </w:p>
    <w:p w14:paraId="032D3D8E" w14:textId="5203F32C" w:rsidR="00BF3C19" w:rsidRDefault="00BF3C19"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 xml:space="preserve">Form. Notice may be provided among other employment-related documents (such as a handbook, a manual, or other written or posted policy) if employees are sufficiently informed that the documents contain information material to tip sharing. Individual notice may be provided each employee electronically or by hard copy. </w:t>
      </w:r>
    </w:p>
    <w:p w14:paraId="7867C804" w14:textId="5EDA8562" w:rsidR="00BF3C19" w:rsidRDefault="00BF3C19"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Timing.</w:t>
      </w:r>
    </w:p>
    <w:p w14:paraId="4132031A" w14:textId="1C232E1F" w:rsidR="00BF3C19" w:rsidRDefault="00BF3C19" w:rsidP="00152FB9">
      <w:pPr>
        <w:pStyle w:val="ListParagraph"/>
        <w:numPr>
          <w:ilvl w:val="2"/>
          <w:numId w:val="126"/>
        </w:numPr>
        <w:pBdr>
          <w:top w:val="nil"/>
          <w:left w:val="nil"/>
          <w:bottom w:val="nil"/>
          <w:right w:val="nil"/>
          <w:between w:val="nil"/>
        </w:pBdr>
        <w:tabs>
          <w:tab w:val="left" w:pos="720"/>
          <w:tab w:val="left" w:pos="1440"/>
          <w:tab w:val="left" w:pos="2160"/>
        </w:tabs>
        <w:spacing w:before="160" w:after="160" w:line="276" w:lineRule="auto"/>
        <w:ind w:left="3420" w:hanging="270"/>
        <w:contextualSpacing w:val="0"/>
        <w:jc w:val="both"/>
        <w:rPr>
          <w:color w:val="000000"/>
          <w:sz w:val="22"/>
          <w:szCs w:val="22"/>
        </w:rPr>
      </w:pPr>
      <w:r>
        <w:rPr>
          <w:color w:val="000000"/>
          <w:sz w:val="22"/>
          <w:szCs w:val="22"/>
        </w:rPr>
        <w:t xml:space="preserve">For a newly hired employees an employer must provide notice to the employee at or before the time the employer makes an employment offer. </w:t>
      </w:r>
    </w:p>
    <w:p w14:paraId="38F97E02" w14:textId="682B43E1" w:rsidR="00BF3C19" w:rsidRDefault="00BF3C19" w:rsidP="00152FB9">
      <w:pPr>
        <w:pStyle w:val="ListParagraph"/>
        <w:numPr>
          <w:ilvl w:val="2"/>
          <w:numId w:val="126"/>
        </w:numPr>
        <w:pBdr>
          <w:top w:val="nil"/>
          <w:left w:val="nil"/>
          <w:bottom w:val="nil"/>
          <w:right w:val="nil"/>
          <w:between w:val="nil"/>
        </w:pBdr>
        <w:tabs>
          <w:tab w:val="left" w:pos="720"/>
          <w:tab w:val="left" w:pos="1440"/>
          <w:tab w:val="left" w:pos="2160"/>
        </w:tabs>
        <w:spacing w:before="160" w:after="160" w:line="276" w:lineRule="auto"/>
        <w:ind w:left="3420" w:hanging="270"/>
        <w:contextualSpacing w:val="0"/>
        <w:jc w:val="both"/>
        <w:rPr>
          <w:color w:val="000000"/>
          <w:sz w:val="22"/>
          <w:szCs w:val="22"/>
        </w:rPr>
      </w:pPr>
      <w:r>
        <w:rPr>
          <w:color w:val="000000"/>
          <w:sz w:val="22"/>
          <w:szCs w:val="22"/>
        </w:rPr>
        <w:t xml:space="preserve">When instituting a new or revised tip sharing arrangement, an employer must provide notice to all affected employees at least one week before the start of the pay period during which the new or changed arrangement will take effect. </w:t>
      </w:r>
    </w:p>
    <w:p w14:paraId="6F91718E" w14:textId="701693E1" w:rsidR="00BF3C19" w:rsidRPr="00152FB9" w:rsidRDefault="00BF3C19" w:rsidP="00152FB9">
      <w:pPr>
        <w:pStyle w:val="ListParagraph"/>
        <w:numPr>
          <w:ilvl w:val="0"/>
          <w:numId w:val="126"/>
        </w:numPr>
        <w:pBdr>
          <w:top w:val="nil"/>
          <w:left w:val="nil"/>
          <w:bottom w:val="nil"/>
          <w:right w:val="nil"/>
          <w:between w:val="nil"/>
        </w:pBdr>
        <w:tabs>
          <w:tab w:val="left" w:pos="720"/>
          <w:tab w:val="left" w:pos="1440"/>
          <w:tab w:val="left" w:pos="2160"/>
        </w:tabs>
        <w:spacing w:before="160" w:after="160" w:line="276" w:lineRule="auto"/>
        <w:ind w:left="2160" w:hanging="720"/>
        <w:contextualSpacing w:val="0"/>
        <w:jc w:val="both"/>
        <w:rPr>
          <w:color w:val="000000"/>
          <w:sz w:val="22"/>
          <w:szCs w:val="22"/>
        </w:rPr>
      </w:pPr>
      <w:r>
        <w:rPr>
          <w:color w:val="000000"/>
          <w:sz w:val="22"/>
          <w:szCs w:val="22"/>
        </w:rPr>
        <w:t>Recipients of Tip Distributions.</w:t>
      </w:r>
    </w:p>
    <w:p w14:paraId="1FC133E0" w14:textId="77777777" w:rsidR="00515223" w:rsidRDefault="00BF3C19"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 xml:space="preserve">An employer may </w:t>
      </w:r>
      <w:r w:rsidR="00515223">
        <w:rPr>
          <w:color w:val="000000"/>
          <w:sz w:val="22"/>
          <w:szCs w:val="22"/>
        </w:rPr>
        <w:t>neither</w:t>
      </w:r>
      <w:r>
        <w:rPr>
          <w:color w:val="000000"/>
          <w:sz w:val="22"/>
          <w:szCs w:val="22"/>
        </w:rPr>
        <w:t xml:space="preserve"> distribute tips to managers or the employer</w:t>
      </w:r>
      <w:r w:rsidR="00515223">
        <w:rPr>
          <w:color w:val="000000"/>
          <w:sz w:val="22"/>
          <w:szCs w:val="22"/>
        </w:rPr>
        <w:t>, nor use tips for employer expenses, such as making deductions from an employee’s wages, compensation, or tips for credit card processing fees</w:t>
      </w:r>
      <w:r>
        <w:rPr>
          <w:color w:val="000000"/>
          <w:sz w:val="22"/>
          <w:szCs w:val="22"/>
        </w:rPr>
        <w:t xml:space="preserve">. </w:t>
      </w:r>
    </w:p>
    <w:p w14:paraId="04B37412" w14:textId="2F835A5E" w:rsidR="00515223" w:rsidRDefault="00515223"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 xml:space="preserve">An employer may distribute tips to non-managerial employees who are not “tipped employees,” but doing so will nullify any allowable tip credits </w:t>
      </w:r>
      <w:r w:rsidR="00B815CE">
        <w:rPr>
          <w:color w:val="000000"/>
          <w:sz w:val="22"/>
          <w:szCs w:val="22"/>
        </w:rPr>
        <w:t>towards</w:t>
      </w:r>
      <w:r>
        <w:rPr>
          <w:color w:val="000000"/>
          <w:sz w:val="22"/>
          <w:szCs w:val="22"/>
        </w:rPr>
        <w:t xml:space="preserve"> the minimum wage of </w:t>
      </w:r>
      <w:r w:rsidR="00B815CE">
        <w:rPr>
          <w:color w:val="000000"/>
          <w:sz w:val="22"/>
          <w:szCs w:val="22"/>
        </w:rPr>
        <w:t>tipped</w:t>
      </w:r>
      <w:r>
        <w:rPr>
          <w:color w:val="000000"/>
          <w:sz w:val="22"/>
          <w:szCs w:val="22"/>
        </w:rPr>
        <w:t xml:space="preserve"> employees. If non</w:t>
      </w:r>
      <w:r w:rsidR="00BF38DD">
        <w:rPr>
          <w:color w:val="000000"/>
          <w:sz w:val="22"/>
          <w:szCs w:val="22"/>
        </w:rPr>
        <w:noBreakHyphen/>
      </w:r>
      <w:r>
        <w:rPr>
          <w:color w:val="000000"/>
          <w:sz w:val="22"/>
          <w:szCs w:val="22"/>
        </w:rPr>
        <w:t>tipped employees are included in tip sharing, the employer must pay the full minimum wage rate to all employees.</w:t>
      </w:r>
    </w:p>
    <w:p w14:paraId="3130E53E" w14:textId="3EF5C39A" w:rsidR="00BF3C19" w:rsidRDefault="00515223"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If an employer claims a tip credit for any employee participating in a tip sharing arrangement, those shared tips may be distributed only to “tipped employees.”</w:t>
      </w:r>
    </w:p>
    <w:p w14:paraId="7741932D" w14:textId="68CA71F0" w:rsidR="00515223" w:rsidRDefault="00515223" w:rsidP="00152FB9">
      <w:pPr>
        <w:pStyle w:val="ListParagraph"/>
        <w:numPr>
          <w:ilvl w:val="0"/>
          <w:numId w:val="126"/>
        </w:numPr>
        <w:pBdr>
          <w:top w:val="nil"/>
          <w:left w:val="nil"/>
          <w:bottom w:val="nil"/>
          <w:right w:val="nil"/>
          <w:between w:val="nil"/>
        </w:pBdr>
        <w:tabs>
          <w:tab w:val="left" w:pos="720"/>
          <w:tab w:val="left" w:pos="1440"/>
          <w:tab w:val="left" w:pos="2160"/>
        </w:tabs>
        <w:spacing w:before="160" w:after="160" w:line="276" w:lineRule="auto"/>
        <w:ind w:left="2160" w:hanging="720"/>
        <w:contextualSpacing w:val="0"/>
        <w:jc w:val="both"/>
        <w:rPr>
          <w:color w:val="000000"/>
          <w:sz w:val="22"/>
          <w:szCs w:val="22"/>
        </w:rPr>
      </w:pPr>
      <w:r>
        <w:rPr>
          <w:color w:val="000000"/>
          <w:sz w:val="22"/>
          <w:szCs w:val="22"/>
        </w:rPr>
        <w:lastRenderedPageBreak/>
        <w:t>Timing of Tip Distributions. An employer must distribute tips no later than the</w:t>
      </w:r>
      <w:r w:rsidR="00AD5446">
        <w:rPr>
          <w:color w:val="000000"/>
          <w:sz w:val="22"/>
          <w:szCs w:val="22"/>
        </w:rPr>
        <w:t xml:space="preserve"> next</w:t>
      </w:r>
      <w:r>
        <w:rPr>
          <w:color w:val="000000"/>
          <w:sz w:val="22"/>
          <w:szCs w:val="22"/>
        </w:rPr>
        <w:t xml:space="preserve"> regular pay day following the end of the pay period during which the tips were earned and received. </w:t>
      </w:r>
    </w:p>
    <w:p w14:paraId="6C513428" w14:textId="32B55DBA" w:rsidR="00515223" w:rsidRDefault="00515223" w:rsidP="00152FB9">
      <w:pPr>
        <w:pStyle w:val="ListParagraph"/>
        <w:numPr>
          <w:ilvl w:val="0"/>
          <w:numId w:val="126"/>
        </w:numPr>
        <w:pBdr>
          <w:top w:val="nil"/>
          <w:left w:val="nil"/>
          <w:bottom w:val="nil"/>
          <w:right w:val="nil"/>
          <w:between w:val="nil"/>
        </w:pBdr>
        <w:tabs>
          <w:tab w:val="left" w:pos="720"/>
          <w:tab w:val="left" w:pos="1440"/>
          <w:tab w:val="left" w:pos="2160"/>
        </w:tabs>
        <w:spacing w:before="160" w:after="160" w:line="276" w:lineRule="auto"/>
        <w:ind w:left="2160" w:hanging="720"/>
        <w:contextualSpacing w:val="0"/>
        <w:jc w:val="both"/>
        <w:rPr>
          <w:color w:val="000000"/>
          <w:sz w:val="22"/>
          <w:szCs w:val="22"/>
        </w:rPr>
      </w:pPr>
      <w:r>
        <w:rPr>
          <w:color w:val="000000"/>
          <w:sz w:val="22"/>
          <w:szCs w:val="22"/>
        </w:rPr>
        <w:t xml:space="preserve">Limited Employer Control. Beyond the </w:t>
      </w:r>
      <w:r w:rsidR="00152FB9">
        <w:rPr>
          <w:color w:val="000000"/>
          <w:sz w:val="22"/>
          <w:szCs w:val="22"/>
        </w:rPr>
        <w:t>discretion</w:t>
      </w:r>
      <w:r>
        <w:rPr>
          <w:color w:val="000000"/>
          <w:sz w:val="22"/>
          <w:szCs w:val="22"/>
        </w:rPr>
        <w:t xml:space="preserve"> referenced in Rule 1.10.</w:t>
      </w:r>
      <w:r w:rsidR="00152FB9">
        <w:rPr>
          <w:color w:val="000000"/>
          <w:sz w:val="22"/>
          <w:szCs w:val="22"/>
        </w:rPr>
        <w:t>4</w:t>
      </w:r>
      <w:r>
        <w:rPr>
          <w:color w:val="000000"/>
          <w:sz w:val="22"/>
          <w:szCs w:val="22"/>
        </w:rPr>
        <w:t>, an employer may exercise limited control over tips where the employer temporarily receives or has custody of the tips prior to distributing them</w:t>
      </w:r>
      <w:r w:rsidR="00B815CE">
        <w:rPr>
          <w:color w:val="000000"/>
          <w:sz w:val="22"/>
          <w:szCs w:val="22"/>
        </w:rPr>
        <w:t xml:space="preserve"> to employees</w:t>
      </w:r>
      <w:r>
        <w:rPr>
          <w:color w:val="000000"/>
          <w:sz w:val="22"/>
          <w:szCs w:val="22"/>
        </w:rPr>
        <w:t xml:space="preserve"> in accordance with the preestablished basis for tip sharing, or where a business necessity requires an employer to exercise control over tips in a way that </w:t>
      </w:r>
      <w:r w:rsidR="00BF38DD">
        <w:rPr>
          <w:color w:val="000000"/>
          <w:sz w:val="22"/>
          <w:szCs w:val="22"/>
        </w:rPr>
        <w:t>alters</w:t>
      </w:r>
      <w:r w:rsidR="00B815CE">
        <w:rPr>
          <w:color w:val="000000"/>
          <w:sz w:val="22"/>
          <w:szCs w:val="22"/>
        </w:rPr>
        <w:t xml:space="preserve"> the amount of an employee’s tip share contributions or distributions </w:t>
      </w:r>
      <w:r w:rsidR="00BF38DD">
        <w:rPr>
          <w:color w:val="000000"/>
          <w:sz w:val="22"/>
          <w:szCs w:val="22"/>
        </w:rPr>
        <w:t xml:space="preserve">from the amount </w:t>
      </w:r>
      <w:r w:rsidR="00B815CE">
        <w:rPr>
          <w:color w:val="000000"/>
          <w:sz w:val="22"/>
          <w:szCs w:val="22"/>
        </w:rPr>
        <w:t>that would otherwise</w:t>
      </w:r>
      <w:r w:rsidR="00BF38DD">
        <w:rPr>
          <w:color w:val="000000"/>
          <w:sz w:val="22"/>
          <w:szCs w:val="22"/>
        </w:rPr>
        <w:t xml:space="preserve"> be</w:t>
      </w:r>
      <w:r w:rsidR="00B815CE">
        <w:rPr>
          <w:color w:val="000000"/>
          <w:sz w:val="22"/>
          <w:szCs w:val="22"/>
        </w:rPr>
        <w:t xml:space="preserve"> required by the preestablished basis. </w:t>
      </w:r>
    </w:p>
    <w:p w14:paraId="75771867" w14:textId="0357EA61" w:rsidR="003D781A" w:rsidRDefault="00B815CE" w:rsidP="00152FB9">
      <w:pPr>
        <w:pStyle w:val="ListParagraph"/>
        <w:numPr>
          <w:ilvl w:val="0"/>
          <w:numId w:val="126"/>
        </w:numPr>
        <w:pBdr>
          <w:top w:val="nil"/>
          <w:left w:val="nil"/>
          <w:bottom w:val="nil"/>
          <w:right w:val="nil"/>
          <w:between w:val="nil"/>
        </w:pBdr>
        <w:tabs>
          <w:tab w:val="left" w:pos="720"/>
          <w:tab w:val="left" w:pos="1440"/>
          <w:tab w:val="left" w:pos="2160"/>
        </w:tabs>
        <w:spacing w:before="160" w:after="160" w:line="276" w:lineRule="auto"/>
        <w:ind w:left="2160" w:hanging="720"/>
        <w:contextualSpacing w:val="0"/>
        <w:jc w:val="both"/>
        <w:rPr>
          <w:color w:val="000000"/>
          <w:sz w:val="22"/>
          <w:szCs w:val="22"/>
        </w:rPr>
      </w:pPr>
      <w:r>
        <w:rPr>
          <w:color w:val="000000"/>
          <w:sz w:val="22"/>
          <w:szCs w:val="22"/>
        </w:rPr>
        <w:t xml:space="preserve">Disclosure of Contributions and Distributions to Employees. </w:t>
      </w:r>
      <w:r w:rsidR="003D781A">
        <w:rPr>
          <w:color w:val="000000"/>
          <w:sz w:val="22"/>
          <w:szCs w:val="22"/>
        </w:rPr>
        <w:t>For each employee required to participate in a tip sharing arrangement in any given pay period, an employer must disclose to him, her, or them the following information about the tip sharing contributions and distributions for that pay period:</w:t>
      </w:r>
    </w:p>
    <w:p w14:paraId="1B8EC6B3" w14:textId="77777777" w:rsidR="00AD5446" w:rsidRDefault="00AD5446"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Content. The disclosure must include:</w:t>
      </w:r>
    </w:p>
    <w:p w14:paraId="42ECDEF1" w14:textId="6350C426" w:rsidR="00AD5446" w:rsidRDefault="003D781A" w:rsidP="00152FB9">
      <w:pPr>
        <w:pStyle w:val="ListParagraph"/>
        <w:numPr>
          <w:ilvl w:val="2"/>
          <w:numId w:val="126"/>
        </w:numPr>
        <w:pBdr>
          <w:top w:val="nil"/>
          <w:left w:val="nil"/>
          <w:bottom w:val="nil"/>
          <w:right w:val="nil"/>
          <w:between w:val="nil"/>
        </w:pBdr>
        <w:tabs>
          <w:tab w:val="left" w:pos="720"/>
          <w:tab w:val="left" w:pos="1440"/>
          <w:tab w:val="left" w:pos="2160"/>
        </w:tabs>
        <w:spacing w:before="160" w:after="160" w:line="276" w:lineRule="auto"/>
        <w:ind w:hanging="450"/>
        <w:contextualSpacing w:val="0"/>
        <w:jc w:val="both"/>
        <w:rPr>
          <w:color w:val="000000"/>
          <w:sz w:val="22"/>
          <w:szCs w:val="22"/>
        </w:rPr>
      </w:pPr>
      <w:r w:rsidRPr="00152FB9">
        <w:rPr>
          <w:color w:val="000000"/>
          <w:sz w:val="22"/>
          <w:szCs w:val="22"/>
        </w:rPr>
        <w:t xml:space="preserve">Tip contribution and distribution amounts for each employee, by name and title; </w:t>
      </w:r>
      <w:r w:rsidR="002A4354">
        <w:rPr>
          <w:color w:val="000000"/>
          <w:sz w:val="22"/>
          <w:szCs w:val="22"/>
        </w:rPr>
        <w:t>and</w:t>
      </w:r>
    </w:p>
    <w:p w14:paraId="4B1C05FD" w14:textId="38392532" w:rsidR="00AD5446" w:rsidRDefault="003D781A" w:rsidP="00152FB9">
      <w:pPr>
        <w:pStyle w:val="ListParagraph"/>
        <w:numPr>
          <w:ilvl w:val="2"/>
          <w:numId w:val="126"/>
        </w:numPr>
        <w:pBdr>
          <w:top w:val="nil"/>
          <w:left w:val="nil"/>
          <w:bottom w:val="nil"/>
          <w:right w:val="nil"/>
          <w:between w:val="nil"/>
        </w:pBdr>
        <w:tabs>
          <w:tab w:val="left" w:pos="720"/>
          <w:tab w:val="left" w:pos="1440"/>
          <w:tab w:val="left" w:pos="2160"/>
        </w:tabs>
        <w:spacing w:before="160" w:after="160" w:line="276" w:lineRule="auto"/>
        <w:ind w:hanging="450"/>
        <w:contextualSpacing w:val="0"/>
        <w:jc w:val="both"/>
        <w:rPr>
          <w:color w:val="000000"/>
          <w:sz w:val="22"/>
          <w:szCs w:val="22"/>
        </w:rPr>
      </w:pPr>
      <w:r w:rsidRPr="00152FB9">
        <w:rPr>
          <w:color w:val="000000"/>
          <w:sz w:val="22"/>
          <w:szCs w:val="22"/>
        </w:rPr>
        <w:t>Calculations for tip contributions and distributions, including all underlying data used for each calculation (</w:t>
      </w:r>
      <w:r w:rsidR="00AD5446" w:rsidRPr="00152FB9">
        <w:rPr>
          <w:color w:val="000000"/>
          <w:sz w:val="22"/>
          <w:szCs w:val="22"/>
        </w:rPr>
        <w:t xml:space="preserve">for contributions, </w:t>
      </w:r>
      <w:r w:rsidRPr="00152FB9">
        <w:rPr>
          <w:color w:val="000000"/>
          <w:sz w:val="22"/>
          <w:szCs w:val="22"/>
        </w:rPr>
        <w:t>e.g., total tips, total sales</w:t>
      </w:r>
      <w:r w:rsidR="00AD5446" w:rsidRPr="00152FB9">
        <w:rPr>
          <w:color w:val="000000"/>
          <w:sz w:val="22"/>
          <w:szCs w:val="22"/>
        </w:rPr>
        <w:t>; for distributions, e.g., total hours worked, increase or decrease for shift type)</w:t>
      </w:r>
      <w:r w:rsidR="002A4354">
        <w:rPr>
          <w:color w:val="000000"/>
          <w:sz w:val="22"/>
          <w:szCs w:val="22"/>
        </w:rPr>
        <w:t>.</w:t>
      </w:r>
    </w:p>
    <w:p w14:paraId="0F5D1EC2" w14:textId="1D1886E1" w:rsidR="00AD5446" w:rsidRDefault="002A4354"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Mode</w:t>
      </w:r>
      <w:r w:rsidR="00AD5446">
        <w:rPr>
          <w:color w:val="000000"/>
          <w:sz w:val="22"/>
          <w:szCs w:val="22"/>
        </w:rPr>
        <w:t xml:space="preserve">. An employer may disclose this information in any of the following </w:t>
      </w:r>
      <w:r>
        <w:rPr>
          <w:color w:val="000000"/>
          <w:sz w:val="22"/>
          <w:szCs w:val="22"/>
        </w:rPr>
        <w:t>modes</w:t>
      </w:r>
      <w:r w:rsidR="00AD5446">
        <w:rPr>
          <w:color w:val="000000"/>
          <w:sz w:val="22"/>
          <w:szCs w:val="22"/>
        </w:rPr>
        <w:t xml:space="preserve">: </w:t>
      </w:r>
    </w:p>
    <w:p w14:paraId="1CA07935" w14:textId="251F43E8" w:rsidR="00AD5446" w:rsidRDefault="00AD5446" w:rsidP="00152FB9">
      <w:pPr>
        <w:pStyle w:val="ListParagraph"/>
        <w:numPr>
          <w:ilvl w:val="2"/>
          <w:numId w:val="126"/>
        </w:numPr>
        <w:pBdr>
          <w:top w:val="nil"/>
          <w:left w:val="nil"/>
          <w:bottom w:val="nil"/>
          <w:right w:val="nil"/>
          <w:between w:val="nil"/>
        </w:pBdr>
        <w:tabs>
          <w:tab w:val="left" w:pos="720"/>
          <w:tab w:val="left" w:pos="1440"/>
          <w:tab w:val="left" w:pos="2160"/>
        </w:tabs>
        <w:spacing w:before="160" w:after="160" w:line="276" w:lineRule="auto"/>
        <w:ind w:hanging="450"/>
        <w:contextualSpacing w:val="0"/>
        <w:jc w:val="both"/>
        <w:rPr>
          <w:color w:val="000000"/>
          <w:sz w:val="22"/>
          <w:szCs w:val="22"/>
        </w:rPr>
      </w:pPr>
      <w:r>
        <w:rPr>
          <w:color w:val="000000"/>
          <w:sz w:val="22"/>
          <w:szCs w:val="22"/>
        </w:rPr>
        <w:t xml:space="preserve">Provision of written or electronic document sufficient to show the information in Rule 6.1.1(F)(1); </w:t>
      </w:r>
      <w:r w:rsidR="002A4354">
        <w:rPr>
          <w:color w:val="000000"/>
          <w:sz w:val="22"/>
          <w:szCs w:val="22"/>
        </w:rPr>
        <w:t>or</w:t>
      </w:r>
    </w:p>
    <w:p w14:paraId="13850D19" w14:textId="0083B47F" w:rsidR="00AD5446" w:rsidRDefault="00AD5446" w:rsidP="00152FB9">
      <w:pPr>
        <w:pStyle w:val="ListParagraph"/>
        <w:numPr>
          <w:ilvl w:val="2"/>
          <w:numId w:val="126"/>
        </w:numPr>
        <w:pBdr>
          <w:top w:val="nil"/>
          <w:left w:val="nil"/>
          <w:bottom w:val="nil"/>
          <w:right w:val="nil"/>
          <w:between w:val="nil"/>
        </w:pBdr>
        <w:tabs>
          <w:tab w:val="left" w:pos="720"/>
          <w:tab w:val="left" w:pos="1440"/>
          <w:tab w:val="left" w:pos="2160"/>
        </w:tabs>
        <w:spacing w:before="160" w:after="160" w:line="276" w:lineRule="auto"/>
        <w:ind w:hanging="450"/>
        <w:contextualSpacing w:val="0"/>
        <w:jc w:val="both"/>
        <w:rPr>
          <w:color w:val="000000"/>
          <w:sz w:val="22"/>
          <w:szCs w:val="22"/>
        </w:rPr>
      </w:pPr>
      <w:r>
        <w:rPr>
          <w:color w:val="000000"/>
          <w:sz w:val="22"/>
          <w:szCs w:val="22"/>
        </w:rPr>
        <w:t xml:space="preserve">Use of an electronic system, portal, or website where each employee can access the information in Rule 6.1.1(F)(1). </w:t>
      </w:r>
    </w:p>
    <w:p w14:paraId="1AC5892B" w14:textId="77777777" w:rsidR="00AD5446" w:rsidRPr="00AD5446" w:rsidRDefault="00AD5446" w:rsidP="00152FB9">
      <w:pPr>
        <w:pStyle w:val="ListParagraph"/>
        <w:numPr>
          <w:ilvl w:val="1"/>
          <w:numId w:val="126"/>
        </w:numPr>
        <w:spacing w:before="160" w:after="160" w:line="276" w:lineRule="auto"/>
        <w:ind w:left="2880" w:hanging="720"/>
        <w:contextualSpacing w:val="0"/>
        <w:jc w:val="both"/>
        <w:rPr>
          <w:color w:val="000000"/>
          <w:sz w:val="22"/>
          <w:szCs w:val="22"/>
        </w:rPr>
      </w:pPr>
      <w:r w:rsidRPr="00AD5446">
        <w:rPr>
          <w:color w:val="000000"/>
          <w:sz w:val="22"/>
          <w:szCs w:val="22"/>
        </w:rPr>
        <w:t xml:space="preserve">Timing. An employer must make this disclosure no later than the earlier of the day on which the employer distributes tips to the employee or the next regular pay day immediately following the end of the pay period during which the tips were earned and received. </w:t>
      </w:r>
    </w:p>
    <w:p w14:paraId="26743837" w14:textId="41D345F6" w:rsidR="00BF3C19" w:rsidRPr="00152FB9" w:rsidRDefault="00AD5446" w:rsidP="00152FB9">
      <w:pPr>
        <w:pStyle w:val="ListParagraph"/>
        <w:numPr>
          <w:ilvl w:val="1"/>
          <w:numId w:val="126"/>
        </w:numPr>
        <w:pBdr>
          <w:top w:val="nil"/>
          <w:left w:val="nil"/>
          <w:bottom w:val="nil"/>
          <w:right w:val="nil"/>
          <w:between w:val="nil"/>
        </w:pBdr>
        <w:tabs>
          <w:tab w:val="left" w:pos="720"/>
          <w:tab w:val="left" w:pos="1440"/>
          <w:tab w:val="left" w:pos="2160"/>
        </w:tabs>
        <w:spacing w:before="160" w:after="160" w:line="276" w:lineRule="auto"/>
        <w:ind w:left="2880" w:hanging="720"/>
        <w:contextualSpacing w:val="0"/>
        <w:jc w:val="both"/>
        <w:rPr>
          <w:color w:val="000000"/>
          <w:sz w:val="22"/>
          <w:szCs w:val="22"/>
        </w:rPr>
      </w:pPr>
      <w:r>
        <w:rPr>
          <w:color w:val="000000"/>
          <w:sz w:val="22"/>
          <w:szCs w:val="22"/>
        </w:rPr>
        <w:t>This disclosure does not require an employer to include information about an employee’s schedule or work hours</w:t>
      </w:r>
      <w:r w:rsidR="002A4354">
        <w:rPr>
          <w:color w:val="000000"/>
          <w:sz w:val="22"/>
          <w:szCs w:val="22"/>
        </w:rPr>
        <w:t xml:space="preserve">. </w:t>
      </w:r>
    </w:p>
    <w:p w14:paraId="22C621DA" w14:textId="75958AA8" w:rsidR="002A4354" w:rsidRDefault="00444358" w:rsidP="00444358">
      <w:pPr>
        <w:pBdr>
          <w:top w:val="nil"/>
          <w:left w:val="nil"/>
          <w:bottom w:val="nil"/>
          <w:right w:val="nil"/>
          <w:between w:val="nil"/>
        </w:pBdr>
        <w:tabs>
          <w:tab w:val="left" w:pos="720"/>
          <w:tab w:val="left" w:pos="1440"/>
          <w:tab w:val="left" w:pos="2160"/>
        </w:tabs>
        <w:spacing w:before="180" w:after="180" w:line="276" w:lineRule="auto"/>
        <w:ind w:left="720" w:hanging="720"/>
        <w:jc w:val="center"/>
        <w:rPr>
          <w:color w:val="000000"/>
          <w:sz w:val="22"/>
          <w:szCs w:val="22"/>
        </w:rPr>
      </w:pPr>
      <w:r w:rsidRPr="00444358">
        <w:rPr>
          <w:color w:val="000000"/>
          <w:sz w:val="22"/>
          <w:szCs w:val="22"/>
        </w:rPr>
        <w:t> . . .</w:t>
      </w:r>
    </w:p>
    <w:p w14:paraId="570988F5" w14:textId="67035879" w:rsidR="0098552A" w:rsidRDefault="00000000" w:rsidP="007312FE">
      <w:pPr>
        <w:pStyle w:val="Heading2"/>
        <w:keepNext/>
        <w:spacing w:line="276" w:lineRule="auto"/>
        <w:rPr>
          <w:sz w:val="22"/>
          <w:szCs w:val="22"/>
        </w:rPr>
      </w:pPr>
      <w:r>
        <w:rPr>
          <w:sz w:val="22"/>
          <w:szCs w:val="22"/>
        </w:rPr>
        <w:t>Rule 7.</w:t>
      </w:r>
      <w:r>
        <w:rPr>
          <w:sz w:val="22"/>
          <w:szCs w:val="22"/>
        </w:rPr>
        <w:tab/>
        <w:t>Employer Record-Keeping and Posting Requirements</w:t>
      </w:r>
    </w:p>
    <w:p w14:paraId="66800BD5" w14:textId="38531348" w:rsidR="0098552A" w:rsidRPr="00444358" w:rsidRDefault="00444358" w:rsidP="00444358">
      <w:pPr>
        <w:pBdr>
          <w:top w:val="nil"/>
          <w:left w:val="nil"/>
          <w:bottom w:val="nil"/>
          <w:right w:val="nil"/>
          <w:between w:val="nil"/>
        </w:pBdr>
        <w:tabs>
          <w:tab w:val="left" w:pos="720"/>
          <w:tab w:val="left" w:pos="1440"/>
          <w:tab w:val="left" w:pos="2160"/>
        </w:tabs>
        <w:spacing w:before="180" w:after="180" w:line="276" w:lineRule="auto"/>
        <w:ind w:left="720" w:hanging="720"/>
        <w:jc w:val="center"/>
        <w:rPr>
          <w:sz w:val="22"/>
          <w:szCs w:val="22"/>
        </w:rPr>
      </w:pPr>
      <w:r w:rsidRPr="00444358">
        <w:rPr>
          <w:color w:val="000000"/>
          <w:sz w:val="22"/>
          <w:szCs w:val="22"/>
        </w:rPr>
        <w:t>. . .</w:t>
      </w:r>
    </w:p>
    <w:p w14:paraId="5952D53A" w14:textId="4FB2F4F8" w:rsidR="0098552A" w:rsidRDefault="00000000" w:rsidP="007312FE">
      <w:pPr>
        <w:pBdr>
          <w:top w:val="nil"/>
          <w:left w:val="nil"/>
          <w:bottom w:val="nil"/>
          <w:right w:val="nil"/>
          <w:between w:val="nil"/>
        </w:pBdr>
        <w:tabs>
          <w:tab w:val="left" w:pos="720"/>
          <w:tab w:val="left" w:pos="1440"/>
          <w:tab w:val="left" w:pos="2160"/>
        </w:tabs>
        <w:spacing w:before="180" w:line="276" w:lineRule="auto"/>
        <w:ind w:left="720" w:hanging="720"/>
        <w:jc w:val="both"/>
        <w:rPr>
          <w:color w:val="000000"/>
          <w:sz w:val="22"/>
          <w:szCs w:val="22"/>
        </w:rPr>
      </w:pPr>
      <w:r w:rsidRPr="002359B2">
        <w:rPr>
          <w:b/>
          <w:bCs/>
          <w:color w:val="000000"/>
          <w:sz w:val="22"/>
          <w:szCs w:val="22"/>
        </w:rPr>
        <w:t>7.2</w:t>
      </w:r>
      <w:r>
        <w:rPr>
          <w:color w:val="000000"/>
          <w:sz w:val="22"/>
          <w:szCs w:val="22"/>
        </w:rPr>
        <w:tab/>
        <w:t xml:space="preserve">Issuance of Earnings Statement and Information. </w:t>
      </w:r>
    </w:p>
    <w:p w14:paraId="11847638" w14:textId="2D8CC31D" w:rsidR="00444358" w:rsidRPr="00444358" w:rsidRDefault="00444358" w:rsidP="00444358">
      <w:pPr>
        <w:pBdr>
          <w:top w:val="nil"/>
          <w:left w:val="nil"/>
          <w:bottom w:val="nil"/>
          <w:right w:val="nil"/>
          <w:between w:val="nil"/>
        </w:pBdr>
        <w:tabs>
          <w:tab w:val="left" w:pos="720"/>
          <w:tab w:val="left" w:pos="1440"/>
          <w:tab w:val="left" w:pos="2160"/>
        </w:tabs>
        <w:spacing w:before="180" w:line="276" w:lineRule="auto"/>
        <w:ind w:left="720" w:hanging="720"/>
        <w:jc w:val="center"/>
        <w:rPr>
          <w:color w:val="000000"/>
          <w:sz w:val="22"/>
          <w:szCs w:val="22"/>
        </w:rPr>
      </w:pPr>
      <w:r w:rsidRPr="00444358">
        <w:rPr>
          <w:color w:val="000000"/>
          <w:sz w:val="22"/>
          <w:szCs w:val="22"/>
        </w:rPr>
        <w:lastRenderedPageBreak/>
        <w:t>. . .</w:t>
      </w:r>
    </w:p>
    <w:p w14:paraId="58E5DA06" w14:textId="286F13A0" w:rsidR="0098552A" w:rsidRPr="00E801AF" w:rsidRDefault="00000000" w:rsidP="007312FE">
      <w:pPr>
        <w:pBdr>
          <w:top w:val="nil"/>
          <w:left w:val="nil"/>
          <w:bottom w:val="nil"/>
          <w:right w:val="nil"/>
          <w:between w:val="nil"/>
        </w:pBdr>
        <w:tabs>
          <w:tab w:val="left" w:pos="720"/>
          <w:tab w:val="left" w:pos="1440"/>
          <w:tab w:val="left" w:pos="2160"/>
        </w:tabs>
        <w:spacing w:before="180" w:line="276" w:lineRule="auto"/>
        <w:ind w:left="1440" w:hanging="720"/>
        <w:jc w:val="both"/>
        <w:rPr>
          <w:sz w:val="22"/>
          <w:szCs w:val="22"/>
        </w:rPr>
      </w:pPr>
      <w:r w:rsidRPr="002359B2">
        <w:rPr>
          <w:b/>
          <w:bCs/>
          <w:sz w:val="22"/>
          <w:szCs w:val="22"/>
        </w:rPr>
        <w:t>7.2.2</w:t>
      </w:r>
      <w:r w:rsidRPr="00E801AF">
        <w:rPr>
          <w:sz w:val="22"/>
          <w:szCs w:val="22"/>
        </w:rPr>
        <w:tab/>
        <w:t>Nothing in Rule 7.2.1 shall prevent an employer from providing to an employee information related to Rule 7.1(F). Upon an employee’s request, an employer must provide, in writing or electronically, documents sufficient to show, or a dated statement containing, the information in Rule 7.1(F). Employees may make such requests no more than once per month,</w:t>
      </w:r>
      <w:r w:rsidR="002A4354">
        <w:rPr>
          <w:sz w:val="22"/>
          <w:szCs w:val="22"/>
        </w:rPr>
        <w:t xml:space="preserve"> unless an employer policy permits an employee to make such requests</w:t>
      </w:r>
      <w:r w:rsidRPr="00E801AF">
        <w:rPr>
          <w:sz w:val="22"/>
          <w:szCs w:val="22"/>
        </w:rPr>
        <w:t xml:space="preserve"> more frequently</w:t>
      </w:r>
      <w:r w:rsidR="002A4354">
        <w:rPr>
          <w:sz w:val="22"/>
          <w:szCs w:val="22"/>
        </w:rPr>
        <w:t>.</w:t>
      </w:r>
      <w:r w:rsidRPr="00E801AF">
        <w:rPr>
          <w:sz w:val="22"/>
          <w:szCs w:val="22"/>
        </w:rPr>
        <w:t xml:space="preserve"> Employers may choose a reasonable system for fulfilling such requests, including but not limited to listing such information on each pay stub, using an electronic system where employees can access their own information, or providing the necessary information in a letter or electronic communication.</w:t>
      </w:r>
    </w:p>
    <w:p w14:paraId="434D3A56" w14:textId="4AFF3A07" w:rsidR="0098552A" w:rsidRPr="00444358" w:rsidRDefault="00444358" w:rsidP="00444358">
      <w:pPr>
        <w:pBdr>
          <w:top w:val="nil"/>
          <w:left w:val="nil"/>
          <w:bottom w:val="nil"/>
          <w:right w:val="nil"/>
          <w:between w:val="nil"/>
        </w:pBdr>
        <w:tabs>
          <w:tab w:val="left" w:pos="720"/>
          <w:tab w:val="left" w:pos="1440"/>
          <w:tab w:val="left" w:pos="2160"/>
        </w:tabs>
        <w:spacing w:before="200" w:after="200" w:line="276" w:lineRule="auto"/>
        <w:ind w:left="720" w:hanging="720"/>
        <w:jc w:val="center"/>
        <w:rPr>
          <w:color w:val="000000"/>
          <w:sz w:val="22"/>
          <w:szCs w:val="22"/>
        </w:rPr>
      </w:pPr>
      <w:r>
        <w:rPr>
          <w:color w:val="000000"/>
          <w:sz w:val="22"/>
          <w:szCs w:val="22"/>
        </w:rPr>
        <w:t>. . .</w:t>
      </w:r>
    </w:p>
    <w:sectPr w:rsidR="0098552A" w:rsidRPr="00444358">
      <w:headerReference w:type="default" r:id="rId11"/>
      <w:footerReference w:type="default" r:id="rId12"/>
      <w:footerReference w:type="first" r:id="rId13"/>
      <w:pgSz w:w="12240" w:h="15840"/>
      <w:pgMar w:top="720" w:right="1440" w:bottom="360" w:left="1440" w:header="504"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646F8" w14:textId="77777777" w:rsidR="009445B9" w:rsidRDefault="009445B9">
      <w:pPr>
        <w:spacing w:before="0"/>
      </w:pPr>
      <w:r>
        <w:separator/>
      </w:r>
    </w:p>
  </w:endnote>
  <w:endnote w:type="continuationSeparator" w:id="0">
    <w:p w14:paraId="28A1239A" w14:textId="77777777" w:rsidR="009445B9" w:rsidRDefault="009445B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9ECB35F6-5F06-DD4A-B6D0-8272C6AD14E9}"/>
    <w:embedBold r:id="rId2" w:fontKey="{F67F53DB-C715-8848-825E-68272475E52E}"/>
  </w:font>
  <w:font w:name="Times New Roman">
    <w:panose1 w:val="02020603050405020304"/>
    <w:charset w:val="00"/>
    <w:family w:val="roman"/>
    <w:pitch w:val="variable"/>
    <w:sig w:usb0="E0002EFF" w:usb1="C000785B" w:usb2="00000009" w:usb3="00000000" w:csb0="000001FF" w:csb1="00000000"/>
    <w:embedRegular r:id="rId3" w:fontKey="{B985D3E5-B6E6-7641-9B8B-E54394B81C47}"/>
    <w:embedBold r:id="rId4" w:fontKey="{24C90A75-FFE1-EA4D-8296-5DD353D0416A}"/>
  </w:font>
  <w:font w:name="Georgia">
    <w:panose1 w:val="02040502050405020303"/>
    <w:charset w:val="00"/>
    <w:family w:val="roman"/>
    <w:pitch w:val="variable"/>
    <w:sig w:usb0="00000287" w:usb1="00000000" w:usb2="00000000" w:usb3="00000000" w:csb0="0000009F" w:csb1="00000000"/>
    <w:embedItalic r:id="rId5" w:fontKey="{46C4A38E-B2B6-954F-ADD3-916CBB025251}"/>
  </w:font>
  <w:font w:name="Cambria Math">
    <w:panose1 w:val="02040503050406030204"/>
    <w:charset w:val="00"/>
    <w:family w:val="roman"/>
    <w:pitch w:val="variable"/>
    <w:sig w:usb0="E00002FF" w:usb1="420024FF" w:usb2="00000000" w:usb3="00000000" w:csb0="0000019F" w:csb1="00000000"/>
    <w:embedRegular r:id="rId6" w:fontKey="{360374A0-F128-4241-9E80-E76DC61FD1BC}"/>
  </w:font>
  <w:font w:name="Calibri">
    <w:panose1 w:val="020F0502020204030204"/>
    <w:charset w:val="00"/>
    <w:family w:val="swiss"/>
    <w:pitch w:val="variable"/>
    <w:sig w:usb0="E0002AFF" w:usb1="C000247B" w:usb2="00000009" w:usb3="00000000" w:csb0="000001FF" w:csb1="00000000"/>
    <w:embedRegular r:id="rId7" w:fontKey="{13747962-33A3-BE41-97C4-C2572890C0CD}"/>
  </w:font>
  <w:font w:name="Cambria">
    <w:panose1 w:val="02040503050406030204"/>
    <w:charset w:val="00"/>
    <w:family w:val="roman"/>
    <w:pitch w:val="variable"/>
    <w:sig w:usb0="E00006FF" w:usb1="420024FF" w:usb2="02000000" w:usb3="00000000" w:csb0="0000019F" w:csb1="00000000"/>
    <w:embedRegular r:id="rId8" w:fontKey="{6913A2F6-8C87-2F43-A2E0-A45F538948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28131" w14:textId="77777777" w:rsidR="0098552A" w:rsidRDefault="00000000">
    <w:pPr>
      <w:pBdr>
        <w:top w:val="single" w:sz="4" w:space="1" w:color="000000"/>
        <w:left w:val="nil"/>
        <w:bottom w:val="nil"/>
        <w:right w:val="nil"/>
        <w:between w:val="nil"/>
      </w:pBdr>
      <w:tabs>
        <w:tab w:val="center" w:pos="4680"/>
        <w:tab w:val="right" w:pos="9360"/>
      </w:tabs>
      <w:spacing w:before="0" w:line="216" w:lineRule="auto"/>
      <w:jc w:val="center"/>
      <w:rPr>
        <w:color w:val="000000"/>
      </w:rPr>
    </w:pPr>
    <w:r>
      <w:rPr>
        <w:b/>
        <w:bCs/>
        <w:color w:val="000000"/>
      </w:rPr>
      <w:fldChar w:fldCharType="begin"/>
    </w:r>
    <w:r>
      <w:rPr>
        <w:b/>
        <w:bCs/>
        <w:color w:val="000000"/>
      </w:rPr>
      <w:instrText>PAGE</w:instrText>
    </w:r>
    <w:r>
      <w:rPr>
        <w:b/>
        <w:bCs/>
        <w:color w:val="000000"/>
      </w:rPr>
      <w:fldChar w:fldCharType="separate"/>
    </w:r>
    <w:r w:rsidR="00E801AF">
      <w:rPr>
        <w:b/>
        <w:bCs/>
        <w:noProof/>
        <w:color w:val="000000"/>
      </w:rPr>
      <w:t>2</w:t>
    </w:r>
    <w:r>
      <w:rPr>
        <w:b/>
        <w:bCs/>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FC1A9" w14:textId="77777777" w:rsidR="0098552A" w:rsidRDefault="00000000">
    <w:pPr>
      <w:pBdr>
        <w:top w:val="single" w:sz="8" w:space="1" w:color="000000"/>
        <w:left w:val="nil"/>
        <w:bottom w:val="nil"/>
        <w:right w:val="nil"/>
        <w:between w:val="nil"/>
      </w:pBdr>
      <w:tabs>
        <w:tab w:val="center" w:pos="4680"/>
        <w:tab w:val="right" w:pos="9360"/>
      </w:tabs>
      <w:spacing w:line="227" w:lineRule="auto"/>
      <w:rPr>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E801AF">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9A5A3" w14:textId="77777777" w:rsidR="009445B9" w:rsidRDefault="009445B9">
      <w:pPr>
        <w:spacing w:before="0"/>
      </w:pPr>
      <w:r>
        <w:separator/>
      </w:r>
    </w:p>
  </w:footnote>
  <w:footnote w:type="continuationSeparator" w:id="0">
    <w:p w14:paraId="16BC926D" w14:textId="77777777" w:rsidR="009445B9" w:rsidRDefault="009445B9">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1220B" w14:textId="3D5415C4" w:rsidR="00E801AF" w:rsidRPr="00E801AF" w:rsidRDefault="00000000" w:rsidP="00343D69">
    <w:pPr>
      <w:pBdr>
        <w:top w:val="nil"/>
        <w:left w:val="nil"/>
        <w:bottom w:val="single" w:sz="8" w:space="0" w:color="000000"/>
        <w:right w:val="nil"/>
        <w:between w:val="nil"/>
      </w:pBdr>
      <w:tabs>
        <w:tab w:val="right" w:pos="10080"/>
      </w:tabs>
      <w:spacing w:before="0"/>
      <w:rPr>
        <w:b/>
        <w:bCs/>
        <w:sz w:val="22"/>
        <w:szCs w:val="22"/>
      </w:rPr>
    </w:pPr>
    <w:r w:rsidRPr="00E801AF">
      <w:rPr>
        <w:b/>
        <w:bCs/>
        <w:color w:val="000000"/>
        <w:sz w:val="22"/>
        <w:szCs w:val="22"/>
      </w:rPr>
      <w:t>Division of</w:t>
    </w:r>
    <w:r w:rsidRPr="00E801AF">
      <w:rPr>
        <w:b/>
        <w:bCs/>
        <w:sz w:val="22"/>
        <w:szCs w:val="22"/>
      </w:rPr>
      <w:t xml:space="preserve"> </w:t>
    </w:r>
    <w:r w:rsidRPr="00E801AF">
      <w:rPr>
        <w:b/>
        <w:bCs/>
        <w:color w:val="000000"/>
        <w:sz w:val="22"/>
        <w:szCs w:val="22"/>
      </w:rPr>
      <w:t>Labor</w:t>
    </w:r>
    <w:r w:rsidRPr="00E801AF">
      <w:rPr>
        <w:b/>
        <w:bCs/>
        <w:sz w:val="22"/>
        <w:szCs w:val="22"/>
      </w:rPr>
      <w:t xml:space="preserve"> </w:t>
    </w:r>
    <w:r w:rsidRPr="00E801AF">
      <w:rPr>
        <w:b/>
        <w:bCs/>
        <w:color w:val="000000"/>
        <w:sz w:val="22"/>
        <w:szCs w:val="22"/>
      </w:rPr>
      <w:t>Standards</w:t>
    </w:r>
    <w:r w:rsidRPr="00E801AF">
      <w:rPr>
        <w:b/>
        <w:bCs/>
        <w:sz w:val="22"/>
        <w:szCs w:val="22"/>
      </w:rPr>
      <w:t xml:space="preserve"> </w:t>
    </w:r>
    <w:r w:rsidR="00343D69">
      <w:rPr>
        <w:b/>
        <w:bCs/>
        <w:color w:val="000000"/>
        <w:sz w:val="22"/>
        <w:szCs w:val="22"/>
      </w:rPr>
      <w:t>&amp;</w:t>
    </w:r>
    <w:r w:rsidRPr="00E801AF">
      <w:rPr>
        <w:b/>
        <w:bCs/>
        <w:sz w:val="22"/>
        <w:szCs w:val="22"/>
      </w:rPr>
      <w:t xml:space="preserve"> </w:t>
    </w:r>
    <w:r w:rsidRPr="00E801AF">
      <w:rPr>
        <w:b/>
        <w:bCs/>
        <w:color w:val="000000"/>
        <w:sz w:val="22"/>
        <w:szCs w:val="22"/>
      </w:rPr>
      <w:t>Statistics</w:t>
    </w:r>
    <w:r w:rsidR="00343D69">
      <w:rPr>
        <w:b/>
        <w:bCs/>
        <w:color w:val="000000"/>
        <w:sz w:val="22"/>
        <w:szCs w:val="22"/>
      </w:rPr>
      <w:tab/>
    </w:r>
    <w:r w:rsidR="00E801AF" w:rsidRPr="00E801AF">
      <w:rPr>
        <w:b/>
        <w:bCs/>
        <w:smallCaps/>
        <w:color w:val="000000"/>
        <w:sz w:val="22"/>
        <w:szCs w:val="22"/>
      </w:rPr>
      <w:t>7</w:t>
    </w:r>
    <w:r w:rsidR="00E801AF" w:rsidRPr="00E801AF">
      <w:rPr>
        <w:b/>
        <w:bCs/>
        <w:sz w:val="22"/>
        <w:szCs w:val="22"/>
      </w:rPr>
      <w:t xml:space="preserve"> </w:t>
    </w:r>
    <w:r w:rsidR="00E801AF" w:rsidRPr="00E801AF">
      <w:rPr>
        <w:b/>
        <w:bCs/>
        <w:color w:val="000000"/>
        <w:sz w:val="22"/>
        <w:szCs w:val="22"/>
      </w:rPr>
      <w:t>CCR</w:t>
    </w:r>
    <w:r w:rsidR="00E801AF" w:rsidRPr="00E801AF">
      <w:rPr>
        <w:b/>
        <w:bCs/>
        <w:sz w:val="22"/>
        <w:szCs w:val="22"/>
      </w:rPr>
      <w:t xml:space="preserve"> </w:t>
    </w:r>
    <w:r w:rsidR="00E801AF" w:rsidRPr="00E801AF">
      <w:rPr>
        <w:b/>
        <w:bCs/>
        <w:color w:val="000000"/>
        <w:sz w:val="22"/>
        <w:szCs w:val="22"/>
      </w:rPr>
      <w:t>1103-1</w:t>
    </w:r>
  </w:p>
  <w:p w14:paraId="0624AEB4" w14:textId="53FCB153" w:rsidR="0098552A" w:rsidRPr="00E801AF" w:rsidRDefault="00000000" w:rsidP="00343D69">
    <w:pPr>
      <w:pBdr>
        <w:top w:val="nil"/>
        <w:left w:val="nil"/>
        <w:bottom w:val="single" w:sz="8" w:space="0" w:color="000000"/>
        <w:right w:val="nil"/>
        <w:between w:val="nil"/>
      </w:pBdr>
      <w:tabs>
        <w:tab w:val="center" w:pos="4680"/>
        <w:tab w:val="right" w:pos="10080"/>
      </w:tabs>
      <w:spacing w:before="0" w:after="280"/>
      <w:rPr>
        <w:color w:val="000000"/>
        <w:sz w:val="22"/>
        <w:szCs w:val="22"/>
      </w:rPr>
    </w:pPr>
    <w:r w:rsidRPr="00E801AF">
      <w:rPr>
        <w:b/>
        <w:bCs/>
        <w:color w:val="000000"/>
        <w:sz w:val="22"/>
        <w:szCs w:val="22"/>
      </w:rPr>
      <w:t>COMPS Order</w:t>
    </w:r>
    <w:r w:rsidRPr="00E801AF">
      <w:rPr>
        <w:b/>
        <w:bCs/>
        <w:sz w:val="22"/>
        <w:szCs w:val="22"/>
      </w:rPr>
      <w:t xml:space="preserve"> </w:t>
    </w:r>
    <w:r w:rsidRPr="00E801AF">
      <w:rPr>
        <w:b/>
        <w:bCs/>
        <w:color w:val="000000"/>
        <w:sz w:val="22"/>
        <w:szCs w:val="22"/>
      </w:rPr>
      <w:t>#</w:t>
    </w:r>
    <w:r w:rsidR="000C3911" w:rsidRPr="00E801AF">
      <w:rPr>
        <w:b/>
        <w:bCs/>
        <w:sz w:val="22"/>
        <w:szCs w:val="22"/>
      </w:rPr>
      <w:t>4</w:t>
    </w:r>
    <w:r w:rsidR="000C3911">
      <w:rPr>
        <w:b/>
        <w:bCs/>
        <w:sz w:val="22"/>
        <w:szCs w:val="22"/>
      </w:rPr>
      <w:t>1</w:t>
    </w:r>
    <w:r w:rsidR="000C3911" w:rsidRPr="00E801AF">
      <w:rPr>
        <w:b/>
        <w:bCs/>
        <w:sz w:val="22"/>
        <w:szCs w:val="22"/>
      </w:rPr>
      <w:t xml:space="preserve"> </w:t>
    </w:r>
    <w:r w:rsidRPr="00E801AF">
      <w:rPr>
        <w:color w:val="000000"/>
        <w:sz w:val="22"/>
        <w:szCs w:val="22"/>
      </w:rPr>
      <w:t xml:space="preserve">(effective </w:t>
    </w:r>
    <w:r w:rsidR="000C3911">
      <w:rPr>
        <w:color w:val="000000"/>
        <w:sz w:val="22"/>
        <w:szCs w:val="22"/>
      </w:rPr>
      <w:t>Jan</w:t>
    </w:r>
    <w:r w:rsidR="00E801AF">
      <w:rPr>
        <w:color w:val="000000"/>
        <w:sz w:val="22"/>
        <w:szCs w:val="22"/>
      </w:rPr>
      <w:t>.</w:t>
    </w:r>
    <w:r w:rsidRPr="00E801AF">
      <w:rPr>
        <w:sz w:val="22"/>
        <w:szCs w:val="22"/>
      </w:rPr>
      <w:t xml:space="preserve"> </w:t>
    </w:r>
    <w:r w:rsidRPr="00E801AF">
      <w:rPr>
        <w:color w:val="000000"/>
        <w:sz w:val="22"/>
        <w:szCs w:val="22"/>
      </w:rPr>
      <w:t>1,</w:t>
    </w:r>
    <w:r w:rsidRPr="00E801AF">
      <w:rPr>
        <w:sz w:val="22"/>
        <w:szCs w:val="22"/>
      </w:rPr>
      <w:t xml:space="preserve"> 202</w:t>
    </w:r>
    <w:r w:rsidR="000C3911">
      <w:rPr>
        <w:sz w:val="22"/>
        <w:szCs w:val="22"/>
      </w:rPr>
      <w:t>7</w:t>
    </w:r>
    <w:r w:rsidRPr="00E801AF">
      <w:rPr>
        <w:color w:val="000000"/>
        <w:sz w:val="22"/>
        <w:szCs w:val="22"/>
      </w:rPr>
      <w:t>)</w:t>
    </w:r>
    <w:r w:rsidRPr="00E801AF">
      <w:rPr>
        <w:b/>
        <w:bCs/>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DE0"/>
    <w:multiLevelType w:val="multilevel"/>
    <w:tmpl w:val="AB88113C"/>
    <w:styleLink w:val="CurrentList47"/>
    <w:lvl w:ilvl="0">
      <w:start w:val="1"/>
      <w:numFmt w:val="upperLetter"/>
      <w:lvlText w:val="(%1)"/>
      <w:lvlJc w:val="left"/>
      <w:pPr>
        <w:ind w:left="2160" w:hanging="360"/>
      </w:pPr>
      <w:rPr>
        <w:rFonts w:ascii="Arial" w:hAnsi="Arial" w:hint="default"/>
        <w:b/>
        <w:i w:val="0"/>
        <w:strike w:val="0"/>
        <w:sz w:val="22"/>
        <w:vertAlign w:val="baseline"/>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02B3412A"/>
    <w:multiLevelType w:val="hybridMultilevel"/>
    <w:tmpl w:val="55BEAA40"/>
    <w:lvl w:ilvl="0" w:tplc="64DA705A">
      <w:start w:val="1"/>
      <w:numFmt w:val="upperLetter"/>
      <w:lvlText w:val="(%1)"/>
      <w:lvlJc w:val="left"/>
      <w:pPr>
        <w:ind w:left="180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934C50"/>
    <w:multiLevelType w:val="multilevel"/>
    <w:tmpl w:val="1F0C5934"/>
    <w:styleLink w:val="CurrentList59"/>
    <w:lvl w:ilvl="0">
      <w:start w:val="1"/>
      <w:numFmt w:val="upp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 w15:restartNumberingAfterBreak="0">
    <w:nsid w:val="04293BAA"/>
    <w:multiLevelType w:val="multilevel"/>
    <w:tmpl w:val="E1C6FAB6"/>
    <w:styleLink w:val="CurrentList57"/>
    <w:lvl w:ilvl="0">
      <w:start w:val="1"/>
      <w:numFmt w:val="upperLetter"/>
      <w:lvlText w:val="(%1)"/>
      <w:lvlJc w:val="left"/>
      <w:pPr>
        <w:ind w:left="1440" w:hanging="108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51A773C"/>
    <w:multiLevelType w:val="multilevel"/>
    <w:tmpl w:val="ADCC0B4A"/>
    <w:styleLink w:val="CurrentList8"/>
    <w:lvl w:ilvl="0">
      <w:start w:val="1"/>
      <w:numFmt w:val="decimal"/>
      <w:lvlText w:val="(%1)"/>
      <w:lvlJc w:val="left"/>
      <w:pPr>
        <w:ind w:left="28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3A1D15"/>
    <w:multiLevelType w:val="multilevel"/>
    <w:tmpl w:val="BD6EB820"/>
    <w:styleLink w:val="CurrentList22"/>
    <w:lvl w:ilvl="0">
      <w:start w:val="1"/>
      <w:numFmt w:val="lowerLetter"/>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6" w15:restartNumberingAfterBreak="0">
    <w:nsid w:val="064F317B"/>
    <w:multiLevelType w:val="hybridMultilevel"/>
    <w:tmpl w:val="06E864E6"/>
    <w:lvl w:ilvl="0" w:tplc="C93E0B14">
      <w:start w:val="1"/>
      <w:numFmt w:val="upperLetter"/>
      <w:lvlText w:val="(%1)"/>
      <w:lvlJc w:val="left"/>
      <w:pPr>
        <w:ind w:left="2160" w:hanging="720"/>
      </w:pPr>
      <w:rPr>
        <w:rFonts w:ascii="Arial" w:hAnsi="Arial" w:hint="default"/>
        <w:b/>
        <w:i w:val="0"/>
        <w:strike w:val="0"/>
        <w:sz w:val="22"/>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83C1A40"/>
    <w:multiLevelType w:val="hybridMultilevel"/>
    <w:tmpl w:val="6D827174"/>
    <w:lvl w:ilvl="0" w:tplc="467A04F2">
      <w:start w:val="1"/>
      <w:numFmt w:val="upperLetter"/>
      <w:lvlText w:val="(%1)"/>
      <w:lvlJc w:val="left"/>
      <w:pPr>
        <w:ind w:left="2160" w:hanging="36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08EB5A7B"/>
    <w:multiLevelType w:val="multilevel"/>
    <w:tmpl w:val="D8802AF6"/>
    <w:styleLink w:val="CurrentList45"/>
    <w:lvl w:ilvl="0">
      <w:start w:val="1"/>
      <w:numFmt w:val="upperLetter"/>
      <w:lvlText w:val="(%1)"/>
      <w:lvlJc w:val="left"/>
      <w:pPr>
        <w:ind w:left="2160" w:hanging="360"/>
      </w:pPr>
      <w:rPr>
        <w:rFonts w:ascii="Arial" w:hAnsi="Arial" w:hint="default"/>
        <w:b/>
        <w:i w:val="0"/>
        <w:strike w:val="0"/>
        <w:sz w:val="22"/>
        <w:vertAlign w:val="baseline"/>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9" w15:restartNumberingAfterBreak="0">
    <w:nsid w:val="08FF4DD5"/>
    <w:multiLevelType w:val="hybridMultilevel"/>
    <w:tmpl w:val="052497EA"/>
    <w:lvl w:ilvl="0" w:tplc="7592F3CE">
      <w:start w:val="1"/>
      <w:numFmt w:val="upperLetter"/>
      <w:lvlText w:val="(%1)"/>
      <w:lvlJc w:val="left"/>
      <w:pPr>
        <w:ind w:left="2160" w:hanging="720"/>
      </w:pPr>
      <w:rPr>
        <w:rFonts w:ascii="Arial" w:hAnsi="Arial" w:hint="default"/>
        <w:b/>
        <w:i w:val="0"/>
        <w:strike w:val="0"/>
        <w:sz w:val="22"/>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0937331B"/>
    <w:multiLevelType w:val="hybridMultilevel"/>
    <w:tmpl w:val="7E8AE0AE"/>
    <w:lvl w:ilvl="0" w:tplc="56FA3FA4">
      <w:start w:val="1"/>
      <w:numFmt w:val="decimal"/>
      <w:lvlText w:val="(%1)"/>
      <w:lvlJc w:val="left"/>
      <w:pPr>
        <w:ind w:left="2880" w:hanging="36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095D5490"/>
    <w:multiLevelType w:val="hybridMultilevel"/>
    <w:tmpl w:val="591259CA"/>
    <w:lvl w:ilvl="0" w:tplc="D2D25E36">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09E53D7C"/>
    <w:multiLevelType w:val="multilevel"/>
    <w:tmpl w:val="41AAAC5C"/>
    <w:styleLink w:val="CurrentList37"/>
    <w:lvl w:ilvl="0">
      <w:start w:val="1"/>
      <w:numFmt w:val="decimal"/>
      <w:lvlText w:val="(%1)"/>
      <w:lvlJc w:val="left"/>
      <w:pPr>
        <w:ind w:left="2160" w:hanging="720"/>
      </w:pPr>
      <w:rPr>
        <w:rFonts w:hint="default"/>
        <w:b/>
        <w:bCs/>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3" w15:restartNumberingAfterBreak="0">
    <w:nsid w:val="0A062900"/>
    <w:multiLevelType w:val="hybridMultilevel"/>
    <w:tmpl w:val="56880EEE"/>
    <w:lvl w:ilvl="0" w:tplc="56FA3FA4">
      <w:start w:val="1"/>
      <w:numFmt w:val="decimal"/>
      <w:lvlText w:val="(%1)"/>
      <w:lvlJc w:val="left"/>
      <w:pPr>
        <w:ind w:left="720" w:hanging="360"/>
      </w:pPr>
      <w:rPr>
        <w:rFonts w:ascii="Arial" w:hAnsi="Arial"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3300B3"/>
    <w:multiLevelType w:val="multilevel"/>
    <w:tmpl w:val="704EBE6C"/>
    <w:styleLink w:val="CurrentList53"/>
    <w:lvl w:ilvl="0">
      <w:start w:val="1"/>
      <w:numFmt w:val="upperLetter"/>
      <w:lvlText w:val="(%1)"/>
      <w:lvlJc w:val="left"/>
      <w:pPr>
        <w:ind w:left="1440" w:hanging="360"/>
      </w:pPr>
      <w:rPr>
        <w:rFonts w:ascii="Arial" w:hAnsi="Arial" w:hint="default"/>
        <w:b/>
        <w:i w:val="0"/>
        <w:strike w:val="0"/>
        <w:sz w:val="22"/>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0A92290A"/>
    <w:multiLevelType w:val="multilevel"/>
    <w:tmpl w:val="0E6C81B8"/>
    <w:styleLink w:val="CurrentList64"/>
    <w:lvl w:ilvl="0">
      <w:start w:val="1"/>
      <w:numFmt w:val="upperLetter"/>
      <w:lvlText w:val="(%1)"/>
      <w:lvlJc w:val="left"/>
      <w:pPr>
        <w:ind w:left="1440" w:hanging="360"/>
      </w:pPr>
      <w:rPr>
        <w:rFonts w:hint="default"/>
      </w:rPr>
    </w:lvl>
    <w:lvl w:ilvl="1">
      <w:start w:val="1"/>
      <w:numFmt w:val="decimal"/>
      <w:lvlText w:val="(%2)"/>
      <w:lvlJc w:val="left"/>
      <w:pPr>
        <w:ind w:left="3600" w:hanging="360"/>
      </w:pPr>
      <w:rPr>
        <w:rFonts w:hint="default"/>
      </w:rPr>
    </w:lvl>
    <w:lvl w:ilvl="2">
      <w:start w:val="1"/>
      <w:numFmt w:val="lowerRoman"/>
      <w:lvlText w:val="(%3)"/>
      <w:lvlJc w:val="right"/>
      <w:pPr>
        <w:ind w:left="2880" w:firstLine="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0CAD700B"/>
    <w:multiLevelType w:val="hybridMultilevel"/>
    <w:tmpl w:val="3C585F50"/>
    <w:lvl w:ilvl="0" w:tplc="421A4E42">
      <w:start w:val="1"/>
      <w:numFmt w:val="upperLetter"/>
      <w:lvlText w:val="(%1)"/>
      <w:lvlJc w:val="left"/>
      <w:pPr>
        <w:ind w:left="2160" w:hanging="720"/>
      </w:pPr>
      <w:rPr>
        <w:rFonts w:ascii="Arial" w:hAnsi="Arial" w:hint="default"/>
        <w:b/>
        <w:i w:val="0"/>
        <w:sz w:val="22"/>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0EF86764"/>
    <w:multiLevelType w:val="hybridMultilevel"/>
    <w:tmpl w:val="489CD8D4"/>
    <w:lvl w:ilvl="0" w:tplc="9574F9B0">
      <w:start w:val="1"/>
      <w:numFmt w:val="decimal"/>
      <w:lvlText w:val="(%1)"/>
      <w:lvlJc w:val="left"/>
      <w:pPr>
        <w:ind w:left="2880" w:hanging="72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0F380FF4"/>
    <w:multiLevelType w:val="multilevel"/>
    <w:tmpl w:val="B11C2B76"/>
    <w:styleLink w:val="CurrentList32"/>
    <w:lvl w:ilvl="0">
      <w:start w:val="1"/>
      <w:numFmt w:val="decimal"/>
      <w:lvlText w:val="(%1)"/>
      <w:lvlJc w:val="left"/>
      <w:pPr>
        <w:ind w:left="288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520" w:hanging="360"/>
      </w:pPr>
      <w:rPr>
        <w:rFonts w:hint="default"/>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FC77EED"/>
    <w:multiLevelType w:val="multilevel"/>
    <w:tmpl w:val="74988978"/>
    <w:styleLink w:val="CurrentList44"/>
    <w:lvl w:ilvl="0">
      <w:start w:val="1"/>
      <w:numFmt w:val="decimal"/>
      <w:lvlText w:val="(%1)"/>
      <w:lvlJc w:val="left"/>
      <w:pPr>
        <w:ind w:left="2880" w:hanging="360"/>
      </w:pPr>
      <w:rPr>
        <w:rFonts w:hint="default"/>
        <w:b/>
        <w:bCs/>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20" w15:restartNumberingAfterBreak="0">
    <w:nsid w:val="10C15CDB"/>
    <w:multiLevelType w:val="multilevel"/>
    <w:tmpl w:val="ED4C1350"/>
    <w:styleLink w:val="CurrentList43"/>
    <w:lvl w:ilvl="0">
      <w:start w:val="1"/>
      <w:numFmt w:val="upperLetter"/>
      <w:lvlText w:val="(%1)"/>
      <w:lvlJc w:val="left"/>
      <w:pPr>
        <w:ind w:left="2160" w:hanging="360"/>
      </w:pPr>
      <w:rPr>
        <w:rFonts w:ascii="Arial" w:hAnsi="Arial" w:hint="default"/>
        <w:b/>
        <w:i w:val="0"/>
        <w:strike w:val="0"/>
        <w:sz w:val="22"/>
        <w:vertAlign w:val="baseline"/>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1" w15:restartNumberingAfterBreak="0">
    <w:nsid w:val="10D02DB0"/>
    <w:multiLevelType w:val="multilevel"/>
    <w:tmpl w:val="B9C43C00"/>
    <w:styleLink w:val="CurrentList38"/>
    <w:lvl w:ilvl="0">
      <w:start w:val="1"/>
      <w:numFmt w:val="lowerLetter"/>
      <w:lvlText w:val="(%1)"/>
      <w:lvlJc w:val="left"/>
      <w:pPr>
        <w:ind w:left="3600" w:hanging="360"/>
      </w:pPr>
      <w:rPr>
        <w:rFonts w:ascii="Arial" w:hAnsi="Arial" w:hint="default"/>
        <w:b/>
        <w:i w:val="0"/>
        <w:sz w:val="22"/>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22" w15:restartNumberingAfterBreak="0">
    <w:nsid w:val="10F7752F"/>
    <w:multiLevelType w:val="hybridMultilevel"/>
    <w:tmpl w:val="BAE8CC90"/>
    <w:lvl w:ilvl="0" w:tplc="8DC408E6">
      <w:start w:val="1"/>
      <w:numFmt w:val="decimal"/>
      <w:lvlText w:val="(%1)"/>
      <w:lvlJc w:val="left"/>
      <w:pPr>
        <w:ind w:left="2880" w:hanging="720"/>
      </w:pPr>
      <w:rPr>
        <w:rFonts w:hint="default"/>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13915268"/>
    <w:multiLevelType w:val="multilevel"/>
    <w:tmpl w:val="489CD8D4"/>
    <w:styleLink w:val="CurrentList30"/>
    <w:lvl w:ilvl="0">
      <w:start w:val="1"/>
      <w:numFmt w:val="decimal"/>
      <w:lvlText w:val="(%1)"/>
      <w:lvlJc w:val="left"/>
      <w:pPr>
        <w:ind w:left="2880" w:hanging="720"/>
      </w:pPr>
      <w:rPr>
        <w:rFonts w:ascii="Arial" w:hAnsi="Arial" w:hint="default"/>
        <w:b/>
        <w:i w:val="0"/>
        <w:sz w:val="22"/>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24" w15:restartNumberingAfterBreak="0">
    <w:nsid w:val="144E3443"/>
    <w:multiLevelType w:val="multilevel"/>
    <w:tmpl w:val="D3EC8E80"/>
    <w:styleLink w:val="CurrentList26"/>
    <w:lvl w:ilvl="0">
      <w:start w:val="1"/>
      <w:numFmt w:val="lowerLetter"/>
      <w:lvlText w:val="(%1)"/>
      <w:lvlJc w:val="left"/>
      <w:pPr>
        <w:ind w:left="3600" w:hanging="360"/>
      </w:pPr>
      <w:rPr>
        <w:rFonts w:ascii="Arial" w:hAnsi="Arial" w:hint="default"/>
        <w:b/>
        <w:i w:val="0"/>
        <w:sz w:val="22"/>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25" w15:restartNumberingAfterBreak="0">
    <w:nsid w:val="14924C2D"/>
    <w:multiLevelType w:val="hybridMultilevel"/>
    <w:tmpl w:val="360CE89C"/>
    <w:lvl w:ilvl="0" w:tplc="467A04F2">
      <w:start w:val="1"/>
      <w:numFmt w:val="upperLetter"/>
      <w:lvlText w:val="(%1)"/>
      <w:lvlJc w:val="left"/>
      <w:pPr>
        <w:ind w:left="2160" w:hanging="36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1507642D"/>
    <w:multiLevelType w:val="multilevel"/>
    <w:tmpl w:val="9B94EEA4"/>
    <w:styleLink w:val="CurrentList18"/>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7" w15:restartNumberingAfterBreak="0">
    <w:nsid w:val="152E44DF"/>
    <w:multiLevelType w:val="hybridMultilevel"/>
    <w:tmpl w:val="F81ABF5C"/>
    <w:lvl w:ilvl="0" w:tplc="D9148DE2">
      <w:start w:val="1"/>
      <w:numFmt w:val="upperLetter"/>
      <w:lvlText w:val="(%1)"/>
      <w:lvlJc w:val="left"/>
      <w:pPr>
        <w:ind w:left="1440" w:hanging="720"/>
      </w:pPr>
      <w:rPr>
        <w:rFonts w:ascii="Arial" w:hAnsi="Arial" w:hint="default"/>
        <w:b/>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58423E5"/>
    <w:multiLevelType w:val="hybridMultilevel"/>
    <w:tmpl w:val="D5188E56"/>
    <w:lvl w:ilvl="0" w:tplc="C4BE2798">
      <w:start w:val="1"/>
      <w:numFmt w:val="upperLetter"/>
      <w:lvlText w:val="(%1)"/>
      <w:lvlJc w:val="left"/>
      <w:pPr>
        <w:ind w:left="1440" w:hanging="720"/>
      </w:pPr>
      <w:rPr>
        <w:rFonts w:ascii="Arial" w:hAnsi="Arial" w:hint="default"/>
        <w:b/>
        <w:i w:val="0"/>
        <w:strike w:val="0"/>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5895934"/>
    <w:multiLevelType w:val="hybridMultilevel"/>
    <w:tmpl w:val="8A906220"/>
    <w:lvl w:ilvl="0" w:tplc="00AAF22C">
      <w:start w:val="1"/>
      <w:numFmt w:val="upperLetter"/>
      <w:lvlText w:val="(%1)"/>
      <w:lvlJc w:val="left"/>
      <w:pPr>
        <w:ind w:left="2160" w:hanging="720"/>
      </w:pPr>
      <w:rPr>
        <w:rFonts w:ascii="Arial" w:hAnsi="Arial" w:hint="default"/>
        <w:b/>
        <w:i w:val="0"/>
        <w:strike w:val="0"/>
        <w:sz w:val="22"/>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166D004C"/>
    <w:multiLevelType w:val="hybridMultilevel"/>
    <w:tmpl w:val="413E37C4"/>
    <w:lvl w:ilvl="0" w:tplc="DD1E876A">
      <w:start w:val="1"/>
      <w:numFmt w:val="lowerLetter"/>
      <w:lvlText w:val="(%1)"/>
      <w:lvlJc w:val="left"/>
      <w:pPr>
        <w:ind w:left="3600" w:hanging="720"/>
      </w:pPr>
      <w:rPr>
        <w:rFonts w:ascii="Arial" w:hAnsi="Arial" w:hint="default"/>
        <w:b/>
        <w:i w:val="0"/>
        <w:sz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1" w15:restartNumberingAfterBreak="0">
    <w:nsid w:val="18762943"/>
    <w:multiLevelType w:val="hybridMultilevel"/>
    <w:tmpl w:val="4192EB6E"/>
    <w:lvl w:ilvl="0" w:tplc="E97011B0">
      <w:start w:val="1"/>
      <w:numFmt w:val="decimal"/>
      <w:lvlText w:val="(%1)"/>
      <w:lvlJc w:val="left"/>
      <w:pPr>
        <w:ind w:left="2880" w:hanging="720"/>
      </w:pPr>
      <w:rPr>
        <w:rFonts w:hint="default"/>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18E949C7"/>
    <w:multiLevelType w:val="hybridMultilevel"/>
    <w:tmpl w:val="417A6420"/>
    <w:lvl w:ilvl="0" w:tplc="6172BF0C">
      <w:start w:val="1"/>
      <w:numFmt w:val="upperLetter"/>
      <w:lvlText w:val="(%1)"/>
      <w:lvlJc w:val="left"/>
      <w:pPr>
        <w:ind w:left="2160" w:hanging="720"/>
      </w:pPr>
      <w:rPr>
        <w:rFonts w:ascii="Arial" w:hAnsi="Arial" w:hint="default"/>
        <w:b/>
        <w:i w:val="0"/>
        <w:strike w:val="0"/>
        <w:sz w:val="22"/>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19823878"/>
    <w:multiLevelType w:val="hybridMultilevel"/>
    <w:tmpl w:val="4D842FD8"/>
    <w:lvl w:ilvl="0" w:tplc="74C05D62">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1BC468AF"/>
    <w:multiLevelType w:val="hybridMultilevel"/>
    <w:tmpl w:val="4C34BFF8"/>
    <w:lvl w:ilvl="0" w:tplc="CBB6BD8C">
      <w:start w:val="1"/>
      <w:numFmt w:val="decimal"/>
      <w:lvlText w:val="(%1)"/>
      <w:lvlJc w:val="left"/>
      <w:pPr>
        <w:ind w:left="2880" w:hanging="72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6FA3FA4">
      <w:start w:val="1"/>
      <w:numFmt w:val="decimal"/>
      <w:lvlText w:val="(%4)"/>
      <w:lvlJc w:val="left"/>
      <w:pPr>
        <w:ind w:left="2880" w:hanging="720"/>
      </w:pPr>
      <w:rPr>
        <w:rFonts w:ascii="Arial" w:hAnsi="Arial" w:hint="default"/>
        <w:b/>
        <w:i w:val="0"/>
        <w:sz w:val="22"/>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C290BC1"/>
    <w:multiLevelType w:val="hybridMultilevel"/>
    <w:tmpl w:val="E0EA20C6"/>
    <w:lvl w:ilvl="0" w:tplc="46D6E03C">
      <w:start w:val="1"/>
      <w:numFmt w:val="decimal"/>
      <w:lvlText w:val="(%1)"/>
      <w:lvlJc w:val="left"/>
      <w:pPr>
        <w:ind w:left="2880" w:hanging="72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6" w15:restartNumberingAfterBreak="0">
    <w:nsid w:val="1D8D4FCC"/>
    <w:multiLevelType w:val="multilevel"/>
    <w:tmpl w:val="724EB67C"/>
    <w:styleLink w:val="CurrentList35"/>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7" w15:restartNumberingAfterBreak="0">
    <w:nsid w:val="1E8C1588"/>
    <w:multiLevelType w:val="multilevel"/>
    <w:tmpl w:val="9C8AC662"/>
    <w:styleLink w:val="CurrentList60"/>
    <w:lvl w:ilvl="0">
      <w:start w:val="1"/>
      <w:numFmt w:val="upperLetter"/>
      <w:lvlText w:val="(%1)"/>
      <w:lvlJc w:val="left"/>
      <w:pPr>
        <w:ind w:left="1080" w:hanging="360"/>
      </w:pPr>
      <w:rPr>
        <w:rFonts w:hint="default"/>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8" w15:restartNumberingAfterBreak="0">
    <w:nsid w:val="2175341E"/>
    <w:multiLevelType w:val="multilevel"/>
    <w:tmpl w:val="ADE0FF9A"/>
    <w:styleLink w:val="CurrentList25"/>
    <w:lvl w:ilvl="0">
      <w:start w:val="1"/>
      <w:numFmt w:val="decimal"/>
      <w:lvlText w:val="(%1)"/>
      <w:lvlJc w:val="left"/>
      <w:pPr>
        <w:ind w:left="2880" w:hanging="360"/>
      </w:pPr>
      <w:rPr>
        <w:rFonts w:ascii="Arial" w:hAnsi="Arial" w:hint="default"/>
        <w:b/>
        <w:i w:val="0"/>
        <w:sz w:val="22"/>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9" w15:restartNumberingAfterBreak="0">
    <w:nsid w:val="22C92248"/>
    <w:multiLevelType w:val="hybridMultilevel"/>
    <w:tmpl w:val="CE18102E"/>
    <w:lvl w:ilvl="0" w:tplc="56FA3FA4">
      <w:start w:val="1"/>
      <w:numFmt w:val="decimal"/>
      <w:lvlText w:val="(%1)"/>
      <w:lvlJc w:val="left"/>
      <w:pPr>
        <w:ind w:left="720" w:hanging="360"/>
      </w:pPr>
      <w:rPr>
        <w:rFonts w:ascii="Arial" w:hAnsi="Arial"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4D6164"/>
    <w:multiLevelType w:val="hybridMultilevel"/>
    <w:tmpl w:val="81BA44A4"/>
    <w:lvl w:ilvl="0" w:tplc="88BC2152">
      <w:start w:val="1"/>
      <w:numFmt w:val="decimal"/>
      <w:lvlText w:val="(%1)"/>
      <w:lvlJc w:val="left"/>
      <w:pPr>
        <w:ind w:left="2880" w:hanging="720"/>
      </w:pPr>
      <w:rPr>
        <w:rFonts w:ascii="Arial" w:hAnsi="Arial" w:hint="default"/>
        <w:b/>
        <w:i w:val="0"/>
        <w:sz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1" w15:restartNumberingAfterBreak="0">
    <w:nsid w:val="24576766"/>
    <w:multiLevelType w:val="multilevel"/>
    <w:tmpl w:val="3AE8239C"/>
    <w:styleLink w:val="CurrentList40"/>
    <w:lvl w:ilvl="0">
      <w:start w:val="1"/>
      <w:numFmt w:val="upperLetter"/>
      <w:lvlText w:val="(%1)"/>
      <w:lvlJc w:val="left"/>
      <w:pPr>
        <w:ind w:left="1440" w:hanging="360"/>
      </w:pPr>
      <w:rPr>
        <w:rFonts w:ascii="Arial" w:hAnsi="Arial" w:hint="default"/>
        <w:b/>
        <w:i w:val="0"/>
        <w:strike w:val="0"/>
        <w:sz w:val="22"/>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 w15:restartNumberingAfterBreak="0">
    <w:nsid w:val="25B3074D"/>
    <w:multiLevelType w:val="multilevel"/>
    <w:tmpl w:val="F0DA785A"/>
    <w:styleLink w:val="CurrentList20"/>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3" w15:restartNumberingAfterBreak="0">
    <w:nsid w:val="262348A8"/>
    <w:multiLevelType w:val="hybridMultilevel"/>
    <w:tmpl w:val="6C485DF6"/>
    <w:lvl w:ilvl="0" w:tplc="F06AC28A">
      <w:start w:val="1"/>
      <w:numFmt w:val="decimal"/>
      <w:lvlText w:val="(%1)"/>
      <w:lvlJc w:val="left"/>
      <w:pPr>
        <w:ind w:left="2880" w:hanging="72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4" w15:restartNumberingAfterBreak="0">
    <w:nsid w:val="273C6409"/>
    <w:multiLevelType w:val="hybridMultilevel"/>
    <w:tmpl w:val="75968870"/>
    <w:lvl w:ilvl="0" w:tplc="8F6CBD70">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27994D53"/>
    <w:multiLevelType w:val="multilevel"/>
    <w:tmpl w:val="1EB21136"/>
    <w:styleLink w:val="CurrentList16"/>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6" w15:restartNumberingAfterBreak="0">
    <w:nsid w:val="28091668"/>
    <w:multiLevelType w:val="hybridMultilevel"/>
    <w:tmpl w:val="739CA488"/>
    <w:lvl w:ilvl="0" w:tplc="467A04F2">
      <w:start w:val="1"/>
      <w:numFmt w:val="upperLetter"/>
      <w:lvlText w:val="(%1)"/>
      <w:lvlJc w:val="left"/>
      <w:pPr>
        <w:ind w:left="2160" w:hanging="36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280C072A"/>
    <w:multiLevelType w:val="multilevel"/>
    <w:tmpl w:val="A8DEF91E"/>
    <w:styleLink w:val="CurrentList36"/>
    <w:lvl w:ilvl="0">
      <w:start w:val="1"/>
      <w:numFmt w:val="decimal"/>
      <w:lvlText w:val="(%1)"/>
      <w:lvlJc w:val="left"/>
      <w:pPr>
        <w:ind w:left="2880" w:hanging="360"/>
      </w:pPr>
      <w:rPr>
        <w:rFonts w:hint="default"/>
        <w:b/>
        <w:bCs/>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8" w15:restartNumberingAfterBreak="0">
    <w:nsid w:val="28A73CD0"/>
    <w:multiLevelType w:val="multilevel"/>
    <w:tmpl w:val="4946682C"/>
    <w:styleLink w:val="CurrentList13"/>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9" w15:restartNumberingAfterBreak="0">
    <w:nsid w:val="28BB59C9"/>
    <w:multiLevelType w:val="hybridMultilevel"/>
    <w:tmpl w:val="961C372C"/>
    <w:lvl w:ilvl="0" w:tplc="56FA3FA4">
      <w:start w:val="1"/>
      <w:numFmt w:val="decimal"/>
      <w:lvlText w:val="(%1)"/>
      <w:lvlJc w:val="left"/>
      <w:pPr>
        <w:ind w:left="2880" w:hanging="36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0" w15:restartNumberingAfterBreak="0">
    <w:nsid w:val="29CF2821"/>
    <w:multiLevelType w:val="multilevel"/>
    <w:tmpl w:val="262A7894"/>
    <w:styleLink w:val="CurrentList39"/>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1" w15:restartNumberingAfterBreak="0">
    <w:nsid w:val="2A7F7A01"/>
    <w:multiLevelType w:val="multilevel"/>
    <w:tmpl w:val="44D066C2"/>
    <w:styleLink w:val="CurrentList19"/>
    <w:lvl w:ilvl="0">
      <w:start w:val="1"/>
      <w:numFmt w:val="decimal"/>
      <w:lvlText w:val="(%1)"/>
      <w:lvlJc w:val="left"/>
      <w:pPr>
        <w:ind w:left="2880" w:hanging="360"/>
      </w:pPr>
      <w:rPr>
        <w:rFonts w:ascii="Arial" w:hAnsi="Arial" w:hint="default"/>
        <w:b/>
        <w:i w:val="0"/>
        <w:sz w:val="22"/>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52" w15:restartNumberingAfterBreak="0">
    <w:nsid w:val="2E355359"/>
    <w:multiLevelType w:val="multilevel"/>
    <w:tmpl w:val="2AE63512"/>
    <w:styleLink w:val="CurrentList41"/>
    <w:lvl w:ilvl="0">
      <w:start w:val="1"/>
      <w:numFmt w:val="upperLetter"/>
      <w:lvlText w:val="(%1)"/>
      <w:lvlJc w:val="left"/>
      <w:pPr>
        <w:ind w:left="2160" w:hanging="360"/>
      </w:pPr>
      <w:rPr>
        <w:rFonts w:ascii="Arial" w:hAnsi="Arial" w:hint="default"/>
        <w:b/>
        <w:i w:val="0"/>
        <w:strike w:val="0"/>
        <w:sz w:val="22"/>
        <w:vertAlign w:val="baseline"/>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3" w15:restartNumberingAfterBreak="0">
    <w:nsid w:val="312E7ED0"/>
    <w:multiLevelType w:val="multilevel"/>
    <w:tmpl w:val="1B363EBA"/>
    <w:styleLink w:val="CurrentList9"/>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15:restartNumberingAfterBreak="0">
    <w:nsid w:val="320F315E"/>
    <w:multiLevelType w:val="hybridMultilevel"/>
    <w:tmpl w:val="50426396"/>
    <w:lvl w:ilvl="0" w:tplc="CDA823FE">
      <w:start w:val="1"/>
      <w:numFmt w:val="upperLetter"/>
      <w:lvlText w:val="(%1)"/>
      <w:lvlJc w:val="left"/>
      <w:pPr>
        <w:ind w:left="2160" w:hanging="720"/>
      </w:pPr>
      <w:rPr>
        <w:rFonts w:ascii="Arial" w:hAnsi="Arial" w:hint="default"/>
        <w:b/>
        <w:i w:val="0"/>
        <w:strike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2453AF1"/>
    <w:multiLevelType w:val="multilevel"/>
    <w:tmpl w:val="A8346DA0"/>
    <w:styleLink w:val="CurrentList12"/>
    <w:lvl w:ilvl="0">
      <w:start w:val="1"/>
      <w:numFmt w:val="upperLetter"/>
      <w:lvlText w:val="(%1)"/>
      <w:lvlJc w:val="left"/>
      <w:pPr>
        <w:ind w:left="1440" w:hanging="360"/>
      </w:pPr>
      <w:rPr>
        <w:rFonts w:ascii="Arial" w:hAnsi="Arial" w:hint="default"/>
        <w:b/>
        <w:i w:val="0"/>
        <w:sz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6" w15:restartNumberingAfterBreak="0">
    <w:nsid w:val="34E91A62"/>
    <w:multiLevelType w:val="hybridMultilevel"/>
    <w:tmpl w:val="78E44154"/>
    <w:lvl w:ilvl="0" w:tplc="5EC4F49C">
      <w:start w:val="1"/>
      <w:numFmt w:val="lowerLetter"/>
      <w:lvlText w:val="(%1)"/>
      <w:lvlJc w:val="left"/>
      <w:pPr>
        <w:ind w:left="3600" w:hanging="720"/>
      </w:pPr>
      <w:rPr>
        <w:rFonts w:ascii="Arial" w:hAnsi="Arial" w:hint="default"/>
        <w:b/>
        <w:i w:val="0"/>
        <w:sz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7" w15:restartNumberingAfterBreak="0">
    <w:nsid w:val="367F6661"/>
    <w:multiLevelType w:val="multilevel"/>
    <w:tmpl w:val="3D08E134"/>
    <w:styleLink w:val="CurrentList28"/>
    <w:lvl w:ilvl="0">
      <w:start w:val="1"/>
      <w:numFmt w:val="decimal"/>
      <w:lvlText w:val="(%1)"/>
      <w:lvlJc w:val="left"/>
      <w:pPr>
        <w:ind w:left="2880" w:hanging="360"/>
      </w:pPr>
      <w:rPr>
        <w:rFonts w:ascii="Arial" w:hAnsi="Arial" w:hint="default"/>
        <w:b/>
        <w:i w:val="0"/>
        <w:sz w:val="22"/>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58" w15:restartNumberingAfterBreak="0">
    <w:nsid w:val="378D6C29"/>
    <w:multiLevelType w:val="multilevel"/>
    <w:tmpl w:val="114E492A"/>
    <w:styleLink w:val="CurrentList31"/>
    <w:lvl w:ilvl="0">
      <w:start w:val="1"/>
      <w:numFmt w:val="decimal"/>
      <w:lvlText w:val="(%1)"/>
      <w:lvlJc w:val="left"/>
      <w:pPr>
        <w:ind w:left="3600" w:hanging="360"/>
      </w:pPr>
      <w:rPr>
        <w:rFonts w:ascii="Arial" w:hAnsi="Arial" w:hint="default"/>
        <w:b/>
        <w:i w:val="0"/>
        <w:sz w:val="22"/>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59" w15:restartNumberingAfterBreak="0">
    <w:nsid w:val="381535E5"/>
    <w:multiLevelType w:val="multilevel"/>
    <w:tmpl w:val="A838E47A"/>
    <w:styleLink w:val="CurrentList5"/>
    <w:lvl w:ilvl="0">
      <w:start w:val="1"/>
      <w:numFmt w:val="upperLetter"/>
      <w:lvlText w:val="(%1)"/>
      <w:lvlJc w:val="left"/>
      <w:pPr>
        <w:ind w:left="1440" w:hanging="720"/>
      </w:pPr>
      <w:rPr>
        <w:rFonts w:ascii="Arial" w:hAnsi="Arial" w:hint="default"/>
        <w:b/>
        <w:i w:val="0"/>
        <w:strike w:val="0"/>
        <w:sz w:val="22"/>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0" w15:restartNumberingAfterBreak="0">
    <w:nsid w:val="384862B6"/>
    <w:multiLevelType w:val="hybridMultilevel"/>
    <w:tmpl w:val="573AB434"/>
    <w:lvl w:ilvl="0" w:tplc="467A04F2">
      <w:start w:val="1"/>
      <w:numFmt w:val="upperLetter"/>
      <w:lvlText w:val="(%1)"/>
      <w:lvlJc w:val="left"/>
      <w:pPr>
        <w:ind w:left="2160" w:hanging="36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1" w15:restartNumberingAfterBreak="0">
    <w:nsid w:val="38D502E0"/>
    <w:multiLevelType w:val="hybridMultilevel"/>
    <w:tmpl w:val="E6004196"/>
    <w:lvl w:ilvl="0" w:tplc="56FA3FA4">
      <w:start w:val="1"/>
      <w:numFmt w:val="decimal"/>
      <w:lvlText w:val="(%1)"/>
      <w:lvlJc w:val="left"/>
      <w:pPr>
        <w:ind w:left="2880" w:hanging="36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2" w15:restartNumberingAfterBreak="0">
    <w:nsid w:val="39982ED3"/>
    <w:multiLevelType w:val="hybridMultilevel"/>
    <w:tmpl w:val="9A183B5C"/>
    <w:lvl w:ilvl="0" w:tplc="54FA5954">
      <w:start w:val="1"/>
      <w:numFmt w:val="upperLetter"/>
      <w:lvlText w:val="(%1)"/>
      <w:lvlJc w:val="left"/>
      <w:pPr>
        <w:ind w:left="1440" w:hanging="720"/>
      </w:pPr>
      <w:rPr>
        <w:rFonts w:ascii="Arial" w:hAnsi="Arial" w:hint="default"/>
        <w:b/>
        <w:i w:val="0"/>
        <w:strike w:val="0"/>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3B7248A5"/>
    <w:multiLevelType w:val="multilevel"/>
    <w:tmpl w:val="7D70C530"/>
    <w:styleLink w:val="CurrentList51"/>
    <w:lvl w:ilvl="0">
      <w:start w:val="1"/>
      <w:numFmt w:val="upperLetter"/>
      <w:lvlText w:val="(%1)"/>
      <w:lvlJc w:val="left"/>
      <w:pPr>
        <w:ind w:left="1440" w:hanging="720"/>
      </w:pPr>
      <w:rPr>
        <w:rFonts w:ascii="Arial" w:hAnsi="Arial" w:hint="default"/>
        <w:b/>
        <w:i w:val="0"/>
        <w:strike w:val="0"/>
        <w:sz w:val="22"/>
        <w:vertAlign w:val="baseline"/>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4" w15:restartNumberingAfterBreak="0">
    <w:nsid w:val="3BB37661"/>
    <w:multiLevelType w:val="multilevel"/>
    <w:tmpl w:val="1DAE1BA6"/>
    <w:styleLink w:val="CurrentList56"/>
    <w:lvl w:ilvl="0">
      <w:start w:val="1"/>
      <w:numFmt w:val="upperLetter"/>
      <w:lvlText w:val="(%1)"/>
      <w:lvlJc w:val="left"/>
      <w:pPr>
        <w:ind w:left="144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5" w15:restartNumberingAfterBreak="0">
    <w:nsid w:val="3D4256BD"/>
    <w:multiLevelType w:val="hybridMultilevel"/>
    <w:tmpl w:val="2868A740"/>
    <w:lvl w:ilvl="0" w:tplc="E2F8E1A4">
      <w:start w:val="1"/>
      <w:numFmt w:val="upperLetter"/>
      <w:lvlText w:val="(%1)"/>
      <w:lvlJc w:val="left"/>
      <w:pPr>
        <w:ind w:left="1440" w:hanging="720"/>
      </w:pPr>
      <w:rPr>
        <w:rFonts w:ascii="Arial" w:hAnsi="Arial" w:hint="default"/>
        <w:b/>
        <w:i w:val="0"/>
        <w:strike w:val="0"/>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D6A41C5"/>
    <w:multiLevelType w:val="hybridMultilevel"/>
    <w:tmpl w:val="37D0849A"/>
    <w:lvl w:ilvl="0" w:tplc="37EE0C56">
      <w:start w:val="1"/>
      <w:numFmt w:val="decimal"/>
      <w:lvlText w:val="(%1)"/>
      <w:lvlJc w:val="left"/>
      <w:pPr>
        <w:ind w:left="2880" w:hanging="72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7" w15:restartNumberingAfterBreak="0">
    <w:nsid w:val="3DF17640"/>
    <w:multiLevelType w:val="multilevel"/>
    <w:tmpl w:val="10F63524"/>
    <w:styleLink w:val="CurrentList61"/>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8" w15:restartNumberingAfterBreak="0">
    <w:nsid w:val="3FD87F62"/>
    <w:multiLevelType w:val="hybridMultilevel"/>
    <w:tmpl w:val="FEB6528E"/>
    <w:lvl w:ilvl="0" w:tplc="D6B207D2">
      <w:start w:val="1"/>
      <w:numFmt w:val="lowerLetter"/>
      <w:lvlText w:val="(%1)"/>
      <w:lvlJc w:val="left"/>
      <w:pPr>
        <w:ind w:left="3600" w:hanging="720"/>
      </w:pPr>
      <w:rPr>
        <w:rFonts w:ascii="Arial" w:hAnsi="Arial" w:hint="default"/>
        <w:b/>
        <w:i w:val="0"/>
        <w:sz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9" w15:restartNumberingAfterBreak="0">
    <w:nsid w:val="40C50410"/>
    <w:multiLevelType w:val="multilevel"/>
    <w:tmpl w:val="83C8F610"/>
    <w:styleLink w:val="CurrentList42"/>
    <w:lvl w:ilvl="0">
      <w:start w:val="1"/>
      <w:numFmt w:val="upperLetter"/>
      <w:lvlText w:val="(%1)"/>
      <w:lvlJc w:val="left"/>
      <w:pPr>
        <w:ind w:left="1440" w:hanging="720"/>
      </w:pPr>
      <w:rPr>
        <w:rFonts w:ascii="Arial" w:hAnsi="Arial" w:hint="default"/>
        <w:b/>
        <w:i w:val="0"/>
        <w:strike w:val="0"/>
        <w:sz w:val="22"/>
        <w:vertAlign w:val="baseline"/>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0" w15:restartNumberingAfterBreak="0">
    <w:nsid w:val="412B53AE"/>
    <w:multiLevelType w:val="hybridMultilevel"/>
    <w:tmpl w:val="798C6682"/>
    <w:lvl w:ilvl="0" w:tplc="54DE3B50">
      <w:start w:val="1"/>
      <w:numFmt w:val="upperLetter"/>
      <w:lvlText w:val="(%1)"/>
      <w:lvlJc w:val="left"/>
      <w:pPr>
        <w:ind w:left="1440" w:hanging="720"/>
      </w:pPr>
      <w:rPr>
        <w:rFonts w:ascii="Arial" w:hAnsi="Arial" w:hint="default"/>
        <w:b/>
        <w:i w:val="0"/>
        <w:strike w:val="0"/>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44930E37"/>
    <w:multiLevelType w:val="multilevel"/>
    <w:tmpl w:val="AA5AE95C"/>
    <w:styleLink w:val="CurrentList24"/>
    <w:lvl w:ilvl="0">
      <w:start w:val="1"/>
      <w:numFmt w:val="decimal"/>
      <w:lvlText w:val="(%1)"/>
      <w:lvlJc w:val="left"/>
      <w:pPr>
        <w:ind w:left="2880" w:hanging="360"/>
      </w:pPr>
      <w:rPr>
        <w:rFonts w:ascii="Arial" w:hAnsi="Arial" w:hint="default"/>
        <w:b/>
        <w:i w:val="0"/>
        <w:sz w:val="22"/>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72" w15:restartNumberingAfterBreak="0">
    <w:nsid w:val="44C32C8A"/>
    <w:multiLevelType w:val="multilevel"/>
    <w:tmpl w:val="E5D23DAC"/>
    <w:styleLink w:val="CurrentList29"/>
    <w:lvl w:ilvl="0">
      <w:start w:val="1"/>
      <w:numFmt w:val="lowerLetter"/>
      <w:lvlText w:val="(%1)"/>
      <w:lvlJc w:val="left"/>
      <w:pPr>
        <w:ind w:left="720" w:hanging="360"/>
      </w:pPr>
      <w:rPr>
        <w:rFonts w:ascii="Arial" w:hAnsi="Arial" w:hint="default"/>
        <w:b/>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6DC1FCC"/>
    <w:multiLevelType w:val="hybridMultilevel"/>
    <w:tmpl w:val="6B48046A"/>
    <w:lvl w:ilvl="0" w:tplc="50EA81CC">
      <w:start w:val="1"/>
      <w:numFmt w:val="upperLetter"/>
      <w:lvlText w:val="(%1)"/>
      <w:lvlJc w:val="left"/>
      <w:pPr>
        <w:ind w:left="1440" w:hanging="360"/>
      </w:pPr>
      <w:rPr>
        <w:rFonts w:hint="default"/>
        <w:b/>
        <w:bCs/>
      </w:rPr>
    </w:lvl>
    <w:lvl w:ilvl="1" w:tplc="A6020878">
      <w:start w:val="1"/>
      <w:numFmt w:val="decimal"/>
      <w:lvlText w:val="(%2)"/>
      <w:lvlJc w:val="left"/>
      <w:pPr>
        <w:ind w:left="3600" w:hanging="360"/>
      </w:pPr>
      <w:rPr>
        <w:rFonts w:hint="default"/>
        <w:b/>
        <w:bCs/>
      </w:rPr>
    </w:lvl>
    <w:lvl w:ilvl="2" w:tplc="C4AE04EC">
      <w:start w:val="1"/>
      <w:numFmt w:val="lowerLetter"/>
      <w:lvlText w:val="(%3)"/>
      <w:lvlJc w:val="right"/>
      <w:pPr>
        <w:ind w:left="3600" w:hanging="720"/>
      </w:pPr>
      <w:rPr>
        <w:rFonts w:hint="default"/>
        <w:b/>
        <w:bCs/>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472F0802"/>
    <w:multiLevelType w:val="hybridMultilevel"/>
    <w:tmpl w:val="BE44A984"/>
    <w:lvl w:ilvl="0" w:tplc="467A04F2">
      <w:start w:val="1"/>
      <w:numFmt w:val="upperLetter"/>
      <w:lvlText w:val="(%1)"/>
      <w:lvlJc w:val="left"/>
      <w:pPr>
        <w:ind w:left="2160" w:hanging="36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5" w15:restartNumberingAfterBreak="0">
    <w:nsid w:val="48C31987"/>
    <w:multiLevelType w:val="multilevel"/>
    <w:tmpl w:val="B45EE966"/>
    <w:styleLink w:val="CurrentList65"/>
    <w:lvl w:ilvl="0">
      <w:start w:val="1"/>
      <w:numFmt w:val="upperLetter"/>
      <w:lvlText w:val="(%1)"/>
      <w:lvlJc w:val="left"/>
      <w:pPr>
        <w:ind w:left="1440" w:hanging="360"/>
      </w:pPr>
      <w:rPr>
        <w:rFonts w:hint="default"/>
      </w:rPr>
    </w:lvl>
    <w:lvl w:ilvl="1">
      <w:start w:val="1"/>
      <w:numFmt w:val="decimal"/>
      <w:lvlText w:val="(%2)"/>
      <w:lvlJc w:val="left"/>
      <w:pPr>
        <w:ind w:left="3600" w:hanging="360"/>
      </w:pPr>
      <w:rPr>
        <w:rFonts w:hint="default"/>
      </w:rPr>
    </w:lvl>
    <w:lvl w:ilvl="2">
      <w:start w:val="1"/>
      <w:numFmt w:val="lowerRoman"/>
      <w:lvlText w:val="(%3)"/>
      <w:lvlJc w:val="right"/>
      <w:pPr>
        <w:ind w:left="3600" w:hanging="72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6" w15:restartNumberingAfterBreak="0">
    <w:nsid w:val="4B2633E3"/>
    <w:multiLevelType w:val="hybridMultilevel"/>
    <w:tmpl w:val="3F4CCFD4"/>
    <w:lvl w:ilvl="0" w:tplc="1212BDE4">
      <w:start w:val="1"/>
      <w:numFmt w:val="upperLetter"/>
      <w:lvlText w:val="(%1)"/>
      <w:lvlJc w:val="left"/>
      <w:pPr>
        <w:ind w:left="1440" w:hanging="720"/>
      </w:pPr>
      <w:rPr>
        <w:rFonts w:ascii="Arial" w:hAnsi="Arial" w:hint="default"/>
        <w:b/>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4B4B3513"/>
    <w:multiLevelType w:val="hybridMultilevel"/>
    <w:tmpl w:val="E6ECAB76"/>
    <w:lvl w:ilvl="0" w:tplc="95B00228">
      <w:start w:val="1"/>
      <w:numFmt w:val="lowerLetter"/>
      <w:lvlText w:val="(%1)"/>
      <w:lvlJc w:val="left"/>
      <w:pPr>
        <w:ind w:left="3600" w:hanging="720"/>
      </w:pPr>
      <w:rPr>
        <w:rFonts w:ascii="Arial" w:hAnsi="Arial" w:hint="default"/>
        <w:b/>
        <w:i w:val="0"/>
        <w:sz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8" w15:restartNumberingAfterBreak="0">
    <w:nsid w:val="4BA13410"/>
    <w:multiLevelType w:val="hybridMultilevel"/>
    <w:tmpl w:val="F32A3FA8"/>
    <w:lvl w:ilvl="0" w:tplc="38F2E7B8">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15:restartNumberingAfterBreak="0">
    <w:nsid w:val="4BDF7F0D"/>
    <w:multiLevelType w:val="multilevel"/>
    <w:tmpl w:val="51C09DCA"/>
    <w:styleLink w:val="CurrentList27"/>
    <w:lvl w:ilvl="0">
      <w:start w:val="1"/>
      <w:numFmt w:val="lowerLetter"/>
      <w:lvlText w:val="(%1)"/>
      <w:lvlJc w:val="left"/>
      <w:pPr>
        <w:ind w:left="3600" w:hanging="360"/>
      </w:pPr>
      <w:rPr>
        <w:rFonts w:ascii="Arial" w:hAnsi="Arial" w:hint="default"/>
        <w:b/>
        <w:i w:val="0"/>
        <w:sz w:val="22"/>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80" w15:restartNumberingAfterBreak="0">
    <w:nsid w:val="4C477F70"/>
    <w:multiLevelType w:val="hybridMultilevel"/>
    <w:tmpl w:val="84761744"/>
    <w:lvl w:ilvl="0" w:tplc="467A04F2">
      <w:start w:val="1"/>
      <w:numFmt w:val="upperLetter"/>
      <w:lvlText w:val="(%1)"/>
      <w:lvlJc w:val="left"/>
      <w:pPr>
        <w:ind w:left="2160" w:hanging="36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1" w15:restartNumberingAfterBreak="0">
    <w:nsid w:val="4DEB78FB"/>
    <w:multiLevelType w:val="multilevel"/>
    <w:tmpl w:val="D4CE5A12"/>
    <w:lvl w:ilvl="0">
      <w:start w:val="1"/>
      <w:numFmt w:val="upperLetter"/>
      <w:lvlText w:val="(%1)"/>
      <w:lvlJc w:val="left"/>
      <w:pPr>
        <w:ind w:left="2160" w:hanging="720"/>
      </w:pPr>
      <w:rPr>
        <w:rFonts w:ascii="Arial" w:hAnsi="Arial" w:hint="default"/>
        <w:b/>
        <w:i w:val="0"/>
        <w:sz w:val="22"/>
        <w:u w:val="none"/>
      </w:rPr>
    </w:lvl>
    <w:lvl w:ilvl="1">
      <w:start w:val="1"/>
      <w:numFmt w:val="lowerLetter"/>
      <w:lvlText w:val="(%2)"/>
      <w:lvlJc w:val="left"/>
      <w:pPr>
        <w:ind w:left="2880" w:hanging="360"/>
      </w:pPr>
      <w:rPr>
        <w:rFonts w:hint="default"/>
        <w:u w:val="none"/>
      </w:rPr>
    </w:lvl>
    <w:lvl w:ilvl="2">
      <w:start w:val="1"/>
      <w:numFmt w:val="lowerRoman"/>
      <w:lvlText w:val="(%3)"/>
      <w:lvlJc w:val="righ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82" w15:restartNumberingAfterBreak="0">
    <w:nsid w:val="501736E2"/>
    <w:multiLevelType w:val="hybridMultilevel"/>
    <w:tmpl w:val="7910C9A6"/>
    <w:lvl w:ilvl="0" w:tplc="467A04F2">
      <w:start w:val="1"/>
      <w:numFmt w:val="upperLetter"/>
      <w:lvlText w:val="(%1)"/>
      <w:lvlJc w:val="left"/>
      <w:pPr>
        <w:ind w:left="2250" w:hanging="360"/>
      </w:pPr>
      <w:rPr>
        <w:rFonts w:ascii="Arial" w:hAnsi="Arial" w:hint="default"/>
        <w:b/>
        <w:i w:val="0"/>
        <w:sz w:val="22"/>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83" w15:restartNumberingAfterBreak="0">
    <w:nsid w:val="503F52B1"/>
    <w:multiLevelType w:val="multilevel"/>
    <w:tmpl w:val="3968D6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50FE6765"/>
    <w:multiLevelType w:val="hybridMultilevel"/>
    <w:tmpl w:val="E79E3C00"/>
    <w:lvl w:ilvl="0" w:tplc="357090E2">
      <w:start w:val="1"/>
      <w:numFmt w:val="upperLetter"/>
      <w:lvlText w:val="(%1)"/>
      <w:lvlJc w:val="left"/>
      <w:pPr>
        <w:ind w:left="2160" w:hanging="720"/>
      </w:pPr>
      <w:rPr>
        <w:rFonts w:ascii="Arial" w:hAnsi="Arial" w:hint="default"/>
        <w:b/>
        <w:i w:val="0"/>
        <w:strike w:val="0"/>
        <w:sz w:val="22"/>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5" w15:restartNumberingAfterBreak="0">
    <w:nsid w:val="519879CF"/>
    <w:multiLevelType w:val="multilevel"/>
    <w:tmpl w:val="2E92F9DE"/>
    <w:styleLink w:val="CurrentList23"/>
    <w:lvl w:ilvl="0">
      <w:start w:val="1"/>
      <w:numFmt w:val="lowerLetter"/>
      <w:lvlText w:val="(%1)"/>
      <w:lvlJc w:val="left"/>
      <w:pPr>
        <w:ind w:left="3600" w:hanging="360"/>
      </w:pPr>
      <w:rPr>
        <w:rFonts w:ascii="Arial" w:hAnsi="Arial" w:hint="default"/>
        <w:b/>
        <w:i w:val="0"/>
        <w:sz w:val="22"/>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86" w15:restartNumberingAfterBreak="0">
    <w:nsid w:val="52D21A9D"/>
    <w:multiLevelType w:val="multilevel"/>
    <w:tmpl w:val="3B3016DA"/>
    <w:styleLink w:val="CurrentList55"/>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7" w15:restartNumberingAfterBreak="0">
    <w:nsid w:val="547D0AA8"/>
    <w:multiLevelType w:val="multilevel"/>
    <w:tmpl w:val="087841A6"/>
    <w:styleLink w:val="CurrentList48"/>
    <w:lvl w:ilvl="0">
      <w:start w:val="1"/>
      <w:numFmt w:val="upperLetter"/>
      <w:lvlText w:val="(%1)"/>
      <w:lvlJc w:val="left"/>
      <w:pPr>
        <w:ind w:left="1440" w:hanging="360"/>
      </w:pPr>
      <w:rPr>
        <w:rFonts w:ascii="Arial" w:hAnsi="Arial" w:hint="default"/>
        <w:b/>
        <w:i w:val="0"/>
        <w:strike w:val="0"/>
        <w:sz w:val="22"/>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15:restartNumberingAfterBreak="0">
    <w:nsid w:val="548C5823"/>
    <w:multiLevelType w:val="multilevel"/>
    <w:tmpl w:val="ABAA4B3C"/>
    <w:styleLink w:val="CurrentList6"/>
    <w:lvl w:ilvl="0">
      <w:start w:val="1"/>
      <w:numFmt w:val="upperLetter"/>
      <w:lvlText w:val="(%1)"/>
      <w:lvlJc w:val="left"/>
      <w:pPr>
        <w:ind w:left="1440" w:hanging="720"/>
      </w:pPr>
      <w:rPr>
        <w:rFonts w:ascii="Arial" w:hAnsi="Arial" w:hint="default"/>
        <w:b/>
        <w:i w:val="0"/>
        <w:sz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9" w15:restartNumberingAfterBreak="0">
    <w:nsid w:val="566A739A"/>
    <w:multiLevelType w:val="multilevel"/>
    <w:tmpl w:val="9242639A"/>
    <w:styleLink w:val="CurrentList1"/>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0" w15:restartNumberingAfterBreak="0">
    <w:nsid w:val="56AC4DCB"/>
    <w:multiLevelType w:val="multilevel"/>
    <w:tmpl w:val="9D02C37E"/>
    <w:styleLink w:val="CurrentList34"/>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91" w15:restartNumberingAfterBreak="0">
    <w:nsid w:val="5A0418DF"/>
    <w:multiLevelType w:val="multilevel"/>
    <w:tmpl w:val="A086DF1A"/>
    <w:styleLink w:val="CurrentList49"/>
    <w:lvl w:ilvl="0">
      <w:start w:val="1"/>
      <w:numFmt w:val="upperLetter"/>
      <w:lvlText w:val="(%1)"/>
      <w:lvlJc w:val="left"/>
      <w:pPr>
        <w:ind w:left="1440" w:hanging="360"/>
      </w:pPr>
      <w:rPr>
        <w:rFonts w:ascii="Arial" w:hAnsi="Arial" w:hint="default"/>
        <w:b/>
        <w:i w:val="0"/>
        <w:strike w:val="0"/>
        <w:sz w:val="22"/>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2" w15:restartNumberingAfterBreak="0">
    <w:nsid w:val="5C2C5009"/>
    <w:multiLevelType w:val="multilevel"/>
    <w:tmpl w:val="CB40E932"/>
    <w:styleLink w:val="CurrentList15"/>
    <w:lvl w:ilvl="0">
      <w:start w:val="1"/>
      <w:numFmt w:val="decimal"/>
      <w:lvlText w:val="(%1)"/>
      <w:lvlJc w:val="left"/>
      <w:pPr>
        <w:ind w:left="2880" w:hanging="360"/>
      </w:pPr>
      <w:rPr>
        <w:rFonts w:ascii="Arial" w:hAnsi="Arial" w:hint="default"/>
        <w:b/>
        <w:i w:val="0"/>
        <w:sz w:val="22"/>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93" w15:restartNumberingAfterBreak="0">
    <w:nsid w:val="5C5F0309"/>
    <w:multiLevelType w:val="multilevel"/>
    <w:tmpl w:val="9B54733A"/>
    <w:styleLink w:val="CurrentList14"/>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94" w15:restartNumberingAfterBreak="0">
    <w:nsid w:val="5D507F61"/>
    <w:multiLevelType w:val="multilevel"/>
    <w:tmpl w:val="235E2006"/>
    <w:styleLink w:val="CurrentList10"/>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95" w15:restartNumberingAfterBreak="0">
    <w:nsid w:val="5EC60EAE"/>
    <w:multiLevelType w:val="multilevel"/>
    <w:tmpl w:val="2B9EA738"/>
    <w:styleLink w:val="CurrentList63"/>
    <w:lvl w:ilvl="0">
      <w:start w:val="1"/>
      <w:numFmt w:val="upperLetter"/>
      <w:lvlText w:val="(%1)"/>
      <w:lvlJc w:val="left"/>
      <w:pPr>
        <w:ind w:left="1440" w:hanging="360"/>
      </w:pPr>
      <w:rPr>
        <w:rFonts w:hint="default"/>
      </w:rPr>
    </w:lvl>
    <w:lvl w:ilvl="1">
      <w:start w:val="1"/>
      <w:numFmt w:val="decimal"/>
      <w:lvlText w:val="(%2)"/>
      <w:lvlJc w:val="left"/>
      <w:pPr>
        <w:ind w:left="360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6" w15:restartNumberingAfterBreak="0">
    <w:nsid w:val="5ECB679B"/>
    <w:multiLevelType w:val="hybridMultilevel"/>
    <w:tmpl w:val="4CA25694"/>
    <w:lvl w:ilvl="0" w:tplc="6D221292">
      <w:start w:val="1"/>
      <w:numFmt w:val="lowerLetter"/>
      <w:lvlText w:val="(%1)"/>
      <w:lvlJc w:val="left"/>
      <w:pPr>
        <w:ind w:left="3600" w:hanging="720"/>
      </w:pPr>
      <w:rPr>
        <w:rFonts w:ascii="Arial" w:hAnsi="Arial"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FF04D43"/>
    <w:multiLevelType w:val="multilevel"/>
    <w:tmpl w:val="14C07DE0"/>
    <w:styleLink w:val="CurrentList7"/>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98" w15:restartNumberingAfterBreak="0">
    <w:nsid w:val="60420DC7"/>
    <w:multiLevelType w:val="multilevel"/>
    <w:tmpl w:val="DB9436DA"/>
    <w:styleLink w:val="CurrentList4"/>
    <w:lvl w:ilvl="0">
      <w:start w:val="1"/>
      <w:numFmt w:val="upperLetter"/>
      <w:lvlText w:val="(%1)"/>
      <w:lvlJc w:val="left"/>
      <w:pPr>
        <w:ind w:left="1080" w:hanging="360"/>
      </w:pPr>
      <w:rPr>
        <w:rFonts w:ascii="Arial" w:hAnsi="Arial" w:hint="default"/>
        <w:b/>
        <w:i w:val="0"/>
        <w:sz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9" w15:restartNumberingAfterBreak="0">
    <w:nsid w:val="60881350"/>
    <w:multiLevelType w:val="hybridMultilevel"/>
    <w:tmpl w:val="53A8E4A6"/>
    <w:lvl w:ilvl="0" w:tplc="CEA2D132">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0" w15:restartNumberingAfterBreak="0">
    <w:nsid w:val="60FE3F3B"/>
    <w:multiLevelType w:val="hybridMultilevel"/>
    <w:tmpl w:val="BFC0D5FA"/>
    <w:lvl w:ilvl="0" w:tplc="FFFFFFFF">
      <w:start w:val="1"/>
      <w:numFmt w:val="decimal"/>
      <w:lvlText w:val="(%1)"/>
      <w:lvlJc w:val="left"/>
      <w:pPr>
        <w:ind w:left="2880" w:hanging="720"/>
      </w:pPr>
      <w:rPr>
        <w:rFonts w:ascii="Arial" w:hAnsi="Arial" w:hint="default"/>
        <w:b/>
        <w:i w:val="0"/>
        <w:sz w:val="22"/>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01" w15:restartNumberingAfterBreak="0">
    <w:nsid w:val="630C0B1A"/>
    <w:multiLevelType w:val="multilevel"/>
    <w:tmpl w:val="0A00102E"/>
    <w:styleLink w:val="CurrentList52"/>
    <w:lvl w:ilvl="0">
      <w:start w:val="1"/>
      <w:numFmt w:val="upperLetter"/>
      <w:lvlText w:val="(%1)"/>
      <w:lvlJc w:val="left"/>
      <w:pPr>
        <w:ind w:left="1440" w:hanging="360"/>
      </w:pPr>
      <w:rPr>
        <w:rFonts w:ascii="Arial" w:hAnsi="Arial" w:hint="default"/>
        <w:b/>
        <w:i w:val="0"/>
        <w:strike w:val="0"/>
        <w:sz w:val="22"/>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2" w15:restartNumberingAfterBreak="0">
    <w:nsid w:val="63B018AC"/>
    <w:multiLevelType w:val="hybridMultilevel"/>
    <w:tmpl w:val="79E49AE8"/>
    <w:lvl w:ilvl="0" w:tplc="771AB3D6">
      <w:start w:val="1"/>
      <w:numFmt w:val="decimal"/>
      <w:lvlText w:val="(%1)"/>
      <w:lvlJc w:val="left"/>
      <w:pPr>
        <w:ind w:left="2880" w:hanging="72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3" w15:restartNumberingAfterBreak="0">
    <w:nsid w:val="64974DA5"/>
    <w:multiLevelType w:val="hybridMultilevel"/>
    <w:tmpl w:val="D5B28D4E"/>
    <w:lvl w:ilvl="0" w:tplc="467A04F2">
      <w:start w:val="1"/>
      <w:numFmt w:val="upperLetter"/>
      <w:lvlText w:val="(%1)"/>
      <w:lvlJc w:val="left"/>
      <w:pPr>
        <w:ind w:left="2160" w:hanging="36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4" w15:restartNumberingAfterBreak="0">
    <w:nsid w:val="651242EE"/>
    <w:multiLevelType w:val="hybridMultilevel"/>
    <w:tmpl w:val="5998A762"/>
    <w:lvl w:ilvl="0" w:tplc="FFFFFFFF">
      <w:start w:val="1"/>
      <w:numFmt w:val="decimal"/>
      <w:lvlText w:val="(%1)"/>
      <w:lvlJc w:val="left"/>
      <w:pPr>
        <w:ind w:left="2880" w:hanging="72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0B2F6B8">
      <w:start w:val="2"/>
      <w:numFmt w:val="decimal"/>
      <w:lvlText w:val="(%4)"/>
      <w:lvlJc w:val="left"/>
      <w:pPr>
        <w:ind w:left="2880" w:hanging="720"/>
      </w:pPr>
      <w:rPr>
        <w:rFonts w:hint="default"/>
        <w:b/>
        <w:b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6C60A70"/>
    <w:multiLevelType w:val="multilevel"/>
    <w:tmpl w:val="DAF21B30"/>
    <w:styleLink w:val="CurrentList3"/>
    <w:lvl w:ilvl="0">
      <w:start w:val="1"/>
      <w:numFmt w:val="upperLetter"/>
      <w:lvlText w:val="(%1)"/>
      <w:lvlJc w:val="left"/>
      <w:pPr>
        <w:ind w:left="1440" w:hanging="360"/>
      </w:pPr>
      <w:rPr>
        <w:rFonts w:ascii="Arial" w:hAnsi="Arial" w:hint="default"/>
        <w:b/>
        <w:i w:val="0"/>
        <w:sz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6" w15:restartNumberingAfterBreak="0">
    <w:nsid w:val="6717229A"/>
    <w:multiLevelType w:val="hybridMultilevel"/>
    <w:tmpl w:val="B644E714"/>
    <w:lvl w:ilvl="0" w:tplc="56FA3FA4">
      <w:start w:val="1"/>
      <w:numFmt w:val="decimal"/>
      <w:lvlText w:val="(%1)"/>
      <w:lvlJc w:val="left"/>
      <w:pPr>
        <w:ind w:left="2520" w:hanging="360"/>
      </w:pPr>
      <w:rPr>
        <w:rFonts w:ascii="Arial" w:hAnsi="Arial" w:hint="default"/>
        <w:b/>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9D845E4"/>
    <w:multiLevelType w:val="hybridMultilevel"/>
    <w:tmpl w:val="E9527772"/>
    <w:lvl w:ilvl="0" w:tplc="672A365C">
      <w:start w:val="1"/>
      <w:numFmt w:val="upperLetter"/>
      <w:lvlText w:val="(%1)"/>
      <w:lvlJc w:val="left"/>
      <w:pPr>
        <w:ind w:left="1440" w:hanging="720"/>
      </w:pPr>
      <w:rPr>
        <w:rFonts w:ascii="Arial" w:hAnsi="Arial" w:hint="default"/>
        <w:b/>
        <w:i w:val="0"/>
        <w:strike w:val="0"/>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6A422F42"/>
    <w:multiLevelType w:val="hybridMultilevel"/>
    <w:tmpl w:val="95EAD6C0"/>
    <w:lvl w:ilvl="0" w:tplc="7968F712">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9" w15:restartNumberingAfterBreak="0">
    <w:nsid w:val="6AE4786B"/>
    <w:multiLevelType w:val="hybridMultilevel"/>
    <w:tmpl w:val="39583DCE"/>
    <w:lvl w:ilvl="0" w:tplc="4BC8A916">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0" w15:restartNumberingAfterBreak="0">
    <w:nsid w:val="6B154E59"/>
    <w:multiLevelType w:val="multilevel"/>
    <w:tmpl w:val="4AD2B29E"/>
    <w:styleLink w:val="CurrentList50"/>
    <w:lvl w:ilvl="0">
      <w:start w:val="1"/>
      <w:numFmt w:val="upperLetter"/>
      <w:lvlText w:val="(%1)"/>
      <w:lvlJc w:val="left"/>
      <w:pPr>
        <w:ind w:left="2160" w:hanging="360"/>
      </w:pPr>
      <w:rPr>
        <w:rFonts w:ascii="Arial" w:hAnsi="Arial" w:hint="default"/>
        <w:b/>
        <w:i w:val="0"/>
        <w:strike w:val="0"/>
        <w:sz w:val="22"/>
        <w:vertAlign w:val="baseline"/>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1" w15:restartNumberingAfterBreak="0">
    <w:nsid w:val="6D1C2742"/>
    <w:multiLevelType w:val="hybridMultilevel"/>
    <w:tmpl w:val="AF5E32B0"/>
    <w:lvl w:ilvl="0" w:tplc="56FA3FA4">
      <w:start w:val="1"/>
      <w:numFmt w:val="decimal"/>
      <w:lvlText w:val="(%1)"/>
      <w:lvlJc w:val="left"/>
      <w:pPr>
        <w:ind w:left="2880" w:hanging="36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2" w15:restartNumberingAfterBreak="0">
    <w:nsid w:val="6EB5781F"/>
    <w:multiLevelType w:val="hybridMultilevel"/>
    <w:tmpl w:val="7F9889A8"/>
    <w:lvl w:ilvl="0" w:tplc="A7C23C1A">
      <w:start w:val="1"/>
      <w:numFmt w:val="upperLetter"/>
      <w:lvlText w:val="(%1)"/>
      <w:lvlJc w:val="left"/>
      <w:pPr>
        <w:ind w:left="1080" w:hanging="360"/>
      </w:pPr>
      <w:rPr>
        <w:rFonts w:hint="default"/>
      </w:rPr>
    </w:lvl>
    <w:lvl w:ilvl="1" w:tplc="F4C00BD8">
      <w:start w:val="1"/>
      <w:numFmt w:val="decimal"/>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3" w15:restartNumberingAfterBreak="0">
    <w:nsid w:val="6F3C2B9F"/>
    <w:multiLevelType w:val="multilevel"/>
    <w:tmpl w:val="4F96C1BC"/>
    <w:styleLink w:val="CurrentList54"/>
    <w:lvl w:ilvl="0">
      <w:start w:val="1"/>
      <w:numFmt w:val="upperLetter"/>
      <w:lvlText w:val="(%1)"/>
      <w:lvlJc w:val="left"/>
      <w:pPr>
        <w:ind w:left="1440" w:hanging="360"/>
      </w:pPr>
      <w:rPr>
        <w:rFonts w:ascii="Arial" w:hAnsi="Arial" w:hint="default"/>
        <w:b/>
        <w:i w:val="0"/>
        <w:strike w:val="0"/>
        <w:sz w:val="22"/>
        <w:vertAlign w:val="baseli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4" w15:restartNumberingAfterBreak="0">
    <w:nsid w:val="6F747784"/>
    <w:multiLevelType w:val="hybridMultilevel"/>
    <w:tmpl w:val="A838E47A"/>
    <w:lvl w:ilvl="0" w:tplc="C67CFD62">
      <w:start w:val="1"/>
      <w:numFmt w:val="upperLetter"/>
      <w:lvlText w:val="(%1)"/>
      <w:lvlJc w:val="left"/>
      <w:pPr>
        <w:ind w:left="1440" w:hanging="720"/>
      </w:pPr>
      <w:rPr>
        <w:rFonts w:ascii="Arial" w:hAnsi="Arial" w:hint="default"/>
        <w:b/>
        <w:i w:val="0"/>
        <w:strike w:val="0"/>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701820A0"/>
    <w:multiLevelType w:val="hybridMultilevel"/>
    <w:tmpl w:val="63DC6498"/>
    <w:lvl w:ilvl="0" w:tplc="D12C3D62">
      <w:start w:val="1"/>
      <w:numFmt w:val="lowerLetter"/>
      <w:lvlText w:val="(%1)"/>
      <w:lvlJc w:val="left"/>
      <w:pPr>
        <w:ind w:left="3600" w:hanging="720"/>
      </w:pPr>
      <w:rPr>
        <w:rFonts w:ascii="Arial" w:hAnsi="Arial" w:hint="default"/>
        <w:b/>
        <w:i w:val="0"/>
        <w:sz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6" w15:restartNumberingAfterBreak="0">
    <w:nsid w:val="706236D6"/>
    <w:multiLevelType w:val="multilevel"/>
    <w:tmpl w:val="228E2D22"/>
    <w:styleLink w:val="CurrentList17"/>
    <w:lvl w:ilvl="0">
      <w:start w:val="1"/>
      <w:numFmt w:val="decimal"/>
      <w:lvlText w:val="(%1)"/>
      <w:lvlJc w:val="left"/>
      <w:pPr>
        <w:ind w:left="2880" w:hanging="360"/>
      </w:pPr>
      <w:rPr>
        <w:rFonts w:ascii="Arial" w:hAnsi="Arial" w:hint="default"/>
        <w:b/>
        <w:i w:val="0"/>
        <w:sz w:val="22"/>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17" w15:restartNumberingAfterBreak="0">
    <w:nsid w:val="71BC18A8"/>
    <w:multiLevelType w:val="multilevel"/>
    <w:tmpl w:val="545A5316"/>
    <w:styleLink w:val="CurrentList58"/>
    <w:lvl w:ilvl="0">
      <w:start w:val="1"/>
      <w:numFmt w:val="upperLetter"/>
      <w:lvlText w:val="(%1)"/>
      <w:lvlJc w:val="left"/>
      <w:pPr>
        <w:ind w:left="144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8" w15:restartNumberingAfterBreak="0">
    <w:nsid w:val="723361F6"/>
    <w:multiLevelType w:val="hybridMultilevel"/>
    <w:tmpl w:val="267A64CC"/>
    <w:lvl w:ilvl="0" w:tplc="57FE2466">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9" w15:restartNumberingAfterBreak="0">
    <w:nsid w:val="72A44498"/>
    <w:multiLevelType w:val="multilevel"/>
    <w:tmpl w:val="60DE901A"/>
    <w:styleLink w:val="CurrentList46"/>
    <w:lvl w:ilvl="0">
      <w:start w:val="1"/>
      <w:numFmt w:val="upperLetter"/>
      <w:lvlText w:val="(%1)"/>
      <w:lvlJc w:val="left"/>
      <w:pPr>
        <w:ind w:left="720" w:hanging="360"/>
      </w:pPr>
      <w:rPr>
        <w:rFonts w:ascii="Arial" w:hAnsi="Arial" w:hint="default"/>
        <w:b/>
        <w:i w:val="0"/>
        <w:strike w:val="0"/>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72BB3763"/>
    <w:multiLevelType w:val="multilevel"/>
    <w:tmpl w:val="C5D880AA"/>
    <w:styleLink w:val="CurrentList62"/>
    <w:lvl w:ilvl="0">
      <w:start w:val="1"/>
      <w:numFmt w:val="upperLetter"/>
      <w:lvlText w:val="(%1)"/>
      <w:lvlJc w:val="left"/>
      <w:pPr>
        <w:ind w:left="1440" w:hanging="360"/>
      </w:pPr>
      <w:rPr>
        <w:rFonts w:hint="default"/>
      </w:rPr>
    </w:lvl>
    <w:lvl w:ilvl="1">
      <w:start w:val="1"/>
      <w:numFmt w:val="decimal"/>
      <w:lvlText w:val="(%2)"/>
      <w:lvlJc w:val="left"/>
      <w:pPr>
        <w:ind w:left="3600" w:hanging="360"/>
      </w:pPr>
      <w:rPr>
        <w:rFonts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1" w15:restartNumberingAfterBreak="0">
    <w:nsid w:val="73014539"/>
    <w:multiLevelType w:val="hybridMultilevel"/>
    <w:tmpl w:val="22A4657E"/>
    <w:lvl w:ilvl="0" w:tplc="8132EF96">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2" w15:restartNumberingAfterBreak="0">
    <w:nsid w:val="7491245D"/>
    <w:multiLevelType w:val="hybridMultilevel"/>
    <w:tmpl w:val="694E5298"/>
    <w:lvl w:ilvl="0" w:tplc="238875CA">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3" w15:restartNumberingAfterBreak="0">
    <w:nsid w:val="76922020"/>
    <w:multiLevelType w:val="multilevel"/>
    <w:tmpl w:val="B8BCA186"/>
    <w:styleLink w:val="CurrentList33"/>
    <w:lvl w:ilvl="0">
      <w:start w:val="1"/>
      <w:numFmt w:val="upperLetter"/>
      <w:lvlText w:val="(%1)"/>
      <w:lvlJc w:val="left"/>
      <w:pPr>
        <w:ind w:left="216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24" w15:restartNumberingAfterBreak="0">
    <w:nsid w:val="76AB5224"/>
    <w:multiLevelType w:val="hybridMultilevel"/>
    <w:tmpl w:val="3A3A0F96"/>
    <w:lvl w:ilvl="0" w:tplc="9FF274D6">
      <w:start w:val="1"/>
      <w:numFmt w:val="decimal"/>
      <w:lvlText w:val="(%1)"/>
      <w:lvlJc w:val="left"/>
      <w:pPr>
        <w:ind w:left="2880" w:hanging="72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5" w15:restartNumberingAfterBreak="0">
    <w:nsid w:val="77FB2F06"/>
    <w:multiLevelType w:val="hybridMultilevel"/>
    <w:tmpl w:val="34202848"/>
    <w:lvl w:ilvl="0" w:tplc="5C4C6C22">
      <w:start w:val="1"/>
      <w:numFmt w:val="upperLetter"/>
      <w:lvlText w:val="(%1)"/>
      <w:lvlJc w:val="left"/>
      <w:pPr>
        <w:ind w:left="2160" w:hanging="720"/>
      </w:pPr>
      <w:rPr>
        <w:rFonts w:ascii="Arial" w:hAnsi="Arial" w:hint="default"/>
        <w:b/>
        <w:i w:val="0"/>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6" w15:restartNumberingAfterBreak="0">
    <w:nsid w:val="78D71164"/>
    <w:multiLevelType w:val="multilevel"/>
    <w:tmpl w:val="7D6E7112"/>
    <w:styleLink w:val="CurrentList11"/>
    <w:lvl w:ilvl="0">
      <w:start w:val="1"/>
      <w:numFmt w:val="upperLetter"/>
      <w:lvlText w:val="(%1)"/>
      <w:lvlJc w:val="left"/>
      <w:pPr>
        <w:ind w:left="1800" w:hanging="360"/>
      </w:pPr>
      <w:rPr>
        <w:rFonts w:ascii="Arial" w:hAnsi="Arial" w:hint="default"/>
        <w:b/>
        <w:i w:val="0"/>
        <w:sz w:val="22"/>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27" w15:restartNumberingAfterBreak="0">
    <w:nsid w:val="793C4FFA"/>
    <w:multiLevelType w:val="multilevel"/>
    <w:tmpl w:val="467A0AF6"/>
    <w:styleLink w:val="CurrentList21"/>
    <w:lvl w:ilvl="0">
      <w:start w:val="1"/>
      <w:numFmt w:val="decimal"/>
      <w:lvlText w:val="(%1)"/>
      <w:lvlJc w:val="left"/>
      <w:pPr>
        <w:ind w:left="2880" w:hanging="360"/>
      </w:pPr>
      <w:rPr>
        <w:rFonts w:ascii="Arial" w:hAnsi="Arial" w:hint="default"/>
        <w:b/>
        <w:i w:val="0"/>
        <w:sz w:val="22"/>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28" w15:restartNumberingAfterBreak="0">
    <w:nsid w:val="7C4B0C43"/>
    <w:multiLevelType w:val="hybridMultilevel"/>
    <w:tmpl w:val="33103D06"/>
    <w:lvl w:ilvl="0" w:tplc="667AB14C">
      <w:start w:val="1"/>
      <w:numFmt w:val="upperLetter"/>
      <w:lvlText w:val="(%1)"/>
      <w:lvlJc w:val="left"/>
      <w:pPr>
        <w:ind w:left="1440" w:hanging="720"/>
      </w:pPr>
      <w:rPr>
        <w:rFonts w:ascii="Arial" w:hAnsi="Arial" w:hint="default"/>
        <w:b/>
        <w:i w:val="0"/>
        <w:strike w:val="0"/>
        <w:sz w:val="22"/>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7D934B67"/>
    <w:multiLevelType w:val="multilevel"/>
    <w:tmpl w:val="202C9BA8"/>
    <w:styleLink w:val="CurrentList2"/>
    <w:lvl w:ilvl="0">
      <w:start w:val="1"/>
      <w:numFmt w:val="none"/>
      <w:lvlText w:val="(A)"/>
      <w:lvlJc w:val="left"/>
      <w:pPr>
        <w:ind w:left="1440" w:hanging="720"/>
      </w:pPr>
      <w:rPr>
        <w:rFonts w:ascii="Arial" w:hAnsi="Arial" w:hint="default"/>
        <w:b/>
        <w:i w:val="0"/>
        <w:sz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0" w15:restartNumberingAfterBreak="0">
    <w:nsid w:val="7F332A55"/>
    <w:multiLevelType w:val="hybridMultilevel"/>
    <w:tmpl w:val="FF2CFC46"/>
    <w:lvl w:ilvl="0" w:tplc="0534FEEA">
      <w:start w:val="1"/>
      <w:numFmt w:val="decimal"/>
      <w:lvlText w:val="(%1)"/>
      <w:lvlJc w:val="left"/>
      <w:pPr>
        <w:ind w:left="2880" w:hanging="720"/>
      </w:pPr>
      <w:rPr>
        <w:rFonts w:ascii="Arial" w:hAnsi="Arial" w:hint="default"/>
        <w:b/>
        <w:i w:val="0"/>
        <w:sz w:val="2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1052146393">
    <w:abstractNumId w:val="81"/>
  </w:num>
  <w:num w:numId="2" w16cid:durableId="229655642">
    <w:abstractNumId w:val="83"/>
  </w:num>
  <w:num w:numId="3" w16cid:durableId="1698582492">
    <w:abstractNumId w:val="114"/>
  </w:num>
  <w:num w:numId="4" w16cid:durableId="903754813">
    <w:abstractNumId w:val="89"/>
  </w:num>
  <w:num w:numId="5" w16cid:durableId="61565232">
    <w:abstractNumId w:val="129"/>
  </w:num>
  <w:num w:numId="6" w16cid:durableId="2071884784">
    <w:abstractNumId w:val="27"/>
  </w:num>
  <w:num w:numId="7" w16cid:durableId="782722843">
    <w:abstractNumId w:val="105"/>
  </w:num>
  <w:num w:numId="8" w16cid:durableId="896428575">
    <w:abstractNumId w:val="98"/>
  </w:num>
  <w:num w:numId="9" w16cid:durableId="1493059282">
    <w:abstractNumId w:val="59"/>
  </w:num>
  <w:num w:numId="10" w16cid:durableId="2047674577">
    <w:abstractNumId w:val="88"/>
  </w:num>
  <w:num w:numId="11" w16cid:durableId="993990924">
    <w:abstractNumId w:val="44"/>
  </w:num>
  <w:num w:numId="12" w16cid:durableId="1348823465">
    <w:abstractNumId w:val="74"/>
  </w:num>
  <w:num w:numId="13" w16cid:durableId="992370951">
    <w:abstractNumId w:val="97"/>
  </w:num>
  <w:num w:numId="14" w16cid:durableId="292518527">
    <w:abstractNumId w:val="34"/>
  </w:num>
  <w:num w:numId="15" w16cid:durableId="423187384">
    <w:abstractNumId w:val="4"/>
  </w:num>
  <w:num w:numId="16" w16cid:durableId="1408964549">
    <w:abstractNumId w:val="53"/>
  </w:num>
  <w:num w:numId="17" w16cid:durableId="520166864">
    <w:abstractNumId w:val="99"/>
  </w:num>
  <w:num w:numId="18" w16cid:durableId="160585941">
    <w:abstractNumId w:val="94"/>
  </w:num>
  <w:num w:numId="19" w16cid:durableId="38289583">
    <w:abstractNumId w:val="80"/>
  </w:num>
  <w:num w:numId="20" w16cid:durableId="818767126">
    <w:abstractNumId w:val="16"/>
  </w:num>
  <w:num w:numId="21" w16cid:durableId="1574854483">
    <w:abstractNumId w:val="126"/>
  </w:num>
  <w:num w:numId="22" w16cid:durableId="221454846">
    <w:abstractNumId w:val="76"/>
  </w:num>
  <w:num w:numId="23" w16cid:durableId="9114934">
    <w:abstractNumId w:val="55"/>
  </w:num>
  <w:num w:numId="24" w16cid:durableId="1073702971">
    <w:abstractNumId w:val="108"/>
  </w:num>
  <w:num w:numId="25" w16cid:durableId="1089348058">
    <w:abstractNumId w:val="48"/>
  </w:num>
  <w:num w:numId="26" w16cid:durableId="1367364893">
    <w:abstractNumId w:val="122"/>
  </w:num>
  <w:num w:numId="27" w16cid:durableId="708259627">
    <w:abstractNumId w:val="93"/>
  </w:num>
  <w:num w:numId="28" w16cid:durableId="404256672">
    <w:abstractNumId w:val="124"/>
  </w:num>
  <w:num w:numId="29" w16cid:durableId="978727852">
    <w:abstractNumId w:val="92"/>
  </w:num>
  <w:num w:numId="30" w16cid:durableId="296381732">
    <w:abstractNumId w:val="78"/>
  </w:num>
  <w:num w:numId="31" w16cid:durableId="773331206">
    <w:abstractNumId w:val="45"/>
  </w:num>
  <w:num w:numId="32" w16cid:durableId="1994286938">
    <w:abstractNumId w:val="43"/>
  </w:num>
  <w:num w:numId="33" w16cid:durableId="20054022">
    <w:abstractNumId w:val="116"/>
  </w:num>
  <w:num w:numId="34" w16cid:durableId="310839675">
    <w:abstractNumId w:val="109"/>
  </w:num>
  <w:num w:numId="35" w16cid:durableId="1323659191">
    <w:abstractNumId w:val="25"/>
  </w:num>
  <w:num w:numId="36" w16cid:durableId="1514684681">
    <w:abstractNumId w:val="26"/>
  </w:num>
  <w:num w:numId="37" w16cid:durableId="581183339">
    <w:abstractNumId w:val="102"/>
  </w:num>
  <w:num w:numId="38" w16cid:durableId="1462646515">
    <w:abstractNumId w:val="51"/>
  </w:num>
  <w:num w:numId="39" w16cid:durableId="926810358">
    <w:abstractNumId w:val="11"/>
  </w:num>
  <w:num w:numId="40" w16cid:durableId="1786195296">
    <w:abstractNumId w:val="7"/>
  </w:num>
  <w:num w:numId="41" w16cid:durableId="1393234378">
    <w:abstractNumId w:val="46"/>
  </w:num>
  <w:num w:numId="42" w16cid:durableId="1217936226">
    <w:abstractNumId w:val="82"/>
  </w:num>
  <w:num w:numId="43" w16cid:durableId="386147252">
    <w:abstractNumId w:val="103"/>
  </w:num>
  <w:num w:numId="44" w16cid:durableId="1273395533">
    <w:abstractNumId w:val="42"/>
  </w:num>
  <w:num w:numId="45" w16cid:durableId="178588318">
    <w:abstractNumId w:val="17"/>
  </w:num>
  <w:num w:numId="46" w16cid:durableId="578172820">
    <w:abstractNumId w:val="111"/>
  </w:num>
  <w:num w:numId="47" w16cid:durableId="1948734724">
    <w:abstractNumId w:val="127"/>
  </w:num>
  <w:num w:numId="48" w16cid:durableId="137648393">
    <w:abstractNumId w:val="115"/>
  </w:num>
  <w:num w:numId="49" w16cid:durableId="1387292786">
    <w:abstractNumId w:val="5"/>
  </w:num>
  <w:num w:numId="50" w16cid:durableId="1799445126">
    <w:abstractNumId w:val="30"/>
  </w:num>
  <w:num w:numId="51" w16cid:durableId="998653309">
    <w:abstractNumId w:val="85"/>
  </w:num>
  <w:num w:numId="52" w16cid:durableId="2102098760">
    <w:abstractNumId w:val="66"/>
  </w:num>
  <w:num w:numId="53" w16cid:durableId="415596162">
    <w:abstractNumId w:val="71"/>
  </w:num>
  <w:num w:numId="54" w16cid:durableId="871726515">
    <w:abstractNumId w:val="130"/>
  </w:num>
  <w:num w:numId="55" w16cid:durableId="1472822127">
    <w:abstractNumId w:val="49"/>
  </w:num>
  <w:num w:numId="56" w16cid:durableId="231624652">
    <w:abstractNumId w:val="10"/>
  </w:num>
  <w:num w:numId="57" w16cid:durableId="507594815">
    <w:abstractNumId w:val="38"/>
  </w:num>
  <w:num w:numId="58" w16cid:durableId="2017222794">
    <w:abstractNumId w:val="77"/>
  </w:num>
  <w:num w:numId="59" w16cid:durableId="824854657">
    <w:abstractNumId w:val="24"/>
  </w:num>
  <w:num w:numId="60" w16cid:durableId="121732542">
    <w:abstractNumId w:val="68"/>
  </w:num>
  <w:num w:numId="61" w16cid:durableId="1716346944">
    <w:abstractNumId w:val="79"/>
  </w:num>
  <w:num w:numId="62" w16cid:durableId="1436974829">
    <w:abstractNumId w:val="35"/>
  </w:num>
  <w:num w:numId="63" w16cid:durableId="1821382615">
    <w:abstractNumId w:val="61"/>
  </w:num>
  <w:num w:numId="64" w16cid:durableId="1728608451">
    <w:abstractNumId w:val="57"/>
  </w:num>
  <w:num w:numId="65" w16cid:durableId="55474433">
    <w:abstractNumId w:val="96"/>
  </w:num>
  <w:num w:numId="66" w16cid:durableId="1645965749">
    <w:abstractNumId w:val="72"/>
  </w:num>
  <w:num w:numId="67" w16cid:durableId="457532710">
    <w:abstractNumId w:val="39"/>
  </w:num>
  <w:num w:numId="68" w16cid:durableId="90201987">
    <w:abstractNumId w:val="100"/>
  </w:num>
  <w:num w:numId="69" w16cid:durableId="359670311">
    <w:abstractNumId w:val="23"/>
  </w:num>
  <w:num w:numId="70" w16cid:durableId="185413735">
    <w:abstractNumId w:val="40"/>
  </w:num>
  <w:num w:numId="71" w16cid:durableId="503785623">
    <w:abstractNumId w:val="58"/>
  </w:num>
  <w:num w:numId="72" w16cid:durableId="1285038295">
    <w:abstractNumId w:val="13"/>
  </w:num>
  <w:num w:numId="73" w16cid:durableId="911475760">
    <w:abstractNumId w:val="106"/>
  </w:num>
  <w:num w:numId="74" w16cid:durableId="1886209784">
    <w:abstractNumId w:val="104"/>
  </w:num>
  <w:num w:numId="75" w16cid:durableId="973176733">
    <w:abstractNumId w:val="18"/>
  </w:num>
  <w:num w:numId="76" w16cid:durableId="407845714">
    <w:abstractNumId w:val="118"/>
  </w:num>
  <w:num w:numId="77" w16cid:durableId="701437202">
    <w:abstractNumId w:val="123"/>
  </w:num>
  <w:num w:numId="78" w16cid:durableId="232156363">
    <w:abstractNumId w:val="121"/>
  </w:num>
  <w:num w:numId="79" w16cid:durableId="463079321">
    <w:abstractNumId w:val="90"/>
  </w:num>
  <w:num w:numId="80" w16cid:durableId="1409696768">
    <w:abstractNumId w:val="125"/>
  </w:num>
  <w:num w:numId="81" w16cid:durableId="541089439">
    <w:abstractNumId w:val="60"/>
  </w:num>
  <w:num w:numId="82" w16cid:durableId="128401427">
    <w:abstractNumId w:val="36"/>
  </w:num>
  <w:num w:numId="83" w16cid:durableId="1887833258">
    <w:abstractNumId w:val="22"/>
  </w:num>
  <w:num w:numId="84" w16cid:durableId="2090422563">
    <w:abstractNumId w:val="47"/>
  </w:num>
  <w:num w:numId="85" w16cid:durableId="1807888375">
    <w:abstractNumId w:val="12"/>
  </w:num>
  <w:num w:numId="86" w16cid:durableId="1044597742">
    <w:abstractNumId w:val="56"/>
  </w:num>
  <w:num w:numId="87" w16cid:durableId="1978759208">
    <w:abstractNumId w:val="21"/>
  </w:num>
  <w:num w:numId="88" w16cid:durableId="1479298206">
    <w:abstractNumId w:val="33"/>
  </w:num>
  <w:num w:numId="89" w16cid:durableId="733891872">
    <w:abstractNumId w:val="50"/>
  </w:num>
  <w:num w:numId="90" w16cid:durableId="1785031601">
    <w:abstractNumId w:val="62"/>
  </w:num>
  <w:num w:numId="91" w16cid:durableId="300697155">
    <w:abstractNumId w:val="41"/>
  </w:num>
  <w:num w:numId="92" w16cid:durableId="1216427425">
    <w:abstractNumId w:val="32"/>
  </w:num>
  <w:num w:numId="93" w16cid:durableId="1106147728">
    <w:abstractNumId w:val="52"/>
  </w:num>
  <w:num w:numId="94" w16cid:durableId="2069840029">
    <w:abstractNumId w:val="69"/>
  </w:num>
  <w:num w:numId="95" w16cid:durableId="1862469368">
    <w:abstractNumId w:val="6"/>
  </w:num>
  <w:num w:numId="96" w16cid:durableId="22943728">
    <w:abstractNumId w:val="20"/>
  </w:num>
  <w:num w:numId="97" w16cid:durableId="806046802">
    <w:abstractNumId w:val="31"/>
  </w:num>
  <w:num w:numId="98" w16cid:durableId="279187563">
    <w:abstractNumId w:val="19"/>
  </w:num>
  <w:num w:numId="99" w16cid:durableId="326330009">
    <w:abstractNumId w:val="84"/>
  </w:num>
  <w:num w:numId="100" w16cid:durableId="1760831204">
    <w:abstractNumId w:val="8"/>
  </w:num>
  <w:num w:numId="101" w16cid:durableId="1282036205">
    <w:abstractNumId w:val="54"/>
  </w:num>
  <w:num w:numId="102" w16cid:durableId="1072236259">
    <w:abstractNumId w:val="119"/>
  </w:num>
  <w:num w:numId="103" w16cid:durableId="1844200435">
    <w:abstractNumId w:val="29"/>
  </w:num>
  <w:num w:numId="104" w16cid:durableId="1983193514">
    <w:abstractNumId w:val="0"/>
  </w:num>
  <w:num w:numId="105" w16cid:durableId="1282608316">
    <w:abstractNumId w:val="70"/>
  </w:num>
  <w:num w:numId="106" w16cid:durableId="268002890">
    <w:abstractNumId w:val="87"/>
  </w:num>
  <w:num w:numId="107" w16cid:durableId="1191067233">
    <w:abstractNumId w:val="65"/>
  </w:num>
  <w:num w:numId="108" w16cid:durableId="1188832946">
    <w:abstractNumId w:val="91"/>
  </w:num>
  <w:num w:numId="109" w16cid:durableId="1003357363">
    <w:abstractNumId w:val="9"/>
  </w:num>
  <w:num w:numId="110" w16cid:durableId="2072072411">
    <w:abstractNumId w:val="110"/>
  </w:num>
  <w:num w:numId="111" w16cid:durableId="483930985">
    <w:abstractNumId w:val="63"/>
  </w:num>
  <w:num w:numId="112" w16cid:durableId="1307247688">
    <w:abstractNumId w:val="107"/>
  </w:num>
  <w:num w:numId="113" w16cid:durableId="389546747">
    <w:abstractNumId w:val="101"/>
  </w:num>
  <w:num w:numId="114" w16cid:durableId="985934020">
    <w:abstractNumId w:val="28"/>
  </w:num>
  <w:num w:numId="115" w16cid:durableId="1912615520">
    <w:abstractNumId w:val="14"/>
  </w:num>
  <w:num w:numId="116" w16cid:durableId="1738898856">
    <w:abstractNumId w:val="128"/>
  </w:num>
  <w:num w:numId="117" w16cid:durableId="936712182">
    <w:abstractNumId w:val="113"/>
  </w:num>
  <w:num w:numId="118" w16cid:durableId="1145972164">
    <w:abstractNumId w:val="1"/>
  </w:num>
  <w:num w:numId="119" w16cid:durableId="926117178">
    <w:abstractNumId w:val="86"/>
  </w:num>
  <w:num w:numId="120" w16cid:durableId="808131194">
    <w:abstractNumId w:val="64"/>
  </w:num>
  <w:num w:numId="121" w16cid:durableId="473454934">
    <w:abstractNumId w:val="3"/>
  </w:num>
  <w:num w:numId="122" w16cid:durableId="729694078">
    <w:abstractNumId w:val="117"/>
  </w:num>
  <w:num w:numId="123" w16cid:durableId="2095666744">
    <w:abstractNumId w:val="112"/>
  </w:num>
  <w:num w:numId="124" w16cid:durableId="1570922546">
    <w:abstractNumId w:val="2"/>
  </w:num>
  <w:num w:numId="125" w16cid:durableId="1093622083">
    <w:abstractNumId w:val="37"/>
  </w:num>
  <w:num w:numId="126" w16cid:durableId="1551842272">
    <w:abstractNumId w:val="73"/>
  </w:num>
  <w:num w:numId="127" w16cid:durableId="987247932">
    <w:abstractNumId w:val="67"/>
  </w:num>
  <w:num w:numId="128" w16cid:durableId="355423590">
    <w:abstractNumId w:val="120"/>
  </w:num>
  <w:num w:numId="129" w16cid:durableId="1697998660">
    <w:abstractNumId w:val="95"/>
  </w:num>
  <w:num w:numId="130" w16cid:durableId="368797792">
    <w:abstractNumId w:val="15"/>
  </w:num>
  <w:num w:numId="131" w16cid:durableId="75133686">
    <w:abstractNumId w:val="75"/>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52A"/>
    <w:rsid w:val="00016A62"/>
    <w:rsid w:val="00040FC4"/>
    <w:rsid w:val="000878F7"/>
    <w:rsid w:val="000C3911"/>
    <w:rsid w:val="000D3135"/>
    <w:rsid w:val="00152FB9"/>
    <w:rsid w:val="00221090"/>
    <w:rsid w:val="00231CED"/>
    <w:rsid w:val="002359B2"/>
    <w:rsid w:val="002A4354"/>
    <w:rsid w:val="002B55DA"/>
    <w:rsid w:val="002B6A2A"/>
    <w:rsid w:val="002D4470"/>
    <w:rsid w:val="00343D69"/>
    <w:rsid w:val="00396509"/>
    <w:rsid w:val="003B2185"/>
    <w:rsid w:val="003C7B14"/>
    <w:rsid w:val="003D0977"/>
    <w:rsid w:val="003D781A"/>
    <w:rsid w:val="003F1693"/>
    <w:rsid w:val="004340A8"/>
    <w:rsid w:val="00444358"/>
    <w:rsid w:val="00462B3E"/>
    <w:rsid w:val="004D5572"/>
    <w:rsid w:val="00515223"/>
    <w:rsid w:val="00524E39"/>
    <w:rsid w:val="00541A98"/>
    <w:rsid w:val="005B6EA0"/>
    <w:rsid w:val="00657429"/>
    <w:rsid w:val="00687B59"/>
    <w:rsid w:val="006A4CCD"/>
    <w:rsid w:val="006B2763"/>
    <w:rsid w:val="00700657"/>
    <w:rsid w:val="007312FE"/>
    <w:rsid w:val="0076403B"/>
    <w:rsid w:val="00770B60"/>
    <w:rsid w:val="007852D2"/>
    <w:rsid w:val="008A15B6"/>
    <w:rsid w:val="009157B9"/>
    <w:rsid w:val="0092443C"/>
    <w:rsid w:val="009445B9"/>
    <w:rsid w:val="00952B92"/>
    <w:rsid w:val="00976916"/>
    <w:rsid w:val="0098552A"/>
    <w:rsid w:val="009A65C5"/>
    <w:rsid w:val="00A17FB5"/>
    <w:rsid w:val="00A3788A"/>
    <w:rsid w:val="00A778CB"/>
    <w:rsid w:val="00A84543"/>
    <w:rsid w:val="00AB2AA9"/>
    <w:rsid w:val="00AB7933"/>
    <w:rsid w:val="00AD5446"/>
    <w:rsid w:val="00B425EC"/>
    <w:rsid w:val="00B8126D"/>
    <w:rsid w:val="00B815CE"/>
    <w:rsid w:val="00BE0113"/>
    <w:rsid w:val="00BE44A8"/>
    <w:rsid w:val="00BE4F86"/>
    <w:rsid w:val="00BF2B5F"/>
    <w:rsid w:val="00BF38DD"/>
    <w:rsid w:val="00BF3C19"/>
    <w:rsid w:val="00C01509"/>
    <w:rsid w:val="00C6468E"/>
    <w:rsid w:val="00C91DD1"/>
    <w:rsid w:val="00CF13B5"/>
    <w:rsid w:val="00D121A7"/>
    <w:rsid w:val="00D7580F"/>
    <w:rsid w:val="00D87B9E"/>
    <w:rsid w:val="00DB00D4"/>
    <w:rsid w:val="00E21014"/>
    <w:rsid w:val="00E31298"/>
    <w:rsid w:val="00E801AF"/>
    <w:rsid w:val="00F3017E"/>
    <w:rsid w:val="00F51B64"/>
    <w:rsid w:val="00F5491D"/>
    <w:rsid w:val="00F941E1"/>
    <w:rsid w:val="00F94526"/>
    <w:rsid w:val="00FC5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5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tabs>
        <w:tab w:val="left" w:pos="720"/>
        <w:tab w:val="left" w:pos="1440"/>
      </w:tabs>
      <w:spacing w:before="0" w:after="180"/>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tabs>
        <w:tab w:val="left" w:pos="720"/>
        <w:tab w:val="left" w:pos="1440"/>
        <w:tab w:val="left" w:pos="2160"/>
      </w:tabs>
      <w:spacing w:before="200" w:after="200"/>
      <w:ind w:left="720" w:hanging="72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tabs>
        <w:tab w:val="left" w:pos="720"/>
        <w:tab w:val="left" w:pos="1440"/>
        <w:tab w:val="left" w:pos="2160"/>
      </w:tabs>
      <w:spacing w:before="180"/>
      <w:ind w:left="720" w:hanging="720"/>
      <w:outlineLvl w:val="2"/>
    </w:pPr>
    <w:rPr>
      <w:color w:val="000000"/>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34EAA"/>
    <w:pPr>
      <w:tabs>
        <w:tab w:val="center" w:pos="4680"/>
        <w:tab w:val="right" w:pos="9360"/>
      </w:tabs>
      <w:spacing w:before="0"/>
    </w:pPr>
  </w:style>
  <w:style w:type="character" w:customStyle="1" w:styleId="HeaderChar">
    <w:name w:val="Header Char"/>
    <w:basedOn w:val="DefaultParagraphFont"/>
    <w:link w:val="Header"/>
    <w:uiPriority w:val="99"/>
    <w:rsid w:val="00434EAA"/>
  </w:style>
  <w:style w:type="paragraph" w:styleId="Footer">
    <w:name w:val="footer"/>
    <w:basedOn w:val="Normal"/>
    <w:link w:val="FooterChar"/>
    <w:uiPriority w:val="99"/>
    <w:unhideWhenUsed/>
    <w:rsid w:val="00434EAA"/>
    <w:pPr>
      <w:tabs>
        <w:tab w:val="center" w:pos="4680"/>
        <w:tab w:val="right" w:pos="9360"/>
      </w:tabs>
      <w:spacing w:before="0"/>
    </w:pPr>
  </w:style>
  <w:style w:type="character" w:customStyle="1" w:styleId="FooterChar">
    <w:name w:val="Footer Char"/>
    <w:basedOn w:val="DefaultParagraphFont"/>
    <w:link w:val="Footer"/>
    <w:uiPriority w:val="99"/>
    <w:rsid w:val="00434EAA"/>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istParagraph">
    <w:name w:val="List Paragraph"/>
    <w:basedOn w:val="Normal"/>
    <w:uiPriority w:val="34"/>
    <w:qFormat/>
    <w:rsid w:val="00462B3E"/>
    <w:pPr>
      <w:ind w:left="720"/>
      <w:contextualSpacing/>
    </w:pPr>
  </w:style>
  <w:style w:type="numbering" w:customStyle="1" w:styleId="CurrentList1">
    <w:name w:val="Current List1"/>
    <w:uiPriority w:val="99"/>
    <w:rsid w:val="00462B3E"/>
    <w:pPr>
      <w:numPr>
        <w:numId w:val="4"/>
      </w:numPr>
    </w:pPr>
  </w:style>
  <w:style w:type="numbering" w:customStyle="1" w:styleId="CurrentList2">
    <w:name w:val="Current List2"/>
    <w:uiPriority w:val="99"/>
    <w:rsid w:val="00462B3E"/>
    <w:pPr>
      <w:numPr>
        <w:numId w:val="5"/>
      </w:numPr>
    </w:pPr>
  </w:style>
  <w:style w:type="numbering" w:customStyle="1" w:styleId="CurrentList3">
    <w:name w:val="Current List3"/>
    <w:uiPriority w:val="99"/>
    <w:rsid w:val="00231CED"/>
    <w:pPr>
      <w:numPr>
        <w:numId w:val="7"/>
      </w:numPr>
    </w:pPr>
  </w:style>
  <w:style w:type="numbering" w:customStyle="1" w:styleId="CurrentList4">
    <w:name w:val="Current List4"/>
    <w:uiPriority w:val="99"/>
    <w:rsid w:val="00231CED"/>
    <w:pPr>
      <w:numPr>
        <w:numId w:val="8"/>
      </w:numPr>
    </w:pPr>
  </w:style>
  <w:style w:type="numbering" w:customStyle="1" w:styleId="CurrentList5">
    <w:name w:val="Current List5"/>
    <w:uiPriority w:val="99"/>
    <w:rsid w:val="00231CED"/>
    <w:pPr>
      <w:numPr>
        <w:numId w:val="9"/>
      </w:numPr>
    </w:pPr>
  </w:style>
  <w:style w:type="numbering" w:customStyle="1" w:styleId="CurrentList6">
    <w:name w:val="Current List6"/>
    <w:uiPriority w:val="99"/>
    <w:rsid w:val="00231CED"/>
    <w:pPr>
      <w:numPr>
        <w:numId w:val="10"/>
      </w:numPr>
    </w:pPr>
  </w:style>
  <w:style w:type="numbering" w:customStyle="1" w:styleId="CurrentList7">
    <w:name w:val="Current List7"/>
    <w:uiPriority w:val="99"/>
    <w:rsid w:val="00B425EC"/>
    <w:pPr>
      <w:numPr>
        <w:numId w:val="13"/>
      </w:numPr>
    </w:pPr>
  </w:style>
  <w:style w:type="numbering" w:customStyle="1" w:styleId="CurrentList8">
    <w:name w:val="Current List8"/>
    <w:uiPriority w:val="99"/>
    <w:rsid w:val="00B425EC"/>
    <w:pPr>
      <w:numPr>
        <w:numId w:val="15"/>
      </w:numPr>
    </w:pPr>
  </w:style>
  <w:style w:type="numbering" w:customStyle="1" w:styleId="CurrentList9">
    <w:name w:val="Current List9"/>
    <w:uiPriority w:val="99"/>
    <w:rsid w:val="00B425EC"/>
    <w:pPr>
      <w:numPr>
        <w:numId w:val="16"/>
      </w:numPr>
    </w:pPr>
  </w:style>
  <w:style w:type="numbering" w:customStyle="1" w:styleId="CurrentList10">
    <w:name w:val="Current List10"/>
    <w:uiPriority w:val="99"/>
    <w:rsid w:val="00F5491D"/>
    <w:pPr>
      <w:numPr>
        <w:numId w:val="18"/>
      </w:numPr>
    </w:pPr>
  </w:style>
  <w:style w:type="numbering" w:customStyle="1" w:styleId="CurrentList11">
    <w:name w:val="Current List11"/>
    <w:uiPriority w:val="99"/>
    <w:rsid w:val="00F5491D"/>
    <w:pPr>
      <w:numPr>
        <w:numId w:val="21"/>
      </w:numPr>
    </w:pPr>
  </w:style>
  <w:style w:type="numbering" w:customStyle="1" w:styleId="CurrentList12">
    <w:name w:val="Current List12"/>
    <w:uiPriority w:val="99"/>
    <w:rsid w:val="00F5491D"/>
    <w:pPr>
      <w:numPr>
        <w:numId w:val="23"/>
      </w:numPr>
    </w:pPr>
  </w:style>
  <w:style w:type="numbering" w:customStyle="1" w:styleId="CurrentList13">
    <w:name w:val="Current List13"/>
    <w:uiPriority w:val="99"/>
    <w:rsid w:val="00F3017E"/>
    <w:pPr>
      <w:numPr>
        <w:numId w:val="25"/>
      </w:numPr>
    </w:pPr>
  </w:style>
  <w:style w:type="numbering" w:customStyle="1" w:styleId="CurrentList14">
    <w:name w:val="Current List14"/>
    <w:uiPriority w:val="99"/>
    <w:rsid w:val="00F3017E"/>
    <w:pPr>
      <w:numPr>
        <w:numId w:val="27"/>
      </w:numPr>
    </w:pPr>
  </w:style>
  <w:style w:type="numbering" w:customStyle="1" w:styleId="CurrentList15">
    <w:name w:val="Current List15"/>
    <w:uiPriority w:val="99"/>
    <w:rsid w:val="00F3017E"/>
    <w:pPr>
      <w:numPr>
        <w:numId w:val="29"/>
      </w:numPr>
    </w:pPr>
  </w:style>
  <w:style w:type="numbering" w:customStyle="1" w:styleId="CurrentList16">
    <w:name w:val="Current List16"/>
    <w:uiPriority w:val="99"/>
    <w:rsid w:val="00F3017E"/>
    <w:pPr>
      <w:numPr>
        <w:numId w:val="31"/>
      </w:numPr>
    </w:pPr>
  </w:style>
  <w:style w:type="numbering" w:customStyle="1" w:styleId="CurrentList17">
    <w:name w:val="Current List17"/>
    <w:uiPriority w:val="99"/>
    <w:rsid w:val="00F3017E"/>
    <w:pPr>
      <w:numPr>
        <w:numId w:val="33"/>
      </w:numPr>
    </w:pPr>
  </w:style>
  <w:style w:type="numbering" w:customStyle="1" w:styleId="CurrentList18">
    <w:name w:val="Current List18"/>
    <w:uiPriority w:val="99"/>
    <w:rsid w:val="00F3017E"/>
    <w:pPr>
      <w:numPr>
        <w:numId w:val="36"/>
      </w:numPr>
    </w:pPr>
  </w:style>
  <w:style w:type="numbering" w:customStyle="1" w:styleId="CurrentList19">
    <w:name w:val="Current List19"/>
    <w:uiPriority w:val="99"/>
    <w:rsid w:val="00F51B64"/>
    <w:pPr>
      <w:numPr>
        <w:numId w:val="38"/>
      </w:numPr>
    </w:pPr>
  </w:style>
  <w:style w:type="numbering" w:customStyle="1" w:styleId="CurrentList20">
    <w:name w:val="Current List20"/>
    <w:uiPriority w:val="99"/>
    <w:rsid w:val="00F51B64"/>
    <w:pPr>
      <w:numPr>
        <w:numId w:val="44"/>
      </w:numPr>
    </w:pPr>
  </w:style>
  <w:style w:type="numbering" w:customStyle="1" w:styleId="CurrentList21">
    <w:name w:val="Current List21"/>
    <w:uiPriority w:val="99"/>
    <w:rsid w:val="00F51B64"/>
    <w:pPr>
      <w:numPr>
        <w:numId w:val="47"/>
      </w:numPr>
    </w:pPr>
  </w:style>
  <w:style w:type="numbering" w:customStyle="1" w:styleId="CurrentList22">
    <w:name w:val="Current List22"/>
    <w:uiPriority w:val="99"/>
    <w:rsid w:val="00F51B64"/>
    <w:pPr>
      <w:numPr>
        <w:numId w:val="49"/>
      </w:numPr>
    </w:pPr>
  </w:style>
  <w:style w:type="numbering" w:customStyle="1" w:styleId="CurrentList23">
    <w:name w:val="Current List23"/>
    <w:uiPriority w:val="99"/>
    <w:rsid w:val="00F51B64"/>
    <w:pPr>
      <w:numPr>
        <w:numId w:val="51"/>
      </w:numPr>
    </w:pPr>
  </w:style>
  <w:style w:type="numbering" w:customStyle="1" w:styleId="CurrentList24">
    <w:name w:val="Current List24"/>
    <w:uiPriority w:val="99"/>
    <w:rsid w:val="00F51B64"/>
    <w:pPr>
      <w:numPr>
        <w:numId w:val="53"/>
      </w:numPr>
    </w:pPr>
  </w:style>
  <w:style w:type="numbering" w:customStyle="1" w:styleId="CurrentList25">
    <w:name w:val="Current List25"/>
    <w:uiPriority w:val="99"/>
    <w:rsid w:val="00F51B64"/>
    <w:pPr>
      <w:numPr>
        <w:numId w:val="57"/>
      </w:numPr>
    </w:pPr>
  </w:style>
  <w:style w:type="numbering" w:customStyle="1" w:styleId="CurrentList26">
    <w:name w:val="Current List26"/>
    <w:uiPriority w:val="99"/>
    <w:rsid w:val="00F51B64"/>
    <w:pPr>
      <w:numPr>
        <w:numId w:val="59"/>
      </w:numPr>
    </w:pPr>
  </w:style>
  <w:style w:type="numbering" w:customStyle="1" w:styleId="CurrentList27">
    <w:name w:val="Current List27"/>
    <w:uiPriority w:val="99"/>
    <w:rsid w:val="00F51B64"/>
    <w:pPr>
      <w:numPr>
        <w:numId w:val="61"/>
      </w:numPr>
    </w:pPr>
  </w:style>
  <w:style w:type="numbering" w:customStyle="1" w:styleId="CurrentList28">
    <w:name w:val="Current List28"/>
    <w:uiPriority w:val="99"/>
    <w:rsid w:val="00F51B64"/>
    <w:pPr>
      <w:numPr>
        <w:numId w:val="64"/>
      </w:numPr>
    </w:pPr>
  </w:style>
  <w:style w:type="numbering" w:customStyle="1" w:styleId="CurrentList29">
    <w:name w:val="Current List29"/>
    <w:uiPriority w:val="99"/>
    <w:rsid w:val="00F51B64"/>
    <w:pPr>
      <w:numPr>
        <w:numId w:val="66"/>
      </w:numPr>
    </w:pPr>
  </w:style>
  <w:style w:type="numbering" w:customStyle="1" w:styleId="CurrentList30">
    <w:name w:val="Current List30"/>
    <w:uiPriority w:val="99"/>
    <w:rsid w:val="00A3788A"/>
    <w:pPr>
      <w:numPr>
        <w:numId w:val="69"/>
      </w:numPr>
    </w:pPr>
  </w:style>
  <w:style w:type="numbering" w:customStyle="1" w:styleId="CurrentList31">
    <w:name w:val="Current List31"/>
    <w:uiPriority w:val="99"/>
    <w:rsid w:val="00A3788A"/>
    <w:pPr>
      <w:numPr>
        <w:numId w:val="71"/>
      </w:numPr>
    </w:pPr>
  </w:style>
  <w:style w:type="numbering" w:customStyle="1" w:styleId="CurrentList32">
    <w:name w:val="Current List32"/>
    <w:uiPriority w:val="99"/>
    <w:rsid w:val="00A3788A"/>
    <w:pPr>
      <w:numPr>
        <w:numId w:val="75"/>
      </w:numPr>
    </w:pPr>
  </w:style>
  <w:style w:type="numbering" w:customStyle="1" w:styleId="CurrentList33">
    <w:name w:val="Current List33"/>
    <w:uiPriority w:val="99"/>
    <w:rsid w:val="003D0977"/>
    <w:pPr>
      <w:numPr>
        <w:numId w:val="77"/>
      </w:numPr>
    </w:pPr>
  </w:style>
  <w:style w:type="numbering" w:customStyle="1" w:styleId="CurrentList34">
    <w:name w:val="Current List34"/>
    <w:uiPriority w:val="99"/>
    <w:rsid w:val="003D0977"/>
    <w:pPr>
      <w:numPr>
        <w:numId w:val="79"/>
      </w:numPr>
    </w:pPr>
  </w:style>
  <w:style w:type="numbering" w:customStyle="1" w:styleId="CurrentList35">
    <w:name w:val="Current List35"/>
    <w:uiPriority w:val="99"/>
    <w:rsid w:val="003D0977"/>
    <w:pPr>
      <w:numPr>
        <w:numId w:val="82"/>
      </w:numPr>
    </w:pPr>
  </w:style>
  <w:style w:type="numbering" w:customStyle="1" w:styleId="CurrentList36">
    <w:name w:val="Current List36"/>
    <w:uiPriority w:val="99"/>
    <w:rsid w:val="003D0977"/>
    <w:pPr>
      <w:numPr>
        <w:numId w:val="84"/>
      </w:numPr>
    </w:pPr>
  </w:style>
  <w:style w:type="numbering" w:customStyle="1" w:styleId="CurrentList37">
    <w:name w:val="Current List37"/>
    <w:uiPriority w:val="99"/>
    <w:rsid w:val="003D0977"/>
    <w:pPr>
      <w:numPr>
        <w:numId w:val="85"/>
      </w:numPr>
    </w:pPr>
  </w:style>
  <w:style w:type="numbering" w:customStyle="1" w:styleId="CurrentList38">
    <w:name w:val="Current List38"/>
    <w:uiPriority w:val="99"/>
    <w:rsid w:val="003D0977"/>
    <w:pPr>
      <w:numPr>
        <w:numId w:val="87"/>
      </w:numPr>
    </w:pPr>
  </w:style>
  <w:style w:type="numbering" w:customStyle="1" w:styleId="CurrentList39">
    <w:name w:val="Current List39"/>
    <w:uiPriority w:val="99"/>
    <w:rsid w:val="00D87B9E"/>
    <w:pPr>
      <w:numPr>
        <w:numId w:val="89"/>
      </w:numPr>
    </w:pPr>
  </w:style>
  <w:style w:type="numbering" w:customStyle="1" w:styleId="CurrentList40">
    <w:name w:val="Current List40"/>
    <w:uiPriority w:val="99"/>
    <w:rsid w:val="009A65C5"/>
    <w:pPr>
      <w:numPr>
        <w:numId w:val="91"/>
      </w:numPr>
    </w:pPr>
  </w:style>
  <w:style w:type="numbering" w:customStyle="1" w:styleId="CurrentList41">
    <w:name w:val="Current List41"/>
    <w:uiPriority w:val="99"/>
    <w:rsid w:val="009A65C5"/>
    <w:pPr>
      <w:numPr>
        <w:numId w:val="93"/>
      </w:numPr>
    </w:pPr>
  </w:style>
  <w:style w:type="numbering" w:customStyle="1" w:styleId="CurrentList42">
    <w:name w:val="Current List42"/>
    <w:uiPriority w:val="99"/>
    <w:rsid w:val="009A65C5"/>
    <w:pPr>
      <w:numPr>
        <w:numId w:val="94"/>
      </w:numPr>
    </w:pPr>
  </w:style>
  <w:style w:type="numbering" w:customStyle="1" w:styleId="CurrentList43">
    <w:name w:val="Current List43"/>
    <w:uiPriority w:val="99"/>
    <w:rsid w:val="009A65C5"/>
    <w:pPr>
      <w:numPr>
        <w:numId w:val="96"/>
      </w:numPr>
    </w:pPr>
  </w:style>
  <w:style w:type="numbering" w:customStyle="1" w:styleId="CurrentList44">
    <w:name w:val="Current List44"/>
    <w:uiPriority w:val="99"/>
    <w:rsid w:val="009A65C5"/>
    <w:pPr>
      <w:numPr>
        <w:numId w:val="98"/>
      </w:numPr>
    </w:pPr>
  </w:style>
  <w:style w:type="numbering" w:customStyle="1" w:styleId="CurrentList45">
    <w:name w:val="Current List45"/>
    <w:uiPriority w:val="99"/>
    <w:rsid w:val="002359B2"/>
    <w:pPr>
      <w:numPr>
        <w:numId w:val="100"/>
      </w:numPr>
    </w:pPr>
  </w:style>
  <w:style w:type="numbering" w:customStyle="1" w:styleId="CurrentList46">
    <w:name w:val="Current List46"/>
    <w:uiPriority w:val="99"/>
    <w:rsid w:val="002359B2"/>
    <w:pPr>
      <w:numPr>
        <w:numId w:val="102"/>
      </w:numPr>
    </w:pPr>
  </w:style>
  <w:style w:type="numbering" w:customStyle="1" w:styleId="CurrentList47">
    <w:name w:val="Current List47"/>
    <w:uiPriority w:val="99"/>
    <w:rsid w:val="002359B2"/>
    <w:pPr>
      <w:numPr>
        <w:numId w:val="104"/>
      </w:numPr>
    </w:pPr>
  </w:style>
  <w:style w:type="numbering" w:customStyle="1" w:styleId="CurrentList48">
    <w:name w:val="Current List48"/>
    <w:uiPriority w:val="99"/>
    <w:rsid w:val="002359B2"/>
    <w:pPr>
      <w:numPr>
        <w:numId w:val="106"/>
      </w:numPr>
    </w:pPr>
  </w:style>
  <w:style w:type="numbering" w:customStyle="1" w:styleId="CurrentList49">
    <w:name w:val="Current List49"/>
    <w:uiPriority w:val="99"/>
    <w:rsid w:val="002359B2"/>
    <w:pPr>
      <w:numPr>
        <w:numId w:val="108"/>
      </w:numPr>
    </w:pPr>
  </w:style>
  <w:style w:type="numbering" w:customStyle="1" w:styleId="CurrentList50">
    <w:name w:val="Current List50"/>
    <w:uiPriority w:val="99"/>
    <w:rsid w:val="00687B59"/>
    <w:pPr>
      <w:numPr>
        <w:numId w:val="110"/>
      </w:numPr>
    </w:pPr>
  </w:style>
  <w:style w:type="numbering" w:customStyle="1" w:styleId="CurrentList51">
    <w:name w:val="Current List51"/>
    <w:uiPriority w:val="99"/>
    <w:rsid w:val="00687B59"/>
    <w:pPr>
      <w:numPr>
        <w:numId w:val="111"/>
      </w:numPr>
    </w:pPr>
  </w:style>
  <w:style w:type="numbering" w:customStyle="1" w:styleId="CurrentList52">
    <w:name w:val="Current List52"/>
    <w:uiPriority w:val="99"/>
    <w:rsid w:val="00687B59"/>
    <w:pPr>
      <w:numPr>
        <w:numId w:val="113"/>
      </w:numPr>
    </w:pPr>
  </w:style>
  <w:style w:type="numbering" w:customStyle="1" w:styleId="CurrentList53">
    <w:name w:val="Current List53"/>
    <w:uiPriority w:val="99"/>
    <w:rsid w:val="00687B59"/>
    <w:pPr>
      <w:numPr>
        <w:numId w:val="115"/>
      </w:numPr>
    </w:pPr>
  </w:style>
  <w:style w:type="numbering" w:customStyle="1" w:styleId="CurrentList54">
    <w:name w:val="Current List54"/>
    <w:uiPriority w:val="99"/>
    <w:rsid w:val="00687B59"/>
    <w:pPr>
      <w:numPr>
        <w:numId w:val="117"/>
      </w:numPr>
    </w:pPr>
  </w:style>
  <w:style w:type="paragraph" w:styleId="Revision">
    <w:name w:val="Revision"/>
    <w:hidden/>
    <w:uiPriority w:val="99"/>
    <w:semiHidden/>
    <w:rsid w:val="007312FE"/>
    <w:pPr>
      <w:spacing w:before="0"/>
    </w:pPr>
  </w:style>
  <w:style w:type="numbering" w:customStyle="1" w:styleId="CurrentList55">
    <w:name w:val="Current List55"/>
    <w:uiPriority w:val="99"/>
    <w:rsid w:val="00B8126D"/>
    <w:pPr>
      <w:numPr>
        <w:numId w:val="119"/>
      </w:numPr>
    </w:pPr>
  </w:style>
  <w:style w:type="numbering" w:customStyle="1" w:styleId="CurrentList56">
    <w:name w:val="Current List56"/>
    <w:uiPriority w:val="99"/>
    <w:rsid w:val="00B8126D"/>
    <w:pPr>
      <w:numPr>
        <w:numId w:val="120"/>
      </w:numPr>
    </w:pPr>
  </w:style>
  <w:style w:type="numbering" w:customStyle="1" w:styleId="CurrentList57">
    <w:name w:val="Current List57"/>
    <w:uiPriority w:val="99"/>
    <w:rsid w:val="00B8126D"/>
    <w:pPr>
      <w:numPr>
        <w:numId w:val="121"/>
      </w:numPr>
    </w:pPr>
  </w:style>
  <w:style w:type="numbering" w:customStyle="1" w:styleId="CurrentList58">
    <w:name w:val="Current List58"/>
    <w:uiPriority w:val="99"/>
    <w:rsid w:val="00B8126D"/>
    <w:pPr>
      <w:numPr>
        <w:numId w:val="122"/>
      </w:numPr>
    </w:pPr>
  </w:style>
  <w:style w:type="numbering" w:customStyle="1" w:styleId="CurrentList59">
    <w:name w:val="Current List59"/>
    <w:uiPriority w:val="99"/>
    <w:rsid w:val="006B2763"/>
    <w:pPr>
      <w:numPr>
        <w:numId w:val="124"/>
      </w:numPr>
    </w:pPr>
  </w:style>
  <w:style w:type="numbering" w:customStyle="1" w:styleId="CurrentList60">
    <w:name w:val="Current List60"/>
    <w:uiPriority w:val="99"/>
    <w:rsid w:val="006B2763"/>
    <w:pPr>
      <w:numPr>
        <w:numId w:val="125"/>
      </w:numPr>
    </w:pPr>
  </w:style>
  <w:style w:type="numbering" w:customStyle="1" w:styleId="CurrentList61">
    <w:name w:val="Current List61"/>
    <w:uiPriority w:val="99"/>
    <w:rsid w:val="00CF13B5"/>
    <w:pPr>
      <w:numPr>
        <w:numId w:val="127"/>
      </w:numPr>
    </w:pPr>
  </w:style>
  <w:style w:type="numbering" w:customStyle="1" w:styleId="CurrentList62">
    <w:name w:val="Current List62"/>
    <w:uiPriority w:val="99"/>
    <w:rsid w:val="00BF3C19"/>
    <w:pPr>
      <w:numPr>
        <w:numId w:val="128"/>
      </w:numPr>
    </w:pPr>
  </w:style>
  <w:style w:type="numbering" w:customStyle="1" w:styleId="CurrentList63">
    <w:name w:val="Current List63"/>
    <w:uiPriority w:val="99"/>
    <w:rsid w:val="00BF3C19"/>
    <w:pPr>
      <w:numPr>
        <w:numId w:val="129"/>
      </w:numPr>
    </w:pPr>
  </w:style>
  <w:style w:type="numbering" w:customStyle="1" w:styleId="CurrentList64">
    <w:name w:val="Current List64"/>
    <w:uiPriority w:val="99"/>
    <w:rsid w:val="002A4354"/>
    <w:pPr>
      <w:numPr>
        <w:numId w:val="130"/>
      </w:numPr>
    </w:pPr>
  </w:style>
  <w:style w:type="numbering" w:customStyle="1" w:styleId="CurrentList65">
    <w:name w:val="Current List65"/>
    <w:uiPriority w:val="99"/>
    <w:rsid w:val="002A4354"/>
    <w:pPr>
      <w:numPr>
        <w:numId w:val="1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coloradolaborlaw.gov" TargetMode="External"/><Relationship Id="rId4" Type="http://schemas.openxmlformats.org/officeDocument/2006/relationships/styles" Target="styles.xml"/><Relationship Id="rId9" Type="http://schemas.openxmlformats.org/officeDocument/2006/relationships/hyperlink" Target="https://www.ecfr.gov/current/title-29/part-541/subpart-G"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5Q0K/k10G6rwijid3YXkb+qS6A==">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CED913-4B6F-4A30-954A-DFCBE068A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3621</Words>
  <Characters>19663</Characters>
  <Application>Microsoft Office Word</Application>
  <DocSecurity>0</DocSecurity>
  <Lines>393</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2026-10-01T04:05:00Z</dcterms:created>
  <dcterms:modified xsi:type="dcterms:W3CDTF">2026-10-01T04:15:00Z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f809942f-c7b6-4195-bb32-bcfecdc10138</vt:lpwstr>
  </property>
</Properties>
</file>