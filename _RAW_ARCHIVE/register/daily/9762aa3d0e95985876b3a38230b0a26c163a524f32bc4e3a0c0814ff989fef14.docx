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5CF6" w14:textId="77777777" w:rsidR="00C23FDB" w:rsidRPr="002D4F40" w:rsidRDefault="00C23FDB" w:rsidP="002D4F40">
      <w:pPr>
        <w:pStyle w:val="upar1"/>
        <w:rPr>
          <w:b/>
          <w:bCs/>
        </w:rPr>
      </w:pPr>
      <w:r w:rsidRPr="002D4F40">
        <w:rPr>
          <w:b/>
          <w:bCs/>
        </w:rPr>
        <w:t>DEPARTMENT OF LABOR AND EMPLOYMENT</w:t>
      </w:r>
    </w:p>
    <w:p w14:paraId="12F616EC" w14:textId="77777777" w:rsidR="00C23FDB" w:rsidRPr="00C23FDB" w:rsidRDefault="00C23FDB" w:rsidP="00C23FDB">
      <w:pPr>
        <w:pStyle w:val="upar1"/>
        <w:rPr>
          <w:b/>
          <w:bCs/>
        </w:rPr>
      </w:pPr>
      <w:r w:rsidRPr="00C23FDB">
        <w:rPr>
          <w:b/>
          <w:bCs/>
        </w:rPr>
        <w:t>Division of Family and Medical Leave Insurance</w:t>
      </w:r>
    </w:p>
    <w:p w14:paraId="05DA0F24" w14:textId="77777777" w:rsidR="00C23FDB" w:rsidRPr="00C23FDB" w:rsidRDefault="00C23FDB" w:rsidP="002D4F40">
      <w:pPr>
        <w:pStyle w:val="Heading1"/>
      </w:pPr>
      <w:r w:rsidRPr="00C23FDB">
        <w:t>REGULATIONS CONCERNING EMPLOYEE JOB PROTECTION, ANTI-RETALIATION AND ANTI-INTERFERENCE</w:t>
      </w:r>
    </w:p>
    <w:p w14:paraId="19837C6C" w14:textId="77777777" w:rsidR="00C23FDB" w:rsidRPr="00C23FDB" w:rsidRDefault="00C23FDB" w:rsidP="00C23FDB">
      <w:pPr>
        <w:pStyle w:val="upar1"/>
        <w:rPr>
          <w:b/>
          <w:bCs/>
        </w:rPr>
      </w:pPr>
      <w:r w:rsidRPr="00C23FDB">
        <w:rPr>
          <w:b/>
          <w:bCs/>
        </w:rPr>
        <w:t>7 CCR 1107-7</w:t>
      </w:r>
    </w:p>
    <w:p w14:paraId="6448F261" w14:textId="77777777" w:rsidR="00C23FDB" w:rsidRPr="00C23FDB" w:rsidRDefault="00C23FDB" w:rsidP="00C23FDB">
      <w:pPr>
        <w:pStyle w:val="Footnote"/>
        <w:rPr>
          <w:i/>
          <w:iCs/>
        </w:rPr>
      </w:pPr>
      <w:r w:rsidRPr="00C23FDB">
        <w:rPr>
          <w:i/>
          <w:iCs/>
        </w:rPr>
        <w:t>[Editor’s Notes follow the text of the rules at the end of this CCR Document.]</w:t>
      </w:r>
    </w:p>
    <w:p w14:paraId="5D876773" w14:textId="77777777" w:rsidR="00C23FDB" w:rsidRDefault="00C23FDB" w:rsidP="00C23FDB">
      <w:pPr>
        <w:pStyle w:val="upar1"/>
      </w:pPr>
      <w:r>
        <w:t>_________________________________________________________________________</w:t>
      </w:r>
    </w:p>
    <w:p w14:paraId="2E989C6B" w14:textId="77777777" w:rsidR="00D87B50" w:rsidRPr="001E1575" w:rsidRDefault="00D87B50" w:rsidP="002D4F40">
      <w:pPr>
        <w:pStyle w:val="Heading2"/>
      </w:pPr>
      <w:r w:rsidRPr="001E1575">
        <w:t>7.1</w:t>
      </w:r>
      <w:r w:rsidRPr="001E1575">
        <w:tab/>
        <w:t>Statements of Authority, Purpose, and Incorporation by Reference</w:t>
      </w:r>
    </w:p>
    <w:p w14:paraId="2FB56F17" w14:textId="77777777" w:rsidR="00D87B50" w:rsidRPr="001E1575" w:rsidRDefault="00D87B50" w:rsidP="00D87B50">
      <w:pPr>
        <w:pStyle w:val="par1"/>
      </w:pPr>
      <w:r w:rsidRPr="001E1575">
        <w:t>1.</w:t>
      </w:r>
      <w:r w:rsidRPr="001E1575">
        <w:tab/>
        <w:t xml:space="preserve">This regulation is adopted pursuant to the authority in section C.R.S. § 8-13.3-509 and is intended to be consistent with the requirements of the State Administrative Procedures Act, C.R.S. § 24-4-101 et seq. (the </w:t>
      </w:r>
      <w:r>
        <w:t>“</w:t>
      </w:r>
      <w:r w:rsidRPr="001E1575">
        <w:t xml:space="preserve">APA”), and the Paid Family and Medical Leave Insurance Act, sections 8-13.3-501 et seq. (the </w:t>
      </w:r>
      <w:r>
        <w:t>“</w:t>
      </w:r>
      <w:r w:rsidRPr="001E1575">
        <w:t>FAMLI Act”), C.R.S.</w:t>
      </w:r>
    </w:p>
    <w:p w14:paraId="5E73A45D" w14:textId="77777777" w:rsidR="00D87B50" w:rsidRPr="001E1575" w:rsidRDefault="00D87B50" w:rsidP="00D87B50">
      <w:pPr>
        <w:pStyle w:val="par1"/>
      </w:pPr>
      <w:r w:rsidRPr="001E1575">
        <w:t>2.</w:t>
      </w:r>
      <w:r w:rsidRPr="001E1575">
        <w:tab/>
        <w:t>The general purpose of these Employee Job Protection and Anti-Retaliation and Anti-Interference rules is to exercise the authority of this Division to enforce and implement Colorado legislative enactments and accompanying rules protecting against retaliation for, or interference with, the exercise of protected rights, and requiring that employees receive various forms of notification of their rights under the Paid Family and Medical Leave Insurance Act (C.R.S. Title 8, Article 13.3, Part 5). These Rules are adopted pursuant to Division authority in C.R.S. § 8-13.3-509(7).</w:t>
      </w:r>
    </w:p>
    <w:p w14:paraId="157569EA" w14:textId="314C8DEA" w:rsidR="00D87B50" w:rsidRDefault="002D4F40" w:rsidP="00D87B50">
      <w:pPr>
        <w:pStyle w:val="par1"/>
      </w:pPr>
      <w:r w:rsidRPr="002D4F40">
        <w:t>3.</w:t>
      </w:r>
      <w:r w:rsidRPr="002D4F40">
        <w:tab/>
      </w:r>
      <w:r w:rsidR="00203A46" w:rsidRPr="00203A46">
        <w:t>29 C.F.R. § 825.215(c)(2) (202</w:t>
      </w:r>
      <w:ins w:id="0" w:author="Grimes, Evan S" w:date="2026-06-24T16:13:00Z">
        <w:r w:rsidR="00ED3433">
          <w:t>6</w:t>
        </w:r>
      </w:ins>
      <w:del w:id="1" w:author="Grimes, Evan S" w:date="2026-06-24T16:13:00Z">
        <w:r w:rsidR="00203A46" w:rsidRPr="00203A46" w:rsidDel="00ED3433">
          <w:delText>5</w:delText>
        </w:r>
      </w:del>
      <w:r w:rsidR="00203A46" w:rsidRPr="00203A46">
        <w:t xml:space="preserve">) is hereby incorporated by reference. Earlier versions of such laws and regulations may apply to events that occurred in prior years. Such incorporation excludes later amendments to </w:t>
      </w:r>
      <w:proofErr w:type="gramStart"/>
      <w:r w:rsidR="00203A46" w:rsidRPr="00203A46">
        <w:t>or</w:t>
      </w:r>
      <w:proofErr w:type="gramEnd"/>
      <w:r w:rsidR="00203A46" w:rsidRPr="00203A46">
        <w:t xml:space="preserve"> editions of the statutes and regulations. These statutes and regulations are available for public inspection at the Colorado Department of Labor and Employment, Division of Family and Medical Leave Insurance, 707 17th Street, Denver, CO 80202. Copies may be obtained from this Division at a reasonable charge or can be accessed electronically from </w:t>
      </w:r>
      <w:del w:id="2" w:author="Grimes, Evan S" w:date="2026-06-24T16:14:00Z">
        <w:r w:rsidR="00203A46" w:rsidRPr="00203A46" w:rsidDel="00ED3433">
          <w:delText>the website of the Colorado Secretary of State</w:delText>
        </w:r>
      </w:del>
      <w:ins w:id="3" w:author="Grimes, Evan S" w:date="2026-06-24T16:14:00Z">
        <w:r w:rsidR="00ED3433">
          <w:t>ecfr.gov</w:t>
        </w:r>
      </w:ins>
      <w:r w:rsidR="00203A46" w:rsidRPr="00203A46">
        <w:t>. Pursuant to C.R.S. § 24-4-103(</w:t>
      </w:r>
      <w:proofErr w:type="gramStart"/>
      <w:r w:rsidR="00203A46" w:rsidRPr="00203A46">
        <w:t>12.5)(</w:t>
      </w:r>
      <w:proofErr w:type="gramEnd"/>
      <w:r w:rsidR="00203A46" w:rsidRPr="00203A46">
        <w:t>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546CFF96" w14:textId="77777777" w:rsidR="00D87B50" w:rsidRPr="001E1575" w:rsidRDefault="00D87B50" w:rsidP="00D87B50">
      <w:pPr>
        <w:pStyle w:val="par1"/>
      </w:pPr>
      <w:r w:rsidRPr="001E1575">
        <w:t>4.</w:t>
      </w:r>
      <w:r w:rsidRPr="001E1575">
        <w:tab/>
        <w:t>If any part of these rules is held invalid, the remainder shall remain valid, and if any part is held not wholly invalid, but in need of narrowing, it will be retained in narrowed form.</w:t>
      </w:r>
    </w:p>
    <w:p w14:paraId="74960591" w14:textId="77777777" w:rsidR="00D87B50" w:rsidRPr="001E1575" w:rsidRDefault="00D87B50" w:rsidP="002D4F40">
      <w:pPr>
        <w:pStyle w:val="Heading2"/>
      </w:pPr>
      <w:r w:rsidRPr="001E1575">
        <w:t>7.2</w:t>
      </w:r>
      <w:r w:rsidRPr="001E1575">
        <w:tab/>
        <w:t>Definitions and Clarifications</w:t>
      </w:r>
    </w:p>
    <w:p w14:paraId="3A6070FB" w14:textId="77777777" w:rsidR="00D87B50" w:rsidRDefault="002D4F40" w:rsidP="00D87B50">
      <w:pPr>
        <w:pStyle w:val="par1"/>
      </w:pPr>
      <w:r w:rsidRPr="002D4F40">
        <w:t>1.</w:t>
      </w:r>
      <w:r w:rsidRPr="002D4F40">
        <w:tab/>
      </w:r>
      <w:r w:rsidR="00203A46" w:rsidRPr="00203A46">
        <w:t>Unless otherwise indicated, terms used here that are defined in the FAMLI Act have the same definition as they do under the FAMLI Act.</w:t>
      </w:r>
    </w:p>
    <w:p w14:paraId="20DB16D7" w14:textId="77777777" w:rsidR="00D87B50" w:rsidRPr="001E1575" w:rsidRDefault="00D87B50" w:rsidP="00D87B50">
      <w:pPr>
        <w:pStyle w:val="par1"/>
      </w:pPr>
      <w:r w:rsidRPr="001E1575">
        <w:t>2.</w:t>
      </w:r>
      <w:r w:rsidRPr="001E1575">
        <w:tab/>
      </w:r>
      <w:r>
        <w:t>“</w:t>
      </w:r>
      <w:r w:rsidRPr="001E1575">
        <w:t>Complaint” has the same meaning as 7 CCR 1107-8, Section 8.2.5.</w:t>
      </w:r>
    </w:p>
    <w:p w14:paraId="1007FECA" w14:textId="77777777" w:rsidR="00D87B50" w:rsidRPr="001E1575" w:rsidRDefault="00D87B50" w:rsidP="00D87B50">
      <w:pPr>
        <w:pStyle w:val="par1"/>
      </w:pPr>
      <w:r w:rsidRPr="001E1575">
        <w:t>3.</w:t>
      </w:r>
      <w:r w:rsidRPr="001E1575">
        <w:tab/>
      </w:r>
      <w:r>
        <w:t>“</w:t>
      </w:r>
      <w:r w:rsidRPr="001E1575">
        <w:t>Eligible employee” means an employee entitled to the protections described at C.R.S. § 8-13.3-509(1).</w:t>
      </w:r>
    </w:p>
    <w:p w14:paraId="1DC64634" w14:textId="77777777" w:rsidR="00D87B50" w:rsidRPr="001E1575" w:rsidRDefault="00D87B50" w:rsidP="00D87B50">
      <w:pPr>
        <w:pStyle w:val="par1"/>
      </w:pPr>
      <w:r w:rsidRPr="001E1575">
        <w:t>4.</w:t>
      </w:r>
      <w:r w:rsidRPr="001E1575">
        <w:tab/>
        <w:t xml:space="preserve">"Equivalent position" means a position that is nearly identical to the employee's former position as if the employee did not take paid family and medical leave. This includes pay, benefits and working conditions, privileges, perks, location, and status. It must involve the same or </w:t>
      </w:r>
      <w:r w:rsidRPr="001E1575">
        <w:lastRenderedPageBreak/>
        <w:t>substantially similar duties and responsibilities, which must entail substantially equivalent skill, effort, responsibility, and authority.</w:t>
      </w:r>
    </w:p>
    <w:p w14:paraId="5A8002EB" w14:textId="77777777" w:rsidR="00D87B50" w:rsidRPr="001E1575" w:rsidRDefault="00D87B50" w:rsidP="00D87B50">
      <w:pPr>
        <w:pStyle w:val="par1"/>
      </w:pPr>
      <w:r w:rsidRPr="001E1575">
        <w:t>5.</w:t>
      </w:r>
      <w:r w:rsidRPr="001E1575">
        <w:tab/>
      </w:r>
      <w:r>
        <w:t>“</w:t>
      </w:r>
      <w:r w:rsidRPr="001E1575">
        <w:t>Protected activity” means any activity described under C.R.S. § 8-13.3-509(4).</w:t>
      </w:r>
    </w:p>
    <w:p w14:paraId="7BFCDCE4" w14:textId="77777777" w:rsidR="00D87B50" w:rsidRPr="001E1575" w:rsidRDefault="00D87B50" w:rsidP="00D87B50">
      <w:pPr>
        <w:pStyle w:val="par1"/>
      </w:pPr>
      <w:r w:rsidRPr="001E1575">
        <w:t>6.</w:t>
      </w:r>
      <w:r w:rsidRPr="001E1575">
        <w:tab/>
      </w:r>
      <w:r>
        <w:t>“</w:t>
      </w:r>
      <w:r w:rsidRPr="001E1575">
        <w:t>Retaliation” means, and is synonymous with, discrimination based on or for protected activity, and it encompasses any act (whether an affirmative act, an omission, or a statement) that is intended to, and could, deter a reasonable person from engaging in, or impose consequences for, protected activity. Examples of unlawful retaliation may include, but are not limited to:</w:t>
      </w:r>
    </w:p>
    <w:p w14:paraId="2EB309C5" w14:textId="77777777" w:rsidR="00D87B50" w:rsidRPr="001E1575" w:rsidRDefault="00D87B50" w:rsidP="00D87B50">
      <w:pPr>
        <w:pStyle w:val="par2"/>
      </w:pPr>
      <w:r w:rsidRPr="001E1575">
        <w:t>A.</w:t>
      </w:r>
      <w:r w:rsidRPr="001E1575">
        <w:tab/>
        <w:t>Subjecting an employee to intimidation, threat, reprisal, harassment, or discrimination;</w:t>
      </w:r>
    </w:p>
    <w:p w14:paraId="258A969F" w14:textId="77777777" w:rsidR="00D87B50" w:rsidRPr="001E1575" w:rsidRDefault="00D87B50" w:rsidP="00D87B50">
      <w:pPr>
        <w:pStyle w:val="par2"/>
      </w:pPr>
      <w:r w:rsidRPr="001E1575">
        <w:t>B.</w:t>
      </w:r>
      <w:r w:rsidRPr="001E1575">
        <w:tab/>
        <w:t>Subjecting an employee to an adverse employment action, including discipline, discharge, suspension, transfer, or assignment to a lesser position in terms of job classification, job security, or another term or condition of employment;</w:t>
      </w:r>
    </w:p>
    <w:p w14:paraId="50C11340" w14:textId="77777777" w:rsidR="00D87B50" w:rsidRPr="001E1575" w:rsidRDefault="00D87B50" w:rsidP="00D87B50">
      <w:pPr>
        <w:pStyle w:val="par2"/>
      </w:pPr>
      <w:r w:rsidRPr="001E1575">
        <w:t>C.</w:t>
      </w:r>
      <w:r w:rsidRPr="001E1575">
        <w:tab/>
        <w:t>Reducing the pay or hours of work of an employee or denying an employee additional hours of work;</w:t>
      </w:r>
    </w:p>
    <w:p w14:paraId="1A0C4EA7" w14:textId="77777777" w:rsidR="00D87B50" w:rsidRPr="001E1575" w:rsidRDefault="00D87B50" w:rsidP="00D87B50">
      <w:pPr>
        <w:pStyle w:val="par2"/>
      </w:pPr>
      <w:r w:rsidRPr="001E1575">
        <w:t>D.</w:t>
      </w:r>
      <w:r w:rsidRPr="001E1575">
        <w:tab/>
        <w:t>Failing to hire an individual because they engaged in protected activity;</w:t>
      </w:r>
    </w:p>
    <w:p w14:paraId="65320C52" w14:textId="77777777" w:rsidR="00D87B50" w:rsidRPr="001E1575" w:rsidRDefault="00D87B50" w:rsidP="00D87B50">
      <w:pPr>
        <w:pStyle w:val="par2"/>
      </w:pPr>
      <w:r w:rsidRPr="001E1575">
        <w:t>E.</w:t>
      </w:r>
      <w:r w:rsidRPr="001E1575">
        <w:tab/>
        <w:t>Failing to reinstate an employee following a return from leave, in accordance with Section 7.3 of these rules;</w:t>
      </w:r>
    </w:p>
    <w:p w14:paraId="4C0F93B5" w14:textId="77777777" w:rsidR="00D87B50" w:rsidRPr="001E1575" w:rsidRDefault="002D4F40" w:rsidP="00D87B50">
      <w:pPr>
        <w:pStyle w:val="par2"/>
      </w:pPr>
      <w:r w:rsidRPr="002D4F40">
        <w:t>F.</w:t>
      </w:r>
      <w:r w:rsidRPr="002D4F40">
        <w:tab/>
        <w:t>Failing to store and maintain the confidentiality of employee information related to requests for leave under the FAMLI Act or its implementing regulations, in accordance with all applicable federal, state, and local laws and regulations, and as provided by 7 CCR 1107-3, Section 3.8.9 and 7 CCR 1107-5, Section 5.3.8.</w:t>
      </w:r>
    </w:p>
    <w:p w14:paraId="0CA27281" w14:textId="77777777" w:rsidR="00D87B50" w:rsidRPr="001E1575" w:rsidRDefault="00D87B50" w:rsidP="00D87B50">
      <w:pPr>
        <w:pStyle w:val="par2"/>
      </w:pPr>
      <w:r w:rsidRPr="001E1575">
        <w:t>G.</w:t>
      </w:r>
      <w:r w:rsidRPr="001E1575">
        <w:tab/>
        <w:t>Initiating an eviction proceeding or evicting an employee from employer-provided housing because they engaged in protected activity.</w:t>
      </w:r>
    </w:p>
    <w:p w14:paraId="4F0F79FB" w14:textId="77777777" w:rsidR="00D87B50" w:rsidRPr="001E1575" w:rsidRDefault="00D87B50" w:rsidP="00D87B50">
      <w:pPr>
        <w:pStyle w:val="par2"/>
      </w:pPr>
      <w:r w:rsidRPr="001E1575">
        <w:t>H.</w:t>
      </w:r>
      <w:r w:rsidRPr="001E1575">
        <w:tab/>
        <w:t xml:space="preserve">Engaging in conduct </w:t>
      </w:r>
      <w:r>
        <w:t>that</w:t>
      </w:r>
      <w:r w:rsidRPr="001E1575">
        <w:t xml:space="preserve"> would reasonably have the effect of discouraging a reasonable employee from accessing family and medical leave insurance benefits;</w:t>
      </w:r>
    </w:p>
    <w:p w14:paraId="1FC77817" w14:textId="77777777" w:rsidR="00D87B50" w:rsidRDefault="00D87B50" w:rsidP="00D87B50">
      <w:pPr>
        <w:pStyle w:val="par2"/>
      </w:pPr>
      <w:r w:rsidRPr="001E1575">
        <w:t>I.</w:t>
      </w:r>
      <w:r w:rsidRPr="001E1575">
        <w:tab/>
        <w:t>Enacting or enforcing an employer attendance policy that counts leave taken under the FAMLI Act as an absence that may lead to or result in discipline, demotion, or suspension. Such an attendance policy shall constitute per se retaliation under C.R.S. § 8-13.3-509. An employee working under this policy is entitled to appropriate legal and equitable relief under the FAMLI Act.</w:t>
      </w:r>
    </w:p>
    <w:p w14:paraId="4256BF08" w14:textId="77777777" w:rsidR="00D87B50" w:rsidRPr="001E1575" w:rsidRDefault="00D87B50" w:rsidP="00D87B50">
      <w:pPr>
        <w:pStyle w:val="par2"/>
      </w:pPr>
      <w:r w:rsidRPr="001E1575">
        <w:t>J.</w:t>
      </w:r>
      <w:r w:rsidRPr="001E1575">
        <w:tab/>
        <w:t xml:space="preserve">Taking any effort to use a person’s immigration status to negatively impact the rights, responsibilities, or proceedings of any person or entity under the FAMLI Act. Such efforts shall constitute per se retaliation and/or extortion, based on statutory provisions including but not limited to the following that make it unlawful: for any person to </w:t>
      </w:r>
      <w:r>
        <w:t>“</w:t>
      </w:r>
      <w:r w:rsidRPr="001E1575">
        <w:t xml:space="preserve">threaten[] to report to law enforcement officials the immigration status of the threatened person or another person” to </w:t>
      </w:r>
      <w:r>
        <w:t>“</w:t>
      </w:r>
      <w:r w:rsidRPr="001E1575">
        <w:t xml:space="preserve">induce another person” to give up money </w:t>
      </w:r>
      <w:r>
        <w:t>“</w:t>
      </w:r>
      <w:r w:rsidRPr="001E1575">
        <w:t xml:space="preserve">or another item of value” (C.R.S. § 18-3-207(1.5)), including inducing the surrender of any </w:t>
      </w:r>
      <w:r>
        <w:t>“</w:t>
      </w:r>
      <w:r w:rsidRPr="001E1575">
        <w:t>tangible and intangible personal property, contract rights, choices in action, [or] services, and any rights of use or enjoyment connected therewith” (C.R.S. § 18-1-901).</w:t>
      </w:r>
    </w:p>
    <w:p w14:paraId="14EB63FC" w14:textId="77777777" w:rsidR="00D87B50" w:rsidRPr="001E1575" w:rsidRDefault="00D87B50" w:rsidP="00D87B50">
      <w:pPr>
        <w:pStyle w:val="par1"/>
      </w:pPr>
      <w:r w:rsidRPr="001E1575">
        <w:t>7.</w:t>
      </w:r>
      <w:r w:rsidRPr="001E1575">
        <w:tab/>
      </w:r>
      <w:r>
        <w:t>“</w:t>
      </w:r>
      <w:r w:rsidRPr="001E1575">
        <w:t>Interference” means any act or omission that, regardless of intent, interferes with any right or protected activity under the FAMLI Act or its implementing regulations. Interference includes but is not limited to:</w:t>
      </w:r>
    </w:p>
    <w:p w14:paraId="2567785D" w14:textId="77777777" w:rsidR="00D87B50" w:rsidRPr="001E1575" w:rsidRDefault="00D87B50" w:rsidP="00D87B50">
      <w:pPr>
        <w:pStyle w:val="par2"/>
      </w:pPr>
      <w:r w:rsidRPr="001E1575">
        <w:lastRenderedPageBreak/>
        <w:t>A.</w:t>
      </w:r>
      <w:r w:rsidRPr="001E1575">
        <w:tab/>
        <w:t>Intimidating or threatening conduct intended to discourage an employee from accessing family and medical leave insurance benefits or family and medical leave, or which has the effect of discouraging an employee from accessing such benefits or leave;</w:t>
      </w:r>
    </w:p>
    <w:p w14:paraId="0D815C02" w14:textId="77777777" w:rsidR="00D87B50" w:rsidRPr="001E1575" w:rsidRDefault="00D87B50" w:rsidP="00D87B50">
      <w:pPr>
        <w:pStyle w:val="par2"/>
      </w:pPr>
      <w:r w:rsidRPr="001E1575">
        <w:t>B.</w:t>
      </w:r>
      <w:r w:rsidRPr="001E1575">
        <w:tab/>
        <w:t>Providing false or misleading information intended to interfere with an employee's ability to access family and medical leave insurance benefits or paid family and medical leave, or which has the effect of interfering with an employee's ability to access such benefits or leave;</w:t>
      </w:r>
    </w:p>
    <w:p w14:paraId="36B3727F" w14:textId="77777777" w:rsidR="00D87B50" w:rsidRPr="001E1575" w:rsidRDefault="00D87B50" w:rsidP="00D87B50">
      <w:pPr>
        <w:pStyle w:val="par2"/>
      </w:pPr>
      <w:r w:rsidRPr="001E1575">
        <w:t>C.</w:t>
      </w:r>
      <w:r w:rsidRPr="001E1575">
        <w:tab/>
        <w:t>Failing to provide notice, as required by C.R.S. § 8-13.3-511;</w:t>
      </w:r>
    </w:p>
    <w:p w14:paraId="1D3C4DB4" w14:textId="77777777" w:rsidR="00D87B50" w:rsidRPr="001E1575" w:rsidRDefault="00D87B50" w:rsidP="00D87B50">
      <w:pPr>
        <w:pStyle w:val="par2"/>
      </w:pPr>
      <w:r w:rsidRPr="001E1575">
        <w:t>D.</w:t>
      </w:r>
      <w:r w:rsidRPr="001E1575">
        <w:tab/>
        <w:t>Failing to reinstate an eligible employee to their position upon returning from leave as required under C.R.S. § 8-13.3-509(1) and Section 7.3;</w:t>
      </w:r>
    </w:p>
    <w:p w14:paraId="2D7DA485" w14:textId="77777777" w:rsidR="00D87B50" w:rsidRPr="001E1575" w:rsidRDefault="00D87B50" w:rsidP="00D87B50">
      <w:pPr>
        <w:pStyle w:val="par2"/>
      </w:pPr>
      <w:r w:rsidRPr="001E1575">
        <w:t>E.</w:t>
      </w:r>
      <w:r w:rsidRPr="001E1575">
        <w:tab/>
        <w:t>Information requests prohibited by 7 CCR 1107-3, Section 3.8.9 or 7 CCR 1107-5, Section 5.3.8;</w:t>
      </w:r>
    </w:p>
    <w:p w14:paraId="481D49A6" w14:textId="77777777" w:rsidR="002D4F40" w:rsidRDefault="002D4F40" w:rsidP="002D4F40">
      <w:pPr>
        <w:pStyle w:val="par2"/>
      </w:pPr>
      <w:r>
        <w:t>F.</w:t>
      </w:r>
      <w:r>
        <w:tab/>
      </w:r>
      <w:r w:rsidR="00203A46" w:rsidRPr="00203A46">
        <w:t>Requiring the production of information defined as confidential under federal or state laws or regulations;</w:t>
      </w:r>
    </w:p>
    <w:p w14:paraId="269F3C26" w14:textId="77777777" w:rsidR="002D4F40" w:rsidRDefault="002D4F40" w:rsidP="002D4F40">
      <w:pPr>
        <w:pStyle w:val="par2"/>
      </w:pPr>
      <w:r>
        <w:t>G.</w:t>
      </w:r>
      <w:r>
        <w:tab/>
        <w:t>Failing to cooperate with the Division in processing a request for family and medical leave insurance benefits;</w:t>
      </w:r>
    </w:p>
    <w:p w14:paraId="45D34549" w14:textId="77777777" w:rsidR="002D4F40" w:rsidRDefault="002D4F40" w:rsidP="002D4F40">
      <w:pPr>
        <w:pStyle w:val="par2"/>
      </w:pPr>
      <w:r>
        <w:t>H.</w:t>
      </w:r>
      <w:r>
        <w:tab/>
        <w:t>Failing to cooperate with the Division’s compliance activities that implicate an individual’s rights under the FAMLI Act and its implementing regulations;</w:t>
      </w:r>
    </w:p>
    <w:p w14:paraId="5515E64C" w14:textId="77777777" w:rsidR="002D4F40" w:rsidRDefault="002D4F40" w:rsidP="002D4F40">
      <w:pPr>
        <w:pStyle w:val="par2"/>
      </w:pPr>
      <w:r>
        <w:t>I.</w:t>
      </w:r>
      <w:r>
        <w:tab/>
        <w:t>Inducing or attempting to induce an individual to prospectively waive a right under the FAMLI Act or its implementing regulations;</w:t>
      </w:r>
    </w:p>
    <w:p w14:paraId="4430D736" w14:textId="77777777" w:rsidR="002D4F40" w:rsidRDefault="002D4F40" w:rsidP="002D4F40">
      <w:pPr>
        <w:pStyle w:val="par2"/>
      </w:pPr>
      <w:r>
        <w:t>J.</w:t>
      </w:r>
      <w:r>
        <w:tab/>
        <w:t xml:space="preserve">Taking any effort to use a person’s immigration status to negatively </w:t>
      </w:r>
      <w:proofErr w:type="gramStart"/>
      <w:r>
        <w:t>impact</w:t>
      </w:r>
      <w:proofErr w:type="gramEnd"/>
      <w:r>
        <w:t xml:space="preserve"> the rights, responsibilities, or proceedings of any person or entity under the FAMLI Act; or</w:t>
      </w:r>
    </w:p>
    <w:p w14:paraId="20BD1826" w14:textId="77777777" w:rsidR="00D87B50" w:rsidRPr="001E1575" w:rsidRDefault="002D4F40" w:rsidP="002D4F40">
      <w:pPr>
        <w:pStyle w:val="par2"/>
      </w:pPr>
      <w:r>
        <w:t>K.</w:t>
      </w:r>
      <w:r>
        <w:tab/>
        <w:t>Requiring an individual to perform work during a period of paid family and medical leave.</w:t>
      </w:r>
    </w:p>
    <w:p w14:paraId="11542201" w14:textId="77777777" w:rsidR="00D87B50" w:rsidRDefault="00D87B50" w:rsidP="00D87B50">
      <w:pPr>
        <w:pStyle w:val="par1"/>
      </w:pPr>
      <w:r w:rsidRPr="001E1575">
        <w:t>8.</w:t>
      </w:r>
      <w:r w:rsidRPr="001E1575">
        <w:tab/>
        <w:t xml:space="preserve">Except where expressly provided by the Act and its implementing regulations, these rules do not apply to local governments </w:t>
      </w:r>
      <w:r>
        <w:t>that</w:t>
      </w:r>
      <w:r w:rsidRPr="001E1575">
        <w:t xml:space="preserve"> have declined participation in the FAMLI program.</w:t>
      </w:r>
    </w:p>
    <w:p w14:paraId="63A93CAE" w14:textId="77777777" w:rsidR="00D87B50" w:rsidRPr="001E1575" w:rsidRDefault="00D87B50" w:rsidP="002D4F40">
      <w:pPr>
        <w:pStyle w:val="Heading2"/>
      </w:pPr>
      <w:r w:rsidRPr="001E1575">
        <w:t>7.3</w:t>
      </w:r>
      <w:r w:rsidRPr="001E1575">
        <w:tab/>
        <w:t>Clarifications Regarding Job Reinstatement</w:t>
      </w:r>
    </w:p>
    <w:p w14:paraId="6E89C184" w14:textId="77777777" w:rsidR="00D87B50" w:rsidRPr="001E1575" w:rsidRDefault="00D87B50" w:rsidP="00D87B50">
      <w:pPr>
        <w:pStyle w:val="par1"/>
      </w:pPr>
      <w:r w:rsidRPr="001E1575">
        <w:t>1.</w:t>
      </w:r>
      <w:r w:rsidRPr="001E1575">
        <w:tab/>
        <w:t>Pursuant to C.R.S. § 8-13.3-509(1), Any covered individual who has been employed with the covered individual's current employer for at least 180 days prior to the commencement of the covered individual's family and medical leave who exercises the covered individual's right to family and medical leave insurance benefits shall be entitled, upon return from that leave, to be restored by the employer to the position held by the covered individual when the leave commenced, or to be restored to an equivalent position with equivalent employment benefits, pay and other terms and conditions of employment.</w:t>
      </w:r>
    </w:p>
    <w:p w14:paraId="35D1CAC8" w14:textId="77777777" w:rsidR="00D87B50" w:rsidRPr="001E1575" w:rsidRDefault="00D87B50" w:rsidP="00D87B50">
      <w:pPr>
        <w:pStyle w:val="par2"/>
      </w:pPr>
      <w:r w:rsidRPr="001E1575">
        <w:t>A.</w:t>
      </w:r>
      <w:r w:rsidRPr="001E1575">
        <w:tab/>
        <w:t xml:space="preserve">An individual is considered employed on any day they </w:t>
      </w:r>
      <w:proofErr w:type="gramStart"/>
      <w:r w:rsidRPr="001E1575">
        <w:t>work,</w:t>
      </w:r>
      <w:proofErr w:type="gramEnd"/>
      <w:r w:rsidRPr="001E1575">
        <w:t xml:space="preserve"> on their days off, and during any leave, paid or unpaid, where the employer reasonably </w:t>
      </w:r>
      <w:proofErr w:type="gramStart"/>
      <w:r w:rsidRPr="001E1575">
        <w:t>believes</w:t>
      </w:r>
      <w:proofErr w:type="gramEnd"/>
      <w:r w:rsidRPr="001E1575">
        <w:t xml:space="preserve"> the individual will return to work. Where employment is seasonal, an individual is not considered employed between seasons.</w:t>
      </w:r>
    </w:p>
    <w:p w14:paraId="4C5D2ECD" w14:textId="77777777" w:rsidR="00D87B50" w:rsidRPr="001E1575" w:rsidRDefault="00D87B50" w:rsidP="00D87B50">
      <w:pPr>
        <w:pStyle w:val="par2"/>
      </w:pPr>
      <w:r w:rsidRPr="001E1575">
        <w:t>B.</w:t>
      </w:r>
      <w:r w:rsidRPr="001E1575">
        <w:tab/>
        <w:t>The 180 days need not be consecutive. However, if a gap in employment exceeds 365 days, then the number of days employed resets to zero.</w:t>
      </w:r>
    </w:p>
    <w:p w14:paraId="2DD947A4" w14:textId="77777777" w:rsidR="00D87B50" w:rsidRPr="001E1575" w:rsidRDefault="00D87B50" w:rsidP="00D87B50">
      <w:pPr>
        <w:pStyle w:val="par2"/>
      </w:pPr>
      <w:r w:rsidRPr="001E1575">
        <w:lastRenderedPageBreak/>
        <w:t>C.</w:t>
      </w:r>
      <w:r w:rsidRPr="001E1575">
        <w:tab/>
        <w:t>A change in the employee’s status with their current employer does not reset or negate the number of days the employee was employed prior to the change in status (e.g., full-time to part-time, seasonal to full-time).</w:t>
      </w:r>
    </w:p>
    <w:p w14:paraId="039E17E7" w14:textId="77777777" w:rsidR="00203A46" w:rsidRDefault="00D87B50" w:rsidP="00203A46">
      <w:pPr>
        <w:pStyle w:val="par2"/>
      </w:pPr>
      <w:r w:rsidRPr="001E1575">
        <w:t>D.</w:t>
      </w:r>
      <w:r w:rsidRPr="001E1575">
        <w:tab/>
      </w:r>
      <w:r w:rsidR="00203A46" w:rsidRPr="00203A46">
        <w:t>Military leave protected by federal or state laws or regulations is considered “employment.”</w:t>
      </w:r>
    </w:p>
    <w:p w14:paraId="6307AAAB" w14:textId="77777777" w:rsidR="00D87B50" w:rsidRDefault="00D87B50" w:rsidP="00D87B50">
      <w:pPr>
        <w:pStyle w:val="par2"/>
      </w:pPr>
      <w:r w:rsidRPr="001E1575">
        <w:t>E.</w:t>
      </w:r>
      <w:r w:rsidRPr="001E1575">
        <w:tab/>
        <w:t xml:space="preserve">The replacement of an employer by a </w:t>
      </w:r>
      <w:r>
        <w:t>“</w:t>
      </w:r>
      <w:r w:rsidRPr="001E1575">
        <w:t>successor employer,” as defined by C.R.S. § 8-13.3-503(8)(b)(II), does not interrupt an employee’s accumulation of days employed.</w:t>
      </w:r>
    </w:p>
    <w:p w14:paraId="382B5357" w14:textId="77777777" w:rsidR="001522A3" w:rsidRDefault="001522A3" w:rsidP="001522A3">
      <w:pPr>
        <w:pStyle w:val="par2"/>
      </w:pPr>
      <w:r>
        <w:t>F.</w:t>
      </w:r>
      <w:r>
        <w:tab/>
        <w:t>Leave is considered to have “commenced” whenever an employee leaves work and utilizes paid family and medical leave.</w:t>
      </w:r>
    </w:p>
    <w:p w14:paraId="7128F5B0" w14:textId="77777777" w:rsidR="001522A3" w:rsidRDefault="001522A3" w:rsidP="001522A3">
      <w:pPr>
        <w:pStyle w:val="par3"/>
      </w:pPr>
      <w:r>
        <w:t>1.</w:t>
      </w:r>
      <w:r>
        <w:tab/>
        <w:t>Continuous leave commences once at the outset of the leave. This means that if a covered individual has not been employed with their current employer for at least 180 days before the beginning of the leave, they will not become entitled to the rights described at C.R.S. § 8-13.3-509(1) with regard to that employer during their continuous leave, regardless of whether their 180th day of employment occurs during their continuous leave.</w:t>
      </w:r>
    </w:p>
    <w:p w14:paraId="4B664CE9" w14:textId="77777777" w:rsidR="001522A3" w:rsidRPr="001E1575" w:rsidRDefault="001522A3" w:rsidP="001522A3">
      <w:pPr>
        <w:pStyle w:val="par3"/>
      </w:pPr>
      <w:r>
        <w:t>2.</w:t>
      </w:r>
      <w:r>
        <w:tab/>
        <w:t>Intermittent leave and reduced leave schedule commence upon each covered absence. This means that if a covered individual has not been employed with their current employer for at least 180 days before their first covered absence, but their 180th day of employment occurs before a subsequent covered absence, they will become entitled to the rights described at C.R.S. § 8-13.3-509(1) with regard to covered absences from that employer occurring after their 180th day.</w:t>
      </w:r>
    </w:p>
    <w:p w14:paraId="2EA156BF" w14:textId="77777777" w:rsidR="00D87B50" w:rsidRPr="001E1575" w:rsidRDefault="00D87B50" w:rsidP="00D87B50">
      <w:pPr>
        <w:pStyle w:val="par1"/>
      </w:pPr>
      <w:r w:rsidRPr="001E1575">
        <w:t>2.</w:t>
      </w:r>
      <w:r w:rsidRPr="001E1575">
        <w:tab/>
        <w:t>An employer is not obligated to reinstate an employee:</w:t>
      </w:r>
    </w:p>
    <w:p w14:paraId="7E899787" w14:textId="77777777" w:rsidR="00D87B50" w:rsidRPr="001E1575" w:rsidRDefault="00D87B50" w:rsidP="00D87B50">
      <w:pPr>
        <w:pStyle w:val="par2"/>
      </w:pPr>
      <w:r w:rsidRPr="001E1575">
        <w:t>A.</w:t>
      </w:r>
      <w:r w:rsidRPr="001E1575">
        <w:tab/>
        <w:t>Where the covered individual has not been employed with the current employer for at least 180 days prior to the commencement of the covered individual's family and medical leave;</w:t>
      </w:r>
    </w:p>
    <w:p w14:paraId="7F871472" w14:textId="77777777" w:rsidR="00D87B50" w:rsidRPr="001E1575" w:rsidRDefault="00D87B50" w:rsidP="00D87B50">
      <w:pPr>
        <w:pStyle w:val="par2"/>
      </w:pPr>
      <w:r w:rsidRPr="001E1575">
        <w:t>B.</w:t>
      </w:r>
      <w:r w:rsidRPr="001E1575">
        <w:tab/>
        <w:t xml:space="preserve">Where the covered individual’s family and medical leave </w:t>
      </w:r>
      <w:proofErr w:type="gramStart"/>
      <w:r w:rsidRPr="001E1575">
        <w:t>extends</w:t>
      </w:r>
      <w:proofErr w:type="gramEnd"/>
      <w:r w:rsidRPr="001E1575">
        <w:t xml:space="preserve"> beyond the maximum benefit duration provided by C.R.S. § 8-13.3-505;</w:t>
      </w:r>
    </w:p>
    <w:p w14:paraId="7C2843BC" w14:textId="77777777" w:rsidR="00D87B50" w:rsidRPr="001E1575" w:rsidRDefault="00D87B50" w:rsidP="00D87B50">
      <w:pPr>
        <w:pStyle w:val="par2"/>
      </w:pPr>
      <w:r w:rsidRPr="001E1575">
        <w:t>C.</w:t>
      </w:r>
      <w:r w:rsidRPr="001E1575">
        <w:tab/>
        <w:t>Where the employee’s return from family and medical leave coincides with an employer’s scheduled cessation of operations for the season (e.g., ski resorts, waterparks) and the employer can show that the employee would not otherwise have been employed at the time of reinstatement;</w:t>
      </w:r>
    </w:p>
    <w:p w14:paraId="2FBB79E9" w14:textId="77777777" w:rsidR="00D87B50" w:rsidRPr="001E1575" w:rsidRDefault="00D87B50" w:rsidP="00D87B50">
      <w:pPr>
        <w:pStyle w:val="par2"/>
      </w:pPr>
      <w:r w:rsidRPr="001E1575">
        <w:t>D.</w:t>
      </w:r>
      <w:r w:rsidRPr="001E1575">
        <w:tab/>
        <w:t>Where the employee’s written contract for employment with the employer has ended pursuant to its terms;</w:t>
      </w:r>
    </w:p>
    <w:p w14:paraId="4640A7CD" w14:textId="77777777" w:rsidR="00D87B50" w:rsidRPr="001E1575" w:rsidRDefault="00D87B50" w:rsidP="00D87B50">
      <w:pPr>
        <w:pStyle w:val="par2"/>
      </w:pPr>
      <w:r w:rsidRPr="001E1575">
        <w:t>E.</w:t>
      </w:r>
      <w:r w:rsidRPr="001E1575">
        <w:tab/>
        <w:t>Where an employee’s position is eliminated due to legitimate downsizing or reorganization;</w:t>
      </w:r>
    </w:p>
    <w:p w14:paraId="39723A3E" w14:textId="77777777" w:rsidR="00D87B50" w:rsidRDefault="00D87B50" w:rsidP="00D87B50">
      <w:pPr>
        <w:pStyle w:val="par2"/>
      </w:pPr>
      <w:r w:rsidRPr="001E1575">
        <w:t>F.</w:t>
      </w:r>
      <w:r w:rsidRPr="001E1575">
        <w:tab/>
        <w:t>Where the employee cannot perform the essential functions of their job any longer following the period of leave. An employee may be eligible to request reasonable accommodation under the Americans with Disabilities Act ("ADA"), C.R.S. § 24-34-402.3, or other applicable state or federal law;</w:t>
      </w:r>
    </w:p>
    <w:p w14:paraId="6E311D09" w14:textId="77777777" w:rsidR="00D87B50" w:rsidRPr="001E1575" w:rsidRDefault="00D87B50" w:rsidP="00D87B50">
      <w:pPr>
        <w:pStyle w:val="par2"/>
      </w:pPr>
      <w:r w:rsidRPr="001E1575">
        <w:t>G.</w:t>
      </w:r>
      <w:r w:rsidRPr="001E1575">
        <w:tab/>
        <w:t xml:space="preserve">Where the Division or a private plan administrator has </w:t>
      </w:r>
      <w:proofErr w:type="gramStart"/>
      <w:r w:rsidRPr="001E1575">
        <w:t>made a determination</w:t>
      </w:r>
      <w:proofErr w:type="gramEnd"/>
      <w:r w:rsidRPr="001E1575">
        <w:t xml:space="preserve"> that the employee applied for or was approved for family and medical leave insurance benefits based on a fraudulent certification;</w:t>
      </w:r>
    </w:p>
    <w:p w14:paraId="6D33CB2B" w14:textId="77777777" w:rsidR="00D87B50" w:rsidRPr="001E1575" w:rsidRDefault="00D87B50" w:rsidP="00D87B50">
      <w:pPr>
        <w:pStyle w:val="par2"/>
      </w:pPr>
      <w:proofErr w:type="gramStart"/>
      <w:r w:rsidRPr="001E1575">
        <w:lastRenderedPageBreak/>
        <w:t>H.</w:t>
      </w:r>
      <w:r w:rsidRPr="001E1575">
        <w:tab/>
        <w:t>Where</w:t>
      </w:r>
      <w:proofErr w:type="gramEnd"/>
      <w:r w:rsidRPr="001E1575">
        <w:t xml:space="preserve"> the employee fails to provide notice pursuant to C.R.S. § 8-13.3-505(5) and CCR 7 CCR 1107-3, Section 3.8, unless the need for leave was not foreseeable and unusual circumstances justify the failure to comply; or</w:t>
      </w:r>
    </w:p>
    <w:p w14:paraId="770615D9" w14:textId="77777777" w:rsidR="00D87B50" w:rsidRPr="001E1575" w:rsidRDefault="00D87B50" w:rsidP="00D87B50">
      <w:pPr>
        <w:pStyle w:val="par2"/>
      </w:pPr>
      <w:r w:rsidRPr="001E1575">
        <w:t>I.</w:t>
      </w:r>
      <w:r w:rsidRPr="001E1575">
        <w:tab/>
        <w:t>Where an employee on family and medical leave provides written notice of resignation.</w:t>
      </w:r>
    </w:p>
    <w:p w14:paraId="3F810EF5" w14:textId="77777777" w:rsidR="00D87B50" w:rsidRPr="001E1575" w:rsidRDefault="00D87B50" w:rsidP="00D87B50">
      <w:pPr>
        <w:pStyle w:val="par1"/>
      </w:pPr>
      <w:r w:rsidRPr="001E1575">
        <w:t>3.</w:t>
      </w:r>
      <w:r w:rsidRPr="001E1575">
        <w:tab/>
        <w:t>An employer that chooses to deny reinstatement under this subsection to an employee on family and medical leave must notify the employee in writing as soon as the employer decides to deny reinstatement. The employer must serve this notice to the employee either in person or by certified mail. The notice must include:</w:t>
      </w:r>
    </w:p>
    <w:p w14:paraId="5527A0D9" w14:textId="77777777" w:rsidR="00D87B50" w:rsidRPr="001E1575" w:rsidRDefault="00D87B50" w:rsidP="00D87B50">
      <w:pPr>
        <w:pStyle w:val="par2"/>
      </w:pPr>
      <w:r w:rsidRPr="001E1575">
        <w:t>A.</w:t>
      </w:r>
      <w:r w:rsidRPr="001E1575">
        <w:tab/>
        <w:t>A statement that the employer intends to deny employment reinstatement when the leave has ended;</w:t>
      </w:r>
    </w:p>
    <w:p w14:paraId="6C52887C" w14:textId="77777777" w:rsidR="00D87B50" w:rsidRPr="001E1575" w:rsidRDefault="00D87B50" w:rsidP="00D87B50">
      <w:pPr>
        <w:pStyle w:val="par2"/>
      </w:pPr>
      <w:r w:rsidRPr="001E1575">
        <w:t>B.</w:t>
      </w:r>
      <w:r w:rsidRPr="001E1575">
        <w:tab/>
        <w:t>The reasons behind the decision to deny reinstatement and the grounds for denying reinstatement as provided by subsection (2) of this rule;</w:t>
      </w:r>
    </w:p>
    <w:p w14:paraId="354AED37" w14:textId="77777777" w:rsidR="00D87B50" w:rsidRPr="001E1575" w:rsidRDefault="00D87B50" w:rsidP="00D87B50">
      <w:pPr>
        <w:pStyle w:val="par2"/>
      </w:pPr>
      <w:r w:rsidRPr="001E1575">
        <w:t>C.</w:t>
      </w:r>
      <w:r w:rsidRPr="001E1575">
        <w:tab/>
        <w:t>An explanation that health benefits will still be paid for the duration of the leave; and</w:t>
      </w:r>
    </w:p>
    <w:p w14:paraId="167B2DAD" w14:textId="77777777" w:rsidR="00D87B50" w:rsidRDefault="00D87B50" w:rsidP="00D87B50">
      <w:pPr>
        <w:pStyle w:val="par2"/>
      </w:pPr>
      <w:r w:rsidRPr="001E1575">
        <w:t>D.</w:t>
      </w:r>
      <w:r w:rsidRPr="001E1575">
        <w:tab/>
        <w:t xml:space="preserve">The date </w:t>
      </w:r>
      <w:r>
        <w:t>o</w:t>
      </w:r>
      <w:r w:rsidRPr="001E1575">
        <w:t>n which eligibility for employer-provided health benefits ends.</w:t>
      </w:r>
    </w:p>
    <w:p w14:paraId="0E93FF65" w14:textId="77777777" w:rsidR="00D87B50" w:rsidRPr="002D2364" w:rsidRDefault="002D4F40" w:rsidP="00D87B50">
      <w:pPr>
        <w:pStyle w:val="par1"/>
      </w:pPr>
      <w:r w:rsidRPr="002D4F40">
        <w:t>4.</w:t>
      </w:r>
      <w:r w:rsidRPr="002D4F40">
        <w:tab/>
        <w:t>Under this Rule, an “equivalent position” as defined in Section 7.2 of these rules includes, but is not limited to:</w:t>
      </w:r>
    </w:p>
    <w:p w14:paraId="5EB98C59" w14:textId="77777777" w:rsidR="00D87B50" w:rsidRPr="001E1575" w:rsidRDefault="00D87B50" w:rsidP="00D87B50">
      <w:pPr>
        <w:pStyle w:val="par2"/>
      </w:pPr>
      <w:r w:rsidRPr="001E1575">
        <w:t>A.</w:t>
      </w:r>
      <w:r w:rsidRPr="001E1575">
        <w:tab/>
      </w:r>
      <w:r w:rsidR="001522A3" w:rsidRPr="001522A3">
        <w:t>Base pay - Providing an employee with equivalent base pay upon returning from family and medical leave. Base pay includes bonuses as described by 29 C.F.R. § 825.215(c)(2). Base pay does not include overtime or tips unless such overtime was regular or consistent. If an employee departed from a position averaging ten hours of overtime (and corresponding overtime pay) each week, an employee is ordinarily entitled to such a position on return from family and medical leave.</w:t>
      </w:r>
    </w:p>
    <w:p w14:paraId="0F4A1730" w14:textId="77777777" w:rsidR="00D87B50" w:rsidRPr="001E1575" w:rsidRDefault="00D87B50" w:rsidP="00D87B50">
      <w:pPr>
        <w:pStyle w:val="par2"/>
      </w:pPr>
      <w:r w:rsidRPr="001E1575">
        <w:t>B.</w:t>
      </w:r>
      <w:r w:rsidRPr="001E1575">
        <w:tab/>
        <w:t>Benefits - Providing an employee with equivalent benefits upon returning from family and medical leave. Benefits include all benefits provided or made available to employees by an employer, including group life insurance, health insurance, disability insurance, sick leave, annual leave, educational benefits, and pensions, regardless of whether such benefits are provided by a practice or written policy of an employer through an employee benefit plan.</w:t>
      </w:r>
    </w:p>
    <w:p w14:paraId="286852A6" w14:textId="77777777" w:rsidR="00D87B50" w:rsidRDefault="00D87B50" w:rsidP="00D87B50">
      <w:pPr>
        <w:pStyle w:val="par2"/>
      </w:pPr>
      <w:r w:rsidRPr="001E1575">
        <w:t>C.</w:t>
      </w:r>
      <w:r w:rsidRPr="001E1575">
        <w:tab/>
        <w:t>Proximate location - Permitting an employee to return to an equivalent location as worked prior to taking family and medical leave. If it is not possible to return the employee to the exact location, an employer may offer to return the employee to a proximate location or site where work is performed for and/or in connection with the employer’s business. If the employer offers a position at a location different from the employee’s original worksite, the employee must be reinstated to a geographically proximate worksite (i.e., one that does not involve a significant increase in commuting time or distance).</w:t>
      </w:r>
    </w:p>
    <w:p w14:paraId="45376559" w14:textId="77777777" w:rsidR="00D87B50" w:rsidRPr="001E1575" w:rsidRDefault="00D87B50" w:rsidP="00D87B50">
      <w:pPr>
        <w:pStyle w:val="par2"/>
      </w:pPr>
      <w:r w:rsidRPr="001E1575">
        <w:t>D.</w:t>
      </w:r>
      <w:r w:rsidRPr="001E1575">
        <w:tab/>
        <w:t xml:space="preserve">Approximate shift times - Providing an employee with a schedule that is equivalent to the employee’s schedule prior to taking family and medical leave. Material changes to an employee’s schedule upon return from leave may raise an adverse inference of retaliation (e.g., scheduling a historically day shift working employee to graveyard shifts, etc.). In returning a covered employee to their equivalent position, employers may be required to remove an employee temporarily working the covered employee’s shift </w:t>
      </w:r>
      <w:proofErr w:type="gramStart"/>
      <w:r w:rsidRPr="001E1575">
        <w:t>in order to</w:t>
      </w:r>
      <w:proofErr w:type="gramEnd"/>
      <w:r w:rsidRPr="001E1575">
        <w:t xml:space="preserve"> comply with this section.</w:t>
      </w:r>
    </w:p>
    <w:p w14:paraId="7937E643" w14:textId="77777777" w:rsidR="00D87B50" w:rsidRPr="001E1575" w:rsidRDefault="00D87B50" w:rsidP="00D87B50">
      <w:pPr>
        <w:pStyle w:val="par2"/>
      </w:pPr>
      <w:r w:rsidRPr="001E1575">
        <w:lastRenderedPageBreak/>
        <w:t>E.</w:t>
      </w:r>
      <w:r w:rsidRPr="001E1575">
        <w:tab/>
        <w:t>Approximate hours per week - An employee returning to work from family and medical leave shall be permitted to work the equivalent number of hours per week as was worked prior to the employee taking leave. Material changes to an employee’s working hours that change the employment status of an employee may raise an adverse inference of retaliation (e.g., reducing an employee’s hours from 40 hours per week to 25 hours per week, changing the employee’s status from full-time to part-time).</w:t>
      </w:r>
    </w:p>
    <w:p w14:paraId="70899DDC" w14:textId="77777777" w:rsidR="002D4F40" w:rsidRDefault="002D4F40" w:rsidP="002D4F40">
      <w:pPr>
        <w:pStyle w:val="par1"/>
      </w:pPr>
      <w:r>
        <w:t>5.</w:t>
      </w:r>
      <w:r>
        <w:tab/>
        <w:t>Nothing in these Rules shall be construed to require an employer to extend or offer permanent or indefinite employment to a temporary or seasonal employee.</w:t>
      </w:r>
    </w:p>
    <w:p w14:paraId="6A79F522" w14:textId="77777777" w:rsidR="002D4F40" w:rsidRDefault="002D4F40" w:rsidP="002D4F40">
      <w:pPr>
        <w:pStyle w:val="par1"/>
      </w:pPr>
      <w:r>
        <w:t>6.</w:t>
      </w:r>
      <w:r>
        <w:tab/>
        <w:t>Employers shall not be prohibited from disciplining or terminating employees who have attendance issues unrelated to protected leave under the FAMLI Act (e.g., excessive tardiness), or employees who have violated company policies that comply with applicable local, state, and federal laws.</w:t>
      </w:r>
    </w:p>
    <w:p w14:paraId="63BE0F10" w14:textId="77777777" w:rsidR="002D4F40" w:rsidRDefault="002D4F40" w:rsidP="002D4F40">
      <w:pPr>
        <w:pStyle w:val="par1"/>
      </w:pPr>
      <w:r>
        <w:t>7.</w:t>
      </w:r>
      <w:r>
        <w:tab/>
        <w:t>Nothing in these Rules requires an employer to ignore an employee’s performance or retain an underperforming employee.</w:t>
      </w:r>
    </w:p>
    <w:p w14:paraId="0D54C05E" w14:textId="77777777" w:rsidR="002D4F40" w:rsidRDefault="002D4F40" w:rsidP="002D4F40">
      <w:pPr>
        <w:pStyle w:val="par1"/>
      </w:pPr>
      <w:r>
        <w:t>8.</w:t>
      </w:r>
      <w:r>
        <w:tab/>
        <w:t>No employer shall be required to postpone or avoid legitimate layoffs or downsizing of a business solely to restore an eligible employee to their prior position upon returning from approved leave under the FAMLI Act.</w:t>
      </w:r>
    </w:p>
    <w:p w14:paraId="07648AAD" w14:textId="77777777" w:rsidR="002D4F40" w:rsidRDefault="002D4F40" w:rsidP="002D4F40">
      <w:pPr>
        <w:pStyle w:val="par1"/>
      </w:pPr>
      <w:r>
        <w:t>9.</w:t>
      </w:r>
      <w:r>
        <w:tab/>
        <w:t xml:space="preserve">An employee who is approved for and takes leave on an intermittent or reduced leave schedule and who fails to work during hours scheduled in accordance with that leave may be subject to employer discipline. </w:t>
      </w:r>
      <w:proofErr w:type="gramStart"/>
      <w:r>
        <w:t>In the event that</w:t>
      </w:r>
      <w:proofErr w:type="gramEnd"/>
      <w:r>
        <w:t xml:space="preserve"> an employee's utilization of intermittent leave or reduced leave schedule is inconsistent with the Division’s or private plan administrator’s approval, it shall not be considered retaliation under C.R.S. § 8-13.3-509(3) for an employer to request additional information related to the use of leave.</w:t>
      </w:r>
    </w:p>
    <w:p w14:paraId="3728CEFD" w14:textId="77777777" w:rsidR="002D4F40" w:rsidRDefault="002D4F40" w:rsidP="002D4F40">
      <w:pPr>
        <w:pStyle w:val="par1"/>
      </w:pPr>
      <w:r>
        <w:t>10.</w:t>
      </w:r>
      <w:r>
        <w:tab/>
        <w:t>An employee’s reinstatement to a position slated for elimination due to legitimate downsizing or reorganization would not meet the requirements of an equivalent position when the employee's original position is not slated for elimination due to downsizing or reorganization.</w:t>
      </w:r>
    </w:p>
    <w:p w14:paraId="339985F8" w14:textId="77777777" w:rsidR="002D4F40" w:rsidRDefault="002D4F40" w:rsidP="002D4F40">
      <w:pPr>
        <w:pStyle w:val="par1"/>
      </w:pPr>
      <w:r>
        <w:t>11.</w:t>
      </w:r>
      <w:r>
        <w:tab/>
        <w:t xml:space="preserve">An employee is entitled to reinstatement even if the employee has been replaced or the employee's position has been restructured to accommodate the employee's absence unless the </w:t>
      </w:r>
      <w:proofErr w:type="gramStart"/>
      <w:r>
        <w:t>employer can</w:t>
      </w:r>
      <w:proofErr w:type="gramEnd"/>
      <w:r>
        <w:t xml:space="preserve"> demonstrate the circumstances fall within Sections 7.3.2 or 7.3.3.</w:t>
      </w:r>
    </w:p>
    <w:p w14:paraId="23B54E91" w14:textId="77777777" w:rsidR="00D87B50" w:rsidRDefault="002D4F40" w:rsidP="002D4F40">
      <w:pPr>
        <w:pStyle w:val="par1"/>
      </w:pPr>
      <w:r>
        <w:t>12.</w:t>
      </w:r>
      <w:r>
        <w:tab/>
        <w:t>Leave and employment protection provided by C.R.S. § 8-13.3-509(1) is limited to the benefit duration provided by C.R.S. § 8-13.3-505. An employer may not treat an absence that is subject to appeal or judicial review as an absence not protected by the FAMLI Act unless and until the leave is denied and the claimant exhausts any right to appeal or judicial review. However, if the outcome of an appeal or judicial review is pending outside of the benefits duration provided by C.R.S. § 8-13.3-505, it does not extend the duration of the leave available to the employee beyond the period approved by the Division or a private plan administrator.</w:t>
      </w:r>
    </w:p>
    <w:p w14:paraId="7D93D17C" w14:textId="77777777" w:rsidR="00D87B50" w:rsidRPr="001E1575" w:rsidRDefault="00D87B50" w:rsidP="002D4F40">
      <w:pPr>
        <w:pStyle w:val="Heading2"/>
      </w:pPr>
      <w:r w:rsidRPr="001E1575">
        <w:t>7.4</w:t>
      </w:r>
      <w:r w:rsidRPr="001E1575">
        <w:tab/>
        <w:t>Employment Agencies</w:t>
      </w:r>
    </w:p>
    <w:p w14:paraId="2AD886D2" w14:textId="77777777" w:rsidR="00D87B50" w:rsidRPr="001E1575" w:rsidRDefault="00D87B50" w:rsidP="00D87B50">
      <w:pPr>
        <w:pStyle w:val="par1"/>
      </w:pPr>
      <w:r w:rsidRPr="001E1575">
        <w:t>1.</w:t>
      </w:r>
      <w:r w:rsidRPr="001E1575">
        <w:tab/>
        <w:t>When an employee is employed by an employment agency and the employment agency’s client (</w:t>
      </w:r>
      <w:r>
        <w:t>“</w:t>
      </w:r>
      <w:r w:rsidRPr="001E1575">
        <w:t>client employer”), both employers are responsible for compliance with the FAMLI Act.</w:t>
      </w:r>
    </w:p>
    <w:p w14:paraId="4FB8FB08" w14:textId="77777777" w:rsidR="00D87B50" w:rsidRPr="001E1575" w:rsidRDefault="00D87B50" w:rsidP="00D87B50">
      <w:pPr>
        <w:pStyle w:val="par1"/>
      </w:pPr>
      <w:r w:rsidRPr="001E1575">
        <w:t>2.</w:t>
      </w:r>
      <w:r w:rsidRPr="001E1575">
        <w:tab/>
        <w:t xml:space="preserve">Employees who are employed by both an employment agency and a client employer must be counted by both employers to determine employer </w:t>
      </w:r>
      <w:proofErr w:type="gramStart"/>
      <w:r w:rsidRPr="001E1575">
        <w:t>status,</w:t>
      </w:r>
      <w:proofErr w:type="gramEnd"/>
      <w:r w:rsidRPr="001E1575">
        <w:t xml:space="preserve"> and premium liability under the FAMLI Act and its implementing regulations, regardless of whether the employee is maintained on one or </w:t>
      </w:r>
      <w:proofErr w:type="gramStart"/>
      <w:r w:rsidRPr="001E1575">
        <w:t>both of the employers’</w:t>
      </w:r>
      <w:proofErr w:type="gramEnd"/>
      <w:r w:rsidRPr="001E1575">
        <w:t xml:space="preserve"> payrolls. However, only one of these parties </w:t>
      </w:r>
      <w:proofErr w:type="gramStart"/>
      <w:r w:rsidRPr="001E1575">
        <w:t>need</w:t>
      </w:r>
      <w:proofErr w:type="gramEnd"/>
      <w:r w:rsidRPr="001E1575">
        <w:t xml:space="preserve"> </w:t>
      </w:r>
      <w:proofErr w:type="gramStart"/>
      <w:r w:rsidRPr="001E1575">
        <w:t>pay</w:t>
      </w:r>
      <w:proofErr w:type="gramEnd"/>
      <w:r w:rsidRPr="001E1575">
        <w:t xml:space="preserve"> premiums pursuant to the agreement between the employment agency and the client employer.</w:t>
      </w:r>
    </w:p>
    <w:p w14:paraId="06834C75" w14:textId="77777777" w:rsidR="00D87B50" w:rsidRPr="001E1575" w:rsidRDefault="00D87B50" w:rsidP="00D87B50">
      <w:pPr>
        <w:pStyle w:val="par1"/>
      </w:pPr>
      <w:r w:rsidRPr="001E1575">
        <w:lastRenderedPageBreak/>
        <w:t>3.</w:t>
      </w:r>
      <w:r w:rsidRPr="001E1575">
        <w:tab/>
        <w:t>Under these Rules, employment agencies are responsible for the following:</w:t>
      </w:r>
    </w:p>
    <w:p w14:paraId="7618E337" w14:textId="77777777" w:rsidR="002D4F40" w:rsidRDefault="002D4F40" w:rsidP="002D4F40">
      <w:pPr>
        <w:pStyle w:val="par2"/>
      </w:pPr>
      <w:r>
        <w:t>A.</w:t>
      </w:r>
      <w:r>
        <w:tab/>
        <w:t>Providing the required notice under C.R.S. § 8-13.3-511 to its employees;</w:t>
      </w:r>
    </w:p>
    <w:p w14:paraId="33D1B675" w14:textId="77777777" w:rsidR="002D4F40" w:rsidRDefault="002D4F40" w:rsidP="002D4F40">
      <w:pPr>
        <w:pStyle w:val="par2"/>
      </w:pPr>
      <w:r>
        <w:t>B.</w:t>
      </w:r>
      <w:r>
        <w:tab/>
        <w:t>Maintaining any health care benefits during the family and medical leave benefit period as described by section C.R.S. § 8-13.3-509(2);</w:t>
      </w:r>
    </w:p>
    <w:p w14:paraId="0F517B8D" w14:textId="77777777" w:rsidR="002D4F40" w:rsidRDefault="002D4F40" w:rsidP="002D4F40">
      <w:pPr>
        <w:pStyle w:val="par2"/>
      </w:pPr>
      <w:r>
        <w:t>C.</w:t>
      </w:r>
      <w:r>
        <w:tab/>
        <w:t>Restoring an eligible employee to an equivalent position upon return from family and medical leave; and</w:t>
      </w:r>
    </w:p>
    <w:p w14:paraId="43FD89EB" w14:textId="77777777" w:rsidR="00D87B50" w:rsidRPr="001E1575" w:rsidRDefault="002D4F40" w:rsidP="002D4F40">
      <w:pPr>
        <w:pStyle w:val="par2"/>
      </w:pPr>
      <w:r>
        <w:t>D.</w:t>
      </w:r>
      <w:r>
        <w:tab/>
        <w:t>Maintaining all records by the FAMLI Act and its implementing regulations with respect to their employees.</w:t>
      </w:r>
    </w:p>
    <w:p w14:paraId="70A0D0F6" w14:textId="77777777" w:rsidR="002D4F40" w:rsidRDefault="002D4F40" w:rsidP="002D4F40">
      <w:pPr>
        <w:pStyle w:val="par1"/>
      </w:pPr>
      <w:r>
        <w:t>4.</w:t>
      </w:r>
      <w:r>
        <w:tab/>
        <w:t>Under these Rules, client employers are responsible for the following:</w:t>
      </w:r>
    </w:p>
    <w:p w14:paraId="647D7057" w14:textId="77777777" w:rsidR="002D4F40" w:rsidRDefault="002D4F40" w:rsidP="002D4F40">
      <w:pPr>
        <w:pStyle w:val="par2"/>
      </w:pPr>
      <w:r>
        <w:t>A.</w:t>
      </w:r>
      <w:r>
        <w:tab/>
        <w:t>Keeping basic payroll and personnel records with respect to any such employees; and</w:t>
      </w:r>
    </w:p>
    <w:p w14:paraId="3B4BA6ED" w14:textId="77777777" w:rsidR="002D4F40" w:rsidRDefault="002D4F40" w:rsidP="002D4F40">
      <w:pPr>
        <w:pStyle w:val="par2"/>
      </w:pPr>
      <w:r>
        <w:t>B.</w:t>
      </w:r>
      <w:r>
        <w:tab/>
        <w:t>Complying with the anti-retaliation and anti-interference provisions of C.R.S. § 8-13.3-509(4).</w:t>
      </w:r>
    </w:p>
    <w:p w14:paraId="604FAC76" w14:textId="77777777" w:rsidR="002D4F40" w:rsidRDefault="002D4F40" w:rsidP="002D4F40">
      <w:pPr>
        <w:pStyle w:val="par1"/>
      </w:pPr>
      <w:r>
        <w:t>5.</w:t>
      </w:r>
      <w:r>
        <w:tab/>
        <w:t xml:space="preserve">Employment agencies shall meet </w:t>
      </w:r>
      <w:proofErr w:type="gramStart"/>
      <w:r>
        <w:t>all of</w:t>
      </w:r>
      <w:proofErr w:type="gramEnd"/>
      <w:r>
        <w:t xml:space="preserve"> their obligations under the FAMLI Act even when their client employer is not in compliance with the law or does not provide support to the employment agency in meeting these responsibilities.</w:t>
      </w:r>
    </w:p>
    <w:p w14:paraId="6B9806F4" w14:textId="77777777" w:rsidR="00D87B50" w:rsidRPr="001E1575" w:rsidRDefault="002D4F40" w:rsidP="002D4F40">
      <w:pPr>
        <w:pStyle w:val="par1"/>
      </w:pPr>
      <w:r>
        <w:t>6.</w:t>
      </w:r>
      <w:r>
        <w:tab/>
        <w:t>For purposes of calculating 180 days of employment pursuant to C.R.S. 8-13.3-509(1), an employment agency shall not include as part of its calculation any days on which a covered individual was awaiting a work assignment in a staffing pool.</w:t>
      </w:r>
    </w:p>
    <w:p w14:paraId="424FA18C" w14:textId="77777777" w:rsidR="00D87B50" w:rsidRPr="001E1575" w:rsidRDefault="00D87B50" w:rsidP="002D4F40">
      <w:pPr>
        <w:pStyle w:val="Heading2"/>
      </w:pPr>
      <w:r w:rsidRPr="001E1575">
        <w:t>7.5</w:t>
      </w:r>
      <w:r w:rsidRPr="001E1575">
        <w:tab/>
      </w:r>
      <w:r w:rsidR="002D4F40" w:rsidRPr="002D4F40">
        <w:t>Fines and Interest</w:t>
      </w:r>
    </w:p>
    <w:p w14:paraId="03F548B6" w14:textId="77777777" w:rsidR="002D4F40" w:rsidRDefault="002D4F40" w:rsidP="002D4F40">
      <w:pPr>
        <w:pStyle w:val="par1"/>
      </w:pPr>
      <w:r>
        <w:t>1.</w:t>
      </w:r>
      <w:r>
        <w:tab/>
        <w:t xml:space="preserve">In addition to any remedies available under C.R.S. § 8-13.3-509(6), the Division will assess a fine of $500 per covered individual, per </w:t>
      </w:r>
      <w:proofErr w:type="gramStart"/>
      <w:r>
        <w:t>each violation</w:t>
      </w:r>
      <w:proofErr w:type="gramEnd"/>
      <w:r>
        <w:t xml:space="preserve"> under C.R.S. § 8-13.3-509.</w:t>
      </w:r>
    </w:p>
    <w:p w14:paraId="73F32137" w14:textId="77777777" w:rsidR="00D87B50" w:rsidRPr="001E1575" w:rsidRDefault="002D4F40" w:rsidP="002D4F40">
      <w:pPr>
        <w:pStyle w:val="par1"/>
      </w:pPr>
      <w:r>
        <w:t>2.</w:t>
      </w:r>
      <w:r>
        <w:tab/>
        <w:t>Awards for damages and equitable relief under C.R.S. § 8-13.3-509(6) will accrue interest from the date of the award pursuant to C.R.S. § 5-12-102.</w:t>
      </w:r>
    </w:p>
    <w:p w14:paraId="514E3689" w14:textId="77777777" w:rsidR="00D87B50" w:rsidRPr="001E1575" w:rsidRDefault="00D87B50" w:rsidP="002D4F40">
      <w:pPr>
        <w:pStyle w:val="Heading2"/>
      </w:pPr>
      <w:r w:rsidRPr="001E1575">
        <w:t>7.6</w:t>
      </w:r>
      <w:r w:rsidRPr="001E1575">
        <w:tab/>
        <w:t>Language Accessibility</w:t>
      </w:r>
    </w:p>
    <w:p w14:paraId="408F13D7" w14:textId="77777777" w:rsidR="00D87B50" w:rsidRDefault="00D87B50" w:rsidP="00D87B50">
      <w:pPr>
        <w:pStyle w:val="upar1"/>
      </w:pPr>
      <w:r w:rsidRPr="001E1575">
        <w:t>The Division will make reasonable efforts to make forms and communications under these rules available in an individual’s primary language, subject to the Division’s sole discretion based on available resources.</w:t>
      </w:r>
    </w:p>
    <w:p w14:paraId="4BF8F26D" w14:textId="77777777" w:rsidR="00C23FDB" w:rsidRDefault="00C23FDB" w:rsidP="002D4F40">
      <w:pPr>
        <w:pStyle w:val="upar1"/>
      </w:pPr>
      <w:r>
        <w:t>_________________________________________________________________________</w:t>
      </w:r>
    </w:p>
    <w:p w14:paraId="287918D7" w14:textId="77777777" w:rsidR="00C23FDB" w:rsidRDefault="00C23FDB" w:rsidP="002D4F40">
      <w:pPr>
        <w:pStyle w:val="Heading2"/>
      </w:pPr>
      <w:r>
        <w:t>Editor’s Notes</w:t>
      </w:r>
    </w:p>
    <w:p w14:paraId="48BAB065" w14:textId="77777777" w:rsidR="00C23FDB" w:rsidRPr="00C23FDB" w:rsidRDefault="00C23FDB" w:rsidP="00C23FDB">
      <w:pPr>
        <w:pStyle w:val="upar1"/>
        <w:rPr>
          <w:b/>
          <w:bCs/>
        </w:rPr>
      </w:pPr>
      <w:r w:rsidRPr="00C23FDB">
        <w:rPr>
          <w:b/>
          <w:bCs/>
        </w:rPr>
        <w:t>History</w:t>
      </w:r>
    </w:p>
    <w:p w14:paraId="3D0DE6B0" w14:textId="77777777" w:rsidR="001E3BA2" w:rsidRDefault="00C23FDB" w:rsidP="00C23FDB">
      <w:pPr>
        <w:pStyle w:val="par1"/>
        <w:spacing w:before="60"/>
      </w:pPr>
      <w:r>
        <w:t>New rule eff. 07/15/2023.</w:t>
      </w:r>
    </w:p>
    <w:p w14:paraId="5957B92A" w14:textId="77777777" w:rsidR="00D87B50" w:rsidRDefault="00D87B50" w:rsidP="00C23FDB">
      <w:pPr>
        <w:pStyle w:val="par1"/>
        <w:spacing w:before="60"/>
      </w:pPr>
      <w:r>
        <w:t>Entire rule eff. 01/01/2024.</w:t>
      </w:r>
    </w:p>
    <w:p w14:paraId="15676830" w14:textId="77777777" w:rsidR="002D4F40" w:rsidRDefault="002D4F40" w:rsidP="00C23FDB">
      <w:pPr>
        <w:pStyle w:val="par1"/>
        <w:spacing w:before="60"/>
      </w:pPr>
      <w:r>
        <w:t>Entire rule eff. 01/01/2025.</w:t>
      </w:r>
    </w:p>
    <w:p w14:paraId="3B14AA71" w14:textId="77777777" w:rsidR="001522A3" w:rsidRDefault="001522A3" w:rsidP="00C23FDB">
      <w:pPr>
        <w:pStyle w:val="par1"/>
        <w:spacing w:before="60"/>
      </w:pPr>
      <w:r>
        <w:t xml:space="preserve">Rules 7.1 3, 7.2 1, 7.3 </w:t>
      </w:r>
      <w:proofErr w:type="gramStart"/>
      <w:r>
        <w:t>1.F</w:t>
      </w:r>
      <w:proofErr w:type="gramEnd"/>
      <w:r>
        <w:t xml:space="preserve">, 7.3 </w:t>
      </w:r>
      <w:proofErr w:type="gramStart"/>
      <w:r>
        <w:t>4.A</w:t>
      </w:r>
      <w:proofErr w:type="gramEnd"/>
      <w:r>
        <w:t xml:space="preserve"> eff. 07/01/2025.</w:t>
      </w:r>
    </w:p>
    <w:p w14:paraId="22DB82F3" w14:textId="77777777" w:rsidR="00A36680" w:rsidRDefault="00A36680" w:rsidP="00C23FDB">
      <w:pPr>
        <w:pStyle w:val="par1"/>
        <w:spacing w:before="60"/>
      </w:pPr>
      <w:r>
        <w:t xml:space="preserve">Rules 7.1 3, 7.2 1, 7.1 </w:t>
      </w:r>
      <w:proofErr w:type="gramStart"/>
      <w:r>
        <w:t>7.F</w:t>
      </w:r>
      <w:proofErr w:type="gramEnd"/>
      <w:r>
        <w:t xml:space="preserve">, 7.3 </w:t>
      </w:r>
      <w:proofErr w:type="gramStart"/>
      <w:r>
        <w:t>1.D</w:t>
      </w:r>
      <w:proofErr w:type="gramEnd"/>
      <w:r>
        <w:t xml:space="preserve"> eff. 01/01/2026.</w:t>
      </w:r>
    </w:p>
    <w:sectPr w:rsidR="00A36680"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ADF00" w14:textId="77777777" w:rsidR="008F1E9C" w:rsidRDefault="008F1E9C" w:rsidP="00112A8C">
      <w:pPr>
        <w:spacing w:before="0"/>
      </w:pPr>
      <w:r>
        <w:separator/>
      </w:r>
    </w:p>
  </w:endnote>
  <w:endnote w:type="continuationSeparator" w:id="0">
    <w:p w14:paraId="6406F6B2" w14:textId="77777777" w:rsidR="008F1E9C" w:rsidRDefault="008F1E9C"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9394" w14:textId="77777777" w:rsidR="002B08D2" w:rsidRDefault="002B0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1EBC"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429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FEC50" w14:textId="77777777" w:rsidR="008F1E9C" w:rsidRDefault="008F1E9C" w:rsidP="00112A8C">
      <w:pPr>
        <w:spacing w:before="0"/>
      </w:pPr>
      <w:r>
        <w:separator/>
      </w:r>
    </w:p>
  </w:footnote>
  <w:footnote w:type="continuationSeparator" w:id="0">
    <w:p w14:paraId="1EBE0466" w14:textId="77777777" w:rsidR="008F1E9C" w:rsidRDefault="008F1E9C"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A399" w14:textId="77777777" w:rsidR="002B08D2" w:rsidRDefault="002B0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D3B3"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1F6C71">
      <w:rPr>
        <w:rFonts w:cs="Arial"/>
        <w:b/>
        <w:i/>
        <w:caps/>
        <w:sz w:val="18"/>
        <w:szCs w:val="18"/>
      </w:rPr>
      <w:t>7</w:t>
    </w:r>
    <w:r w:rsidRPr="00967C63">
      <w:rPr>
        <w:rFonts w:cs="Arial"/>
        <w:b/>
        <w:i/>
        <w:color w:val="000000"/>
        <w:sz w:val="18"/>
        <w:szCs w:val="18"/>
      </w:rPr>
      <w:t xml:space="preserve"> CCR </w:t>
    </w:r>
    <w:r w:rsidR="001F6C71">
      <w:rPr>
        <w:rFonts w:cs="Arial"/>
        <w:b/>
        <w:i/>
        <w:color w:val="000000"/>
        <w:sz w:val="18"/>
        <w:szCs w:val="18"/>
      </w:rPr>
      <w:t>1107-7</w:t>
    </w:r>
  </w:p>
  <w:p w14:paraId="12A066AD" w14:textId="77777777" w:rsidR="000A5A5A" w:rsidRPr="000A5A5A" w:rsidRDefault="001F6C71" w:rsidP="000A5A5A">
    <w:pPr>
      <w:pStyle w:val="Header"/>
      <w:pBdr>
        <w:bottom w:val="single" w:sz="12" w:space="1" w:color="auto"/>
      </w:pBdr>
      <w:tabs>
        <w:tab w:val="clear" w:pos="4680"/>
      </w:tabs>
      <w:spacing w:before="0"/>
      <w:rPr>
        <w:rFonts w:cs="Arial"/>
        <w:b/>
        <w:i/>
        <w:sz w:val="18"/>
        <w:szCs w:val="18"/>
      </w:rPr>
    </w:pPr>
    <w:r w:rsidRPr="001F6C71">
      <w:rPr>
        <w:rFonts w:cs="Arial"/>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DFEA" w14:textId="15487641" w:rsidR="002B08D2" w:rsidRDefault="002B0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35813625">
    <w:abstractNumId w:val="9"/>
  </w:num>
  <w:num w:numId="2" w16cid:durableId="908147663">
    <w:abstractNumId w:val="7"/>
  </w:num>
  <w:num w:numId="3" w16cid:durableId="835151098">
    <w:abstractNumId w:val="6"/>
  </w:num>
  <w:num w:numId="4" w16cid:durableId="203298732">
    <w:abstractNumId w:val="5"/>
  </w:num>
  <w:num w:numId="5" w16cid:durableId="1659385709">
    <w:abstractNumId w:val="4"/>
  </w:num>
  <w:num w:numId="6" w16cid:durableId="457920379">
    <w:abstractNumId w:val="8"/>
  </w:num>
  <w:num w:numId="7" w16cid:durableId="1961721211">
    <w:abstractNumId w:val="3"/>
  </w:num>
  <w:num w:numId="8" w16cid:durableId="1013528261">
    <w:abstractNumId w:val="2"/>
  </w:num>
  <w:num w:numId="9" w16cid:durableId="1523394397">
    <w:abstractNumId w:val="1"/>
  </w:num>
  <w:num w:numId="10" w16cid:durableId="16490942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DB"/>
    <w:rsid w:val="000233CD"/>
    <w:rsid w:val="00050C3F"/>
    <w:rsid w:val="00052BCD"/>
    <w:rsid w:val="000869BE"/>
    <w:rsid w:val="000A29A9"/>
    <w:rsid w:val="000A5A5A"/>
    <w:rsid w:val="000A6B8D"/>
    <w:rsid w:val="000D38A8"/>
    <w:rsid w:val="00112A8C"/>
    <w:rsid w:val="00121197"/>
    <w:rsid w:val="00136129"/>
    <w:rsid w:val="001404FA"/>
    <w:rsid w:val="001522A3"/>
    <w:rsid w:val="00154329"/>
    <w:rsid w:val="001552DF"/>
    <w:rsid w:val="0018020C"/>
    <w:rsid w:val="001C2929"/>
    <w:rsid w:val="001E3BA2"/>
    <w:rsid w:val="001F6C71"/>
    <w:rsid w:val="00203A46"/>
    <w:rsid w:val="0023592E"/>
    <w:rsid w:val="002451A9"/>
    <w:rsid w:val="002522F1"/>
    <w:rsid w:val="00292774"/>
    <w:rsid w:val="002B08D2"/>
    <w:rsid w:val="002D4F40"/>
    <w:rsid w:val="002E4B58"/>
    <w:rsid w:val="00356142"/>
    <w:rsid w:val="00362D18"/>
    <w:rsid w:val="003635C9"/>
    <w:rsid w:val="00374B6F"/>
    <w:rsid w:val="003800C9"/>
    <w:rsid w:val="00396731"/>
    <w:rsid w:val="003D2E68"/>
    <w:rsid w:val="003D78E1"/>
    <w:rsid w:val="003E4BAD"/>
    <w:rsid w:val="00421A14"/>
    <w:rsid w:val="00430617"/>
    <w:rsid w:val="00440E1D"/>
    <w:rsid w:val="00451FCF"/>
    <w:rsid w:val="00455807"/>
    <w:rsid w:val="00475A8A"/>
    <w:rsid w:val="0049255B"/>
    <w:rsid w:val="00494E0F"/>
    <w:rsid w:val="004C175C"/>
    <w:rsid w:val="004F187C"/>
    <w:rsid w:val="004F3903"/>
    <w:rsid w:val="00565958"/>
    <w:rsid w:val="00573E74"/>
    <w:rsid w:val="005B362F"/>
    <w:rsid w:val="005C47C6"/>
    <w:rsid w:val="005F22C8"/>
    <w:rsid w:val="005F2938"/>
    <w:rsid w:val="005F4BEA"/>
    <w:rsid w:val="00614C5A"/>
    <w:rsid w:val="006E3111"/>
    <w:rsid w:val="00701EFE"/>
    <w:rsid w:val="00726C5A"/>
    <w:rsid w:val="007278F8"/>
    <w:rsid w:val="007553E0"/>
    <w:rsid w:val="00762642"/>
    <w:rsid w:val="00770439"/>
    <w:rsid w:val="007B7EAE"/>
    <w:rsid w:val="0080471E"/>
    <w:rsid w:val="00813186"/>
    <w:rsid w:val="00835BCB"/>
    <w:rsid w:val="00841C32"/>
    <w:rsid w:val="008A7FC9"/>
    <w:rsid w:val="008D3194"/>
    <w:rsid w:val="008F1E9C"/>
    <w:rsid w:val="00944001"/>
    <w:rsid w:val="009649D7"/>
    <w:rsid w:val="00971EA5"/>
    <w:rsid w:val="009A3DF6"/>
    <w:rsid w:val="009C2A33"/>
    <w:rsid w:val="009C40A7"/>
    <w:rsid w:val="009C7528"/>
    <w:rsid w:val="009F0F85"/>
    <w:rsid w:val="009F7D56"/>
    <w:rsid w:val="00A36541"/>
    <w:rsid w:val="00A36680"/>
    <w:rsid w:val="00A566E5"/>
    <w:rsid w:val="00A82182"/>
    <w:rsid w:val="00AB58A8"/>
    <w:rsid w:val="00AD2DFD"/>
    <w:rsid w:val="00B0153D"/>
    <w:rsid w:val="00B25468"/>
    <w:rsid w:val="00B343D3"/>
    <w:rsid w:val="00B617A6"/>
    <w:rsid w:val="00B66BBF"/>
    <w:rsid w:val="00BF29F4"/>
    <w:rsid w:val="00C00DF4"/>
    <w:rsid w:val="00C21BE5"/>
    <w:rsid w:val="00C23FDB"/>
    <w:rsid w:val="00C26191"/>
    <w:rsid w:val="00C333DB"/>
    <w:rsid w:val="00C57A37"/>
    <w:rsid w:val="00C738CA"/>
    <w:rsid w:val="00CD06F3"/>
    <w:rsid w:val="00D132C1"/>
    <w:rsid w:val="00D24BE5"/>
    <w:rsid w:val="00D30F74"/>
    <w:rsid w:val="00D311B0"/>
    <w:rsid w:val="00D42425"/>
    <w:rsid w:val="00D5642D"/>
    <w:rsid w:val="00D70CA5"/>
    <w:rsid w:val="00D87B50"/>
    <w:rsid w:val="00DB075B"/>
    <w:rsid w:val="00DB4C27"/>
    <w:rsid w:val="00DC0D06"/>
    <w:rsid w:val="00DD6897"/>
    <w:rsid w:val="00DF0958"/>
    <w:rsid w:val="00E5169E"/>
    <w:rsid w:val="00E607A5"/>
    <w:rsid w:val="00EA12E4"/>
    <w:rsid w:val="00EC645C"/>
    <w:rsid w:val="00ED3433"/>
    <w:rsid w:val="00F01364"/>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6224C"/>
  <w15:chartTrackingRefBased/>
  <w15:docId w15:val="{4A177432-151B-4737-BF5E-326A55A1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4B58"/>
    <w:pPr>
      <w:spacing w:before="240"/>
    </w:pPr>
    <w:rPr>
      <w:rFonts w:ascii="Arial" w:hAnsi="Arial"/>
    </w:rPr>
  </w:style>
  <w:style w:type="paragraph" w:styleId="Heading1">
    <w:name w:val="heading 1"/>
    <w:basedOn w:val="Normal"/>
    <w:next w:val="Normal"/>
    <w:autoRedefine/>
    <w:qFormat/>
    <w:rsid w:val="002E4B58"/>
    <w:pPr>
      <w:keepNext/>
      <w:spacing w:after="60"/>
      <w:outlineLvl w:val="0"/>
    </w:pPr>
    <w:rPr>
      <w:b/>
      <w:bCs/>
      <w:kern w:val="32"/>
    </w:rPr>
  </w:style>
  <w:style w:type="paragraph" w:styleId="Heading2">
    <w:name w:val="heading 2"/>
    <w:basedOn w:val="Normal"/>
    <w:next w:val="Normal"/>
    <w:qFormat/>
    <w:rsid w:val="002E4B58"/>
    <w:pPr>
      <w:keepNext/>
      <w:spacing w:after="60"/>
      <w:outlineLvl w:val="1"/>
    </w:pPr>
    <w:rPr>
      <w:b/>
      <w:bCs/>
      <w:iCs/>
      <w:szCs w:val="28"/>
    </w:rPr>
  </w:style>
  <w:style w:type="paragraph" w:styleId="Heading3">
    <w:name w:val="heading 3"/>
    <w:basedOn w:val="Normal"/>
    <w:next w:val="Normal"/>
    <w:autoRedefine/>
    <w:qFormat/>
    <w:rsid w:val="002E4B58"/>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2E4B5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2E4B58"/>
    <w:pPr>
      <w:outlineLvl w:val="1"/>
    </w:pPr>
  </w:style>
  <w:style w:type="paragraph" w:customStyle="1" w:styleId="par1">
    <w:name w:val="par1"/>
    <w:basedOn w:val="Normal"/>
    <w:rsid w:val="002E4B58"/>
    <w:pPr>
      <w:tabs>
        <w:tab w:val="left" w:pos="720"/>
        <w:tab w:val="left" w:pos="1440"/>
        <w:tab w:val="left" w:pos="2160"/>
      </w:tabs>
      <w:ind w:left="720" w:hanging="720"/>
    </w:pPr>
    <w:rPr>
      <w:szCs w:val="24"/>
    </w:rPr>
  </w:style>
  <w:style w:type="paragraph" w:customStyle="1" w:styleId="cp">
    <w:name w:val="cp"/>
    <w:basedOn w:val="Normal"/>
    <w:rsid w:val="002E4B58"/>
    <w:pPr>
      <w:jc w:val="center"/>
    </w:pPr>
  </w:style>
  <w:style w:type="paragraph" w:customStyle="1" w:styleId="par2">
    <w:name w:val="par2"/>
    <w:basedOn w:val="par1"/>
    <w:rsid w:val="002E4B58"/>
    <w:pPr>
      <w:ind w:left="1440"/>
    </w:pPr>
  </w:style>
  <w:style w:type="paragraph" w:customStyle="1" w:styleId="upar2">
    <w:name w:val="upar2"/>
    <w:basedOn w:val="upar1"/>
    <w:rsid w:val="002E4B58"/>
    <w:pPr>
      <w:ind w:left="720"/>
    </w:pPr>
    <w:rPr>
      <w:szCs w:val="24"/>
    </w:rPr>
  </w:style>
  <w:style w:type="paragraph" w:customStyle="1" w:styleId="upar1">
    <w:name w:val="upar1"/>
    <w:basedOn w:val="Normal"/>
    <w:rsid w:val="002E4B58"/>
    <w:pPr>
      <w:tabs>
        <w:tab w:val="left" w:pos="720"/>
        <w:tab w:val="left" w:pos="1440"/>
      </w:tabs>
    </w:pPr>
    <w:rPr>
      <w:rFonts w:cs="Arial"/>
    </w:rPr>
  </w:style>
  <w:style w:type="paragraph" w:customStyle="1" w:styleId="upar3">
    <w:name w:val="upar3"/>
    <w:basedOn w:val="upar1"/>
    <w:rsid w:val="002E4B58"/>
    <w:pPr>
      <w:ind w:left="1440"/>
    </w:pPr>
  </w:style>
  <w:style w:type="paragraph" w:customStyle="1" w:styleId="Title3">
    <w:name w:val="Title3"/>
    <w:basedOn w:val="Title2"/>
    <w:autoRedefine/>
    <w:rsid w:val="002E4B58"/>
    <w:pPr>
      <w:outlineLvl w:val="2"/>
    </w:pPr>
  </w:style>
  <w:style w:type="paragraph" w:customStyle="1" w:styleId="Title4">
    <w:name w:val="Title4"/>
    <w:basedOn w:val="Title2"/>
    <w:autoRedefine/>
    <w:rsid w:val="002E4B58"/>
    <w:pPr>
      <w:outlineLvl w:val="3"/>
    </w:pPr>
  </w:style>
  <w:style w:type="paragraph" w:customStyle="1" w:styleId="upar4">
    <w:name w:val="upar4"/>
    <w:basedOn w:val="upar1"/>
    <w:rsid w:val="002E4B58"/>
    <w:pPr>
      <w:ind w:left="2160"/>
    </w:pPr>
  </w:style>
  <w:style w:type="paragraph" w:customStyle="1" w:styleId="par3">
    <w:name w:val="par3"/>
    <w:basedOn w:val="par1"/>
    <w:rsid w:val="002E4B58"/>
    <w:pPr>
      <w:ind w:left="2160"/>
    </w:pPr>
  </w:style>
  <w:style w:type="paragraph" w:customStyle="1" w:styleId="par4">
    <w:name w:val="par4"/>
    <w:basedOn w:val="par1"/>
    <w:rsid w:val="002E4B58"/>
    <w:pPr>
      <w:ind w:left="2880"/>
    </w:pPr>
  </w:style>
  <w:style w:type="paragraph" w:customStyle="1" w:styleId="par5">
    <w:name w:val="par5"/>
    <w:basedOn w:val="par1"/>
    <w:rsid w:val="002E4B58"/>
    <w:pPr>
      <w:ind w:left="3600"/>
    </w:pPr>
  </w:style>
  <w:style w:type="paragraph" w:customStyle="1" w:styleId="upar5">
    <w:name w:val="upar5"/>
    <w:basedOn w:val="upar1"/>
    <w:rsid w:val="002E4B58"/>
    <w:pPr>
      <w:ind w:left="2880"/>
    </w:pPr>
  </w:style>
  <w:style w:type="paragraph" w:customStyle="1" w:styleId="par6">
    <w:name w:val="par6"/>
    <w:basedOn w:val="par1"/>
    <w:rsid w:val="002E4B58"/>
    <w:pPr>
      <w:ind w:left="4320"/>
    </w:pPr>
  </w:style>
  <w:style w:type="paragraph" w:customStyle="1" w:styleId="upar6">
    <w:name w:val="upar6"/>
    <w:basedOn w:val="upar1"/>
    <w:rsid w:val="002E4B58"/>
    <w:pPr>
      <w:ind w:left="3600"/>
    </w:pPr>
  </w:style>
  <w:style w:type="paragraph" w:customStyle="1" w:styleId="Footnote">
    <w:name w:val="Footnote"/>
    <w:basedOn w:val="Normal"/>
    <w:rsid w:val="002E4B58"/>
    <w:pPr>
      <w:spacing w:before="120"/>
    </w:pPr>
    <w:rPr>
      <w:sz w:val="16"/>
      <w:szCs w:val="16"/>
    </w:rPr>
  </w:style>
  <w:style w:type="paragraph" w:styleId="Header">
    <w:name w:val="header"/>
    <w:basedOn w:val="Normal"/>
    <w:link w:val="HeaderChar"/>
    <w:rsid w:val="002E4B58"/>
    <w:pPr>
      <w:tabs>
        <w:tab w:val="center" w:pos="4680"/>
        <w:tab w:val="right" w:pos="9360"/>
      </w:tabs>
    </w:pPr>
  </w:style>
  <w:style w:type="character" w:customStyle="1" w:styleId="HeaderChar">
    <w:name w:val="Header Char"/>
    <w:link w:val="Header"/>
    <w:rsid w:val="002E4B58"/>
    <w:rPr>
      <w:rFonts w:ascii="Arial" w:hAnsi="Arial"/>
    </w:rPr>
  </w:style>
  <w:style w:type="paragraph" w:styleId="Footer">
    <w:name w:val="footer"/>
    <w:basedOn w:val="Normal"/>
    <w:link w:val="FooterChar"/>
    <w:rsid w:val="002E4B58"/>
    <w:pPr>
      <w:tabs>
        <w:tab w:val="center" w:pos="4680"/>
        <w:tab w:val="right" w:pos="9360"/>
      </w:tabs>
    </w:pPr>
  </w:style>
  <w:style w:type="character" w:customStyle="1" w:styleId="FooterChar">
    <w:name w:val="Footer Char"/>
    <w:link w:val="Footer"/>
    <w:rsid w:val="002E4B58"/>
    <w:rPr>
      <w:rFonts w:ascii="Arial" w:hAnsi="Arial"/>
    </w:rPr>
  </w:style>
  <w:style w:type="paragraph" w:styleId="Revision">
    <w:name w:val="Revision"/>
    <w:hidden/>
    <w:uiPriority w:val="99"/>
    <w:semiHidden/>
    <w:rsid w:val="00ED3433"/>
    <w:rPr>
      <w:rFonts w:ascii="Arial" w:hAnsi="Arial"/>
    </w:rPr>
  </w:style>
  <w:style w:type="character" w:styleId="Hyperlink">
    <w:name w:val="Hyperlink"/>
    <w:rsid w:val="00ED3433"/>
    <w:rPr>
      <w:color w:val="467886"/>
      <w:u w:val="single"/>
    </w:rPr>
  </w:style>
  <w:style w:type="character" w:styleId="UnresolvedMention">
    <w:name w:val="Unresolved Mention"/>
    <w:uiPriority w:val="99"/>
    <w:semiHidden/>
    <w:unhideWhenUsed/>
    <w:rsid w:val="00ED3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6</TotalTime>
  <Pages>1</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7</cp:revision>
  <cp:lastPrinted>2024-01-02T22:56:00Z</cp:lastPrinted>
  <dcterms:created xsi:type="dcterms:W3CDTF">2026-06-03T17:27:00Z</dcterms:created>
  <dcterms:modified xsi:type="dcterms:W3CDTF">2026-07-15T20:17:00Z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2023-07-31T16:18:36Z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efbc9ee4-121c-43e4-b84c-0ad361dcd8ef</vt:lpwstr>
  </property>
  <property fmtid="{D5CDD505-2E9C-101B-9397-08002B2CF9AE}" pid="8" name="MSIP_Label_59e4beaa-c4ba-4ea9-a1f4-4e52626a3d73_ContentBits">
    <vt:lpwstr>0</vt:lpwstr>
  </property>
</Properties>
</file>