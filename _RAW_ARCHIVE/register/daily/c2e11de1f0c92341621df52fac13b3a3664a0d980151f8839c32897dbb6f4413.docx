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eading=h.dnlcl4orza6i" w:colFirst="0" w:colLast="0" w:displacedByCustomXml="next"/>
    <w:bookmarkEnd w:id="0" w:displacedByCustomXml="next"/>
    <w:sdt>
      <w:sdtPr>
        <w:tag w:val="goog_rdk_0"/>
        <w:id w:val="-736309540"/>
      </w:sdtPr>
      <w:sdtContent>
        <w:p w14:paraId="00000001" w14:textId="77777777" w:rsidR="00C10BEC" w:rsidRDefault="00000000">
          <w:pPr>
            <w:pStyle w:val="Title"/>
            <w:ind w:left="2" w:hanging="4"/>
            <w:rPr>
              <w:b w:val="0"/>
              <w:bCs w:val="0"/>
              <w:u w:val="none"/>
            </w:rPr>
          </w:pPr>
          <w:r>
            <w:rPr>
              <w:b w:val="0"/>
              <w:bCs w:val="0"/>
              <w:u w:val="none"/>
            </w:rPr>
            <w:t xml:space="preserve">Colorado State Board of Human Services </w:t>
          </w:r>
        </w:p>
      </w:sdtContent>
    </w:sdt>
    <w:p w14:paraId="00000002" w14:textId="77777777" w:rsidR="00C10BEC" w:rsidRDefault="00C10BEC">
      <w:pPr>
        <w:pStyle w:val="Title"/>
        <w:ind w:left="2" w:hanging="4"/>
        <w:rPr>
          <w:b w:val="0"/>
          <w:bCs w:val="0"/>
          <w:u w:val="none"/>
        </w:rPr>
      </w:pPr>
      <w:bookmarkStart w:id="1" w:name="_heading=h.5jfe9csh8oox" w:colFirst="0" w:colLast="0"/>
      <w:bookmarkEnd w:id="1"/>
    </w:p>
    <w:p w14:paraId="00000003" w14:textId="77777777" w:rsidR="00C10BEC" w:rsidRPr="007E0962" w:rsidRDefault="00000000" w:rsidP="007E0962">
      <w:pPr>
        <w:pStyle w:val="Heading1"/>
        <w:rPr>
          <w:rFonts w:ascii="Arial" w:hAnsi="Arial" w:cs="Arial"/>
          <w:sz w:val="36"/>
          <w:szCs w:val="36"/>
        </w:rPr>
      </w:pPr>
      <w:bookmarkStart w:id="2" w:name="_heading=h.obxuxyt8y2fi" w:colFirst="0" w:colLast="0"/>
      <w:bookmarkEnd w:id="2"/>
      <w:r w:rsidRPr="007E0962">
        <w:rPr>
          <w:rFonts w:ascii="Arial" w:hAnsi="Arial" w:cs="Arial"/>
          <w:sz w:val="36"/>
          <w:szCs w:val="36"/>
        </w:rPr>
        <w:t>RULEMAKING PACKET</w:t>
      </w:r>
    </w:p>
    <w:p w14:paraId="00000004" w14:textId="77777777" w:rsidR="00C10BEC" w:rsidRDefault="00C10BEC">
      <w:pPr>
        <w:ind w:hanging="2"/>
        <w:rPr>
          <w:sz w:val="22"/>
          <w:szCs w:val="22"/>
        </w:rPr>
      </w:pPr>
    </w:p>
    <w:p w14:paraId="00000005" w14:textId="77777777" w:rsidR="00C10BEC" w:rsidRPr="007E0962" w:rsidRDefault="00000000" w:rsidP="007E0962">
      <w:pPr>
        <w:pStyle w:val="Heading2"/>
      </w:pPr>
      <w:bookmarkStart w:id="3" w:name="_heading=h.ofx6g2j7z8if" w:colFirst="0" w:colLast="0"/>
      <w:bookmarkEnd w:id="3"/>
      <w:r w:rsidRPr="007E0962">
        <w:t>1: Summary of Proposed Rule Change</w:t>
      </w:r>
    </w:p>
    <w:p w14:paraId="00000006" w14:textId="77777777" w:rsidR="00C10BEC" w:rsidRDefault="00000000">
      <w:pPr>
        <w:spacing w:before="240" w:after="240"/>
        <w:ind w:hanging="2"/>
        <w:rPr>
          <w:b/>
          <w:bCs/>
          <w:sz w:val="22"/>
          <w:szCs w:val="22"/>
        </w:rPr>
      </w:pPr>
      <w:r>
        <w:rPr>
          <w:sz w:val="22"/>
          <w:szCs w:val="22"/>
        </w:rPr>
        <w:t xml:space="preserve">Explain in </w:t>
      </w:r>
      <w:r>
        <w:rPr>
          <w:b/>
          <w:bCs/>
          <w:sz w:val="22"/>
          <w:szCs w:val="22"/>
        </w:rPr>
        <w:t>plain language</w:t>
      </w:r>
      <w:r>
        <w:rPr>
          <w:sz w:val="22"/>
          <w:szCs w:val="22"/>
        </w:rPr>
        <w:t xml:space="preserve"> why the rule or rule change is necessary and what the program hopes to accomplish through this rule.</w:t>
      </w:r>
    </w:p>
    <w:p w14:paraId="00000007" w14:textId="47AAB285" w:rsidR="00C10BEC" w:rsidRDefault="00000000">
      <w:pPr>
        <w:spacing w:before="240" w:after="240"/>
        <w:ind w:left="720" w:hanging="2"/>
        <w:rPr>
          <w:sz w:val="22"/>
          <w:szCs w:val="22"/>
        </w:rPr>
      </w:pPr>
      <w:r>
        <w:rPr>
          <w:sz w:val="22"/>
          <w:szCs w:val="22"/>
        </w:rPr>
        <w:t>This rule packet will incorporate requirements from HB24-1017 “Bill of Rights for Foster Youth” and its implementing statute in Section 19-7-101, C.R.S. The rule packet will also update 12 CCR 2509-8 Section 7.706</w:t>
      </w:r>
      <w:r w:rsidR="00395BB2">
        <w:rPr>
          <w:sz w:val="22"/>
          <w:szCs w:val="22"/>
        </w:rPr>
        <w:t>,</w:t>
      </w:r>
      <w:r>
        <w:rPr>
          <w:sz w:val="22"/>
          <w:szCs w:val="22"/>
        </w:rPr>
        <w:t xml:space="preserve"> specific</w:t>
      </w:r>
      <w:r w:rsidR="00395BB2">
        <w:rPr>
          <w:sz w:val="22"/>
          <w:szCs w:val="22"/>
        </w:rPr>
        <w:t>ally</w:t>
      </w:r>
      <w:r>
        <w:rPr>
          <w:sz w:val="22"/>
          <w:szCs w:val="22"/>
        </w:rPr>
        <w:t xml:space="preserve"> regulations for Day Treatment Facilities</w:t>
      </w:r>
      <w:r w:rsidR="00395BB2">
        <w:rPr>
          <w:sz w:val="22"/>
          <w:szCs w:val="22"/>
        </w:rPr>
        <w:t>,</w:t>
      </w:r>
      <w:r>
        <w:rPr>
          <w:sz w:val="22"/>
          <w:szCs w:val="22"/>
        </w:rPr>
        <w:t xml:space="preserve"> to be aligned with current statute, practice, and expectations, as well as newly adopted regulations in Section 7.701 as of July 1, 2025, where possible. This rule packet also contains technical updates to regulations that were published July 1, 2025, specific to grammar, spelling, capitalization, or other substantive errors made prior.</w:t>
      </w:r>
    </w:p>
    <w:p w14:paraId="00000008" w14:textId="77777777" w:rsidR="00C10BEC" w:rsidRDefault="00000000" w:rsidP="007E0962">
      <w:pPr>
        <w:pStyle w:val="Heading2"/>
        <w:rPr>
          <w:b/>
          <w:bCs/>
        </w:rPr>
      </w:pPr>
      <w:r>
        <w:t xml:space="preserve">2: Procedural Analysis: </w:t>
      </w:r>
    </w:p>
    <w:p w14:paraId="00000009" w14:textId="77777777" w:rsidR="00C10BEC" w:rsidRDefault="00000000">
      <w:pPr>
        <w:numPr>
          <w:ilvl w:val="0"/>
          <w:numId w:val="1"/>
        </w:numPr>
        <w:ind w:left="0" w:hanging="2"/>
        <w:rPr>
          <w:sz w:val="22"/>
          <w:szCs w:val="22"/>
        </w:rPr>
      </w:pPr>
      <w:r>
        <w:rPr>
          <w:sz w:val="22"/>
          <w:szCs w:val="22"/>
        </w:rPr>
        <w:t>State Board of Human Services</w:t>
      </w:r>
    </w:p>
    <w:p w14:paraId="0000000A" w14:textId="77777777" w:rsidR="00C10BEC" w:rsidRDefault="00C10BEC">
      <w:pPr>
        <w:ind w:hanging="2"/>
        <w:rPr>
          <w:sz w:val="22"/>
          <w:szCs w:val="22"/>
        </w:rPr>
      </w:pPr>
    </w:p>
    <w:p w14:paraId="0000000B" w14:textId="77777777" w:rsidR="00C10BEC" w:rsidRDefault="00000000">
      <w:pPr>
        <w:numPr>
          <w:ilvl w:val="0"/>
          <w:numId w:val="1"/>
        </w:numPr>
        <w:ind w:left="0" w:hanging="2"/>
        <w:rPr>
          <w:sz w:val="22"/>
          <w:szCs w:val="22"/>
        </w:rPr>
      </w:pPr>
      <w:r>
        <w:rPr>
          <w:sz w:val="22"/>
          <w:szCs w:val="22"/>
        </w:rPr>
        <w:t>Regular Rule</w:t>
      </w:r>
    </w:p>
    <w:p w14:paraId="0000000C" w14:textId="77777777" w:rsidR="00C10BEC" w:rsidRDefault="00C10BEC">
      <w:pPr>
        <w:ind w:hanging="2"/>
        <w:rPr>
          <w:sz w:val="22"/>
          <w:szCs w:val="22"/>
        </w:rPr>
      </w:pPr>
    </w:p>
    <w:p w14:paraId="0000000D" w14:textId="77777777" w:rsidR="00C10BEC" w:rsidRDefault="00000000">
      <w:pPr>
        <w:numPr>
          <w:ilvl w:val="1"/>
          <w:numId w:val="1"/>
        </w:numPr>
        <w:ind w:left="720" w:hanging="2"/>
        <w:rPr>
          <w:sz w:val="22"/>
          <w:szCs w:val="22"/>
        </w:rPr>
      </w:pPr>
      <w:r>
        <w:rPr>
          <w:sz w:val="22"/>
          <w:szCs w:val="22"/>
        </w:rPr>
        <w:t xml:space="preserve">     Not An Emergency Rule</w:t>
      </w:r>
    </w:p>
    <w:p w14:paraId="0000000E" w14:textId="77777777" w:rsidR="00C10BEC" w:rsidRDefault="00C10BEC">
      <w:pPr>
        <w:ind w:left="720"/>
        <w:rPr>
          <w:sz w:val="22"/>
          <w:szCs w:val="22"/>
        </w:rPr>
      </w:pPr>
    </w:p>
    <w:p w14:paraId="0000000F" w14:textId="77777777" w:rsidR="00C10BEC" w:rsidRDefault="00000000">
      <w:pPr>
        <w:numPr>
          <w:ilvl w:val="0"/>
          <w:numId w:val="1"/>
        </w:numPr>
        <w:ind w:left="0" w:hanging="2"/>
        <w:rPr>
          <w:sz w:val="22"/>
          <w:szCs w:val="22"/>
        </w:rPr>
      </w:pPr>
      <w:r>
        <w:rPr>
          <w:sz w:val="22"/>
          <w:szCs w:val="22"/>
        </w:rPr>
        <w:t>This package contains the following types of rules:</w:t>
      </w:r>
    </w:p>
    <w:p w14:paraId="00000010" w14:textId="77777777" w:rsidR="00C10BEC" w:rsidRDefault="00000000">
      <w:pPr>
        <w:ind w:hanging="2"/>
        <w:rPr>
          <w:sz w:val="22"/>
          <w:szCs w:val="22"/>
        </w:rPr>
      </w:pPr>
      <w:r>
        <w:rPr>
          <w:sz w:val="22"/>
          <w:szCs w:val="22"/>
        </w:rPr>
        <w:t xml:space="preserve">               </w:t>
      </w:r>
      <w:sdt>
        <w:sdtPr>
          <w:tag w:val="goog_rdk_1"/>
          <w:id w:val="1217755189"/>
        </w:sdtPr>
        <w:sdtContent>
          <w:r>
            <w:rPr>
              <w:rFonts w:ascii="Arial Unicode MS" w:eastAsia="Arial Unicode MS" w:hAnsi="Arial Unicode MS" w:cs="Arial Unicode MS"/>
              <w:sz w:val="22"/>
              <w:szCs w:val="22"/>
            </w:rPr>
            <w:t>☒</w:t>
          </w:r>
        </w:sdtContent>
      </w:sdt>
      <w:r>
        <w:rPr>
          <w:sz w:val="22"/>
          <w:szCs w:val="22"/>
        </w:rPr>
        <w:t xml:space="preserve"> New Rules                              </w:t>
      </w:r>
      <w:sdt>
        <w:sdtPr>
          <w:tag w:val="goog_rdk_2"/>
          <w:id w:val="1361594860"/>
        </w:sdtPr>
        <w:sdtContent>
          <w:r>
            <w:rPr>
              <w:rFonts w:ascii="Arial Unicode MS" w:eastAsia="Arial Unicode MS" w:hAnsi="Arial Unicode MS" w:cs="Arial Unicode MS"/>
              <w:sz w:val="22"/>
              <w:szCs w:val="22"/>
            </w:rPr>
            <w:t>☒</w:t>
          </w:r>
        </w:sdtContent>
      </w:sdt>
      <w:r>
        <w:rPr>
          <w:sz w:val="22"/>
          <w:szCs w:val="22"/>
        </w:rPr>
        <w:t xml:space="preserve"> Amended Rules                            </w:t>
      </w:r>
    </w:p>
    <w:p w14:paraId="00000011" w14:textId="77777777" w:rsidR="00C10BEC" w:rsidRDefault="00000000">
      <w:pPr>
        <w:ind w:hanging="2"/>
        <w:rPr>
          <w:sz w:val="22"/>
          <w:szCs w:val="22"/>
        </w:rPr>
      </w:pPr>
      <w:r>
        <w:rPr>
          <w:sz w:val="22"/>
          <w:szCs w:val="22"/>
        </w:rPr>
        <w:t xml:space="preserve">               </w:t>
      </w:r>
      <w:sdt>
        <w:sdtPr>
          <w:tag w:val="goog_rdk_3"/>
          <w:id w:val="-850889930"/>
        </w:sdtPr>
        <w:sdtContent>
          <w:r>
            <w:rPr>
              <w:rFonts w:ascii="Arial Unicode MS" w:eastAsia="Arial Unicode MS" w:hAnsi="Arial Unicode MS" w:cs="Arial Unicode MS"/>
              <w:sz w:val="22"/>
              <w:szCs w:val="22"/>
            </w:rPr>
            <w:t>☒</w:t>
          </w:r>
        </w:sdtContent>
      </w:sdt>
      <w:r>
        <w:rPr>
          <w:sz w:val="22"/>
          <w:szCs w:val="22"/>
        </w:rPr>
        <w:t xml:space="preserve"> Repealed Rules                       </w:t>
      </w:r>
      <w:sdt>
        <w:sdtPr>
          <w:tag w:val="goog_rdk_4"/>
          <w:id w:val="-1000314309"/>
        </w:sdtPr>
        <w:sdtContent>
          <w:r>
            <w:rPr>
              <w:rFonts w:ascii="Arial Unicode MS" w:eastAsia="Arial Unicode MS" w:hAnsi="Arial Unicode MS" w:cs="Arial Unicode MS"/>
              <w:sz w:val="22"/>
              <w:szCs w:val="22"/>
            </w:rPr>
            <w:t>☒</w:t>
          </w:r>
        </w:sdtContent>
      </w:sdt>
      <w:r>
        <w:rPr>
          <w:sz w:val="22"/>
          <w:szCs w:val="22"/>
        </w:rPr>
        <w:t xml:space="preserve"> Reviewed Rules</w:t>
      </w:r>
    </w:p>
    <w:p w14:paraId="00000012" w14:textId="77777777" w:rsidR="00C10BEC" w:rsidRDefault="00C10BEC">
      <w:pPr>
        <w:ind w:hanging="2"/>
        <w:rPr>
          <w:sz w:val="22"/>
          <w:szCs w:val="22"/>
        </w:rPr>
      </w:pPr>
    </w:p>
    <w:p w14:paraId="00000013" w14:textId="77777777" w:rsidR="00C10BEC" w:rsidRDefault="00000000">
      <w:pPr>
        <w:numPr>
          <w:ilvl w:val="0"/>
          <w:numId w:val="1"/>
        </w:numPr>
        <w:ind w:left="0" w:hanging="2"/>
        <w:rPr>
          <w:sz w:val="22"/>
          <w:szCs w:val="22"/>
        </w:rPr>
      </w:pPr>
      <w:r>
        <w:rPr>
          <w:sz w:val="22"/>
          <w:szCs w:val="22"/>
        </w:rPr>
        <w:t>First SBHS Read Month: November 2026   e) Second SBHS Read Month: December 2026</w:t>
      </w:r>
    </w:p>
    <w:p w14:paraId="00000014" w14:textId="77777777" w:rsidR="00C10BEC" w:rsidRDefault="00C10BEC">
      <w:pPr>
        <w:ind w:hanging="2"/>
        <w:rPr>
          <w:sz w:val="22"/>
          <w:szCs w:val="22"/>
        </w:rPr>
      </w:pPr>
    </w:p>
    <w:p w14:paraId="00000015" w14:textId="77777777" w:rsidR="00C10BEC" w:rsidRDefault="00000000">
      <w:pPr>
        <w:ind w:hanging="2"/>
        <w:rPr>
          <w:sz w:val="22"/>
          <w:szCs w:val="22"/>
        </w:rPr>
      </w:pPr>
      <w:r>
        <w:rPr>
          <w:sz w:val="22"/>
          <w:szCs w:val="22"/>
        </w:rPr>
        <w:t>f)</w:t>
      </w:r>
      <w:r>
        <w:rPr>
          <w:sz w:val="22"/>
          <w:szCs w:val="22"/>
        </w:rPr>
        <w:tab/>
        <w:t xml:space="preserve">Effective Date: February 2027        g) Effective Dates </w:t>
      </w:r>
      <w:proofErr w:type="gramStart"/>
      <w:r>
        <w:rPr>
          <w:sz w:val="22"/>
          <w:szCs w:val="22"/>
        </w:rPr>
        <w:t>is</w:t>
      </w:r>
      <w:proofErr w:type="gramEnd"/>
      <w:r>
        <w:rPr>
          <w:sz w:val="22"/>
          <w:szCs w:val="22"/>
        </w:rPr>
        <w:t xml:space="preserve">: </w:t>
      </w:r>
      <w:r>
        <w:t>Discretionary</w:t>
      </w:r>
    </w:p>
    <w:p w14:paraId="00000016" w14:textId="77777777" w:rsidR="00C10BEC" w:rsidRDefault="00C10BEC">
      <w:pPr>
        <w:ind w:hanging="2"/>
        <w:rPr>
          <w:sz w:val="22"/>
          <w:szCs w:val="22"/>
        </w:rPr>
      </w:pPr>
    </w:p>
    <w:p w14:paraId="00000017" w14:textId="77777777" w:rsidR="00C10BEC" w:rsidRDefault="00000000" w:rsidP="007E0962">
      <w:pPr>
        <w:pStyle w:val="Heading2"/>
        <w:rPr>
          <w:b/>
          <w:bCs/>
        </w:rPr>
      </w:pPr>
      <w:bookmarkStart w:id="4" w:name="_heading=h.kpypo7rm0phu" w:colFirst="0" w:colLast="0"/>
      <w:bookmarkEnd w:id="4"/>
      <w:r>
        <w:t>3: Regulatory Analysis:</w:t>
      </w:r>
    </w:p>
    <w:p w14:paraId="00000018" w14:textId="77777777" w:rsidR="00C10BEC" w:rsidRDefault="00000000">
      <w:pPr>
        <w:spacing w:before="240"/>
        <w:rPr>
          <w:sz w:val="22"/>
          <w:szCs w:val="22"/>
        </w:rPr>
      </w:pPr>
      <w:r>
        <w:rPr>
          <w:sz w:val="22"/>
          <w:szCs w:val="22"/>
        </w:rPr>
        <w:t xml:space="preserve">a) List of groups impacted by this rule. </w:t>
      </w:r>
    </w:p>
    <w:p w14:paraId="00000019" w14:textId="18857677" w:rsidR="00C10BEC" w:rsidRDefault="00395BB2">
      <w:pPr>
        <w:spacing w:before="240"/>
        <w:ind w:left="720"/>
        <w:rPr>
          <w:sz w:val="22"/>
          <w:szCs w:val="22"/>
        </w:rPr>
      </w:pPr>
      <w:r>
        <w:rPr>
          <w:sz w:val="22"/>
          <w:szCs w:val="22"/>
        </w:rPr>
        <w:t>The following groups will be impacted by this rule: Colorado Department of Public Health and Environment (CDPHE), Colorado Department of Early Childhood (CDEC), Behavioral Health Administration (BHA), Health Care Policy and Financing (HCPF), Colorado Department of Education (CDE), Administrative Review Division (ARD), and the Colorado Department of Human Services (CDHS) as well as Day Treatment Facilities, Applied Behavior Analysis (ABA) Clinics, and county departments of human/social services who utilize day treatment services or ABA Clinics for their children/youth in foster care or participating in a foster youth in transition program. Also impacted are the children/youth in day treatment facilities and/or ABA Clinic settings, the Office of the Child’s Representative (OCR), and any other entity with a vested interest in foster care.</w:t>
      </w:r>
    </w:p>
    <w:p w14:paraId="0000001A" w14:textId="77777777" w:rsidR="00C10BEC" w:rsidRDefault="00C10BEC">
      <w:pPr>
        <w:spacing w:before="240"/>
        <w:ind w:left="720"/>
        <w:rPr>
          <w:sz w:val="22"/>
          <w:szCs w:val="22"/>
        </w:rPr>
      </w:pPr>
    </w:p>
    <w:p w14:paraId="0000001B" w14:textId="77777777" w:rsidR="00C10BEC" w:rsidRDefault="00000000">
      <w:pPr>
        <w:spacing w:after="240"/>
        <w:rPr>
          <w:sz w:val="22"/>
          <w:szCs w:val="22"/>
        </w:rPr>
      </w:pPr>
      <w:r>
        <w:rPr>
          <w:sz w:val="22"/>
          <w:szCs w:val="22"/>
        </w:rPr>
        <w:t>b) Describe the qualitative and quantitative impact.</w:t>
      </w:r>
    </w:p>
    <w:p w14:paraId="0000001C" w14:textId="4337D949" w:rsidR="00C10BEC" w:rsidRDefault="00000000">
      <w:pPr>
        <w:spacing w:after="240"/>
        <w:ind w:left="720"/>
        <w:rPr>
          <w:sz w:val="22"/>
          <w:szCs w:val="22"/>
        </w:rPr>
      </w:pPr>
      <w:r>
        <w:rPr>
          <w:sz w:val="22"/>
          <w:szCs w:val="22"/>
        </w:rPr>
        <w:t xml:space="preserve">This rulemaking will impact the groups listed above because these rules govern the everyday practices of licensed day treatment facilities and ABA Clinics and the treatment of children/youth who are receiving services in these settings. Currently, there are about </w:t>
      </w:r>
      <w:proofErr w:type="gramStart"/>
      <w:r>
        <w:rPr>
          <w:sz w:val="22"/>
          <w:szCs w:val="22"/>
        </w:rPr>
        <w:t>40 day</w:t>
      </w:r>
      <w:proofErr w:type="gramEnd"/>
      <w:r>
        <w:rPr>
          <w:sz w:val="22"/>
          <w:szCs w:val="22"/>
        </w:rPr>
        <w:t xml:space="preserve"> treatment facilities in the state of Colorado with another about 400 unlicensed ABA Clinics that may need to be licensed as day treatment facilities until the Department can s</w:t>
      </w:r>
      <w:r w:rsidR="00395BB2">
        <w:rPr>
          <w:sz w:val="22"/>
          <w:szCs w:val="22"/>
        </w:rPr>
        <w:t>et</w:t>
      </w:r>
      <w:r>
        <w:rPr>
          <w:sz w:val="22"/>
          <w:szCs w:val="22"/>
        </w:rPr>
        <w:t xml:space="preserve"> up the new ABA Clinic license type. That means there are tens of thousands of children/youth being served in these settings across Colorado every day. The Office of the Child’s Representative also has a vested interest in these regulations, as they wrote and advocated for the inclusion of the Foster Youth Bill of Rights into statute in Title 19, which provides statutory rights for children/youth in foster care and participating in a foster youth in transition program who are being served within these facilities.  </w:t>
      </w:r>
    </w:p>
    <w:p w14:paraId="0000001D" w14:textId="499621BA" w:rsidR="00C10BEC" w:rsidRDefault="00000000">
      <w:pPr>
        <w:spacing w:after="240"/>
        <w:ind w:left="720"/>
        <w:rPr>
          <w:sz w:val="22"/>
          <w:szCs w:val="22"/>
        </w:rPr>
      </w:pPr>
      <w:r>
        <w:rPr>
          <w:sz w:val="22"/>
          <w:szCs w:val="22"/>
        </w:rPr>
        <w:t>Some short-term consequences are having licensed day treatment facilities and ABA Clinics acclimate to the adjusted regulations. Long-term consequences of this rulemaking are hopefully improved guidelines for day treatment facilities, a clearer regulatory structure for the Provider Services Unit as the regulatory body, which can hopefully lead to clearer communication around expectations and protection of child safety in these settings.</w:t>
      </w:r>
    </w:p>
    <w:p w14:paraId="0000001E" w14:textId="77777777" w:rsidR="00C10BEC" w:rsidRDefault="00000000">
      <w:pPr>
        <w:spacing w:before="240" w:after="240"/>
        <w:rPr>
          <w:sz w:val="22"/>
          <w:szCs w:val="22"/>
        </w:rPr>
      </w:pPr>
      <w:r>
        <w:rPr>
          <w:sz w:val="22"/>
          <w:szCs w:val="22"/>
        </w:rPr>
        <w:t>c) State Board Authority for Rule</w:t>
      </w:r>
    </w:p>
    <w:p w14:paraId="0000001F" w14:textId="03A54E42" w:rsidR="00C10BEC" w:rsidRDefault="00395BB2">
      <w:pPr>
        <w:spacing w:before="240" w:after="240"/>
        <w:ind w:left="720"/>
        <w:rPr>
          <w:sz w:val="22"/>
          <w:szCs w:val="22"/>
        </w:rPr>
      </w:pPr>
      <w:r w:rsidRPr="00395BB2">
        <w:rPr>
          <w:sz w:val="22"/>
          <w:szCs w:val="22"/>
        </w:rPr>
        <w:t>§</w:t>
      </w:r>
      <w:r>
        <w:rPr>
          <w:sz w:val="22"/>
          <w:szCs w:val="22"/>
        </w:rPr>
        <w:t xml:space="preserve"> 26-1-107(5)(b), C.R.S. (2026) - The state board shall have authority to adopt “board rules” for programs administered and services provided by the state department as set forth in this title and in title 27, C.R.S.</w:t>
      </w:r>
    </w:p>
    <w:p w14:paraId="00000020" w14:textId="77777777" w:rsidR="00C10BEC" w:rsidRDefault="00000000">
      <w:pPr>
        <w:spacing w:before="240" w:after="240"/>
        <w:rPr>
          <w:sz w:val="22"/>
          <w:szCs w:val="22"/>
          <w:u w:val="single"/>
        </w:rPr>
      </w:pPr>
      <w:r>
        <w:rPr>
          <w:sz w:val="22"/>
          <w:szCs w:val="22"/>
        </w:rPr>
        <w:t>d) Program Authority for Rule</w:t>
      </w:r>
    </w:p>
    <w:p w14:paraId="00000021" w14:textId="19335C08" w:rsidR="00C10BEC" w:rsidRDefault="00395BB2">
      <w:pPr>
        <w:spacing w:before="240" w:after="240"/>
        <w:ind w:left="720"/>
        <w:rPr>
          <w:sz w:val="22"/>
          <w:szCs w:val="22"/>
        </w:rPr>
      </w:pPr>
      <w:r w:rsidRPr="00395BB2">
        <w:rPr>
          <w:sz w:val="22"/>
          <w:szCs w:val="22"/>
        </w:rPr>
        <w:t>§</w:t>
      </w:r>
      <w:r>
        <w:rPr>
          <w:sz w:val="22"/>
          <w:szCs w:val="22"/>
        </w:rPr>
        <w:t xml:space="preserve"> 26-6-909(1), C.R.S. (2026) - The department shall prescribe and publish standards for licensing.</w:t>
      </w:r>
    </w:p>
    <w:p w14:paraId="00000022" w14:textId="7B73F593" w:rsidR="00C10BEC" w:rsidRDefault="00395BB2">
      <w:pPr>
        <w:spacing w:before="240" w:after="240"/>
        <w:ind w:left="720"/>
        <w:rPr>
          <w:sz w:val="22"/>
          <w:szCs w:val="22"/>
        </w:rPr>
      </w:pPr>
      <w:r w:rsidRPr="00395BB2">
        <w:rPr>
          <w:sz w:val="22"/>
          <w:szCs w:val="22"/>
        </w:rPr>
        <w:t>§</w:t>
      </w:r>
      <w:r>
        <w:rPr>
          <w:sz w:val="22"/>
          <w:szCs w:val="22"/>
        </w:rPr>
        <w:t xml:space="preserve"> 26-6-909(1)- (3), C.R.S. (2026) - The department shall promulgate licensing standards for all facility types described in Part 9 of Article 6 of Title 26. The standards are enumerated in subsection (2). The state board may also promulgate rules related to self-administration of medication for asthma, a food allergy, or anaphylaxis.</w:t>
      </w:r>
    </w:p>
    <w:p w14:paraId="00000023" w14:textId="68FE9C7E" w:rsidR="00C10BEC" w:rsidRDefault="00395BB2">
      <w:pPr>
        <w:spacing w:before="240" w:after="240"/>
        <w:ind w:left="720"/>
        <w:rPr>
          <w:sz w:val="22"/>
          <w:szCs w:val="22"/>
        </w:rPr>
      </w:pPr>
      <w:r w:rsidRPr="00395BB2">
        <w:rPr>
          <w:sz w:val="22"/>
          <w:szCs w:val="22"/>
        </w:rPr>
        <w:t>§</w:t>
      </w:r>
      <w:r>
        <w:rPr>
          <w:sz w:val="22"/>
          <w:szCs w:val="22"/>
        </w:rPr>
        <w:t xml:space="preserve"> 26-6-911(1), C.R.S. (2026) - The state board shall promulgate rules that apply to foster care generally, regardless of whether the foster care is provided by a foster care home certified by a county department or by a child placement agency, and to kinship care, including kinship foster care.</w:t>
      </w:r>
    </w:p>
    <w:p w14:paraId="00000024" w14:textId="67B18571" w:rsidR="00C10BEC" w:rsidRDefault="00395BB2">
      <w:pPr>
        <w:spacing w:before="240" w:after="240"/>
        <w:ind w:left="720"/>
        <w:rPr>
          <w:sz w:val="22"/>
          <w:szCs w:val="22"/>
        </w:rPr>
      </w:pPr>
      <w:r w:rsidRPr="00395BB2">
        <w:rPr>
          <w:sz w:val="22"/>
          <w:szCs w:val="22"/>
        </w:rPr>
        <w:t>§</w:t>
      </w:r>
      <w:r>
        <w:rPr>
          <w:sz w:val="22"/>
          <w:szCs w:val="22"/>
        </w:rPr>
        <w:t xml:space="preserve"> 26-6-912(1)(d), C.R.S. (2026) - The department shall promulgate rules concerning inspection reports, licenses, and complaint procedures.</w:t>
      </w:r>
    </w:p>
    <w:p w14:paraId="00000025" w14:textId="37FF127D" w:rsidR="00C10BEC" w:rsidRDefault="00395BB2">
      <w:pPr>
        <w:spacing w:before="240" w:after="240"/>
        <w:ind w:left="720"/>
        <w:rPr>
          <w:sz w:val="22"/>
          <w:szCs w:val="22"/>
        </w:rPr>
      </w:pPr>
      <w:r w:rsidRPr="00395BB2">
        <w:rPr>
          <w:sz w:val="22"/>
          <w:szCs w:val="22"/>
        </w:rPr>
        <w:t>§</w:t>
      </w:r>
      <w:r>
        <w:rPr>
          <w:sz w:val="22"/>
          <w:szCs w:val="22"/>
        </w:rPr>
        <w:t xml:space="preserve"> 26-6-915(1)(c), (2), C.R.S. (2026) - The state board shall promulgate rules concerning the assessment of a fine against a license for mailings related to adverse licensing actions and requiring facilities to provide written notice to parents and legal guardians/custodians of the children cared for in facilities or agencies regarding the process for filing complaints against facilities/agencies.</w:t>
      </w:r>
    </w:p>
    <w:p w14:paraId="00000026" w14:textId="77777777" w:rsidR="00C10BEC" w:rsidRDefault="00000000">
      <w:pPr>
        <w:spacing w:before="240" w:after="240"/>
        <w:rPr>
          <w:sz w:val="22"/>
          <w:szCs w:val="22"/>
        </w:rPr>
      </w:pPr>
      <w:r>
        <w:rPr>
          <w:sz w:val="22"/>
          <w:szCs w:val="22"/>
        </w:rPr>
        <w:lastRenderedPageBreak/>
        <w:t>e) Does this rule incorporate material by reference? Yes</w:t>
      </w:r>
    </w:p>
    <w:p w14:paraId="00000027" w14:textId="77777777" w:rsidR="00C10BEC" w:rsidRDefault="00000000">
      <w:pPr>
        <w:spacing w:before="240" w:after="240"/>
        <w:rPr>
          <w:sz w:val="22"/>
          <w:szCs w:val="22"/>
        </w:rPr>
      </w:pPr>
      <w:r>
        <w:rPr>
          <w:sz w:val="22"/>
          <w:szCs w:val="22"/>
        </w:rPr>
        <w:t>f) Does this repeat language found in statute? Yes</w:t>
      </w:r>
    </w:p>
    <w:p w14:paraId="00000028" w14:textId="77777777" w:rsidR="00C10BEC" w:rsidRDefault="00000000">
      <w:pPr>
        <w:spacing w:before="240" w:after="240"/>
        <w:rPr>
          <w:sz w:val="22"/>
          <w:szCs w:val="22"/>
        </w:rPr>
      </w:pPr>
      <w:r>
        <w:rPr>
          <w:sz w:val="22"/>
          <w:szCs w:val="22"/>
        </w:rPr>
        <w:t xml:space="preserve">g) If the response to either (e) or (f) above were “yes,” please explain: </w:t>
      </w:r>
    </w:p>
    <w:p w14:paraId="00000029" w14:textId="77777777" w:rsidR="00C10BEC" w:rsidRDefault="00000000">
      <w:pPr>
        <w:spacing w:before="240" w:after="240"/>
        <w:ind w:left="720"/>
        <w:rPr>
          <w:sz w:val="22"/>
          <w:szCs w:val="22"/>
        </w:rPr>
      </w:pPr>
      <w:r>
        <w:rPr>
          <w:sz w:val="22"/>
          <w:szCs w:val="22"/>
        </w:rPr>
        <w:t>Throughout the rule packet, there are a handful of incorporations by reference specific to HCPF regulations, CDPHE regulations, and CDE regulations. The incorporations by reference were added to avoid duplication of regulations, to identify the authority over those regulations, and to ensure consistency should that department change the regulations in the future.</w:t>
      </w:r>
    </w:p>
    <w:p w14:paraId="0000002A" w14:textId="77777777" w:rsidR="00C10BEC" w:rsidRDefault="00000000">
      <w:pPr>
        <w:spacing w:before="240" w:after="240"/>
        <w:ind w:left="720"/>
        <w:rPr>
          <w:sz w:val="22"/>
          <w:szCs w:val="22"/>
        </w:rPr>
      </w:pPr>
      <w:r>
        <w:rPr>
          <w:sz w:val="22"/>
          <w:szCs w:val="22"/>
        </w:rPr>
        <w:t xml:space="preserve">The rule packet also repeats language found in statutes to be aligned with HB24-1017 and its corresponding statute in Section 19-7-101, C.R.S. The entirety of Section 19-7-101(2), C.R.S. is copied into this </w:t>
      </w:r>
      <w:proofErr w:type="gramStart"/>
      <w:r>
        <w:rPr>
          <w:sz w:val="22"/>
          <w:szCs w:val="22"/>
        </w:rPr>
        <w:t>rule packet</w:t>
      </w:r>
      <w:proofErr w:type="gramEnd"/>
      <w:r>
        <w:rPr>
          <w:sz w:val="22"/>
          <w:szCs w:val="22"/>
        </w:rPr>
        <w:t xml:space="preserve"> to ensure that day treatment facilities know the verbatim child/youth rights as outlined in the law.</w:t>
      </w:r>
    </w:p>
    <w:p w14:paraId="0000002B" w14:textId="77777777" w:rsidR="00C10BEC" w:rsidRDefault="00000000">
      <w:pPr>
        <w:spacing w:before="240" w:after="240"/>
        <w:rPr>
          <w:sz w:val="22"/>
          <w:szCs w:val="22"/>
        </w:rPr>
      </w:pPr>
      <w:r>
        <w:rPr>
          <w:sz w:val="22"/>
          <w:szCs w:val="22"/>
        </w:rPr>
        <w:t>h) Data Description</w:t>
      </w:r>
    </w:p>
    <w:p w14:paraId="0000002C" w14:textId="68FBC04A" w:rsidR="00C10BEC" w:rsidRDefault="00000000">
      <w:pPr>
        <w:spacing w:before="240" w:after="240"/>
        <w:ind w:left="720"/>
        <w:rPr>
          <w:sz w:val="22"/>
          <w:szCs w:val="22"/>
        </w:rPr>
      </w:pPr>
      <w:r>
        <w:rPr>
          <w:sz w:val="22"/>
          <w:szCs w:val="22"/>
        </w:rPr>
        <w:t xml:space="preserve">The only data relied upon for this rule packet and proposed regulations, aside from qualitative data and anecdotal experiences with the regulations and the requests for edits/shifts in the rules, were the appeal/waiver requests received in the last few fiscal years specific to day treatment facilities. The Department compared the appeal/waiver requests and approvals against current regulations and determined that some regulations needed to shift, as the appointed appeal panel under </w:t>
      </w:r>
      <w:r w:rsidR="00395BB2" w:rsidRPr="00395BB2">
        <w:rPr>
          <w:sz w:val="22"/>
          <w:szCs w:val="22"/>
        </w:rPr>
        <w:t>§</w:t>
      </w:r>
      <w:r w:rsidR="00395BB2">
        <w:rPr>
          <w:sz w:val="22"/>
          <w:szCs w:val="22"/>
        </w:rPr>
        <w:t xml:space="preserve"> </w:t>
      </w:r>
      <w:r>
        <w:rPr>
          <w:sz w:val="22"/>
          <w:szCs w:val="22"/>
        </w:rPr>
        <w:t>26-6-909(4), C.R.S. frequently overrode regulations in this section, as they were not in alignment with practice today.</w:t>
      </w:r>
    </w:p>
    <w:p w14:paraId="0000002D" w14:textId="77777777" w:rsidR="00C10BEC" w:rsidRDefault="00000000">
      <w:pPr>
        <w:spacing w:before="240" w:after="240"/>
        <w:ind w:left="2" w:hanging="2"/>
        <w:rPr>
          <w:sz w:val="22"/>
          <w:szCs w:val="22"/>
        </w:rPr>
      </w:pPr>
      <w:proofErr w:type="spellStart"/>
      <w:r>
        <w:rPr>
          <w:sz w:val="22"/>
          <w:szCs w:val="22"/>
        </w:rPr>
        <w:t>i</w:t>
      </w:r>
      <w:proofErr w:type="spellEnd"/>
      <w:r>
        <w:rPr>
          <w:sz w:val="22"/>
          <w:szCs w:val="22"/>
        </w:rPr>
        <w:t xml:space="preserve">) Alternatives to this </w:t>
      </w:r>
      <w:proofErr w:type="gramStart"/>
      <w:r>
        <w:rPr>
          <w:sz w:val="22"/>
          <w:szCs w:val="22"/>
        </w:rPr>
        <w:t>Rule-making</w:t>
      </w:r>
      <w:proofErr w:type="gramEnd"/>
      <w:r>
        <w:rPr>
          <w:sz w:val="22"/>
          <w:szCs w:val="22"/>
        </w:rPr>
        <w:t xml:space="preserve"> Explain why the program chose this </w:t>
      </w:r>
      <w:proofErr w:type="gramStart"/>
      <w:r>
        <w:rPr>
          <w:sz w:val="22"/>
          <w:szCs w:val="22"/>
        </w:rPr>
        <w:t>rule-making</w:t>
      </w:r>
      <w:proofErr w:type="gramEnd"/>
      <w:r>
        <w:rPr>
          <w:sz w:val="22"/>
          <w:szCs w:val="22"/>
        </w:rPr>
        <w:t xml:space="preserve"> rather than taking no action or using another alternative.    </w:t>
      </w:r>
    </w:p>
    <w:p w14:paraId="0000002E" w14:textId="084AF2A4" w:rsidR="00C10BEC" w:rsidRDefault="00000000">
      <w:pPr>
        <w:spacing w:before="240" w:after="240"/>
        <w:ind w:left="720" w:hanging="2"/>
        <w:rPr>
          <w:sz w:val="22"/>
          <w:szCs w:val="22"/>
        </w:rPr>
      </w:pPr>
      <w:r>
        <w:rPr>
          <w:sz w:val="22"/>
          <w:szCs w:val="22"/>
        </w:rPr>
        <w:t xml:space="preserve">There are no alternatives to this rulemaking, as </w:t>
      </w:r>
      <w:r w:rsidR="0073128C">
        <w:rPr>
          <w:sz w:val="22"/>
          <w:szCs w:val="22"/>
        </w:rPr>
        <w:t xml:space="preserve">day treatment facilities </w:t>
      </w:r>
      <w:r>
        <w:rPr>
          <w:sz w:val="22"/>
          <w:szCs w:val="22"/>
        </w:rPr>
        <w:t>are required to follow the Youth Bill of Rights laws adopted into Title 19. Updates are also necessary to ensure safety of the children/youth in day treatment facilities.    </w:t>
      </w:r>
    </w:p>
    <w:p w14:paraId="0000002F" w14:textId="77777777" w:rsidR="00C10BEC" w:rsidRDefault="00000000">
      <w:pPr>
        <w:spacing w:before="240" w:after="240"/>
        <w:ind w:left="720" w:hanging="2"/>
        <w:rPr>
          <w:sz w:val="22"/>
          <w:szCs w:val="22"/>
        </w:rPr>
      </w:pPr>
      <w:r>
        <w:rPr>
          <w:sz w:val="22"/>
          <w:szCs w:val="22"/>
        </w:rPr>
        <w:t xml:space="preserve">The program chose this rulemaking rather than taking no action or using another alternative because these regulations have not been fully updated in fourteen years, which has caused some confusion among licensed day treatment facilities, ABA Clinics, and the Provider Services Unit staff as the regulatory body. HB26-1425 was also passed in the 2026 legislative session, which clarified the definition of a day treatment facility compared to an ABA Clinic. Updating regulations in the day treatment section was necessary to further distinguish between ABA Clinics and ensure those ABA Clinics who may need to be licensed as day treatment facilities have updated regulations to operate within. </w:t>
      </w:r>
    </w:p>
    <w:p w14:paraId="00000030" w14:textId="77777777" w:rsidR="00C10BEC" w:rsidRDefault="00000000" w:rsidP="007E0962">
      <w:pPr>
        <w:pStyle w:val="Heading2"/>
        <w:rPr>
          <w:b/>
          <w:bCs/>
        </w:rPr>
      </w:pPr>
      <w:bookmarkStart w:id="5" w:name="_heading=h.gase9juhnm05" w:colFirst="0" w:colLast="0"/>
      <w:bookmarkEnd w:id="5"/>
      <w:r>
        <w:t>4</w:t>
      </w:r>
      <w:proofErr w:type="gramStart"/>
      <w:r>
        <w:t>.  Fiscal</w:t>
      </w:r>
      <w:proofErr w:type="gramEnd"/>
      <w:r>
        <w:t xml:space="preserve"> Impact </w:t>
      </w:r>
    </w:p>
    <w:p w14:paraId="00000031" w14:textId="77777777" w:rsidR="00C10BEC" w:rsidRDefault="00000000">
      <w:pPr>
        <w:spacing w:before="240" w:after="240"/>
        <w:ind w:hanging="2"/>
        <w:rPr>
          <w:sz w:val="22"/>
          <w:szCs w:val="22"/>
        </w:rPr>
      </w:pPr>
      <w:r>
        <w:rPr>
          <w:sz w:val="22"/>
          <w:szCs w:val="22"/>
        </w:rPr>
        <w:t>For each of the categories listed below explain the distribution of dollars; please identify the costs, revenues, matches or any changes in the distribution of funds even if such change has a total zero effect for any entity that falls within the category. If this rulemaking requires one of the categories listed below to devote resources without receiving additional funding, please explain why the rulemaking is required and what consultation has occurred with those who will need to devote resources.</w:t>
      </w:r>
    </w:p>
    <w:p w14:paraId="00000032" w14:textId="77777777" w:rsidR="00C10BEC" w:rsidRDefault="00000000">
      <w:pPr>
        <w:spacing w:before="240"/>
        <w:rPr>
          <w:sz w:val="22"/>
          <w:szCs w:val="22"/>
        </w:rPr>
      </w:pPr>
      <w:r>
        <w:rPr>
          <w:sz w:val="22"/>
          <w:szCs w:val="22"/>
        </w:rPr>
        <w:lastRenderedPageBreak/>
        <w:t>a) State Fiscal Impact (Identify all state agencies with a fiscal impact, including any Colorado Benefits Management System (CBMS) change request costs required to implement this rule change)</w:t>
      </w:r>
    </w:p>
    <w:p w14:paraId="00000033" w14:textId="77777777" w:rsidR="00C10BEC" w:rsidRDefault="00000000">
      <w:pPr>
        <w:spacing w:before="240"/>
        <w:ind w:left="720"/>
        <w:rPr>
          <w:sz w:val="22"/>
          <w:szCs w:val="22"/>
        </w:rPr>
      </w:pPr>
      <w:r>
        <w:rPr>
          <w:sz w:val="22"/>
          <w:szCs w:val="22"/>
        </w:rPr>
        <w:t>The Department has not identified any state fiscal impact related to the proposed regulations.</w:t>
      </w:r>
    </w:p>
    <w:p w14:paraId="00000034" w14:textId="77777777" w:rsidR="00C10BEC" w:rsidRDefault="00C10BEC">
      <w:pPr>
        <w:ind w:left="720"/>
        <w:rPr>
          <w:sz w:val="22"/>
          <w:szCs w:val="22"/>
        </w:rPr>
      </w:pPr>
    </w:p>
    <w:p w14:paraId="00000035" w14:textId="77777777" w:rsidR="00C10BEC" w:rsidRDefault="00000000">
      <w:pPr>
        <w:rPr>
          <w:sz w:val="22"/>
          <w:szCs w:val="22"/>
        </w:rPr>
      </w:pPr>
      <w:r>
        <w:rPr>
          <w:sz w:val="22"/>
          <w:szCs w:val="22"/>
        </w:rPr>
        <w:t xml:space="preserve">b) County Fiscal Impact  </w:t>
      </w:r>
    </w:p>
    <w:p w14:paraId="00000036" w14:textId="77777777" w:rsidR="00C10BEC" w:rsidRDefault="00C10BEC">
      <w:pPr>
        <w:rPr>
          <w:sz w:val="22"/>
          <w:szCs w:val="22"/>
        </w:rPr>
      </w:pPr>
    </w:p>
    <w:p w14:paraId="00000037" w14:textId="77777777" w:rsidR="00C10BEC" w:rsidRDefault="00000000">
      <w:pPr>
        <w:ind w:left="720"/>
        <w:rPr>
          <w:sz w:val="22"/>
          <w:szCs w:val="22"/>
        </w:rPr>
      </w:pPr>
      <w:r>
        <w:rPr>
          <w:sz w:val="22"/>
          <w:szCs w:val="22"/>
        </w:rPr>
        <w:t>The Department has not identified any county fiscal impact related to the proposed regulations, as these are not county-facing regulations and are provider-specific only.</w:t>
      </w:r>
    </w:p>
    <w:p w14:paraId="00000038" w14:textId="77777777" w:rsidR="00C10BEC" w:rsidRDefault="00C10BEC">
      <w:pPr>
        <w:rPr>
          <w:sz w:val="22"/>
          <w:szCs w:val="22"/>
        </w:rPr>
      </w:pPr>
    </w:p>
    <w:p w14:paraId="00000039" w14:textId="77777777" w:rsidR="00C10BEC" w:rsidRDefault="00000000">
      <w:pPr>
        <w:rPr>
          <w:sz w:val="22"/>
          <w:szCs w:val="22"/>
        </w:rPr>
      </w:pPr>
      <w:r>
        <w:rPr>
          <w:sz w:val="22"/>
          <w:szCs w:val="22"/>
        </w:rPr>
        <w:t>c) Federal Fiscal Impact</w:t>
      </w:r>
    </w:p>
    <w:p w14:paraId="0000003A" w14:textId="77777777" w:rsidR="00C10BEC" w:rsidRDefault="00C10BEC">
      <w:pPr>
        <w:rPr>
          <w:sz w:val="22"/>
          <w:szCs w:val="22"/>
        </w:rPr>
      </w:pPr>
    </w:p>
    <w:p w14:paraId="0000003B" w14:textId="1C360C4E" w:rsidR="00C10BEC" w:rsidRDefault="00000000">
      <w:pPr>
        <w:ind w:left="720"/>
        <w:rPr>
          <w:sz w:val="22"/>
          <w:szCs w:val="22"/>
        </w:rPr>
      </w:pPr>
      <w:r>
        <w:rPr>
          <w:sz w:val="22"/>
          <w:szCs w:val="22"/>
        </w:rPr>
        <w:t>The Department has not identified any federal fiscal impact related to the proposed regulations, as the federal funding that runs through day treatment facilities</w:t>
      </w:r>
      <w:r w:rsidR="00395BB2">
        <w:rPr>
          <w:sz w:val="22"/>
          <w:szCs w:val="22"/>
        </w:rPr>
        <w:t xml:space="preserve"> are</w:t>
      </w:r>
      <w:r>
        <w:rPr>
          <w:sz w:val="22"/>
          <w:szCs w:val="22"/>
        </w:rPr>
        <w:t xml:space="preserve"> either through Medicaid or through the Department of Education’s Facility School funding. The regulations do not conflict with any Medicaid requirements </w:t>
      </w:r>
      <w:proofErr w:type="gramStart"/>
      <w:r>
        <w:rPr>
          <w:sz w:val="22"/>
          <w:szCs w:val="22"/>
        </w:rPr>
        <w:t>of</w:t>
      </w:r>
      <w:proofErr w:type="gramEnd"/>
      <w:r>
        <w:rPr>
          <w:sz w:val="22"/>
          <w:szCs w:val="22"/>
        </w:rPr>
        <w:t xml:space="preserve"> CDE requirements </w:t>
      </w:r>
      <w:proofErr w:type="gramStart"/>
      <w:r>
        <w:rPr>
          <w:sz w:val="22"/>
          <w:szCs w:val="22"/>
        </w:rPr>
        <w:t>at this time</w:t>
      </w:r>
      <w:proofErr w:type="gramEnd"/>
      <w:r>
        <w:rPr>
          <w:sz w:val="22"/>
          <w:szCs w:val="22"/>
        </w:rPr>
        <w:t>, thus have no impact</w:t>
      </w:r>
      <w:r w:rsidR="00395BB2">
        <w:rPr>
          <w:sz w:val="22"/>
          <w:szCs w:val="22"/>
        </w:rPr>
        <w:t xml:space="preserve"> on</w:t>
      </w:r>
      <w:r>
        <w:rPr>
          <w:sz w:val="22"/>
          <w:szCs w:val="22"/>
        </w:rPr>
        <w:t xml:space="preserve"> federal funding streams.</w:t>
      </w:r>
    </w:p>
    <w:p w14:paraId="0000003C" w14:textId="77777777" w:rsidR="00C10BEC" w:rsidRDefault="00C10BEC">
      <w:pPr>
        <w:rPr>
          <w:rFonts w:ascii="Trebuchet MS" w:eastAsia="Trebuchet MS" w:hAnsi="Trebuchet MS" w:cs="Trebuchet MS"/>
          <w:sz w:val="22"/>
          <w:szCs w:val="22"/>
        </w:rPr>
      </w:pPr>
    </w:p>
    <w:p w14:paraId="0000003D" w14:textId="77777777" w:rsidR="00C10BEC" w:rsidRDefault="00000000">
      <w:pPr>
        <w:spacing w:after="240"/>
        <w:rPr>
          <w:sz w:val="22"/>
          <w:szCs w:val="22"/>
        </w:rPr>
      </w:pPr>
      <w:r>
        <w:rPr>
          <w:sz w:val="22"/>
          <w:szCs w:val="22"/>
        </w:rPr>
        <w:t>d) Other Fiscal (such as providers, local governments, etc.)</w:t>
      </w:r>
    </w:p>
    <w:p w14:paraId="0000003E" w14:textId="77777777" w:rsidR="00C10BEC" w:rsidRDefault="00000000">
      <w:pPr>
        <w:spacing w:after="240"/>
        <w:ind w:left="810"/>
        <w:rPr>
          <w:sz w:val="22"/>
          <w:szCs w:val="22"/>
        </w:rPr>
      </w:pPr>
      <w:r>
        <w:rPr>
          <w:sz w:val="22"/>
          <w:szCs w:val="22"/>
        </w:rPr>
        <w:t xml:space="preserve">Fiscal impacts have been identified for providers and local governments </w:t>
      </w:r>
      <w:proofErr w:type="gramStart"/>
      <w:r>
        <w:rPr>
          <w:sz w:val="22"/>
          <w:szCs w:val="22"/>
        </w:rPr>
        <w:t>as a result of</w:t>
      </w:r>
      <w:proofErr w:type="gramEnd"/>
      <w:r>
        <w:rPr>
          <w:sz w:val="22"/>
          <w:szCs w:val="22"/>
        </w:rPr>
        <w:t xml:space="preserve"> these regulations and HB26-1425. Due to the increased regulations, providers will need to ensure compliance, which may mean updating policies and procedures, ensuring the physical facility location is up to date with all physical space requirements, updating training requirements for staff, as well as any additional regulations that the facility was not held to prior. This increased level of regulation may cause fiscal impact as it increases staff hours to ensure compliance. HB26-1425 and the requirement that all ABA Clinics become licensed under CDHS by August 1, </w:t>
      </w:r>
      <w:proofErr w:type="gramStart"/>
      <w:r>
        <w:rPr>
          <w:sz w:val="22"/>
          <w:szCs w:val="22"/>
        </w:rPr>
        <w:t>2027</w:t>
      </w:r>
      <w:proofErr w:type="gramEnd"/>
      <w:r>
        <w:rPr>
          <w:sz w:val="22"/>
          <w:szCs w:val="22"/>
        </w:rPr>
        <w:t xml:space="preserve"> will also have fiscal impacts to local governments including local fire departments, zoning authorities, and local health authorities who take on the statutorily required health inspections, fire inspections, and zoning approvals for the ABA Clinics who may be licensed as day treatment facilities until the new ABA Clinic regulations are promulgated. </w:t>
      </w:r>
    </w:p>
    <w:p w14:paraId="0000003F" w14:textId="77777777" w:rsidR="00C10BEC" w:rsidRDefault="00000000" w:rsidP="007E0962">
      <w:pPr>
        <w:pStyle w:val="Heading2"/>
        <w:rPr>
          <w:b/>
          <w:bCs/>
        </w:rPr>
      </w:pPr>
      <w:bookmarkStart w:id="6" w:name="_heading=h.w4g0zs370jkn" w:colFirst="0" w:colLast="0"/>
      <w:bookmarkEnd w:id="6"/>
      <w:r>
        <w:t>5. Stakeholder Comment Summary</w:t>
      </w:r>
    </w:p>
    <w:p w14:paraId="00000040" w14:textId="77777777" w:rsidR="00C10BEC" w:rsidRDefault="00000000">
      <w:pPr>
        <w:spacing w:before="240" w:after="240"/>
        <w:rPr>
          <w:rFonts w:ascii="Trebuchet MS" w:eastAsia="Trebuchet MS" w:hAnsi="Trebuchet MS" w:cs="Trebuchet MS"/>
          <w:sz w:val="22"/>
          <w:szCs w:val="22"/>
        </w:rPr>
      </w:pPr>
      <w:r>
        <w:rPr>
          <w:rFonts w:ascii="Trebuchet MS" w:eastAsia="Trebuchet MS" w:hAnsi="Trebuchet MS" w:cs="Trebuchet MS"/>
          <w:sz w:val="22"/>
          <w:szCs w:val="22"/>
        </w:rPr>
        <w:t xml:space="preserve">a) Development  </w:t>
      </w:r>
    </w:p>
    <w:p w14:paraId="00000041" w14:textId="77777777" w:rsidR="00C10BEC" w:rsidRDefault="00000000">
      <w:pPr>
        <w:spacing w:before="240" w:after="240"/>
        <w:ind w:left="720"/>
        <w:rPr>
          <w:rFonts w:ascii="Trebuchet MS" w:eastAsia="Trebuchet MS" w:hAnsi="Trebuchet MS" w:cs="Trebuchet MS"/>
          <w:sz w:val="22"/>
          <w:szCs w:val="22"/>
        </w:rPr>
      </w:pPr>
      <w:r>
        <w:rPr>
          <w:rFonts w:ascii="Trebuchet MS" w:eastAsia="Trebuchet MS" w:hAnsi="Trebuchet MS" w:cs="Trebuchet MS"/>
          <w:sz w:val="22"/>
          <w:szCs w:val="22"/>
        </w:rPr>
        <w:t xml:space="preserve">The following individuals and/or entities were included in the development of these proposed rules: Weld County, 7 Dimensions Behavioral Health, ADWO, Cedar Springs, Community Reach Center, Denver Children’s Home, Evoke Behavioral Health, Griffith Centers, Hilltop Day Treatment, Keystone Achievements, </w:t>
      </w:r>
      <w:proofErr w:type="spellStart"/>
      <w:r>
        <w:rPr>
          <w:rFonts w:ascii="Trebuchet MS" w:eastAsia="Trebuchet MS" w:hAnsi="Trebuchet MS" w:cs="Trebuchet MS"/>
          <w:sz w:val="22"/>
          <w:szCs w:val="22"/>
        </w:rPr>
        <w:t>Laradon</w:t>
      </w:r>
      <w:proofErr w:type="spellEnd"/>
      <w:r>
        <w:rPr>
          <w:rFonts w:ascii="Trebuchet MS" w:eastAsia="Trebuchet MS" w:hAnsi="Trebuchet MS" w:cs="Trebuchet MS"/>
          <w:sz w:val="22"/>
          <w:szCs w:val="22"/>
        </w:rPr>
        <w:t xml:space="preserve">, Monarch Academy, Mt. St. Vincent, Natural Supports, Pathlight Eating Recovery Center, PRN for Families, </w:t>
      </w:r>
      <w:proofErr w:type="spellStart"/>
      <w:r>
        <w:rPr>
          <w:rFonts w:ascii="Trebuchet MS" w:eastAsia="Trebuchet MS" w:hAnsi="Trebuchet MS" w:cs="Trebuchet MS"/>
          <w:sz w:val="22"/>
          <w:szCs w:val="22"/>
        </w:rPr>
        <w:t>RiseUP</w:t>
      </w:r>
      <w:proofErr w:type="spellEnd"/>
      <w:r>
        <w:rPr>
          <w:rFonts w:ascii="Trebuchet MS" w:eastAsia="Trebuchet MS" w:hAnsi="Trebuchet MS" w:cs="Trebuchet MS"/>
          <w:sz w:val="22"/>
          <w:szCs w:val="22"/>
        </w:rPr>
        <w:t xml:space="preserve">, Shiloh House, Skyline Academy at </w:t>
      </w:r>
      <w:proofErr w:type="spellStart"/>
      <w:r>
        <w:rPr>
          <w:rFonts w:ascii="Trebuchet MS" w:eastAsia="Trebuchet MS" w:hAnsi="Trebuchet MS" w:cs="Trebuchet MS"/>
          <w:sz w:val="22"/>
          <w:szCs w:val="22"/>
        </w:rPr>
        <w:t>WellPower</w:t>
      </w:r>
      <w:proofErr w:type="spellEnd"/>
      <w:r>
        <w:rPr>
          <w:rFonts w:ascii="Trebuchet MS" w:eastAsia="Trebuchet MS" w:hAnsi="Trebuchet MS" w:cs="Trebuchet MS"/>
          <w:sz w:val="22"/>
          <w:szCs w:val="22"/>
        </w:rPr>
        <w:t xml:space="preserve">, Smith Agency, Spectra Centers, The Joshua School, Third Way Centers, Wild Sun Behavioral Services, Colorado Department of Education’s Office of Facility Schools, Colorado Department of Human Services Provider Services Unit, the Department of Regulatory Agencies (DORA), Action Behavior Centers, Advanced Behavioral Resources, Adventure Child Therapy, Association for Behavior Analysis International, Behavior Services, Inc., Behavior Span, Beyond Behavior, Board Certified Behavior Analysts, Catalyst EDC, Colorado Association for Behavior Analysis (COABA), Colorado Autism Consultants, Creative Steps Therapy LLC, Cultivate BHE, FTF Behavioral Consulting, J Wilkins Facility School, Happy Moments Therapy </w:t>
      </w:r>
      <w:r>
        <w:rPr>
          <w:rFonts w:ascii="Trebuchet MS" w:eastAsia="Trebuchet MS" w:hAnsi="Trebuchet MS" w:cs="Trebuchet MS"/>
          <w:sz w:val="22"/>
          <w:szCs w:val="22"/>
        </w:rPr>
        <w:lastRenderedPageBreak/>
        <w:t xml:space="preserve">and Consulting, Members of the Public, Mile High Behavioral Health Care, Passport Autism LLC, Rocky Mountain Health Plans, Soar Autism Center, and Teaching the Autism Community Trades. The overall participant list for public feedback sessions is linked </w:t>
      </w:r>
      <w:hyperlink r:id="rId9">
        <w:r w:rsidR="00C10BEC">
          <w:rPr>
            <w:rFonts w:ascii="Trebuchet MS" w:eastAsia="Trebuchet MS" w:hAnsi="Trebuchet MS" w:cs="Trebuchet MS"/>
            <w:color w:val="0000FF"/>
            <w:sz w:val="22"/>
            <w:szCs w:val="22"/>
            <w:u w:val="single"/>
          </w:rPr>
          <w:t>HERE</w:t>
        </w:r>
      </w:hyperlink>
      <w:r>
        <w:rPr>
          <w:rFonts w:ascii="Trebuchet MS" w:eastAsia="Trebuchet MS" w:hAnsi="Trebuchet MS" w:cs="Trebuchet MS"/>
          <w:sz w:val="22"/>
          <w:szCs w:val="22"/>
        </w:rPr>
        <w:t>.</w:t>
      </w:r>
    </w:p>
    <w:p w14:paraId="00000042" w14:textId="77777777" w:rsidR="00C10BEC" w:rsidRDefault="00000000">
      <w:pPr>
        <w:spacing w:before="240" w:after="240"/>
        <w:rPr>
          <w:rFonts w:ascii="Trebuchet MS" w:eastAsia="Trebuchet MS" w:hAnsi="Trebuchet MS" w:cs="Trebuchet MS"/>
          <w:sz w:val="22"/>
          <w:szCs w:val="22"/>
        </w:rPr>
      </w:pPr>
      <w:r>
        <w:rPr>
          <w:rFonts w:ascii="Trebuchet MS" w:eastAsia="Trebuchet MS" w:hAnsi="Trebuchet MS" w:cs="Trebuchet MS"/>
          <w:sz w:val="22"/>
          <w:szCs w:val="22"/>
        </w:rPr>
        <w:t>b) This Rule-Making Package</w:t>
      </w:r>
    </w:p>
    <w:p w14:paraId="00000043" w14:textId="77777777" w:rsidR="00C10BEC" w:rsidRDefault="00000000">
      <w:pPr>
        <w:spacing w:before="240" w:after="240"/>
        <w:ind w:left="720"/>
        <w:rPr>
          <w:rFonts w:ascii="Trebuchet MS" w:eastAsia="Trebuchet MS" w:hAnsi="Trebuchet MS" w:cs="Trebuchet MS"/>
          <w:b/>
          <w:bCs/>
          <w:sz w:val="22"/>
          <w:szCs w:val="22"/>
        </w:rPr>
      </w:pPr>
      <w:r>
        <w:rPr>
          <w:rFonts w:ascii="Trebuchet MS" w:eastAsia="Trebuchet MS" w:hAnsi="Trebuchet MS" w:cs="Trebuchet MS"/>
          <w:sz w:val="22"/>
          <w:szCs w:val="22"/>
        </w:rPr>
        <w:t>See letters A and C.</w:t>
      </w:r>
    </w:p>
    <w:p w14:paraId="00000044" w14:textId="77777777" w:rsidR="00C10BEC" w:rsidRDefault="00000000">
      <w:pPr>
        <w:spacing w:before="240" w:after="240"/>
        <w:rPr>
          <w:rFonts w:ascii="Trebuchet MS" w:eastAsia="Trebuchet MS" w:hAnsi="Trebuchet MS" w:cs="Trebuchet MS"/>
          <w:sz w:val="22"/>
          <w:szCs w:val="22"/>
        </w:rPr>
      </w:pPr>
      <w:r>
        <w:rPr>
          <w:rFonts w:ascii="Trebuchet MS" w:eastAsia="Trebuchet MS" w:hAnsi="Trebuchet MS" w:cs="Trebuchet MS"/>
          <w:sz w:val="22"/>
          <w:szCs w:val="22"/>
        </w:rPr>
        <w:t>c) Other State Agencies</w:t>
      </w:r>
    </w:p>
    <w:p w14:paraId="00000045" w14:textId="77777777" w:rsidR="00C10BEC" w:rsidRDefault="00000000">
      <w:pPr>
        <w:spacing w:before="240" w:after="240"/>
        <w:ind w:left="720"/>
        <w:rPr>
          <w:rFonts w:ascii="Trebuchet MS" w:eastAsia="Trebuchet MS" w:hAnsi="Trebuchet MS" w:cs="Trebuchet MS"/>
          <w:sz w:val="22"/>
          <w:szCs w:val="22"/>
        </w:rPr>
      </w:pPr>
      <w:r>
        <w:rPr>
          <w:rFonts w:ascii="Trebuchet MS" w:eastAsia="Trebuchet MS" w:hAnsi="Trebuchet MS" w:cs="Trebuchet MS"/>
          <w:sz w:val="22"/>
          <w:szCs w:val="22"/>
        </w:rPr>
        <w:t xml:space="preserve">The following state agencies were contacted and provided feedback regarding the proposed rules: Behavioral Health Administration (BHA), Colorado Department of Education (CDE), Colorado Department of Early Childhood (CDEC), Colorado Department of Human Services (CDHS) Provider Services Unit, Colorado Department of Public Health and Environment (CDPHE), and Health Care Policy and Financing (HCPF). The Department input is linked </w:t>
      </w:r>
      <w:hyperlink r:id="rId10">
        <w:r w:rsidR="00C10BEC">
          <w:rPr>
            <w:rFonts w:ascii="Trebuchet MS" w:eastAsia="Trebuchet MS" w:hAnsi="Trebuchet MS" w:cs="Trebuchet MS"/>
            <w:color w:val="0000FF"/>
            <w:sz w:val="22"/>
            <w:szCs w:val="22"/>
            <w:u w:val="single"/>
          </w:rPr>
          <w:t>HERE</w:t>
        </w:r>
      </w:hyperlink>
      <w:r>
        <w:rPr>
          <w:rFonts w:ascii="Trebuchet MS" w:eastAsia="Trebuchet MS" w:hAnsi="Trebuchet MS" w:cs="Trebuchet MS"/>
          <w:sz w:val="22"/>
          <w:szCs w:val="22"/>
        </w:rPr>
        <w:t>.</w:t>
      </w:r>
    </w:p>
    <w:p w14:paraId="00000046" w14:textId="77777777" w:rsidR="00C10BEC" w:rsidRDefault="00000000">
      <w:pPr>
        <w:spacing w:before="240" w:after="240"/>
        <w:rPr>
          <w:rFonts w:ascii="Trebuchet MS" w:eastAsia="Trebuchet MS" w:hAnsi="Trebuchet MS" w:cs="Trebuchet MS"/>
          <w:sz w:val="22"/>
          <w:szCs w:val="22"/>
        </w:rPr>
      </w:pPr>
      <w:r>
        <w:rPr>
          <w:rFonts w:ascii="Trebuchet MS" w:eastAsia="Trebuchet MS" w:hAnsi="Trebuchet MS" w:cs="Trebuchet MS"/>
          <w:sz w:val="22"/>
          <w:szCs w:val="22"/>
        </w:rPr>
        <w:t>d) Sub-Policy Advisory Committee (Sub-PAC) – Subject Matter and Finance</w:t>
      </w:r>
    </w:p>
    <w:p w14:paraId="00000047" w14:textId="455AACB8" w:rsidR="00C10BEC" w:rsidRDefault="00000000">
      <w:pPr>
        <w:spacing w:before="240" w:after="240"/>
        <w:ind w:hanging="2"/>
        <w:rPr>
          <w:rFonts w:ascii="Trebuchet MS" w:eastAsia="Trebuchet MS" w:hAnsi="Trebuchet MS" w:cs="Trebuchet MS"/>
          <w:sz w:val="22"/>
          <w:szCs w:val="22"/>
        </w:rPr>
      </w:pPr>
      <w:r>
        <w:rPr>
          <w:rFonts w:ascii="Trebuchet MS" w:eastAsia="Trebuchet MS" w:hAnsi="Trebuchet MS" w:cs="Trebuchet MS"/>
          <w:sz w:val="22"/>
          <w:szCs w:val="22"/>
        </w:rPr>
        <w:t xml:space="preserve">Have these rules been reviewed by the appropriate Sub-PAC? </w:t>
      </w:r>
      <w:r w:rsidR="008D04B6">
        <w:t>Yes</w:t>
      </w:r>
    </w:p>
    <w:p w14:paraId="00000048" w14:textId="394BD084" w:rsidR="00C10BEC" w:rsidRDefault="00000000">
      <w:pPr>
        <w:spacing w:before="240" w:after="240"/>
        <w:ind w:hanging="2"/>
        <w:rPr>
          <w:rFonts w:ascii="Trebuchet MS" w:eastAsia="Trebuchet MS" w:hAnsi="Trebuchet MS" w:cs="Trebuchet MS"/>
          <w:sz w:val="22"/>
          <w:szCs w:val="22"/>
          <w:highlight w:val="green"/>
        </w:rPr>
      </w:pPr>
      <w:r>
        <w:rPr>
          <w:rFonts w:ascii="Trebuchet MS" w:eastAsia="Trebuchet MS" w:hAnsi="Trebuchet MS" w:cs="Trebuchet MS"/>
          <w:sz w:val="22"/>
          <w:szCs w:val="22"/>
        </w:rPr>
        <w:t>Date Presented: September</w:t>
      </w:r>
      <w:r w:rsidR="008D04B6">
        <w:rPr>
          <w:rFonts w:ascii="Trebuchet MS" w:eastAsia="Trebuchet MS" w:hAnsi="Trebuchet MS" w:cs="Trebuchet MS"/>
          <w:sz w:val="22"/>
          <w:szCs w:val="22"/>
        </w:rPr>
        <w:t xml:space="preserve"> 1,</w:t>
      </w:r>
      <w:r>
        <w:rPr>
          <w:rFonts w:ascii="Trebuchet MS" w:eastAsia="Trebuchet MS" w:hAnsi="Trebuchet MS" w:cs="Trebuchet MS"/>
          <w:sz w:val="22"/>
          <w:szCs w:val="22"/>
        </w:rPr>
        <w:t xml:space="preserve"> 2026</w:t>
      </w:r>
    </w:p>
    <w:p w14:paraId="00000049" w14:textId="352947FB" w:rsidR="00C10BEC" w:rsidRDefault="00000000">
      <w:pPr>
        <w:spacing w:before="240" w:after="240"/>
        <w:ind w:hanging="2"/>
        <w:rPr>
          <w:rFonts w:ascii="Trebuchet MS" w:eastAsia="Trebuchet MS" w:hAnsi="Trebuchet MS" w:cs="Trebuchet MS"/>
          <w:sz w:val="22"/>
          <w:szCs w:val="22"/>
          <w:highlight w:val="green"/>
        </w:rPr>
      </w:pPr>
      <w:r>
        <w:rPr>
          <w:rFonts w:ascii="Trebuchet MS" w:eastAsia="Trebuchet MS" w:hAnsi="Trebuchet MS" w:cs="Trebuchet MS"/>
          <w:sz w:val="22"/>
          <w:szCs w:val="22"/>
        </w:rPr>
        <w:t xml:space="preserve">What issues were raised: </w:t>
      </w:r>
      <w:r w:rsidR="008D04B6">
        <w:rPr>
          <w:rFonts w:ascii="Trebuchet MS" w:eastAsia="Trebuchet MS" w:hAnsi="Trebuchet MS" w:cs="Trebuchet MS"/>
          <w:sz w:val="22"/>
          <w:szCs w:val="22"/>
        </w:rPr>
        <w:t>Adjusting one regulation in 7.706.37.E.2 to match previously agreed upon language in the foster care regulations for the review process timeline for limitations or denials of rights.</w:t>
      </w:r>
    </w:p>
    <w:p w14:paraId="0000004A" w14:textId="1F431FA1" w:rsidR="00C10BEC" w:rsidRDefault="00000000">
      <w:pPr>
        <w:spacing w:before="240" w:after="240"/>
        <w:ind w:hanging="2"/>
        <w:rPr>
          <w:rFonts w:ascii="Trebuchet MS" w:eastAsia="Trebuchet MS" w:hAnsi="Trebuchet MS" w:cs="Trebuchet MS"/>
          <w:sz w:val="22"/>
          <w:szCs w:val="22"/>
          <w:highlight w:val="green"/>
        </w:rPr>
      </w:pPr>
      <w:r>
        <w:rPr>
          <w:rFonts w:ascii="Trebuchet MS" w:eastAsia="Trebuchet MS" w:hAnsi="Trebuchet MS" w:cs="Trebuchet MS"/>
          <w:sz w:val="22"/>
          <w:szCs w:val="22"/>
        </w:rPr>
        <w:t>Vote Count: </w:t>
      </w:r>
      <w:r w:rsidR="008D04B6">
        <w:rPr>
          <w:rFonts w:ascii="Trebuchet MS" w:eastAsia="Trebuchet MS" w:hAnsi="Trebuchet MS" w:cs="Trebuchet MS"/>
          <w:sz w:val="22"/>
          <w:szCs w:val="22"/>
        </w:rPr>
        <w:t>Unanimous vote after presentation and e</w:t>
      </w:r>
      <w:r w:rsidR="00996418">
        <w:rPr>
          <w:rFonts w:ascii="Trebuchet MS" w:eastAsia="Trebuchet MS" w:hAnsi="Trebuchet MS" w:cs="Trebuchet MS"/>
          <w:sz w:val="22"/>
          <w:szCs w:val="22"/>
        </w:rPr>
        <w:t>-v</w:t>
      </w:r>
      <w:r w:rsidR="008D04B6">
        <w:rPr>
          <w:rFonts w:ascii="Trebuchet MS" w:eastAsia="Trebuchet MS" w:hAnsi="Trebuchet MS" w:cs="Trebuchet MS"/>
          <w:sz w:val="22"/>
          <w:szCs w:val="22"/>
        </w:rPr>
        <w:t>ote</w:t>
      </w:r>
    </w:p>
    <w:p w14:paraId="0000004B" w14:textId="630CAEAF" w:rsidR="00C10BEC" w:rsidRDefault="00000000">
      <w:pPr>
        <w:spacing w:before="240" w:after="240"/>
        <w:ind w:hanging="2"/>
        <w:rPr>
          <w:rFonts w:ascii="Trebuchet MS" w:eastAsia="Trebuchet MS" w:hAnsi="Trebuchet MS" w:cs="Trebuchet MS"/>
          <w:sz w:val="22"/>
          <w:szCs w:val="22"/>
        </w:rPr>
      </w:pPr>
      <w:r>
        <w:rPr>
          <w:rFonts w:ascii="Trebuchet MS" w:eastAsia="Trebuchet MS" w:hAnsi="Trebuchet MS" w:cs="Trebuchet MS"/>
          <w:sz w:val="22"/>
          <w:szCs w:val="22"/>
        </w:rPr>
        <w:t xml:space="preserve">If not Presented, explain why: </w:t>
      </w:r>
      <w:r w:rsidR="008D04B6">
        <w:rPr>
          <w:rFonts w:ascii="Trebuchet MS" w:eastAsia="Trebuchet MS" w:hAnsi="Trebuchet MS" w:cs="Trebuchet MS"/>
          <w:sz w:val="22"/>
          <w:szCs w:val="22"/>
        </w:rPr>
        <w:t>NA</w:t>
      </w:r>
    </w:p>
    <w:p w14:paraId="0078BF01" w14:textId="77777777" w:rsidR="008D04B6" w:rsidRDefault="008D04B6">
      <w:pPr>
        <w:spacing w:before="240" w:after="240"/>
        <w:ind w:hanging="2"/>
        <w:rPr>
          <w:rFonts w:ascii="Trebuchet MS" w:eastAsia="Trebuchet MS" w:hAnsi="Trebuchet MS" w:cs="Trebuchet MS"/>
          <w:sz w:val="22"/>
          <w:szCs w:val="22"/>
        </w:rPr>
      </w:pPr>
    </w:p>
    <w:p w14:paraId="0000004C" w14:textId="2F5C3C0E" w:rsidR="00C10BEC" w:rsidRDefault="00000000">
      <w:pPr>
        <w:spacing w:before="240" w:after="240"/>
        <w:ind w:hanging="2"/>
        <w:rPr>
          <w:rFonts w:ascii="Trebuchet MS" w:eastAsia="Trebuchet MS" w:hAnsi="Trebuchet MS" w:cs="Trebuchet MS"/>
          <w:sz w:val="22"/>
          <w:szCs w:val="22"/>
        </w:rPr>
      </w:pPr>
      <w:r>
        <w:rPr>
          <w:rFonts w:ascii="Trebuchet MS" w:eastAsia="Trebuchet MS" w:hAnsi="Trebuchet MS" w:cs="Trebuchet MS"/>
          <w:sz w:val="22"/>
          <w:szCs w:val="22"/>
        </w:rPr>
        <w:tab/>
        <w:t xml:space="preserve">Presented at Finance Sub-PAC? </w:t>
      </w:r>
      <w:r w:rsidR="008D04B6">
        <w:t>Yes</w:t>
      </w:r>
    </w:p>
    <w:p w14:paraId="0000004D" w14:textId="4B0260F7" w:rsidR="00C10BEC" w:rsidRDefault="00000000">
      <w:pPr>
        <w:spacing w:before="240" w:after="240"/>
        <w:ind w:hanging="2"/>
        <w:rPr>
          <w:rFonts w:ascii="Trebuchet MS" w:eastAsia="Trebuchet MS" w:hAnsi="Trebuchet MS" w:cs="Trebuchet MS"/>
          <w:sz w:val="22"/>
          <w:szCs w:val="22"/>
          <w:highlight w:val="green"/>
        </w:rPr>
      </w:pPr>
      <w:r>
        <w:rPr>
          <w:rFonts w:ascii="Trebuchet MS" w:eastAsia="Trebuchet MS" w:hAnsi="Trebuchet MS" w:cs="Trebuchet MS"/>
          <w:sz w:val="22"/>
          <w:szCs w:val="22"/>
        </w:rPr>
        <w:t>Finance Sub-PAC Date Presented:</w:t>
      </w:r>
      <w:r w:rsidR="008D04B6">
        <w:rPr>
          <w:rFonts w:ascii="Trebuchet MS" w:eastAsia="Trebuchet MS" w:hAnsi="Trebuchet MS" w:cs="Trebuchet MS"/>
          <w:sz w:val="22"/>
          <w:szCs w:val="22"/>
        </w:rPr>
        <w:t xml:space="preserve"> </w:t>
      </w:r>
      <w:r>
        <w:rPr>
          <w:rFonts w:ascii="Trebuchet MS" w:eastAsia="Trebuchet MS" w:hAnsi="Trebuchet MS" w:cs="Trebuchet MS"/>
          <w:sz w:val="22"/>
          <w:szCs w:val="22"/>
        </w:rPr>
        <w:t>September</w:t>
      </w:r>
      <w:r w:rsidR="008D04B6">
        <w:rPr>
          <w:rFonts w:ascii="Trebuchet MS" w:eastAsia="Trebuchet MS" w:hAnsi="Trebuchet MS" w:cs="Trebuchet MS"/>
          <w:sz w:val="22"/>
          <w:szCs w:val="22"/>
        </w:rPr>
        <w:t xml:space="preserve"> 3,</w:t>
      </w:r>
      <w:r>
        <w:rPr>
          <w:rFonts w:ascii="Trebuchet MS" w:eastAsia="Trebuchet MS" w:hAnsi="Trebuchet MS" w:cs="Trebuchet MS"/>
          <w:sz w:val="22"/>
          <w:szCs w:val="22"/>
        </w:rPr>
        <w:t xml:space="preserve"> 2026</w:t>
      </w:r>
    </w:p>
    <w:p w14:paraId="0000004E" w14:textId="73EF1D4A" w:rsidR="00C10BEC" w:rsidRDefault="00000000">
      <w:pPr>
        <w:spacing w:before="240" w:after="240"/>
        <w:ind w:hanging="2"/>
        <w:rPr>
          <w:rFonts w:ascii="Trebuchet MS" w:eastAsia="Trebuchet MS" w:hAnsi="Trebuchet MS" w:cs="Trebuchet MS"/>
          <w:sz w:val="22"/>
          <w:szCs w:val="22"/>
          <w:highlight w:val="green"/>
        </w:rPr>
      </w:pPr>
      <w:r>
        <w:rPr>
          <w:rFonts w:ascii="Trebuchet MS" w:eastAsia="Trebuchet MS" w:hAnsi="Trebuchet MS" w:cs="Trebuchet MS"/>
          <w:sz w:val="22"/>
          <w:szCs w:val="22"/>
        </w:rPr>
        <w:t>Finance Sub-PAC issues were raised: </w:t>
      </w:r>
      <w:r w:rsidR="008D04B6">
        <w:rPr>
          <w:rFonts w:ascii="Trebuchet MS" w:eastAsia="Trebuchet MS" w:hAnsi="Trebuchet MS" w:cs="Trebuchet MS"/>
          <w:sz w:val="22"/>
          <w:szCs w:val="22"/>
        </w:rPr>
        <w:t>None</w:t>
      </w:r>
    </w:p>
    <w:p w14:paraId="0000004F" w14:textId="3294A3DD" w:rsidR="00C10BEC" w:rsidRDefault="00000000">
      <w:pPr>
        <w:spacing w:before="240" w:after="240"/>
        <w:ind w:hanging="2"/>
        <w:rPr>
          <w:rFonts w:ascii="Trebuchet MS" w:eastAsia="Trebuchet MS" w:hAnsi="Trebuchet MS" w:cs="Trebuchet MS"/>
          <w:sz w:val="22"/>
          <w:szCs w:val="22"/>
          <w:highlight w:val="green"/>
        </w:rPr>
      </w:pPr>
      <w:r>
        <w:rPr>
          <w:rFonts w:ascii="Trebuchet MS" w:eastAsia="Trebuchet MS" w:hAnsi="Trebuchet MS" w:cs="Trebuchet MS"/>
          <w:sz w:val="22"/>
          <w:szCs w:val="22"/>
        </w:rPr>
        <w:t>Finance Sub-PAC Vote Count: </w:t>
      </w:r>
      <w:r w:rsidR="008D04B6">
        <w:rPr>
          <w:rFonts w:ascii="Trebuchet MS" w:eastAsia="Trebuchet MS" w:hAnsi="Trebuchet MS" w:cs="Trebuchet MS"/>
          <w:sz w:val="22"/>
          <w:szCs w:val="22"/>
        </w:rPr>
        <w:t>Unanimous vote on consent agenda</w:t>
      </w:r>
    </w:p>
    <w:p w14:paraId="00000050" w14:textId="3B1F0053" w:rsidR="00C10BEC" w:rsidRDefault="00000000">
      <w:pPr>
        <w:spacing w:before="240" w:after="240"/>
        <w:ind w:hanging="2"/>
        <w:rPr>
          <w:rFonts w:ascii="Trebuchet MS" w:eastAsia="Trebuchet MS" w:hAnsi="Trebuchet MS" w:cs="Trebuchet MS"/>
          <w:sz w:val="22"/>
          <w:szCs w:val="22"/>
        </w:rPr>
      </w:pPr>
      <w:r>
        <w:rPr>
          <w:rFonts w:ascii="Trebuchet MS" w:eastAsia="Trebuchet MS" w:hAnsi="Trebuchet MS" w:cs="Trebuchet MS"/>
          <w:sz w:val="22"/>
          <w:szCs w:val="22"/>
        </w:rPr>
        <w:t xml:space="preserve">If not Presented at Finance Sub-PAC explain why: </w:t>
      </w:r>
      <w:r w:rsidR="008D04B6">
        <w:rPr>
          <w:rFonts w:ascii="Trebuchet MS" w:eastAsia="Trebuchet MS" w:hAnsi="Trebuchet MS" w:cs="Trebuchet MS"/>
          <w:sz w:val="22"/>
          <w:szCs w:val="22"/>
        </w:rPr>
        <w:t>NA</w:t>
      </w:r>
    </w:p>
    <w:p w14:paraId="5BB0D7D9" w14:textId="77777777" w:rsidR="008D04B6" w:rsidRDefault="008D04B6">
      <w:pPr>
        <w:spacing w:before="240" w:after="240"/>
        <w:ind w:hanging="2"/>
        <w:rPr>
          <w:rFonts w:ascii="Trebuchet MS" w:eastAsia="Trebuchet MS" w:hAnsi="Trebuchet MS" w:cs="Trebuchet MS"/>
          <w:sz w:val="22"/>
          <w:szCs w:val="22"/>
          <w:highlight w:val="green"/>
        </w:rPr>
      </w:pPr>
    </w:p>
    <w:p w14:paraId="00000051" w14:textId="77777777" w:rsidR="00C10BEC" w:rsidRDefault="00000000">
      <w:pPr>
        <w:spacing w:before="240" w:after="240"/>
        <w:ind w:hanging="2"/>
        <w:rPr>
          <w:rFonts w:ascii="Trebuchet MS" w:eastAsia="Trebuchet MS" w:hAnsi="Trebuchet MS" w:cs="Trebuchet MS"/>
          <w:sz w:val="22"/>
          <w:szCs w:val="22"/>
        </w:rPr>
      </w:pPr>
      <w:r>
        <w:rPr>
          <w:rFonts w:ascii="Trebuchet MS" w:eastAsia="Trebuchet MS" w:hAnsi="Trebuchet MS" w:cs="Trebuchet MS"/>
          <w:sz w:val="22"/>
          <w:szCs w:val="22"/>
        </w:rPr>
        <w:t>e) Policy Advisory Committee (PAC)</w:t>
      </w:r>
    </w:p>
    <w:p w14:paraId="00000052" w14:textId="77777777" w:rsidR="00C10BEC" w:rsidRDefault="00000000">
      <w:pPr>
        <w:spacing w:before="240" w:after="240"/>
        <w:ind w:hanging="2"/>
        <w:rPr>
          <w:rFonts w:ascii="Trebuchet MS" w:eastAsia="Trebuchet MS" w:hAnsi="Trebuchet MS" w:cs="Trebuchet MS"/>
          <w:b/>
          <w:bCs/>
          <w:i/>
          <w:iCs/>
          <w:sz w:val="22"/>
          <w:szCs w:val="22"/>
        </w:rPr>
      </w:pPr>
      <w:r>
        <w:rPr>
          <w:rFonts w:ascii="Trebuchet MS" w:eastAsia="Trebuchet MS" w:hAnsi="Trebuchet MS" w:cs="Trebuchet MS"/>
          <w:sz w:val="22"/>
          <w:szCs w:val="22"/>
        </w:rPr>
        <w:t>Have these rules been approved by PAC?</w:t>
      </w:r>
      <w:r>
        <w:rPr>
          <w:rFonts w:ascii="Trebuchet MS" w:eastAsia="Trebuchet MS" w:hAnsi="Trebuchet MS" w:cs="Trebuchet MS"/>
          <w:b/>
          <w:bCs/>
          <w:i/>
          <w:iCs/>
          <w:sz w:val="22"/>
          <w:szCs w:val="22"/>
        </w:rPr>
        <w:t xml:space="preserve"> </w:t>
      </w:r>
      <w:r>
        <w:t>No</w:t>
      </w:r>
    </w:p>
    <w:p w14:paraId="00000053" w14:textId="5407F811" w:rsidR="00C10BEC" w:rsidRDefault="00000000">
      <w:pPr>
        <w:spacing w:before="240" w:after="240"/>
        <w:ind w:hanging="2"/>
        <w:rPr>
          <w:rFonts w:ascii="Trebuchet MS" w:eastAsia="Trebuchet MS" w:hAnsi="Trebuchet MS" w:cs="Trebuchet MS"/>
          <w:sz w:val="22"/>
          <w:szCs w:val="22"/>
          <w:highlight w:val="green"/>
        </w:rPr>
      </w:pPr>
      <w:r>
        <w:rPr>
          <w:rFonts w:ascii="Trebuchet MS" w:eastAsia="Trebuchet MS" w:hAnsi="Trebuchet MS" w:cs="Trebuchet MS"/>
          <w:sz w:val="22"/>
          <w:szCs w:val="22"/>
        </w:rPr>
        <w:t xml:space="preserve">Date Presented: Will be presented </w:t>
      </w:r>
      <w:r w:rsidR="008D04B6">
        <w:rPr>
          <w:rFonts w:ascii="Trebuchet MS" w:eastAsia="Trebuchet MS" w:hAnsi="Trebuchet MS" w:cs="Trebuchet MS"/>
          <w:sz w:val="22"/>
          <w:szCs w:val="22"/>
        </w:rPr>
        <w:t>Octobe</w:t>
      </w:r>
      <w:r>
        <w:rPr>
          <w:rFonts w:ascii="Trebuchet MS" w:eastAsia="Trebuchet MS" w:hAnsi="Trebuchet MS" w:cs="Trebuchet MS"/>
          <w:sz w:val="22"/>
          <w:szCs w:val="22"/>
        </w:rPr>
        <w:t>r 2026</w:t>
      </w:r>
    </w:p>
    <w:p w14:paraId="00000054" w14:textId="77777777" w:rsidR="00C10BEC" w:rsidRDefault="00000000">
      <w:pPr>
        <w:spacing w:before="240" w:after="240"/>
        <w:ind w:hanging="2"/>
        <w:rPr>
          <w:rFonts w:ascii="Trebuchet MS" w:eastAsia="Trebuchet MS" w:hAnsi="Trebuchet MS" w:cs="Trebuchet MS"/>
          <w:sz w:val="22"/>
          <w:szCs w:val="22"/>
          <w:highlight w:val="green"/>
        </w:rPr>
      </w:pPr>
      <w:r>
        <w:rPr>
          <w:rFonts w:ascii="Trebuchet MS" w:eastAsia="Trebuchet MS" w:hAnsi="Trebuchet MS" w:cs="Trebuchet MS"/>
          <w:sz w:val="22"/>
          <w:szCs w:val="22"/>
        </w:rPr>
        <w:lastRenderedPageBreak/>
        <w:t>What issues were raised: TBD</w:t>
      </w:r>
    </w:p>
    <w:p w14:paraId="00000055" w14:textId="77777777" w:rsidR="00C10BEC" w:rsidRDefault="00000000">
      <w:pPr>
        <w:spacing w:before="240" w:after="240"/>
        <w:ind w:hanging="2"/>
        <w:rPr>
          <w:rFonts w:ascii="Trebuchet MS" w:eastAsia="Trebuchet MS" w:hAnsi="Trebuchet MS" w:cs="Trebuchet MS"/>
          <w:sz w:val="22"/>
          <w:szCs w:val="22"/>
          <w:highlight w:val="green"/>
        </w:rPr>
      </w:pPr>
      <w:r>
        <w:rPr>
          <w:rFonts w:ascii="Trebuchet MS" w:eastAsia="Trebuchet MS" w:hAnsi="Trebuchet MS" w:cs="Trebuchet MS"/>
          <w:sz w:val="22"/>
          <w:szCs w:val="22"/>
        </w:rPr>
        <w:t>Vote Count: TBD</w:t>
      </w:r>
    </w:p>
    <w:p w14:paraId="00000056" w14:textId="77777777" w:rsidR="00C10BEC" w:rsidRDefault="00000000">
      <w:pPr>
        <w:spacing w:before="240" w:after="240"/>
        <w:rPr>
          <w:rFonts w:ascii="Trebuchet MS" w:eastAsia="Trebuchet MS" w:hAnsi="Trebuchet MS" w:cs="Trebuchet MS"/>
          <w:sz w:val="22"/>
          <w:szCs w:val="22"/>
        </w:rPr>
      </w:pPr>
      <w:r>
        <w:rPr>
          <w:rFonts w:ascii="Trebuchet MS" w:eastAsia="Trebuchet MS" w:hAnsi="Trebuchet MS" w:cs="Trebuchet MS"/>
          <w:sz w:val="22"/>
          <w:szCs w:val="22"/>
        </w:rPr>
        <w:t>f) Other Comments</w:t>
      </w:r>
    </w:p>
    <w:p w14:paraId="00000057" w14:textId="77777777" w:rsidR="00C10BEC" w:rsidRDefault="00000000">
      <w:pPr>
        <w:spacing w:before="240" w:after="240"/>
        <w:ind w:hanging="2"/>
        <w:rPr>
          <w:sz w:val="22"/>
          <w:szCs w:val="22"/>
        </w:rPr>
      </w:pPr>
      <w:r>
        <w:rPr>
          <w:sz w:val="22"/>
          <w:szCs w:val="22"/>
        </w:rPr>
        <w:t>Were comments received by other stakeholders on the proposed rules? Yes</w:t>
      </w:r>
    </w:p>
    <w:p w14:paraId="00000058" w14:textId="77777777" w:rsidR="00C10BEC" w:rsidRDefault="00000000">
      <w:pPr>
        <w:spacing w:before="240" w:after="240"/>
        <w:ind w:left="720" w:hanging="2"/>
        <w:rPr>
          <w:sz w:val="22"/>
          <w:szCs w:val="22"/>
        </w:rPr>
      </w:pPr>
      <w:r>
        <w:rPr>
          <w:sz w:val="22"/>
          <w:szCs w:val="22"/>
        </w:rPr>
        <w:t xml:space="preserve">Comments received on the proposed regulations may be found at the following link </w:t>
      </w:r>
      <w:hyperlink r:id="rId11">
        <w:r w:rsidR="00C10BEC">
          <w:rPr>
            <w:color w:val="0000FF"/>
            <w:sz w:val="22"/>
            <w:szCs w:val="22"/>
            <w:u w:val="single"/>
          </w:rPr>
          <w:t>HERE</w:t>
        </w:r>
      </w:hyperlink>
      <w:r>
        <w:rPr>
          <w:sz w:val="22"/>
          <w:szCs w:val="22"/>
        </w:rPr>
        <w:t>. In summary, comments included ensuring the day treatment facility regulations were aligned with statutes, adding requirements for the safety of the physical space, differentiation between ABA Clinic regulations and day treatment facility regulations, aligning with other Department requirements where possible, providing clarification around transportation and education requirements, understanding personnel differences in titles and responsibilities, and ensuring that definitions and documentation requirements are clear in the regulations.</w:t>
      </w:r>
    </w:p>
    <w:p w14:paraId="00000059" w14:textId="77777777" w:rsidR="00C10BEC" w:rsidRDefault="00C10BEC">
      <w:pPr>
        <w:rPr>
          <w:rFonts w:ascii="Trebuchet MS" w:eastAsia="Trebuchet MS" w:hAnsi="Trebuchet MS" w:cs="Trebuchet MS"/>
          <w:sz w:val="22"/>
          <w:szCs w:val="22"/>
          <w:highlight w:val="green"/>
        </w:rPr>
      </w:pPr>
    </w:p>
    <w:p w14:paraId="0000005A" w14:textId="77777777" w:rsidR="00C10BEC" w:rsidRDefault="00C10BEC">
      <w:pPr>
        <w:spacing w:before="240" w:after="240"/>
        <w:ind w:hanging="2"/>
        <w:rPr>
          <w:rFonts w:ascii="Trebuchet MS" w:eastAsia="Trebuchet MS" w:hAnsi="Trebuchet MS" w:cs="Trebuchet MS"/>
          <w:sz w:val="22"/>
          <w:szCs w:val="22"/>
        </w:rPr>
      </w:pPr>
    </w:p>
    <w:p w14:paraId="0000005B" w14:textId="77777777" w:rsidR="00C10BEC" w:rsidRDefault="00C10BEC">
      <w:pPr>
        <w:spacing w:before="240" w:after="240"/>
        <w:rPr>
          <w:rFonts w:ascii="Trebuchet MS" w:eastAsia="Trebuchet MS" w:hAnsi="Trebuchet MS" w:cs="Trebuchet MS"/>
          <w:sz w:val="22"/>
          <w:szCs w:val="22"/>
        </w:rPr>
      </w:pPr>
    </w:p>
    <w:p w14:paraId="0000005C" w14:textId="77777777" w:rsidR="00C10BEC" w:rsidRDefault="00C10BEC">
      <w:pPr>
        <w:spacing w:before="240" w:after="240"/>
        <w:ind w:hanging="2"/>
        <w:rPr>
          <w:rFonts w:ascii="Trebuchet MS" w:eastAsia="Trebuchet MS" w:hAnsi="Trebuchet MS" w:cs="Trebuchet MS"/>
          <w:i/>
          <w:iCs/>
          <w:sz w:val="22"/>
          <w:szCs w:val="22"/>
        </w:rPr>
        <w:sectPr w:rsidR="00C10BEC">
          <w:headerReference w:type="even" r:id="rId12"/>
          <w:headerReference w:type="default" r:id="rId13"/>
          <w:footerReference w:type="even" r:id="rId14"/>
          <w:footerReference w:type="default" r:id="rId15"/>
          <w:headerReference w:type="first" r:id="rId16"/>
          <w:footerReference w:type="first" r:id="rId17"/>
          <w:pgSz w:w="12240" w:h="15840"/>
          <w:pgMar w:top="720" w:right="1008" w:bottom="720" w:left="1008" w:header="720" w:footer="720" w:gutter="0"/>
          <w:pgNumType w:start="1"/>
          <w:cols w:space="720"/>
        </w:sectPr>
      </w:pPr>
    </w:p>
    <w:p w14:paraId="0000005D" w14:textId="77777777" w:rsidR="00C10BEC" w:rsidRDefault="00C10BEC">
      <w:pPr>
        <w:pBdr>
          <w:top w:val="nil"/>
          <w:left w:val="nil"/>
          <w:bottom w:val="nil"/>
          <w:right w:val="nil"/>
          <w:between w:val="nil"/>
        </w:pBdr>
        <w:rPr>
          <w:color w:val="000000"/>
          <w:sz w:val="20"/>
          <w:szCs w:val="20"/>
        </w:rPr>
      </w:pPr>
    </w:p>
    <w:p w14:paraId="72A2BA2F" w14:textId="6D4947D2" w:rsidR="007E0962" w:rsidRDefault="007E0962" w:rsidP="007E0962">
      <w:pPr>
        <w:pStyle w:val="Heading2"/>
      </w:pPr>
      <w:r>
        <w:t>6. Proposed Rules</w:t>
      </w:r>
    </w:p>
    <w:p w14:paraId="51E46EE8" w14:textId="77777777" w:rsidR="007E0962" w:rsidRDefault="007E0962">
      <w:pPr>
        <w:spacing w:before="200" w:after="200" w:line="259" w:lineRule="auto"/>
        <w:rPr>
          <w:b/>
          <w:bCs/>
          <w:sz w:val="20"/>
          <w:szCs w:val="20"/>
        </w:rPr>
      </w:pPr>
    </w:p>
    <w:p w14:paraId="0000005E" w14:textId="57EB22CB" w:rsidR="00C10BEC" w:rsidRDefault="00000000">
      <w:pPr>
        <w:spacing w:before="200" w:after="200" w:line="259" w:lineRule="auto"/>
        <w:rPr>
          <w:b/>
          <w:bCs/>
          <w:sz w:val="20"/>
          <w:szCs w:val="20"/>
        </w:rPr>
      </w:pPr>
      <w:r>
        <w:rPr>
          <w:b/>
          <w:bCs/>
          <w:sz w:val="20"/>
          <w:szCs w:val="20"/>
        </w:rPr>
        <w:t xml:space="preserve">DEPARTMENT OF HUMAN SERVICES </w:t>
      </w:r>
    </w:p>
    <w:p w14:paraId="0000005F" w14:textId="77777777" w:rsidR="00C10BEC" w:rsidRDefault="00000000">
      <w:pPr>
        <w:spacing w:before="200" w:after="200" w:line="259" w:lineRule="auto"/>
        <w:rPr>
          <w:b/>
          <w:bCs/>
          <w:sz w:val="20"/>
          <w:szCs w:val="20"/>
        </w:rPr>
      </w:pPr>
      <w:r>
        <w:rPr>
          <w:b/>
          <w:bCs/>
          <w:sz w:val="20"/>
          <w:szCs w:val="20"/>
        </w:rPr>
        <w:t>Social Services Rules</w:t>
      </w:r>
    </w:p>
    <w:p w14:paraId="00000060" w14:textId="77777777" w:rsidR="00C10BEC" w:rsidRDefault="00000000">
      <w:pPr>
        <w:spacing w:before="200" w:after="200" w:line="259" w:lineRule="auto"/>
        <w:rPr>
          <w:b/>
          <w:bCs/>
          <w:sz w:val="20"/>
          <w:szCs w:val="20"/>
        </w:rPr>
      </w:pPr>
      <w:r>
        <w:rPr>
          <w:b/>
          <w:bCs/>
          <w:sz w:val="20"/>
          <w:szCs w:val="20"/>
        </w:rPr>
        <w:t xml:space="preserve">CHILD CARE FACILITY LICENSING </w:t>
      </w:r>
    </w:p>
    <w:p w14:paraId="00000061" w14:textId="77777777" w:rsidR="00C10BEC" w:rsidRDefault="00000000">
      <w:pPr>
        <w:spacing w:before="200" w:after="200" w:line="259" w:lineRule="auto"/>
        <w:rPr>
          <w:b/>
          <w:bCs/>
          <w:sz w:val="20"/>
          <w:szCs w:val="20"/>
        </w:rPr>
      </w:pPr>
      <w:r>
        <w:rPr>
          <w:b/>
          <w:bCs/>
          <w:sz w:val="20"/>
          <w:szCs w:val="20"/>
        </w:rPr>
        <w:t xml:space="preserve">12 CCR 2509-8 </w:t>
      </w:r>
    </w:p>
    <w:p w14:paraId="00000062" w14:textId="77777777" w:rsidR="00C10BEC" w:rsidRDefault="00000000">
      <w:pPr>
        <w:spacing w:before="200" w:after="200" w:line="259" w:lineRule="auto"/>
        <w:rPr>
          <w:b/>
          <w:bCs/>
          <w:sz w:val="20"/>
          <w:szCs w:val="20"/>
        </w:rPr>
      </w:pPr>
      <w:r>
        <w:rPr>
          <w:sz w:val="20"/>
          <w:szCs w:val="20"/>
        </w:rPr>
        <w:t>[Editor’s Notes follow the text of the rules at the end of this CCR Document.]</w:t>
      </w:r>
      <w:r>
        <w:rPr>
          <w:b/>
          <w:bCs/>
          <w:sz w:val="20"/>
          <w:szCs w:val="20"/>
        </w:rPr>
        <w:t xml:space="preserve"> _______________________________________________________________________________ </w:t>
      </w:r>
    </w:p>
    <w:p w14:paraId="00000063" w14:textId="77777777" w:rsidR="00C10BEC" w:rsidRDefault="00000000">
      <w:pPr>
        <w:spacing w:before="200" w:after="200" w:line="259" w:lineRule="auto"/>
        <w:ind w:left="1440" w:hanging="1440"/>
        <w:rPr>
          <w:b/>
          <w:bCs/>
          <w:sz w:val="20"/>
          <w:szCs w:val="20"/>
        </w:rPr>
      </w:pPr>
      <w:r>
        <w:rPr>
          <w:b/>
          <w:bCs/>
          <w:sz w:val="20"/>
          <w:szCs w:val="20"/>
        </w:rPr>
        <w:t xml:space="preserve">7.700 </w:t>
      </w:r>
      <w:r>
        <w:rPr>
          <w:b/>
          <w:bCs/>
          <w:sz w:val="20"/>
          <w:szCs w:val="20"/>
        </w:rPr>
        <w:tab/>
        <w:t xml:space="preserve">CHILD CARE FACILITY LICENSING </w:t>
      </w:r>
    </w:p>
    <w:p w14:paraId="00000064" w14:textId="77777777" w:rsidR="00C10BEC" w:rsidRDefault="00000000">
      <w:pPr>
        <w:spacing w:before="200" w:after="200" w:line="259" w:lineRule="auto"/>
        <w:ind w:left="1440" w:hanging="1440"/>
        <w:rPr>
          <w:b/>
          <w:bCs/>
          <w:sz w:val="20"/>
          <w:szCs w:val="20"/>
        </w:rPr>
      </w:pPr>
      <w:r>
        <w:rPr>
          <w:b/>
          <w:bCs/>
          <w:sz w:val="20"/>
          <w:szCs w:val="20"/>
        </w:rPr>
        <w:t xml:space="preserve">7.701 </w:t>
      </w:r>
      <w:r>
        <w:rPr>
          <w:b/>
          <w:bCs/>
          <w:sz w:val="20"/>
          <w:szCs w:val="20"/>
        </w:rPr>
        <w:tab/>
        <w:t>GENERAL RULES FOR CHILD CARE FACILITIES</w:t>
      </w:r>
    </w:p>
    <w:p w14:paraId="00000065" w14:textId="77777777" w:rsidR="00C10BEC" w:rsidRDefault="00000000">
      <w:pPr>
        <w:spacing w:before="200" w:after="200"/>
        <w:rPr>
          <w:b/>
          <w:bCs/>
          <w:sz w:val="20"/>
          <w:szCs w:val="20"/>
        </w:rPr>
      </w:pPr>
      <w:r>
        <w:rPr>
          <w:b/>
          <w:bCs/>
          <w:sz w:val="20"/>
          <w:szCs w:val="20"/>
        </w:rPr>
        <w:t>**********</w:t>
      </w:r>
    </w:p>
    <w:p w14:paraId="00000066" w14:textId="77777777" w:rsidR="00C10BEC" w:rsidRDefault="00000000">
      <w:pPr>
        <w:spacing w:before="200" w:after="200"/>
        <w:rPr>
          <w:b/>
          <w:bCs/>
          <w:sz w:val="20"/>
          <w:szCs w:val="20"/>
        </w:rPr>
      </w:pPr>
      <w:r>
        <w:rPr>
          <w:b/>
          <w:bCs/>
          <w:sz w:val="20"/>
          <w:szCs w:val="20"/>
        </w:rPr>
        <w:t>7.701.2</w:t>
      </w:r>
      <w:r>
        <w:rPr>
          <w:sz w:val="20"/>
          <w:szCs w:val="20"/>
        </w:rPr>
        <w:tab/>
      </w:r>
      <w:r>
        <w:rPr>
          <w:sz w:val="20"/>
          <w:szCs w:val="20"/>
        </w:rPr>
        <w:tab/>
      </w:r>
      <w:r>
        <w:rPr>
          <w:b/>
          <w:bCs/>
          <w:sz w:val="20"/>
          <w:szCs w:val="20"/>
        </w:rPr>
        <w:t>DEFINITIONS</w:t>
      </w:r>
    </w:p>
    <w:p w14:paraId="00000067" w14:textId="0AF9F025" w:rsidR="00C10BEC" w:rsidRDefault="00000000">
      <w:pPr>
        <w:rPr>
          <w:sz w:val="20"/>
          <w:szCs w:val="20"/>
        </w:rPr>
      </w:pPr>
      <w:sdt>
        <w:sdtPr>
          <w:tag w:val="goog_rdk_6"/>
          <w:id w:val="-1151662537"/>
        </w:sdtPr>
        <w:sdtContent>
          <w:ins w:id="7" w:author="Ellett, Logan" w:date="2026-03-19T10:11:00Z">
            <w:r>
              <w:rPr>
                <w:sz w:val="20"/>
                <w:szCs w:val="20"/>
              </w:rPr>
              <w:t xml:space="preserve">“Children with disabilities” shall mean those persons from three </w:t>
            </w:r>
          </w:ins>
          <w:ins w:id="8" w:author="Ellett, Logan" w:date="2026-09-01T05:35:00Z" w16du:dateUtc="2026-09-01T11:35:00Z">
            <w:r w:rsidR="0024628F">
              <w:rPr>
                <w:sz w:val="20"/>
                <w:szCs w:val="20"/>
              </w:rPr>
              <w:t xml:space="preserve">(3) </w:t>
            </w:r>
          </w:ins>
          <w:ins w:id="9" w:author="Ellett, Logan" w:date="2026-03-19T10:11:00Z">
            <w:r>
              <w:rPr>
                <w:sz w:val="20"/>
                <w:szCs w:val="20"/>
              </w:rPr>
              <w:t>to twenty-one</w:t>
            </w:r>
          </w:ins>
          <w:ins w:id="10" w:author="Ellett, Logan" w:date="2026-09-01T05:35:00Z" w16du:dateUtc="2026-09-01T11:35:00Z">
            <w:r w:rsidR="0024628F">
              <w:rPr>
                <w:sz w:val="20"/>
                <w:szCs w:val="20"/>
              </w:rPr>
              <w:t xml:space="preserve"> (21)</w:t>
            </w:r>
          </w:ins>
          <w:ins w:id="11" w:author="Ellett, Logan" w:date="2026-03-19T10:11:00Z">
            <w:r>
              <w:rPr>
                <w:sz w:val="20"/>
                <w:szCs w:val="20"/>
              </w:rPr>
              <w:t xml:space="preserve"> years of age who are unable to receive reasonable benefit from general education according to the Department of Education’s regulations in 1 CCR 301-8 Section 2.09</w:t>
            </w:r>
          </w:ins>
          <w:ins w:id="12" w:author="Ellett, Logan" w:date="2026-09-02T05:21:00Z" w16du:dateUtc="2026-09-02T11:21:00Z">
            <w:r w:rsidR="00E8491E">
              <w:rPr>
                <w:sz w:val="20"/>
                <w:szCs w:val="20"/>
              </w:rPr>
              <w:t xml:space="preserve"> as incorporated in Section 7.714.6</w:t>
            </w:r>
          </w:ins>
          <w:ins w:id="13" w:author="Ellett, Logan" w:date="2026-03-19T10:11:00Z">
            <w:r>
              <w:rPr>
                <w:sz w:val="20"/>
                <w:szCs w:val="20"/>
              </w:rPr>
              <w:t xml:space="preserve">. For purposes of Part C of IDEA child find activities, “children with disabilities” also means persons from birth to twenty-one </w:t>
            </w:r>
          </w:ins>
          <w:ins w:id="14" w:author="Ellett, Logan" w:date="2026-09-01T05:55:00Z" w16du:dateUtc="2026-09-01T11:55:00Z">
            <w:r w:rsidR="000B5E61">
              <w:rPr>
                <w:sz w:val="20"/>
                <w:szCs w:val="20"/>
              </w:rPr>
              <w:t xml:space="preserve">(21) </w:t>
            </w:r>
          </w:ins>
          <w:ins w:id="15" w:author="Ellett, Logan" w:date="2026-03-19T10:11:00Z">
            <w:r>
              <w:rPr>
                <w:sz w:val="20"/>
                <w:szCs w:val="20"/>
              </w:rPr>
              <w:t>years of age consistent with Section 22-20-103(5)(a), C.R.S.</w:t>
            </w:r>
          </w:ins>
        </w:sdtContent>
      </w:sdt>
    </w:p>
    <w:p w14:paraId="00000068" w14:textId="77777777" w:rsidR="00C10BEC" w:rsidRDefault="00000000">
      <w:pPr>
        <w:spacing w:before="200" w:after="200"/>
        <w:rPr>
          <w:color w:val="000000"/>
          <w:sz w:val="20"/>
          <w:szCs w:val="20"/>
        </w:rPr>
      </w:pPr>
      <w:r>
        <w:rPr>
          <w:color w:val="000000"/>
          <w:sz w:val="20"/>
          <w:szCs w:val="20"/>
        </w:rPr>
        <w:t xml:space="preserve">“Day Treatment </w:t>
      </w:r>
      <w:sdt>
        <w:sdtPr>
          <w:tag w:val="goog_rdk_7"/>
          <w:id w:val="343180455"/>
        </w:sdtPr>
        <w:sdtContent>
          <w:ins w:id="16" w:author="Ellett, Logan" w:date="2026-06-24T05:51:00Z">
            <w:r>
              <w:rPr>
                <w:color w:val="000000"/>
                <w:sz w:val="20"/>
                <w:szCs w:val="20"/>
              </w:rPr>
              <w:t>Facility</w:t>
            </w:r>
          </w:ins>
        </w:sdtContent>
      </w:sdt>
      <w:sdt>
        <w:sdtPr>
          <w:tag w:val="goog_rdk_8"/>
          <w:id w:val="1975391122"/>
        </w:sdtPr>
        <w:sdtContent>
          <w:del w:id="17" w:author="Ellett, Logan" w:date="2026-06-24T05:51:00Z">
            <w:r>
              <w:rPr>
                <w:color w:val="000000"/>
                <w:sz w:val="20"/>
                <w:szCs w:val="20"/>
              </w:rPr>
              <w:delText xml:space="preserve"> Center,</w:delText>
            </w:r>
          </w:del>
        </w:sdtContent>
      </w:sdt>
      <w:r>
        <w:rPr>
          <w:color w:val="000000"/>
          <w:sz w:val="20"/>
          <w:szCs w:val="20"/>
        </w:rPr>
        <w:t xml:space="preserve">” is defined at Section 26-6-903(8), C.R.S. Day treatment </w:t>
      </w:r>
      <w:sdt>
        <w:sdtPr>
          <w:tag w:val="goog_rdk_9"/>
          <w:id w:val="-1590473207"/>
        </w:sdtPr>
        <w:sdtContent>
          <w:ins w:id="18" w:author="Ellett, Logan" w:date="2026-06-24T05:52:00Z">
            <w:r>
              <w:rPr>
                <w:color w:val="000000"/>
                <w:sz w:val="20"/>
                <w:szCs w:val="20"/>
              </w:rPr>
              <w:t>facilities</w:t>
            </w:r>
          </w:ins>
        </w:sdtContent>
      </w:sdt>
      <w:sdt>
        <w:sdtPr>
          <w:tag w:val="goog_rdk_10"/>
          <w:id w:val="124931936"/>
        </w:sdtPr>
        <w:sdtContent>
          <w:del w:id="19" w:author="Ellett, Logan" w:date="2026-06-24T05:52:00Z">
            <w:r>
              <w:rPr>
                <w:color w:val="FF0000"/>
                <w:sz w:val="20"/>
                <w:szCs w:val="20"/>
              </w:rPr>
              <w:delText xml:space="preserve"> </w:delText>
            </w:r>
            <w:r>
              <w:rPr>
                <w:color w:val="000000"/>
                <w:sz w:val="20"/>
                <w:szCs w:val="20"/>
              </w:rPr>
              <w:delText>centers</w:delText>
            </w:r>
          </w:del>
        </w:sdtContent>
      </w:sdt>
      <w:r>
        <w:rPr>
          <w:color w:val="000000"/>
          <w:sz w:val="20"/>
          <w:szCs w:val="20"/>
        </w:rPr>
        <w:t xml:space="preserve"> are further detailed at 12 CCR 2509-8 Section 7.706, “Rules Regulating Day Treatment </w:t>
      </w:r>
      <w:sdt>
        <w:sdtPr>
          <w:tag w:val="goog_rdk_11"/>
          <w:id w:val="-1613037100"/>
        </w:sdtPr>
        <w:sdtContent>
          <w:ins w:id="20" w:author="Ellett, Logan" w:date="2026-06-24T05:52:00Z">
            <w:r>
              <w:rPr>
                <w:color w:val="000000"/>
                <w:sz w:val="20"/>
                <w:szCs w:val="20"/>
              </w:rPr>
              <w:t>Facilities</w:t>
            </w:r>
          </w:ins>
        </w:sdtContent>
      </w:sdt>
      <w:sdt>
        <w:sdtPr>
          <w:tag w:val="goog_rdk_12"/>
          <w:id w:val="1098776458"/>
        </w:sdtPr>
        <w:sdtContent>
          <w:del w:id="21" w:author="Ellett, Logan" w:date="2026-06-24T05:52:00Z">
            <w:r>
              <w:rPr>
                <w:color w:val="FF0000"/>
                <w:sz w:val="20"/>
                <w:szCs w:val="20"/>
              </w:rPr>
              <w:delText xml:space="preserve"> </w:delText>
            </w:r>
            <w:r>
              <w:rPr>
                <w:color w:val="000000"/>
                <w:sz w:val="20"/>
                <w:szCs w:val="20"/>
              </w:rPr>
              <w:delText>Centers</w:delText>
            </w:r>
          </w:del>
        </w:sdtContent>
      </w:sdt>
      <w:r>
        <w:rPr>
          <w:color w:val="000000"/>
          <w:sz w:val="20"/>
          <w:szCs w:val="20"/>
        </w:rPr>
        <w:t>”.</w:t>
      </w:r>
    </w:p>
    <w:sdt>
      <w:sdtPr>
        <w:tag w:val="goog_rdk_15"/>
        <w:id w:val="-1408293004"/>
      </w:sdtPr>
      <w:sdtContent>
        <w:p w14:paraId="00000069" w14:textId="77777777" w:rsidR="00C10BEC" w:rsidRDefault="00000000">
          <w:pPr>
            <w:spacing w:before="200" w:after="200"/>
            <w:rPr>
              <w:ins w:id="22" w:author="Ellett, Logan" w:date="2026-06-24T05:54:00Z"/>
              <w:color w:val="000000"/>
              <w:sz w:val="20"/>
              <w:szCs w:val="20"/>
            </w:rPr>
          </w:pPr>
          <w:sdt>
            <w:sdtPr>
              <w:tag w:val="goog_rdk_14"/>
              <w:id w:val="1892103049"/>
            </w:sdtPr>
            <w:sdtContent>
              <w:ins w:id="23" w:author="Ellett, Logan" w:date="2026-06-24T05:54:00Z">
                <w:r>
                  <w:rPr>
                    <w:color w:val="000000"/>
                    <w:sz w:val="20"/>
                    <w:szCs w:val="20"/>
                  </w:rPr>
                  <w:t>“Emergency admission” refers to an unplanned placement of a child/youth in a facility or agency for treatment, requiring admission within twenty-four (24) hours of referral.</w:t>
                </w:r>
              </w:ins>
            </w:sdtContent>
          </w:sdt>
        </w:p>
      </w:sdtContent>
    </w:sdt>
    <w:p w14:paraId="0000006A" w14:textId="6940CE3C" w:rsidR="00C10BEC" w:rsidRDefault="00000000">
      <w:pPr>
        <w:rPr>
          <w:sz w:val="20"/>
          <w:szCs w:val="20"/>
        </w:rPr>
      </w:pPr>
      <w:sdt>
        <w:sdtPr>
          <w:tag w:val="goog_rdk_16"/>
          <w:id w:val="-776439204"/>
        </w:sdtPr>
        <w:sdtContent>
          <w:ins w:id="24" w:author="Ellett, Logan" w:date="2026-09-01T05:54:00Z" w16du:dateUtc="2026-09-01T11:54:00Z">
            <w:r w:rsidR="000B5E61">
              <w:t>“</w:t>
            </w:r>
          </w:ins>
          <w:ins w:id="25" w:author="Ellett, Logan" w:date="2026-06-24T05:54:00Z">
            <w:r>
              <w:rPr>
                <w:sz w:val="20"/>
                <w:szCs w:val="20"/>
              </w:rPr>
              <w:t>Physical Disability” means a physical impairment which substantially limits one or more of a person’s major life activities and includes a record of such an impairment and being regarded as having such an impairment according to Section 24-34-501(</w:t>
            </w:r>
            <w:proofErr w:type="gramStart"/>
            <w:r>
              <w:rPr>
                <w:sz w:val="20"/>
                <w:szCs w:val="20"/>
              </w:rPr>
              <w:t>1.3)(</w:t>
            </w:r>
            <w:proofErr w:type="gramEnd"/>
            <w:r>
              <w:rPr>
                <w:sz w:val="20"/>
                <w:szCs w:val="20"/>
              </w:rPr>
              <w:t>a), C.R.S.</w:t>
            </w:r>
          </w:ins>
        </w:sdtContent>
      </w:sdt>
    </w:p>
    <w:sdt>
      <w:sdtPr>
        <w:tag w:val="goog_rdk_19"/>
        <w:id w:val="-2008705128"/>
      </w:sdtPr>
      <w:sdtContent>
        <w:p w14:paraId="0000006B" w14:textId="77777777" w:rsidR="00C10BEC" w:rsidRDefault="00000000">
          <w:pPr>
            <w:rPr>
              <w:ins w:id="26" w:author="Ellett, Logan" w:date="2026-06-24T05:55:00Z"/>
              <w:sz w:val="20"/>
              <w:szCs w:val="20"/>
            </w:rPr>
          </w:pPr>
          <w:sdt>
            <w:sdtPr>
              <w:tag w:val="goog_rdk_18"/>
              <w:id w:val="1803312488"/>
            </w:sdtPr>
            <w:sdtContent/>
          </w:sdt>
        </w:p>
      </w:sdtContent>
    </w:sdt>
    <w:p w14:paraId="0000006C" w14:textId="77777777" w:rsidR="00C10BEC" w:rsidRDefault="00000000">
      <w:pPr>
        <w:rPr>
          <w:sz w:val="20"/>
          <w:szCs w:val="20"/>
        </w:rPr>
      </w:pPr>
      <w:sdt>
        <w:sdtPr>
          <w:tag w:val="goog_rdk_20"/>
          <w:id w:val="1368297846"/>
        </w:sdtPr>
        <w:sdtContent>
          <w:ins w:id="27" w:author="Ellett, Logan" w:date="2026-06-24T05:55:00Z">
            <w:r>
              <w:rPr>
                <w:sz w:val="20"/>
                <w:szCs w:val="20"/>
              </w:rPr>
              <w:t>“Punishment” means the imposition of an undesirable or unpleasant outcome upon an individual or group, usually in response to breaking a rule, law, or norm. It may serve to penalize wrongdoing, deter future offenses, or discourage specific behaviors.</w:t>
            </w:r>
          </w:ins>
        </w:sdtContent>
      </w:sdt>
    </w:p>
    <w:p w14:paraId="0000006D" w14:textId="77777777" w:rsidR="00C10BEC" w:rsidRDefault="00C10BEC">
      <w:pPr>
        <w:rPr>
          <w:sz w:val="20"/>
          <w:szCs w:val="20"/>
        </w:rPr>
      </w:pPr>
    </w:p>
    <w:sdt>
      <w:sdtPr>
        <w:tag w:val="goog_rdk_22"/>
        <w:id w:val="-77130174"/>
      </w:sdtPr>
      <w:sdtContent>
        <w:p w14:paraId="187F2D7F" w14:textId="1C75D86E" w:rsidR="00E8491E" w:rsidRDefault="00000000">
          <w:pPr>
            <w:rPr>
              <w:sz w:val="20"/>
              <w:szCs w:val="20"/>
            </w:rPr>
          </w:pPr>
          <w:ins w:id="28" w:author="Ellett, Logan" w:date="2026-03-19T10:15:00Z">
            <w:r>
              <w:rPr>
                <w:sz w:val="20"/>
                <w:szCs w:val="20"/>
              </w:rPr>
              <w:t>“Qualified medication administration staff member” or “QMAP” means a</w:t>
            </w:r>
          </w:ins>
          <w:ins w:id="29" w:author="Ellett, Logan" w:date="2026-09-02T05:28:00Z" w16du:dateUtc="2026-09-02T11:28:00Z">
            <w:r w:rsidR="00E8491E">
              <w:rPr>
                <w:sz w:val="20"/>
                <w:szCs w:val="20"/>
              </w:rPr>
              <w:t>n individual</w:t>
            </w:r>
          </w:ins>
          <w:ins w:id="30" w:author="Ellett, Logan" w:date="2026-03-19T10:15:00Z">
            <w:r>
              <w:rPr>
                <w:sz w:val="20"/>
                <w:szCs w:val="20"/>
              </w:rPr>
              <w:t xml:space="preserve"> who</w:t>
            </w:r>
          </w:ins>
          <w:ins w:id="31" w:author="Ellett, Logan" w:date="2026-09-02T05:28:00Z" w16du:dateUtc="2026-09-02T11:28:00Z">
            <w:r w:rsidR="00E8491E">
              <w:rPr>
                <w:sz w:val="20"/>
                <w:szCs w:val="20"/>
              </w:rPr>
              <w:t xml:space="preserve"> </w:t>
            </w:r>
          </w:ins>
          <w:ins w:id="32" w:author="Ellett, Logan" w:date="2026-03-19T10:15:00Z">
            <w:r>
              <w:rPr>
                <w:sz w:val="20"/>
                <w:szCs w:val="20"/>
              </w:rPr>
              <w:t xml:space="preserve">passed </w:t>
            </w:r>
          </w:ins>
          <w:ins w:id="33" w:author="Ellett, Logan" w:date="2026-09-02T05:29:00Z" w16du:dateUtc="2026-09-02T11:29:00Z">
            <w:r w:rsidR="00E8491E">
              <w:rPr>
                <w:sz w:val="20"/>
                <w:szCs w:val="20"/>
              </w:rPr>
              <w:t>a</w:t>
            </w:r>
          </w:ins>
          <w:ins w:id="34" w:author="Ellett, Logan" w:date="2026-03-19T10:15:00Z">
            <w:r>
              <w:rPr>
                <w:sz w:val="20"/>
                <w:szCs w:val="20"/>
              </w:rPr>
              <w:t xml:space="preserve"> competency evaluation </w:t>
            </w:r>
          </w:ins>
          <w:ins w:id="35" w:author="Ellett, Logan" w:date="2026-09-02T05:29:00Z" w16du:dateUtc="2026-09-02T11:29:00Z">
            <w:r w:rsidR="00E8491E">
              <w:rPr>
                <w:sz w:val="20"/>
                <w:szCs w:val="20"/>
              </w:rPr>
              <w:t xml:space="preserve">administered by an approved training entity on or after July 1, </w:t>
            </w:r>
            <w:proofErr w:type="gramStart"/>
            <w:r w:rsidR="00E8491E">
              <w:rPr>
                <w:sz w:val="20"/>
                <w:szCs w:val="20"/>
              </w:rPr>
              <w:t>2017</w:t>
            </w:r>
            <w:proofErr w:type="gramEnd"/>
            <w:r w:rsidR="00E8491E">
              <w:rPr>
                <w:sz w:val="20"/>
                <w:szCs w:val="20"/>
              </w:rPr>
              <w:t xml:space="preserve"> and whose name appears on the Department’s list of persons who have passed the requisite competency evaluation, </w:t>
            </w:r>
          </w:ins>
          <w:ins w:id="36" w:author="Ellett, Logan" w:date="2026-09-02T05:30:00Z" w16du:dateUtc="2026-09-02T11:30:00Z">
            <w:r w:rsidR="00E8491E">
              <w:rPr>
                <w:sz w:val="20"/>
                <w:szCs w:val="20"/>
              </w:rPr>
              <w:t>as defined in</w:t>
            </w:r>
          </w:ins>
          <w:ins w:id="37" w:author="Ellett, Logan" w:date="2026-03-19T10:15:00Z">
            <w:r>
              <w:rPr>
                <w:sz w:val="20"/>
                <w:szCs w:val="20"/>
              </w:rPr>
              <w:t xml:space="preserve"> 6 CCR 1011-1</w:t>
            </w:r>
          </w:ins>
          <w:ins w:id="38" w:author="Ellett, Logan" w:date="2026-09-02T05:27:00Z" w16du:dateUtc="2026-09-02T11:27:00Z">
            <w:r w:rsidR="00E8491E">
              <w:rPr>
                <w:sz w:val="20"/>
                <w:szCs w:val="20"/>
              </w:rPr>
              <w:t xml:space="preserve"> – Chapter 24</w:t>
            </w:r>
          </w:ins>
          <w:ins w:id="39" w:author="Ellett, Logan" w:date="2026-03-19T10:15:00Z">
            <w:r>
              <w:rPr>
                <w:sz w:val="20"/>
                <w:szCs w:val="20"/>
              </w:rPr>
              <w:t xml:space="preserve"> Section 2.</w:t>
            </w:r>
          </w:ins>
          <w:ins w:id="40" w:author="Ellett, Logan" w:date="2026-09-02T05:28:00Z" w16du:dateUtc="2026-09-02T11:28:00Z">
            <w:r w:rsidR="00E8491E">
              <w:rPr>
                <w:sz w:val="20"/>
                <w:szCs w:val="20"/>
              </w:rPr>
              <w:t>18.A</w:t>
            </w:r>
          </w:ins>
          <w:r w:rsidR="00E8491E">
            <w:rPr>
              <w:sz w:val="20"/>
              <w:szCs w:val="20"/>
            </w:rPr>
            <w:t xml:space="preserve"> </w:t>
          </w:r>
          <w:ins w:id="41" w:author="Ellett, Logan" w:date="2026-09-02T05:31:00Z" w16du:dateUtc="2026-09-02T11:31:00Z">
            <w:r w:rsidR="00E8491E">
              <w:rPr>
                <w:sz w:val="20"/>
                <w:szCs w:val="20"/>
              </w:rPr>
              <w:t>as incorporated in Section 7.714.82.J</w:t>
            </w:r>
          </w:ins>
          <w:ins w:id="42" w:author="Ellett, Logan" w:date="2026-03-19T10:15:00Z">
            <w:r>
              <w:rPr>
                <w:sz w:val="20"/>
                <w:szCs w:val="20"/>
              </w:rPr>
              <w:t>.</w:t>
            </w:r>
          </w:ins>
        </w:p>
        <w:p w14:paraId="0000006F" w14:textId="3B789863" w:rsidR="00C10BEC" w:rsidRDefault="00000000" w:rsidP="00E8491E">
          <w:pPr>
            <w:rPr>
              <w:sz w:val="20"/>
              <w:szCs w:val="20"/>
            </w:rPr>
          </w:pPr>
        </w:p>
      </w:sdtContent>
    </w:sdt>
    <w:p w14:paraId="00000070" w14:textId="126BA4A8" w:rsidR="00C10BEC" w:rsidRDefault="00000000">
      <w:pPr>
        <w:rPr>
          <w:sz w:val="20"/>
          <w:szCs w:val="20"/>
        </w:rPr>
      </w:pPr>
      <w:sdt>
        <w:sdtPr>
          <w:tag w:val="goog_rdk_24"/>
          <w:id w:val="-64410076"/>
        </w:sdtPr>
        <w:sdtContent>
          <w:ins w:id="43" w:author="Ellett, Logan" w:date="2026-06-24T05:58:00Z">
            <w:r>
              <w:rPr>
                <w:sz w:val="20"/>
                <w:szCs w:val="20"/>
              </w:rPr>
              <w:t xml:space="preserve">“Separation” or “time out” according to 42 C.F.R. </w:t>
            </w:r>
          </w:ins>
          <w:ins w:id="44" w:author="Ellett, Logan" w:date="2026-09-01T12:22:00Z">
            <w:r w:rsidR="00D44ACA" w:rsidRPr="00D44ACA">
              <w:rPr>
                <w:sz w:val="20"/>
                <w:szCs w:val="20"/>
              </w:rPr>
              <w:t>§</w:t>
            </w:r>
          </w:ins>
          <w:ins w:id="45" w:author="Ellett, Logan" w:date="2026-09-01T12:22:00Z" w16du:dateUtc="2026-09-01T18:22:00Z">
            <w:r w:rsidR="00D44ACA">
              <w:rPr>
                <w:sz w:val="20"/>
                <w:szCs w:val="20"/>
              </w:rPr>
              <w:t xml:space="preserve"> </w:t>
            </w:r>
          </w:ins>
          <w:ins w:id="46" w:author="Ellett, Logan" w:date="2026-06-24T05:58:00Z">
            <w:r>
              <w:rPr>
                <w:sz w:val="20"/>
                <w:szCs w:val="20"/>
              </w:rPr>
              <w:t xml:space="preserve">483.352 means the restriction of a resident for </w:t>
            </w:r>
            <w:proofErr w:type="gramStart"/>
            <w:r>
              <w:rPr>
                <w:sz w:val="20"/>
                <w:szCs w:val="20"/>
              </w:rPr>
              <w:t>a period of time</w:t>
            </w:r>
            <w:proofErr w:type="gramEnd"/>
            <w:r>
              <w:rPr>
                <w:sz w:val="20"/>
                <w:szCs w:val="20"/>
              </w:rPr>
              <w:t xml:space="preserve"> to a designated area from which the resident is not physically prevented from leaving, for the purpose of providing the resident an opportunity to regain self-control.</w:t>
            </w:r>
          </w:ins>
        </w:sdtContent>
      </w:sdt>
    </w:p>
    <w:sdt>
      <w:sdtPr>
        <w:tag w:val="goog_rdk_27"/>
        <w:id w:val="1503743402"/>
      </w:sdtPr>
      <w:sdtContent>
        <w:p w14:paraId="00000071" w14:textId="77777777" w:rsidR="00C10BEC" w:rsidRDefault="00000000">
          <w:pPr>
            <w:rPr>
              <w:ins w:id="47" w:author="Ellett, Logan" w:date="2026-03-19T10:13:00Z"/>
              <w:sz w:val="20"/>
              <w:szCs w:val="20"/>
            </w:rPr>
          </w:pPr>
          <w:sdt>
            <w:sdtPr>
              <w:tag w:val="goog_rdk_26"/>
              <w:id w:val="-1711969534"/>
            </w:sdtPr>
            <w:sdtContent/>
          </w:sdt>
        </w:p>
      </w:sdtContent>
    </w:sdt>
    <w:p w14:paraId="00000072" w14:textId="77777777" w:rsidR="00C10BEC" w:rsidRDefault="00000000">
      <w:pPr>
        <w:rPr>
          <w:sz w:val="20"/>
          <w:szCs w:val="20"/>
        </w:rPr>
      </w:pPr>
      <w:sdt>
        <w:sdtPr>
          <w:tag w:val="goog_rdk_28"/>
          <w:id w:val="1746264490"/>
        </w:sdtPr>
        <w:sdtContent>
          <w:ins w:id="48" w:author="Ellett, Logan" w:date="2026-03-19T10:13:00Z">
            <w:r>
              <w:rPr>
                <w:sz w:val="20"/>
                <w:szCs w:val="20"/>
              </w:rPr>
              <w:t xml:space="preserve">A “Trauma-informed treatment model” means a treatment model in which all parties involved recognize and respond to the impact of traumatic stress on those who have contact with the system, including children, youth, adults, caregivers, and service providers. Programs, agencies, and facilities with such a system infuse and sustain trauma awareness, knowledge, and skills into their organizational culture, </w:t>
            </w:r>
            <w:r>
              <w:rPr>
                <w:sz w:val="20"/>
                <w:szCs w:val="20"/>
              </w:rPr>
              <w:lastRenderedPageBreak/>
              <w:t xml:space="preserve">policies, procedures, and practices. Programs act in collaboration with all those involved with their clients, using the best available science, applied in a culturally responsive manner, to facilitate support, recovery, developmental growth, and resilience. </w:t>
            </w:r>
          </w:ins>
        </w:sdtContent>
      </w:sdt>
      <w:r>
        <w:rPr>
          <w:color w:val="FF0000"/>
          <w:sz w:val="20"/>
          <w:szCs w:val="20"/>
        </w:rPr>
        <w:t> </w:t>
      </w:r>
    </w:p>
    <w:sdt>
      <w:sdtPr>
        <w:tag w:val="goog_rdk_31"/>
        <w:id w:val="-1806448622"/>
      </w:sdtPr>
      <w:sdtContent>
        <w:p w14:paraId="00000073" w14:textId="77777777" w:rsidR="00C10BEC" w:rsidRDefault="00000000">
          <w:pPr>
            <w:rPr>
              <w:ins w:id="49" w:author="Ellett, Logan" w:date="2026-06-24T05:58:00Z"/>
              <w:sz w:val="20"/>
              <w:szCs w:val="20"/>
            </w:rPr>
          </w:pPr>
          <w:sdt>
            <w:sdtPr>
              <w:tag w:val="goog_rdk_30"/>
              <w:id w:val="2004832562"/>
            </w:sdtPr>
            <w:sdtContent/>
          </w:sdt>
        </w:p>
      </w:sdtContent>
    </w:sdt>
    <w:p w14:paraId="00000074" w14:textId="77777777" w:rsidR="00C10BEC" w:rsidRDefault="00000000">
      <w:pPr>
        <w:rPr>
          <w:sz w:val="20"/>
          <w:szCs w:val="20"/>
        </w:rPr>
      </w:pPr>
      <w:sdt>
        <w:sdtPr>
          <w:tag w:val="goog_rdk_32"/>
          <w:id w:val="-456928643"/>
        </w:sdtPr>
        <w:sdtContent>
          <w:ins w:id="50" w:author="Ellett, Logan" w:date="2026-06-24T05:58:00Z">
            <w:r>
              <w:rPr>
                <w:sz w:val="20"/>
                <w:szCs w:val="20"/>
              </w:rPr>
              <w:t>“Unreasonable” as used in these rules, means not appropriate or suitable, may be excessive or extreme.</w:t>
            </w:r>
          </w:ins>
        </w:sdtContent>
      </w:sdt>
    </w:p>
    <w:p w14:paraId="00000075" w14:textId="77777777" w:rsidR="00C10BEC" w:rsidRDefault="00000000">
      <w:pPr>
        <w:spacing w:before="200" w:after="200"/>
        <w:rPr>
          <w:b/>
          <w:bCs/>
          <w:sz w:val="20"/>
          <w:szCs w:val="20"/>
        </w:rPr>
      </w:pPr>
      <w:r>
        <w:rPr>
          <w:b/>
          <w:bCs/>
          <w:sz w:val="20"/>
          <w:szCs w:val="20"/>
        </w:rPr>
        <w:t>**********</w:t>
      </w:r>
    </w:p>
    <w:p w14:paraId="00000076" w14:textId="77777777" w:rsidR="00C10BEC" w:rsidRDefault="00000000">
      <w:pPr>
        <w:spacing w:before="200" w:after="200"/>
        <w:rPr>
          <w:rFonts w:ascii="Times New Roman" w:eastAsia="Times New Roman" w:hAnsi="Times New Roman" w:cs="Times New Roman"/>
        </w:rPr>
      </w:pPr>
      <w:r>
        <w:rPr>
          <w:b/>
          <w:bCs/>
          <w:color w:val="000000"/>
          <w:sz w:val="20"/>
          <w:szCs w:val="20"/>
        </w:rPr>
        <w:t xml:space="preserve">7.706 </w:t>
      </w:r>
      <w:r>
        <w:rPr>
          <w:b/>
          <w:bCs/>
          <w:color w:val="000000"/>
          <w:sz w:val="20"/>
          <w:szCs w:val="20"/>
        </w:rPr>
        <w:tab/>
      </w:r>
      <w:r>
        <w:rPr>
          <w:b/>
          <w:bCs/>
          <w:color w:val="000000"/>
          <w:sz w:val="20"/>
          <w:szCs w:val="20"/>
        </w:rPr>
        <w:tab/>
        <w:t xml:space="preserve">RULES REGULATING DAY TREATMENT </w:t>
      </w:r>
      <w:sdt>
        <w:sdtPr>
          <w:tag w:val="goog_rdk_33"/>
          <w:id w:val="843033571"/>
        </w:sdtPr>
        <w:sdtContent>
          <w:ins w:id="51" w:author="Ellett, Logan" w:date="2026-07-02T11:35:00Z">
            <w:r>
              <w:rPr>
                <w:b/>
                <w:bCs/>
                <w:color w:val="000000"/>
                <w:sz w:val="20"/>
                <w:szCs w:val="20"/>
              </w:rPr>
              <w:t>FACILITIES</w:t>
            </w:r>
          </w:ins>
        </w:sdtContent>
      </w:sdt>
      <w:sdt>
        <w:sdtPr>
          <w:tag w:val="goog_rdk_34"/>
          <w:id w:val="-619946742"/>
        </w:sdtPr>
        <w:sdtContent>
          <w:del w:id="52" w:author="Ellett, Logan" w:date="2026-07-02T11:35:00Z">
            <w:r>
              <w:rPr>
                <w:b/>
                <w:bCs/>
                <w:color w:val="FF0000"/>
                <w:sz w:val="20"/>
                <w:szCs w:val="20"/>
              </w:rPr>
              <w:delText xml:space="preserve"> </w:delText>
            </w:r>
            <w:r>
              <w:rPr>
                <w:b/>
                <w:bCs/>
                <w:color w:val="000000"/>
                <w:sz w:val="20"/>
                <w:szCs w:val="20"/>
              </w:rPr>
              <w:delText>CENTERS [Rev. eff. 6/1/12]</w:delText>
            </w:r>
          </w:del>
        </w:sdtContent>
      </w:sdt>
    </w:p>
    <w:sdt>
      <w:sdtPr>
        <w:tag w:val="goog_rdk_50"/>
        <w:id w:val="-1518481179"/>
      </w:sdtPr>
      <w:sdtContent>
        <w:p w14:paraId="00000077" w14:textId="2B14E650" w:rsidR="00C10BEC" w:rsidRDefault="00000000">
          <w:pPr>
            <w:spacing w:before="200" w:after="200"/>
            <w:rPr>
              <w:ins w:id="53" w:author="Ellett, Logan" w:date="2026-07-02T11:39:00Z"/>
              <w:color w:val="000000"/>
              <w:sz w:val="20"/>
              <w:szCs w:val="20"/>
            </w:rPr>
          </w:pPr>
          <w:r>
            <w:rPr>
              <w:color w:val="000000"/>
              <w:sz w:val="20"/>
              <w:szCs w:val="20"/>
            </w:rPr>
            <w:t xml:space="preserve">All day treatment </w:t>
          </w:r>
          <w:sdt>
            <w:sdtPr>
              <w:tag w:val="goog_rdk_35"/>
              <w:id w:val="1735088712"/>
            </w:sdtPr>
            <w:sdtContent>
              <w:ins w:id="54" w:author="Ellett, Logan" w:date="2026-07-02T11:36:00Z">
                <w:r>
                  <w:rPr>
                    <w:color w:val="000000"/>
                    <w:sz w:val="20"/>
                    <w:szCs w:val="20"/>
                  </w:rPr>
                  <w:t>facilities</w:t>
                </w:r>
              </w:ins>
            </w:sdtContent>
          </w:sdt>
          <w:sdt>
            <w:sdtPr>
              <w:tag w:val="goog_rdk_36"/>
              <w:id w:val="776080215"/>
            </w:sdtPr>
            <w:sdtContent>
              <w:del w:id="55" w:author="Ellett, Logan" w:date="2026-07-02T11:36:00Z">
                <w:r>
                  <w:rPr>
                    <w:color w:val="FF0000"/>
                    <w:sz w:val="20"/>
                    <w:szCs w:val="20"/>
                  </w:rPr>
                  <w:delText xml:space="preserve"> </w:delText>
                </w:r>
                <w:r>
                  <w:rPr>
                    <w:color w:val="000000"/>
                    <w:sz w:val="20"/>
                    <w:szCs w:val="20"/>
                  </w:rPr>
                  <w:delText>centers</w:delText>
                </w:r>
              </w:del>
            </w:sdtContent>
          </w:sdt>
          <w:r>
            <w:rPr>
              <w:color w:val="000000"/>
              <w:sz w:val="20"/>
              <w:szCs w:val="20"/>
            </w:rPr>
            <w:t xml:space="preserve"> must comply with the “General Rules for Child Care Facilities” found at Section 7.701 </w:t>
          </w:r>
          <w:sdt>
            <w:sdtPr>
              <w:tag w:val="goog_rdk_37"/>
              <w:id w:val="251614207"/>
            </w:sdtPr>
            <w:sdtContent>
              <w:ins w:id="56" w:author="Ellett, Logan" w:date="2026-07-02T11:36:00Z">
                <w:r>
                  <w:rPr>
                    <w:color w:val="000000"/>
                    <w:sz w:val="20"/>
                    <w:szCs w:val="20"/>
                  </w:rPr>
                  <w:t>through Section 7.701.500</w:t>
                </w:r>
              </w:ins>
            </w:sdtContent>
          </w:sdt>
          <w:sdt>
            <w:sdtPr>
              <w:tag w:val="goog_rdk_38"/>
              <w:id w:val="1196177312"/>
            </w:sdtPr>
            <w:sdtContent>
              <w:del w:id="57" w:author="Ellett, Logan" w:date="2026-07-02T11:36:00Z">
                <w:r>
                  <w:rPr>
                    <w:color w:val="000000"/>
                    <w:sz w:val="20"/>
                    <w:szCs w:val="20"/>
                  </w:rPr>
                  <w:delText>, et seq.</w:delText>
                </w:r>
              </w:del>
            </w:sdtContent>
          </w:sdt>
          <w:r>
            <w:rPr>
              <w:color w:val="000000"/>
              <w:sz w:val="20"/>
              <w:szCs w:val="20"/>
            </w:rPr>
            <w:t xml:space="preserve">, the </w:t>
          </w:r>
          <w:sdt>
            <w:sdtPr>
              <w:tag w:val="goog_rdk_39"/>
              <w:id w:val="-1500765497"/>
            </w:sdtPr>
            <w:sdtContent>
              <w:ins w:id="58" w:author="Ellett, Logan" w:date="2026-07-02T11:36:00Z">
                <w:r>
                  <w:rPr>
                    <w:color w:val="000000"/>
                    <w:sz w:val="20"/>
                    <w:szCs w:val="20"/>
                  </w:rPr>
                  <w:t>Physical</w:t>
                </w:r>
              </w:ins>
            </w:sdtContent>
          </w:sdt>
          <w:r>
            <w:rPr>
              <w:color w:val="FF0000"/>
              <w:sz w:val="20"/>
              <w:szCs w:val="20"/>
            </w:rPr>
            <w:t xml:space="preserve"> </w:t>
          </w:r>
          <w:sdt>
            <w:sdtPr>
              <w:tag w:val="goog_rdk_40"/>
              <w:id w:val="-2026006104"/>
            </w:sdtPr>
            <w:sdtContent>
              <w:ins w:id="59" w:author="Ellett, Logan" w:date="2026-07-02T11:36:00Z">
                <w:r w:rsidRPr="007E0962">
                  <w:rPr>
                    <w:color w:val="A90000"/>
                    <w:sz w:val="20"/>
                    <w:szCs w:val="20"/>
                  </w:rPr>
                  <w:t>R</w:t>
                </w:r>
              </w:ins>
            </w:sdtContent>
          </w:sdt>
          <w:sdt>
            <w:sdtPr>
              <w:tag w:val="goog_rdk_41"/>
              <w:id w:val="-471218035"/>
            </w:sdtPr>
            <w:sdtContent>
              <w:del w:id="60" w:author="Ellett, Logan" w:date="2026-07-02T11:36:00Z">
                <w:r>
                  <w:rPr>
                    <w:color w:val="000000"/>
                    <w:sz w:val="20"/>
                    <w:szCs w:val="20"/>
                  </w:rPr>
                  <w:delText>r</w:delText>
                </w:r>
              </w:del>
            </w:sdtContent>
          </w:sdt>
          <w:r>
            <w:rPr>
              <w:color w:val="000000"/>
              <w:sz w:val="20"/>
              <w:szCs w:val="20"/>
            </w:rPr>
            <w:t xml:space="preserve">estraint and </w:t>
          </w:r>
          <w:sdt>
            <w:sdtPr>
              <w:tag w:val="goog_rdk_42"/>
              <w:id w:val="330795763"/>
            </w:sdtPr>
            <w:sdtContent>
              <w:ins w:id="61" w:author="Ellett, Logan" w:date="2026-07-02T11:36:00Z">
                <w:r w:rsidRPr="007E0962">
                  <w:rPr>
                    <w:color w:val="A90000"/>
                    <w:sz w:val="20"/>
                    <w:szCs w:val="20"/>
                  </w:rPr>
                  <w:t>S</w:t>
                </w:r>
              </w:ins>
            </w:sdtContent>
          </w:sdt>
          <w:sdt>
            <w:sdtPr>
              <w:tag w:val="goog_rdk_43"/>
              <w:id w:val="1612362606"/>
            </w:sdtPr>
            <w:sdtContent>
              <w:del w:id="62" w:author="Ellett, Logan" w:date="2026-07-02T11:36:00Z">
                <w:r>
                  <w:rPr>
                    <w:color w:val="000000"/>
                    <w:sz w:val="20"/>
                    <w:szCs w:val="20"/>
                  </w:rPr>
                  <w:delText>s</w:delText>
                </w:r>
              </w:del>
            </w:sdtContent>
          </w:sdt>
          <w:r>
            <w:rPr>
              <w:color w:val="000000"/>
              <w:sz w:val="20"/>
              <w:szCs w:val="20"/>
            </w:rPr>
            <w:t xml:space="preserve">eclusion rules found at Section 7.714.53 </w:t>
          </w:r>
          <w:sdt>
            <w:sdtPr>
              <w:tag w:val="goog_rdk_44"/>
              <w:id w:val="2098376028"/>
            </w:sdtPr>
            <w:sdtContent>
              <w:ins w:id="63" w:author="Ellett, Logan" w:date="2026-07-02T11:38:00Z">
                <w:r>
                  <w:rPr>
                    <w:color w:val="000000"/>
                    <w:sz w:val="20"/>
                    <w:szCs w:val="20"/>
                  </w:rPr>
                  <w:t>through Section 7.714.549</w:t>
                </w:r>
              </w:ins>
            </w:sdtContent>
          </w:sdt>
          <w:sdt>
            <w:sdtPr>
              <w:tag w:val="goog_rdk_45"/>
              <w:id w:val="570064204"/>
            </w:sdtPr>
            <w:sdtContent>
              <w:del w:id="64" w:author="Ellett, Logan" w:date="2026-07-02T11:38:00Z">
                <w:r>
                  <w:rPr>
                    <w:color w:val="000000"/>
                    <w:sz w:val="20"/>
                    <w:szCs w:val="20"/>
                  </w:rPr>
                  <w:delText>, et seq.</w:delText>
                </w:r>
              </w:del>
            </w:sdtContent>
          </w:sdt>
          <w:r>
            <w:rPr>
              <w:color w:val="000000"/>
              <w:sz w:val="20"/>
              <w:szCs w:val="20"/>
            </w:rPr>
            <w:t>,</w:t>
          </w:r>
          <w:sdt>
            <w:sdtPr>
              <w:tag w:val="goog_rdk_46"/>
              <w:id w:val="-1122445265"/>
            </w:sdtPr>
            <w:sdtContent>
              <w:del w:id="65" w:author="Ellett, Logan" w:date="2026-07-02T11:39:00Z">
                <w:r>
                  <w:rPr>
                    <w:color w:val="000000"/>
                    <w:sz w:val="20"/>
                    <w:szCs w:val="20"/>
                  </w:rPr>
                  <w:delText xml:space="preserve"> the applicable definitions in Section 7.714.1,</w:delText>
                </w:r>
              </w:del>
            </w:sdtContent>
          </w:sdt>
          <w:r>
            <w:rPr>
              <w:color w:val="000000"/>
              <w:sz w:val="20"/>
              <w:szCs w:val="20"/>
            </w:rPr>
            <w:t xml:space="preserve"> and these “Rules Regulating Day Treatment </w:t>
          </w:r>
          <w:sdt>
            <w:sdtPr>
              <w:tag w:val="goog_rdk_47"/>
              <w:id w:val="-2126446398"/>
            </w:sdtPr>
            <w:sdtContent>
              <w:ins w:id="66" w:author="Ellett, Logan" w:date="2026-07-02T11:39:00Z">
                <w:r>
                  <w:rPr>
                    <w:color w:val="000000"/>
                    <w:sz w:val="20"/>
                    <w:szCs w:val="20"/>
                  </w:rPr>
                  <w:t>Facilities</w:t>
                </w:r>
              </w:ins>
            </w:sdtContent>
          </w:sdt>
          <w:sdt>
            <w:sdtPr>
              <w:tag w:val="goog_rdk_48"/>
              <w:id w:val="-747212951"/>
            </w:sdtPr>
            <w:sdtContent>
              <w:del w:id="67" w:author="Ellett, Logan" w:date="2026-07-02T11:39:00Z">
                <w:r>
                  <w:rPr>
                    <w:color w:val="FF0000"/>
                    <w:sz w:val="20"/>
                    <w:szCs w:val="20"/>
                  </w:rPr>
                  <w:delText xml:space="preserve"> </w:delText>
                </w:r>
                <w:r>
                  <w:rPr>
                    <w:color w:val="000000"/>
                    <w:sz w:val="20"/>
                    <w:szCs w:val="20"/>
                  </w:rPr>
                  <w:delText>Centers</w:delText>
                </w:r>
              </w:del>
            </w:sdtContent>
          </w:sdt>
          <w:r>
            <w:rPr>
              <w:color w:val="000000"/>
              <w:sz w:val="20"/>
              <w:szCs w:val="20"/>
            </w:rPr>
            <w:t xml:space="preserve">”. </w:t>
          </w:r>
          <w:sdt>
            <w:sdtPr>
              <w:tag w:val="goog_rdk_49"/>
              <w:id w:val="-1142522754"/>
            </w:sdtPr>
            <w:sdtContent>
              <w:ins w:id="68" w:author="Ellett, Logan" w:date="2026-07-02T11:39:00Z">
                <w:r>
                  <w:rPr>
                    <w:color w:val="000000"/>
                    <w:sz w:val="20"/>
                    <w:szCs w:val="20"/>
                  </w:rPr>
                  <w:t>Day treatment facilities must also comply with the Rules and Regulations Governing the Health and Sanitation of Child Care Facilities in the State of Colorado found at 6 CCR 1010-7 (</w:t>
                </w:r>
              </w:ins>
              <w:ins w:id="69" w:author="Ellett, Logan" w:date="2026-09-10T13:02:00Z" w16du:dateUtc="2026-09-10T19:02:00Z">
                <w:r w:rsidR="00512AE9">
                  <w:rPr>
                    <w:color w:val="000000"/>
                    <w:sz w:val="20"/>
                    <w:szCs w:val="20"/>
                  </w:rPr>
                  <w:t>November 14, 2025</w:t>
                </w:r>
              </w:ins>
              <w:ins w:id="70" w:author="Ellett, Logan" w:date="2026-07-02T11:39:00Z">
                <w:r>
                  <w:rPr>
                    <w:color w:val="000000"/>
                    <w:sz w:val="20"/>
                    <w:szCs w:val="20"/>
                  </w:rPr>
                  <w:t>), which is incorporated by reference in Section 7.705. Day treatment facilities who operate licensed facility schools must also comply with the Rules for the Administration of Facility Schools Act in 1 CCR 304-1</w:t>
                </w:r>
              </w:ins>
              <w:ins w:id="71" w:author="Ellett, Logan" w:date="2026-09-02T05:44:00Z" w16du:dateUtc="2026-09-02T11:44:00Z">
                <w:r w:rsidR="009168DB">
                  <w:rPr>
                    <w:color w:val="000000"/>
                    <w:sz w:val="20"/>
                    <w:szCs w:val="20"/>
                  </w:rPr>
                  <w:t xml:space="preserve"> (</w:t>
                </w:r>
              </w:ins>
              <w:ins w:id="72" w:author="Ellett, Logan" w:date="2026-09-10T13:02:00Z" w16du:dateUtc="2026-09-10T19:02:00Z">
                <w:r w:rsidR="00512AE9">
                  <w:rPr>
                    <w:color w:val="000000"/>
                    <w:sz w:val="20"/>
                    <w:szCs w:val="20"/>
                  </w:rPr>
                  <w:t>January 30, 2024</w:t>
                </w:r>
              </w:ins>
              <w:ins w:id="73" w:author="Ellett, Logan" w:date="2026-09-02T05:44:00Z" w16du:dateUtc="2026-09-02T11:44:00Z">
                <w:r w:rsidR="009168DB">
                  <w:rPr>
                    <w:color w:val="000000"/>
                    <w:sz w:val="20"/>
                    <w:szCs w:val="20"/>
                  </w:rPr>
                  <w:t>)</w:t>
                </w:r>
              </w:ins>
              <w:ins w:id="74" w:author="Ellett, Logan" w:date="2026-07-02T11:39:00Z">
                <w:r>
                  <w:rPr>
                    <w:color w:val="000000"/>
                    <w:sz w:val="20"/>
                    <w:szCs w:val="20"/>
                  </w:rPr>
                  <w:t xml:space="preserve">, which is hereby incorporated by reference. These regulations are available for public inspection and copying at the Colorado Department of Human Services 1575 Sherman Street, Denver, Colorado 80203 during regular business hours. These regulations are also available for public inspection at no cost at </w:t>
                </w:r>
                <w:r>
                  <w:fldChar w:fldCharType="begin"/>
                </w:r>
                <w:r>
                  <w:instrText>HYPERLINK "https://www.coloradosos.gov/CCR/GenerateRulePdf.do?ruleVersionID-11311&amp;fileName=1%20CCR%20304-1"</w:instrText>
                </w:r>
                <w:r>
                  <w:fldChar w:fldCharType="separate"/>
                </w:r>
                <w:r>
                  <w:rPr>
                    <w:color w:val="0000FF"/>
                    <w:sz w:val="20"/>
                    <w:szCs w:val="20"/>
                    <w:u w:val="single"/>
                  </w:rPr>
                  <w:t>https://www.coloradosos.gov/CCR/GenerateRulePdf.do?ruleVersionID-11311&amp;fileName=1%20CCR%20304-1</w:t>
                </w:r>
                <w:r>
                  <w:fldChar w:fldCharType="end"/>
                </w:r>
                <w:r>
                  <w:rPr>
                    <w:color w:val="000000"/>
                    <w:sz w:val="20"/>
                    <w:szCs w:val="20"/>
                  </w:rPr>
                  <w:t>.</w:t>
                </w:r>
              </w:ins>
            </w:sdtContent>
          </w:sdt>
        </w:p>
      </w:sdtContent>
    </w:sdt>
    <w:sdt>
      <w:sdtPr>
        <w:tag w:val="goog_rdk_52"/>
        <w:id w:val="1701835881"/>
      </w:sdtPr>
      <w:sdtContent>
        <w:p w14:paraId="00000078" w14:textId="5B22A2E9" w:rsidR="00C10BEC" w:rsidRDefault="00000000">
          <w:pPr>
            <w:spacing w:before="200" w:after="200"/>
            <w:rPr>
              <w:ins w:id="75" w:author="Ellett, Logan" w:date="2026-07-02T11:39:00Z"/>
              <w:color w:val="000000"/>
              <w:sz w:val="20"/>
              <w:szCs w:val="20"/>
            </w:rPr>
          </w:pPr>
          <w:sdt>
            <w:sdtPr>
              <w:tag w:val="goog_rdk_51"/>
              <w:id w:val="-259554676"/>
            </w:sdtPr>
            <w:sdtContent>
              <w:ins w:id="76" w:author="Ellett, Logan" w:date="2026-07-02T11:39:00Z">
                <w:r>
                  <w:rPr>
                    <w:color w:val="000000"/>
                    <w:sz w:val="20"/>
                    <w:szCs w:val="20"/>
                  </w:rPr>
                  <w:t xml:space="preserve">“Day treatment facility”, </w:t>
                </w:r>
              </w:ins>
              <w:ins w:id="77" w:author="Ellett, Logan" w:date="2026-09-01T05:54:00Z" w16du:dateUtc="2026-09-01T11:54:00Z">
                <w:r w:rsidR="0075120D">
                  <w:rPr>
                    <w:color w:val="000000"/>
                    <w:sz w:val="20"/>
                    <w:szCs w:val="20"/>
                  </w:rPr>
                  <w:t>as defined in</w:t>
                </w:r>
              </w:ins>
              <w:ins w:id="78" w:author="Ellett, Logan" w:date="2026-07-02T11:39:00Z">
                <w:r>
                  <w:rPr>
                    <w:color w:val="000000"/>
                    <w:sz w:val="20"/>
                    <w:szCs w:val="20"/>
                  </w:rPr>
                  <w:t xml:space="preserve"> Section 26-6-903(8)(a)(I), C.R.S., means a facility that:</w:t>
                </w:r>
              </w:ins>
            </w:sdtContent>
          </w:sdt>
        </w:p>
      </w:sdtContent>
    </w:sdt>
    <w:sdt>
      <w:sdtPr>
        <w:tag w:val="goog_rdk_54"/>
        <w:id w:val="475055613"/>
      </w:sdtPr>
      <w:sdtContent>
        <w:p w14:paraId="00000079" w14:textId="5DCE8988" w:rsidR="00C10BEC" w:rsidRDefault="00000000">
          <w:pPr>
            <w:spacing w:before="200" w:after="200"/>
            <w:ind w:left="720" w:hanging="720"/>
            <w:rPr>
              <w:ins w:id="79" w:author="Ellett, Logan" w:date="2026-07-02T11:39:00Z"/>
              <w:color w:val="FF0000"/>
              <w:sz w:val="20"/>
              <w:szCs w:val="20"/>
            </w:rPr>
          </w:pPr>
          <w:sdt>
            <w:sdtPr>
              <w:tag w:val="goog_rdk_53"/>
              <w:id w:val="453326079"/>
            </w:sdtPr>
            <w:sdtContent>
              <w:ins w:id="80" w:author="Ellett, Logan" w:date="2026-07-02T11:39:00Z">
                <w:r w:rsidRPr="007E0962">
                  <w:rPr>
                    <w:color w:val="A90000"/>
                    <w:sz w:val="20"/>
                    <w:szCs w:val="20"/>
                  </w:rPr>
                  <w:t>A.</w:t>
                </w:r>
                <w:r w:rsidRPr="007E0962">
                  <w:rPr>
                    <w:color w:val="A90000"/>
                    <w:sz w:val="20"/>
                    <w:szCs w:val="20"/>
                  </w:rPr>
                  <w:tab/>
                  <w:t>Except as provided in subsection (8)(a)(II) of this section, provides at least four (4) hours of care but less than twenty-four (24) hours of care each business day for groups of three (3) or more children who are three (3) years old or older but less than twenty-one (21) years old; and</w:t>
                </w:r>
              </w:ins>
            </w:sdtContent>
          </w:sdt>
        </w:p>
      </w:sdtContent>
    </w:sdt>
    <w:p w14:paraId="0000007A" w14:textId="77777777" w:rsidR="00C10BEC" w:rsidRDefault="00000000">
      <w:pPr>
        <w:spacing w:before="200" w:after="200"/>
        <w:ind w:left="720" w:hanging="720"/>
        <w:rPr>
          <w:rFonts w:ascii="Times New Roman" w:eastAsia="Times New Roman" w:hAnsi="Times New Roman" w:cs="Times New Roman"/>
        </w:rPr>
      </w:pPr>
      <w:sdt>
        <w:sdtPr>
          <w:tag w:val="goog_rdk_55"/>
          <w:id w:val="581172548"/>
        </w:sdtPr>
        <w:sdtContent>
          <w:ins w:id="81" w:author="Ellett, Logan" w:date="2026-07-02T11:39:00Z">
            <w:r w:rsidRPr="007E0962">
              <w:rPr>
                <w:color w:val="A90000"/>
                <w:sz w:val="20"/>
                <w:szCs w:val="20"/>
              </w:rPr>
              <w:t>B.</w:t>
            </w:r>
            <w:r w:rsidRPr="007E0962">
              <w:rPr>
                <w:color w:val="A90000"/>
                <w:sz w:val="20"/>
                <w:szCs w:val="20"/>
              </w:rPr>
              <w:tab/>
              <w:t>Provides a structured program designed to assess, treat, or promote the behavioral health of an individual who is at least three (3) years old but less than twenty-one (21) years old.</w:t>
            </w:r>
          </w:ins>
        </w:sdtContent>
      </w:sdt>
      <w:r>
        <w:rPr>
          <w:color w:val="FF0000"/>
          <w:sz w:val="20"/>
          <w:szCs w:val="20"/>
        </w:rPr>
        <w:t> </w:t>
      </w:r>
    </w:p>
    <w:sdt>
      <w:sdtPr>
        <w:tag w:val="goog_rdk_58"/>
        <w:id w:val="1807103243"/>
      </w:sdtPr>
      <w:sdtContent>
        <w:p w14:paraId="0000007B" w14:textId="2C1610AF" w:rsidR="00C10BEC" w:rsidRDefault="00000000">
          <w:pPr>
            <w:spacing w:before="200" w:after="200"/>
            <w:rPr>
              <w:ins w:id="82" w:author="Ellett, Logan" w:date="2026-07-02T11:48:00Z"/>
              <w:sz w:val="20"/>
              <w:szCs w:val="20"/>
            </w:rPr>
          </w:pPr>
          <w:sdt>
            <w:sdtPr>
              <w:tag w:val="goog_rdk_57"/>
              <w:id w:val="1352497949"/>
            </w:sdtPr>
            <w:sdtContent>
              <w:ins w:id="83" w:author="Ellett, Logan" w:date="2026-07-02T11:48:00Z">
                <w:r>
                  <w:rPr>
                    <w:sz w:val="20"/>
                    <w:szCs w:val="20"/>
                  </w:rPr>
                  <w:t>Nothing in subsection (8)</w:t>
                </w:r>
              </w:ins>
              <w:ins w:id="84" w:author="Ellett, Logan" w:date="2026-09-01T05:53:00Z" w16du:dateUtc="2026-09-01T11:53:00Z">
                <w:r w:rsidR="0075120D">
                  <w:rPr>
                    <w:sz w:val="20"/>
                    <w:szCs w:val="20"/>
                  </w:rPr>
                  <w:t xml:space="preserve"> of this section</w:t>
                </w:r>
              </w:ins>
              <w:ins w:id="85" w:author="Ellett, Logan" w:date="2026-07-02T11:48:00Z">
                <w:r>
                  <w:rPr>
                    <w:sz w:val="20"/>
                    <w:szCs w:val="20"/>
                  </w:rPr>
                  <w:t xml:space="preserve"> prohibits a day treatment facility from allowing an individual who reaches twenty-one (21) years old after the commencement of an academic year from attending an educational program at the day treatment facility through the end of the semester in which the twenty-first (21st) birthday occurs or until the individual completes the educational program, whichever comes first.</w:t>
                </w:r>
              </w:ins>
            </w:sdtContent>
          </w:sdt>
        </w:p>
      </w:sdtContent>
    </w:sdt>
    <w:sdt>
      <w:sdtPr>
        <w:tag w:val="goog_rdk_60"/>
        <w:id w:val="93663214"/>
      </w:sdtPr>
      <w:sdtContent>
        <w:p w14:paraId="0000007C" w14:textId="62559B43" w:rsidR="00C10BEC" w:rsidRDefault="00000000">
          <w:pPr>
            <w:spacing w:before="200" w:after="200"/>
            <w:rPr>
              <w:ins w:id="86" w:author="Ellett, Logan" w:date="2026-07-02T11:48:00Z"/>
              <w:sz w:val="20"/>
              <w:szCs w:val="20"/>
            </w:rPr>
          </w:pPr>
          <w:sdt>
            <w:sdtPr>
              <w:tag w:val="goog_rdk_59"/>
              <w:id w:val="-451356283"/>
            </w:sdtPr>
            <w:sdtContent>
              <w:ins w:id="87" w:author="Ellett, Logan" w:date="2026-07-02T11:48:00Z">
                <w:r>
                  <w:rPr>
                    <w:sz w:val="20"/>
                    <w:szCs w:val="20"/>
                  </w:rPr>
                  <w:t>“Day treatment facility”, a</w:t>
                </w:r>
              </w:ins>
              <w:ins w:id="88" w:author="Ellett, Logan" w:date="2026-09-01T05:53:00Z" w16du:dateUtc="2026-09-01T11:53:00Z">
                <w:r w:rsidR="0075120D">
                  <w:rPr>
                    <w:sz w:val="20"/>
                    <w:szCs w:val="20"/>
                  </w:rPr>
                  <w:t>s defined in</w:t>
                </w:r>
              </w:ins>
              <w:ins w:id="89" w:author="Ellett, Logan" w:date="2026-07-02T11:48:00Z">
                <w:r>
                  <w:rPr>
                    <w:sz w:val="20"/>
                    <w:szCs w:val="20"/>
                  </w:rPr>
                  <w:t xml:space="preserve"> Section 26-6-903(8)(b), C.R.S., does not include:</w:t>
                </w:r>
              </w:ins>
            </w:sdtContent>
          </w:sdt>
        </w:p>
      </w:sdtContent>
    </w:sdt>
    <w:sdt>
      <w:sdtPr>
        <w:tag w:val="goog_rdk_62"/>
        <w:id w:val="1398845547"/>
      </w:sdtPr>
      <w:sdtContent>
        <w:p w14:paraId="0000007D" w14:textId="77777777" w:rsidR="00C10BEC" w:rsidRDefault="00000000">
          <w:pPr>
            <w:spacing w:before="200" w:after="200"/>
            <w:ind w:left="720" w:hanging="720"/>
            <w:rPr>
              <w:ins w:id="90" w:author="Ellett, Logan" w:date="2026-07-02T11:48:00Z"/>
              <w:sz w:val="20"/>
              <w:szCs w:val="20"/>
            </w:rPr>
          </w:pPr>
          <w:sdt>
            <w:sdtPr>
              <w:tag w:val="goog_rdk_61"/>
              <w:id w:val="480352115"/>
            </w:sdtPr>
            <w:sdtContent>
              <w:ins w:id="91" w:author="Ellett, Logan" w:date="2026-07-02T11:48:00Z">
                <w:r>
                  <w:rPr>
                    <w:sz w:val="20"/>
                    <w:szCs w:val="20"/>
                  </w:rPr>
                  <w:t>A.</w:t>
                </w:r>
                <w:r>
                  <w:rPr>
                    <w:sz w:val="20"/>
                    <w:szCs w:val="20"/>
                  </w:rPr>
                  <w:tab/>
                  <w:t>A special education program or specialized day school operated by a public or private school system;</w:t>
                </w:r>
              </w:ins>
            </w:sdtContent>
          </w:sdt>
        </w:p>
      </w:sdtContent>
    </w:sdt>
    <w:sdt>
      <w:sdtPr>
        <w:tag w:val="goog_rdk_64"/>
        <w:id w:val="-1907629661"/>
      </w:sdtPr>
      <w:sdtContent>
        <w:p w14:paraId="0000007E" w14:textId="77777777" w:rsidR="00C10BEC" w:rsidRDefault="00000000">
          <w:pPr>
            <w:spacing w:before="200" w:after="200"/>
            <w:ind w:left="720" w:hanging="720"/>
            <w:rPr>
              <w:ins w:id="92" w:author="Ellett, Logan" w:date="2026-07-02T11:48:00Z"/>
              <w:sz w:val="20"/>
              <w:szCs w:val="20"/>
            </w:rPr>
          </w:pPr>
          <w:sdt>
            <w:sdtPr>
              <w:tag w:val="goog_rdk_63"/>
              <w:id w:val="-430449531"/>
            </w:sdtPr>
            <w:sdtContent>
              <w:ins w:id="93" w:author="Ellett, Logan" w:date="2026-07-02T11:48:00Z">
                <w:r>
                  <w:rPr>
                    <w:sz w:val="20"/>
                    <w:szCs w:val="20"/>
                  </w:rPr>
                  <w:t>B.</w:t>
                </w:r>
                <w:r>
                  <w:rPr>
                    <w:sz w:val="20"/>
                    <w:szCs w:val="20"/>
                  </w:rPr>
                  <w:tab/>
                  <w:t xml:space="preserve">A program that is licensed by the Department of Early Childhood or the Department of Education providing less than twenty-four-hour care of children, such as a childcare center; or </w:t>
                </w:r>
              </w:ins>
            </w:sdtContent>
          </w:sdt>
        </w:p>
      </w:sdtContent>
    </w:sdt>
    <w:p w14:paraId="0000007F" w14:textId="7848D440" w:rsidR="00C10BEC" w:rsidRDefault="00000000">
      <w:pPr>
        <w:spacing w:before="200" w:after="200"/>
        <w:ind w:left="720" w:hanging="720"/>
        <w:rPr>
          <w:sz w:val="20"/>
          <w:szCs w:val="20"/>
        </w:rPr>
      </w:pPr>
      <w:sdt>
        <w:sdtPr>
          <w:tag w:val="goog_rdk_65"/>
          <w:id w:val="-1497397384"/>
        </w:sdtPr>
        <w:sdtContent>
          <w:ins w:id="94" w:author="Ellett, Logan" w:date="2026-07-02T11:48:00Z">
            <w:r>
              <w:rPr>
                <w:sz w:val="20"/>
                <w:szCs w:val="20"/>
              </w:rPr>
              <w:t>C.</w:t>
            </w:r>
            <w:r>
              <w:rPr>
                <w:sz w:val="20"/>
                <w:szCs w:val="20"/>
              </w:rPr>
              <w:tab/>
              <w:t>On or before July 1, 2028, a licensed applied behavior analysis clinic, if the Department has prescribed and published standards for licensing and regulating applied behavior analysis clinics pursuant to Section 26-6-909.5</w:t>
            </w:r>
          </w:ins>
          <w:ins w:id="95" w:author="Ellett, Logan" w:date="2026-09-01T05:52:00Z" w16du:dateUtc="2026-09-01T11:52:00Z">
            <w:r w:rsidR="0075120D">
              <w:rPr>
                <w:sz w:val="20"/>
                <w:szCs w:val="20"/>
              </w:rPr>
              <w:t>, C.R.S</w:t>
            </w:r>
          </w:ins>
          <w:ins w:id="96" w:author="Ellett, Logan" w:date="2026-07-02T11:48:00Z">
            <w:r>
              <w:rPr>
                <w:sz w:val="20"/>
                <w:szCs w:val="20"/>
              </w:rPr>
              <w:t>.</w:t>
            </w:r>
          </w:ins>
        </w:sdtContent>
      </w:sdt>
      <w:r>
        <w:rPr>
          <w:color w:val="FF0000"/>
          <w:sz w:val="20"/>
          <w:szCs w:val="20"/>
        </w:rPr>
        <w:t> </w:t>
      </w:r>
    </w:p>
    <w:sdt>
      <w:sdtPr>
        <w:tag w:val="goog_rdk_68"/>
        <w:id w:val="1678472835"/>
      </w:sdtPr>
      <w:sdtContent>
        <w:p w14:paraId="00000080" w14:textId="77777777" w:rsidR="00C10BEC" w:rsidRDefault="00000000">
          <w:pPr>
            <w:spacing w:before="200" w:after="200"/>
            <w:rPr>
              <w:del w:id="97" w:author="Ellett, Logan" w:date="2026-07-02T11:56:00Z"/>
              <w:rFonts w:ascii="Times New Roman" w:eastAsia="Times New Roman" w:hAnsi="Times New Roman" w:cs="Times New Roman"/>
            </w:rPr>
          </w:pPr>
          <w:sdt>
            <w:sdtPr>
              <w:tag w:val="goog_rdk_67"/>
              <w:id w:val="1800411711"/>
            </w:sdtPr>
            <w:sdtContent>
              <w:del w:id="98" w:author="Ellett, Logan" w:date="2026-07-02T11:56:00Z">
                <w:r>
                  <w:rPr>
                    <w:b/>
                    <w:bCs/>
                    <w:color w:val="000000"/>
                    <w:sz w:val="20"/>
                    <w:szCs w:val="20"/>
                  </w:rPr>
                  <w:delText xml:space="preserve">7.706.1 </w:delText>
                </w:r>
                <w:r>
                  <w:rPr>
                    <w:b/>
                    <w:bCs/>
                    <w:color w:val="000000"/>
                    <w:sz w:val="20"/>
                    <w:szCs w:val="20"/>
                  </w:rPr>
                  <w:tab/>
                  <w:delText>DEFINITIONS [Rev. eff. 10/1/15]</w:delText>
                </w:r>
              </w:del>
            </w:sdtContent>
          </w:sdt>
        </w:p>
      </w:sdtContent>
    </w:sdt>
    <w:sdt>
      <w:sdtPr>
        <w:tag w:val="goog_rdk_70"/>
        <w:id w:val="-2086361139"/>
      </w:sdtPr>
      <w:sdtContent>
        <w:p w14:paraId="00000081" w14:textId="77777777" w:rsidR="00C10BEC" w:rsidRDefault="00000000">
          <w:pPr>
            <w:spacing w:before="200" w:after="200"/>
            <w:rPr>
              <w:del w:id="99" w:author="Ellett, Logan" w:date="2026-07-02T11:56:00Z"/>
              <w:rFonts w:ascii="Times New Roman" w:eastAsia="Times New Roman" w:hAnsi="Times New Roman" w:cs="Times New Roman"/>
            </w:rPr>
          </w:pPr>
          <w:sdt>
            <w:sdtPr>
              <w:tag w:val="goog_rdk_69"/>
              <w:id w:val="1640837181"/>
            </w:sdtPr>
            <w:sdtContent>
              <w:del w:id="100" w:author="Ellett, Logan" w:date="2026-07-02T11:56:00Z">
                <w:r>
                  <w:rPr>
                    <w:color w:val="000000"/>
                    <w:sz w:val="20"/>
                    <w:szCs w:val="20"/>
                  </w:rPr>
                  <w:delText>A “day treatment center” is a facility which provides less than twenty-four (24) hour care for groups of five or more children from three (3) to twenty-one (21) years of age. Nothing prohibits a day treatment center from allowing a person who reaches twenty-one (21) years of age after the commencement of an academic year from attending an educational program at the day treatment center through the end of the semester in which the twenty-first birthday occurs or until the person completes the educational program, whichever comes first. The center will provide a structured program of various types of psycho-socio and/or behavioral treatments to prevent or reduce the need for placement of the child out of the home or community.</w:delText>
                </w:r>
              </w:del>
            </w:sdtContent>
          </w:sdt>
        </w:p>
      </w:sdtContent>
    </w:sdt>
    <w:sdt>
      <w:sdtPr>
        <w:tag w:val="goog_rdk_72"/>
        <w:id w:val="-1737723693"/>
      </w:sdtPr>
      <w:sdtContent>
        <w:p w14:paraId="00000082" w14:textId="77777777" w:rsidR="00C10BEC" w:rsidRDefault="00000000">
          <w:pPr>
            <w:spacing w:before="200" w:after="200"/>
            <w:rPr>
              <w:del w:id="101" w:author="Ellett, Logan" w:date="2026-07-02T11:56:00Z"/>
              <w:rFonts w:ascii="Times New Roman" w:eastAsia="Times New Roman" w:hAnsi="Times New Roman" w:cs="Times New Roman"/>
            </w:rPr>
          </w:pPr>
          <w:sdt>
            <w:sdtPr>
              <w:tag w:val="goog_rdk_71"/>
              <w:id w:val="321569307"/>
            </w:sdtPr>
            <w:sdtContent>
              <w:del w:id="102" w:author="Ellett, Logan" w:date="2026-07-02T11:56:00Z">
                <w:r>
                  <w:rPr>
                    <w:color w:val="000000"/>
                    <w:sz w:val="20"/>
                    <w:szCs w:val="20"/>
                  </w:rPr>
                  <w:delText>This definition shall not include special education programs operated by a public or private school system or programs which are licensed by other regulations of the Colorado Department of Human Services for less than twenty four (24) hour care of children, such as day care centers or centers for developmentally disabled children.</w:delText>
                </w:r>
              </w:del>
            </w:sdtContent>
          </w:sdt>
        </w:p>
      </w:sdtContent>
    </w:sdt>
    <w:sdt>
      <w:sdtPr>
        <w:tag w:val="goog_rdk_74"/>
        <w:id w:val="1800437443"/>
      </w:sdtPr>
      <w:sdtContent>
        <w:p w14:paraId="00000083" w14:textId="77777777" w:rsidR="00C10BEC" w:rsidRDefault="00000000">
          <w:pPr>
            <w:spacing w:before="200" w:after="200"/>
            <w:rPr>
              <w:del w:id="103" w:author="Ellett, Logan" w:date="2026-07-02T11:56:00Z"/>
              <w:rFonts w:ascii="Times New Roman" w:eastAsia="Times New Roman" w:hAnsi="Times New Roman" w:cs="Times New Roman"/>
            </w:rPr>
          </w:pPr>
          <w:sdt>
            <w:sdtPr>
              <w:tag w:val="goog_rdk_73"/>
              <w:id w:val="1590567927"/>
            </w:sdtPr>
            <w:sdtContent>
              <w:del w:id="104" w:author="Ellett, Logan" w:date="2026-07-02T11:56:00Z">
                <w:r>
                  <w:rPr>
                    <w:color w:val="000000"/>
                    <w:sz w:val="20"/>
                    <w:szCs w:val="20"/>
                  </w:rPr>
                  <w:delText>“De-escalation” is the use of therapeutic interventions with a child during the escalation phase of a crisis. The interventions are designed to allow children to contain their own behavior so that acute physical behavior does not develop that would lead to the need to use a physical management.</w:delText>
                </w:r>
              </w:del>
            </w:sdtContent>
          </w:sdt>
        </w:p>
      </w:sdtContent>
    </w:sdt>
    <w:p w14:paraId="00000084" w14:textId="77777777" w:rsidR="00C10BEC" w:rsidRDefault="00000000">
      <w:pPr>
        <w:spacing w:before="200" w:after="200"/>
        <w:rPr>
          <w:color w:val="000000"/>
          <w:sz w:val="20"/>
          <w:szCs w:val="20"/>
        </w:rPr>
      </w:pPr>
      <w:sdt>
        <w:sdtPr>
          <w:tag w:val="goog_rdk_75"/>
          <w:id w:val="1551900164"/>
        </w:sdtPr>
        <w:sdtContent>
          <w:del w:id="105" w:author="Ellett, Logan" w:date="2026-07-02T11:56:00Z">
            <w:r>
              <w:rPr>
                <w:color w:val="000000"/>
                <w:sz w:val="20"/>
                <w:szCs w:val="20"/>
              </w:rPr>
              <w:delText>“Reasonable” as used in these rules means appropriate and suitable, or not excessive or extreme.</w:delText>
            </w:r>
          </w:del>
        </w:sdtContent>
      </w:sdt>
    </w:p>
    <w:p w14:paraId="00000085" w14:textId="77777777" w:rsidR="00C10BEC" w:rsidRDefault="00000000">
      <w:pPr>
        <w:spacing w:before="200" w:after="200"/>
        <w:rPr>
          <w:rFonts w:ascii="Times New Roman" w:eastAsia="Times New Roman" w:hAnsi="Times New Roman" w:cs="Times New Roman"/>
        </w:rPr>
      </w:pPr>
      <w:r>
        <w:rPr>
          <w:b/>
          <w:bCs/>
          <w:color w:val="000000"/>
          <w:sz w:val="20"/>
          <w:szCs w:val="20"/>
        </w:rPr>
        <w:t>7.706.1</w:t>
      </w:r>
      <w:sdt>
        <w:sdtPr>
          <w:tag w:val="goog_rdk_76"/>
          <w:id w:val="667582488"/>
        </w:sdtPr>
        <w:sdtContent>
          <w:del w:id="106" w:author="Ellett, Logan" w:date="2026-07-02T12:06:00Z">
            <w:r>
              <w:rPr>
                <w:b/>
                <w:bCs/>
                <w:color w:val="000000"/>
                <w:sz w:val="20"/>
                <w:szCs w:val="20"/>
              </w:rPr>
              <w:delText>1</w:delText>
            </w:r>
          </w:del>
        </w:sdtContent>
      </w:sdt>
      <w:r>
        <w:rPr>
          <w:b/>
          <w:bCs/>
          <w:color w:val="000000"/>
          <w:sz w:val="20"/>
          <w:szCs w:val="20"/>
        </w:rPr>
        <w:t xml:space="preserve"> </w:t>
      </w:r>
      <w:r>
        <w:rPr>
          <w:b/>
          <w:bCs/>
          <w:color w:val="000000"/>
          <w:sz w:val="20"/>
          <w:szCs w:val="20"/>
        </w:rPr>
        <w:tab/>
      </w:r>
      <w:sdt>
        <w:sdtPr>
          <w:tag w:val="goog_rdk_77"/>
          <w:id w:val="13485214"/>
        </w:sdtPr>
        <w:sdtContent>
          <w:ins w:id="107" w:author="Ellett, Logan" w:date="2026-07-02T12:00:00Z">
            <w:r>
              <w:rPr>
                <w:b/>
                <w:bCs/>
                <w:color w:val="000000"/>
                <w:sz w:val="20"/>
                <w:szCs w:val="20"/>
              </w:rPr>
              <w:t>GOVERNING BODY</w:t>
            </w:r>
          </w:ins>
        </w:sdtContent>
      </w:sdt>
      <w:sdt>
        <w:sdtPr>
          <w:tag w:val="goog_rdk_78"/>
          <w:id w:val="1120053937"/>
        </w:sdtPr>
        <w:sdtContent>
          <w:del w:id="108" w:author="Ellett, Logan" w:date="2026-07-02T12:00:00Z">
            <w:r>
              <w:rPr>
                <w:b/>
                <w:bCs/>
                <w:color w:val="000000"/>
                <w:sz w:val="20"/>
                <w:szCs w:val="20"/>
              </w:rPr>
              <w:delText>Governing Body</w:delText>
            </w:r>
          </w:del>
        </w:sdtContent>
      </w:sdt>
    </w:p>
    <w:p w14:paraId="00000086" w14:textId="77777777" w:rsidR="00C10BEC" w:rsidRDefault="00000000">
      <w:pPr>
        <w:spacing w:before="200" w:after="200"/>
        <w:ind w:left="720" w:hanging="720"/>
        <w:rPr>
          <w:rFonts w:ascii="Times New Roman" w:eastAsia="Times New Roman" w:hAnsi="Times New Roman" w:cs="Times New Roman"/>
        </w:rPr>
      </w:pPr>
      <w:r>
        <w:rPr>
          <w:color w:val="000000"/>
          <w:sz w:val="20"/>
          <w:szCs w:val="20"/>
        </w:rPr>
        <w:t>A</w:t>
      </w:r>
      <w:proofErr w:type="gramStart"/>
      <w:r>
        <w:rPr>
          <w:color w:val="000000"/>
          <w:sz w:val="20"/>
          <w:szCs w:val="20"/>
        </w:rPr>
        <w:t xml:space="preserve">. </w:t>
      </w:r>
      <w:r>
        <w:rPr>
          <w:color w:val="000000"/>
          <w:sz w:val="20"/>
          <w:szCs w:val="20"/>
        </w:rPr>
        <w:tab/>
        <w:t>The</w:t>
      </w:r>
      <w:proofErr w:type="gramEnd"/>
      <w:r>
        <w:rPr>
          <w:color w:val="000000"/>
          <w:sz w:val="20"/>
          <w:szCs w:val="20"/>
        </w:rPr>
        <w:t xml:space="preserve"> governing body is the individual, partnership, corporation</w:t>
      </w:r>
      <w:sdt>
        <w:sdtPr>
          <w:tag w:val="goog_rdk_79"/>
          <w:id w:val="-1552499820"/>
        </w:sdtPr>
        <w:sdtContent>
          <w:ins w:id="109" w:author="Ellett, Logan" w:date="2026-07-02T12:00:00Z">
            <w:r>
              <w:rPr>
                <w:color w:val="000000"/>
                <w:sz w:val="20"/>
                <w:szCs w:val="20"/>
              </w:rPr>
              <w:t>,</w:t>
            </w:r>
          </w:ins>
        </w:sdtContent>
      </w:sdt>
      <w:r>
        <w:rPr>
          <w:color w:val="000000"/>
          <w:sz w:val="20"/>
          <w:szCs w:val="20"/>
        </w:rPr>
        <w:t xml:space="preserve"> or association in </w:t>
      </w:r>
      <w:sdt>
        <w:sdtPr>
          <w:tag w:val="goog_rdk_80"/>
          <w:id w:val="-1699696347"/>
        </w:sdtPr>
        <w:sdtContent>
          <w:ins w:id="110" w:author="Ellett, Logan" w:date="2026-07-02T12:01:00Z">
            <w:r>
              <w:rPr>
                <w:color w:val="000000"/>
                <w:sz w:val="20"/>
                <w:szCs w:val="20"/>
              </w:rPr>
              <w:t>which</w:t>
            </w:r>
          </w:ins>
        </w:sdtContent>
      </w:sdt>
      <w:sdt>
        <w:sdtPr>
          <w:tag w:val="goog_rdk_81"/>
          <w:id w:val="-1159820856"/>
        </w:sdtPr>
        <w:sdtContent>
          <w:del w:id="111" w:author="Ellett, Logan" w:date="2026-07-02T12:01:00Z">
            <w:r>
              <w:rPr>
                <w:color w:val="FF0000"/>
                <w:sz w:val="20"/>
                <w:szCs w:val="20"/>
              </w:rPr>
              <w:delText xml:space="preserve"> </w:delText>
            </w:r>
            <w:r>
              <w:rPr>
                <w:color w:val="000000"/>
                <w:sz w:val="20"/>
                <w:szCs w:val="20"/>
              </w:rPr>
              <w:delText>whom</w:delText>
            </w:r>
          </w:del>
        </w:sdtContent>
      </w:sdt>
      <w:r>
        <w:rPr>
          <w:color w:val="000000"/>
          <w:sz w:val="20"/>
          <w:szCs w:val="20"/>
        </w:rPr>
        <w:t xml:space="preserve"> the ultimate authority and legal responsibility is vested for the conduct of the day treatment </w:t>
      </w:r>
      <w:sdt>
        <w:sdtPr>
          <w:tag w:val="goog_rdk_82"/>
          <w:id w:val="-1944515267"/>
        </w:sdtPr>
        <w:sdtContent>
          <w:ins w:id="112" w:author="Ellett, Logan" w:date="2026-07-02T12:01:00Z">
            <w:r>
              <w:rPr>
                <w:color w:val="000000"/>
                <w:sz w:val="20"/>
                <w:szCs w:val="20"/>
              </w:rPr>
              <w:t>facility</w:t>
            </w:r>
          </w:ins>
        </w:sdtContent>
      </w:sdt>
      <w:sdt>
        <w:sdtPr>
          <w:tag w:val="goog_rdk_83"/>
          <w:id w:val="-738094007"/>
        </w:sdtPr>
        <w:sdtContent>
          <w:del w:id="113" w:author="Ellett, Logan" w:date="2026-07-02T12:01:00Z">
            <w:r>
              <w:rPr>
                <w:color w:val="FF0000"/>
                <w:sz w:val="20"/>
                <w:szCs w:val="20"/>
              </w:rPr>
              <w:delText xml:space="preserve"> </w:delText>
            </w:r>
            <w:r>
              <w:rPr>
                <w:color w:val="000000"/>
                <w:sz w:val="20"/>
                <w:szCs w:val="20"/>
              </w:rPr>
              <w:delText>center</w:delText>
            </w:r>
          </w:del>
        </w:sdtContent>
      </w:sdt>
      <w:r>
        <w:rPr>
          <w:color w:val="000000"/>
          <w:sz w:val="20"/>
          <w:szCs w:val="20"/>
        </w:rPr>
        <w:t>.</w:t>
      </w:r>
    </w:p>
    <w:p w14:paraId="00000087" w14:textId="77777777" w:rsidR="00C10BEC" w:rsidRDefault="00000000">
      <w:pPr>
        <w:spacing w:before="200" w:after="200"/>
        <w:ind w:left="720" w:hanging="720"/>
        <w:rPr>
          <w:rFonts w:ascii="Times New Roman" w:eastAsia="Times New Roman" w:hAnsi="Times New Roman" w:cs="Times New Roman"/>
        </w:rPr>
      </w:pPr>
      <w:r>
        <w:rPr>
          <w:color w:val="000000"/>
          <w:sz w:val="20"/>
          <w:szCs w:val="20"/>
        </w:rPr>
        <w:t>B</w:t>
      </w:r>
      <w:proofErr w:type="gramStart"/>
      <w:r>
        <w:rPr>
          <w:color w:val="000000"/>
          <w:sz w:val="20"/>
          <w:szCs w:val="20"/>
        </w:rPr>
        <w:t xml:space="preserve">. </w:t>
      </w:r>
      <w:r>
        <w:rPr>
          <w:color w:val="000000"/>
          <w:sz w:val="20"/>
          <w:szCs w:val="20"/>
        </w:rPr>
        <w:tab/>
        <w:t>The</w:t>
      </w:r>
      <w:proofErr w:type="gramEnd"/>
      <w:r>
        <w:rPr>
          <w:color w:val="000000"/>
          <w:sz w:val="20"/>
          <w:szCs w:val="20"/>
        </w:rPr>
        <w:t xml:space="preserve"> governing body</w:t>
      </w:r>
      <w:sdt>
        <w:sdtPr>
          <w:tag w:val="goog_rdk_84"/>
          <w:id w:val="-97237613"/>
        </w:sdtPr>
        <w:sdtContent>
          <w:del w:id="114" w:author="Ellett, Logan" w:date="2026-07-02T12:03:00Z">
            <w:r>
              <w:rPr>
                <w:color w:val="000000"/>
                <w:sz w:val="20"/>
                <w:szCs w:val="20"/>
              </w:rPr>
              <w:delText xml:space="preserve"> shall</w:delText>
            </w:r>
          </w:del>
        </w:sdtContent>
      </w:sdt>
      <w:r>
        <w:rPr>
          <w:color w:val="000000"/>
          <w:sz w:val="20"/>
          <w:szCs w:val="20"/>
        </w:rPr>
        <w:t xml:space="preserve"> </w:t>
      </w:r>
      <w:sdt>
        <w:sdtPr>
          <w:tag w:val="goog_rdk_85"/>
          <w:id w:val="1230805545"/>
        </w:sdtPr>
        <w:sdtContent>
          <w:ins w:id="115" w:author="Ellett, Logan" w:date="2026-07-02T12:01:00Z">
            <w:r>
              <w:rPr>
                <w:color w:val="000000"/>
                <w:sz w:val="20"/>
                <w:szCs w:val="20"/>
              </w:rPr>
              <w:t>must</w:t>
            </w:r>
          </w:ins>
        </w:sdtContent>
      </w:sdt>
      <w:r>
        <w:rPr>
          <w:color w:val="FF0000"/>
          <w:sz w:val="20"/>
          <w:szCs w:val="20"/>
        </w:rPr>
        <w:t xml:space="preserve"> </w:t>
      </w:r>
      <w:r>
        <w:rPr>
          <w:color w:val="000000"/>
          <w:sz w:val="20"/>
          <w:szCs w:val="20"/>
        </w:rPr>
        <w:t xml:space="preserve">be identified by its legal name. </w:t>
      </w:r>
      <w:sdt>
        <w:sdtPr>
          <w:tag w:val="goog_rdk_86"/>
          <w:id w:val="-1673220972"/>
        </w:sdtPr>
        <w:sdtContent>
          <w:ins w:id="116" w:author="Ellett, Logan" w:date="2026-07-02T12:01:00Z">
            <w:r>
              <w:rPr>
                <w:color w:val="000000"/>
                <w:sz w:val="20"/>
                <w:szCs w:val="20"/>
              </w:rPr>
              <w:t>When the governing body does not include a board of directors, there must be an advisory committee of at least two (2) other individuals who act in an advisory capacity to the governing body.</w:t>
            </w:r>
          </w:ins>
        </w:sdtContent>
      </w:sdt>
      <w:r>
        <w:rPr>
          <w:color w:val="FF0000"/>
          <w:sz w:val="20"/>
          <w:szCs w:val="20"/>
        </w:rPr>
        <w:t xml:space="preserve"> </w:t>
      </w:r>
      <w:r>
        <w:rPr>
          <w:color w:val="000000"/>
          <w:sz w:val="20"/>
          <w:szCs w:val="20"/>
        </w:rPr>
        <w:t xml:space="preserve">The names and </w:t>
      </w:r>
      <w:sdt>
        <w:sdtPr>
          <w:tag w:val="goog_rdk_87"/>
          <w:id w:val="-1913888485"/>
        </w:sdtPr>
        <w:sdtContent>
          <w:ins w:id="117" w:author="Ellett, Logan" w:date="2026-07-02T12:01:00Z">
            <w:r>
              <w:rPr>
                <w:color w:val="000000"/>
                <w:sz w:val="20"/>
                <w:szCs w:val="20"/>
              </w:rPr>
              <w:t>contact information</w:t>
            </w:r>
          </w:ins>
        </w:sdtContent>
      </w:sdt>
      <w:sdt>
        <w:sdtPr>
          <w:tag w:val="goog_rdk_88"/>
          <w:id w:val="1386582472"/>
        </w:sdtPr>
        <w:sdtContent>
          <w:del w:id="118" w:author="Ellett, Logan" w:date="2026-07-02T12:01:00Z">
            <w:r>
              <w:rPr>
                <w:color w:val="FF0000"/>
                <w:sz w:val="20"/>
                <w:szCs w:val="20"/>
              </w:rPr>
              <w:delText xml:space="preserve"> </w:delText>
            </w:r>
            <w:r>
              <w:rPr>
                <w:color w:val="000000"/>
                <w:sz w:val="20"/>
                <w:szCs w:val="20"/>
              </w:rPr>
              <w:delText>addresses of individuals who hold primary financial control, members</w:delText>
            </w:r>
          </w:del>
        </w:sdtContent>
      </w:sdt>
      <w:r>
        <w:rPr>
          <w:color w:val="000000"/>
          <w:sz w:val="20"/>
          <w:szCs w:val="20"/>
        </w:rPr>
        <w:t xml:space="preserve"> of the board of directors </w:t>
      </w:r>
      <w:sdt>
        <w:sdtPr>
          <w:tag w:val="goog_rdk_89"/>
          <w:id w:val="-101567850"/>
        </w:sdtPr>
        <w:sdtContent>
          <w:ins w:id="119" w:author="Ellett, Logan" w:date="2026-07-02T12:01:00Z">
            <w:r>
              <w:rPr>
                <w:color w:val="000000"/>
                <w:sz w:val="20"/>
                <w:szCs w:val="20"/>
              </w:rPr>
              <w:t>or advisory committee members</w:t>
            </w:r>
          </w:ins>
        </w:sdtContent>
      </w:sdt>
      <w:r>
        <w:rPr>
          <w:strike/>
          <w:color w:val="000000"/>
          <w:sz w:val="20"/>
          <w:szCs w:val="20"/>
        </w:rPr>
        <w:t xml:space="preserve"> </w:t>
      </w:r>
      <w:sdt>
        <w:sdtPr>
          <w:tag w:val="goog_rdk_90"/>
          <w:id w:val="1036727023"/>
        </w:sdtPr>
        <w:sdtContent>
          <w:del w:id="120" w:author="Ellett, Logan" w:date="2026-07-02T12:04:00Z">
            <w:r>
              <w:rPr>
                <w:color w:val="000000"/>
                <w:sz w:val="20"/>
                <w:szCs w:val="20"/>
              </w:rPr>
              <w:delText xml:space="preserve">and officers of the governing body shall </w:delText>
            </w:r>
          </w:del>
        </w:sdtContent>
      </w:sdt>
      <w:sdt>
        <w:sdtPr>
          <w:tag w:val="goog_rdk_91"/>
          <w:id w:val="584060953"/>
        </w:sdtPr>
        <w:sdtContent>
          <w:ins w:id="121" w:author="Ellett, Logan" w:date="2026-07-02T12:04:00Z">
            <w:r>
              <w:rPr>
                <w:color w:val="000000"/>
                <w:sz w:val="20"/>
                <w:szCs w:val="20"/>
              </w:rPr>
              <w:t>must</w:t>
            </w:r>
          </w:ins>
        </w:sdtContent>
      </w:sdt>
      <w:r>
        <w:rPr>
          <w:color w:val="000000"/>
          <w:sz w:val="20"/>
          <w:szCs w:val="20"/>
        </w:rPr>
        <w:t xml:space="preserve"> be disclosed</w:t>
      </w:r>
      <w:sdt>
        <w:sdtPr>
          <w:tag w:val="goog_rdk_92"/>
          <w:id w:val="656075961"/>
        </w:sdtPr>
        <w:sdtContent>
          <w:del w:id="122" w:author="Ellett, Logan" w:date="2026-07-02T12:05:00Z">
            <w:r>
              <w:rPr>
                <w:color w:val="000000"/>
                <w:sz w:val="20"/>
                <w:szCs w:val="20"/>
              </w:rPr>
              <w:delText xml:space="preserve"> fully</w:delText>
            </w:r>
          </w:del>
        </w:sdtContent>
      </w:sdt>
      <w:r>
        <w:rPr>
          <w:color w:val="000000"/>
          <w:sz w:val="20"/>
          <w:szCs w:val="20"/>
        </w:rPr>
        <w:t xml:space="preserve"> to the</w:t>
      </w:r>
      <w:sdt>
        <w:sdtPr>
          <w:tag w:val="goog_rdk_93"/>
          <w:id w:val="1327087843"/>
        </w:sdtPr>
        <w:sdtContent>
          <w:del w:id="123" w:author="Ellett, Logan" w:date="2026-07-02T12:05:00Z">
            <w:r>
              <w:rPr>
                <w:color w:val="000000"/>
                <w:sz w:val="20"/>
                <w:szCs w:val="20"/>
              </w:rPr>
              <w:delText xml:space="preserve"> Colorado</w:delText>
            </w:r>
          </w:del>
        </w:sdtContent>
      </w:sdt>
      <w:r>
        <w:rPr>
          <w:color w:val="000000"/>
          <w:sz w:val="20"/>
          <w:szCs w:val="20"/>
        </w:rPr>
        <w:t xml:space="preserve"> Department</w:t>
      </w:r>
      <w:sdt>
        <w:sdtPr>
          <w:tag w:val="goog_rdk_94"/>
          <w:id w:val="1677160217"/>
        </w:sdtPr>
        <w:sdtContent>
          <w:del w:id="124" w:author="Ellett, Logan" w:date="2026-07-02T12:05:00Z">
            <w:r>
              <w:rPr>
                <w:color w:val="000000"/>
                <w:sz w:val="20"/>
                <w:szCs w:val="20"/>
              </w:rPr>
              <w:delText xml:space="preserve"> of Human Services</w:delText>
            </w:r>
          </w:del>
        </w:sdtContent>
      </w:sdt>
      <w:r>
        <w:rPr>
          <w:color w:val="000000"/>
          <w:sz w:val="20"/>
          <w:szCs w:val="20"/>
        </w:rPr>
        <w:t xml:space="preserve">. When changes of </w:t>
      </w:r>
      <w:proofErr w:type="gramStart"/>
      <w:r>
        <w:rPr>
          <w:color w:val="000000"/>
          <w:sz w:val="20"/>
          <w:szCs w:val="20"/>
        </w:rPr>
        <w:t>persons</w:t>
      </w:r>
      <w:proofErr w:type="gramEnd"/>
      <w:r>
        <w:rPr>
          <w:color w:val="000000"/>
          <w:sz w:val="20"/>
          <w:szCs w:val="20"/>
        </w:rPr>
        <w:t xml:space="preserve"> holding any of these positions occur, the </w:t>
      </w:r>
      <w:sdt>
        <w:sdtPr>
          <w:tag w:val="goog_rdk_95"/>
          <w:id w:val="-1440342437"/>
        </w:sdtPr>
        <w:sdtContent>
          <w:del w:id="125" w:author="Ellett, Logan" w:date="2026-07-02T12:05:00Z">
            <w:r>
              <w:rPr>
                <w:color w:val="000000"/>
                <w:sz w:val="20"/>
                <w:szCs w:val="20"/>
              </w:rPr>
              <w:delText>d</w:delText>
            </w:r>
          </w:del>
        </w:sdtContent>
      </w:sdt>
      <w:sdt>
        <w:sdtPr>
          <w:tag w:val="goog_rdk_96"/>
          <w:id w:val="-1630209109"/>
        </w:sdtPr>
        <w:sdtContent>
          <w:ins w:id="126" w:author="Ellett, Logan" w:date="2026-07-02T12:05:00Z">
            <w:r w:rsidRPr="007E0962">
              <w:rPr>
                <w:color w:val="A90000"/>
                <w:sz w:val="20"/>
                <w:szCs w:val="20"/>
              </w:rPr>
              <w:t>D</w:t>
            </w:r>
          </w:ins>
        </w:sdtContent>
      </w:sdt>
      <w:r>
        <w:rPr>
          <w:color w:val="000000"/>
          <w:sz w:val="20"/>
          <w:szCs w:val="20"/>
        </w:rPr>
        <w:t>epartment</w:t>
      </w:r>
      <w:sdt>
        <w:sdtPr>
          <w:tag w:val="goog_rdk_97"/>
          <w:id w:val="960381772"/>
        </w:sdtPr>
        <w:sdtContent>
          <w:del w:id="127" w:author="Ellett, Logan" w:date="2026-07-02T12:05:00Z">
            <w:r>
              <w:rPr>
                <w:color w:val="000000"/>
                <w:sz w:val="20"/>
                <w:szCs w:val="20"/>
              </w:rPr>
              <w:delText xml:space="preserve"> shall</w:delText>
            </w:r>
          </w:del>
        </w:sdtContent>
      </w:sdt>
      <w:r>
        <w:rPr>
          <w:color w:val="000000"/>
          <w:sz w:val="20"/>
          <w:szCs w:val="20"/>
        </w:rPr>
        <w:t xml:space="preserve"> </w:t>
      </w:r>
      <w:sdt>
        <w:sdtPr>
          <w:tag w:val="goog_rdk_98"/>
          <w:id w:val="216394945"/>
        </w:sdtPr>
        <w:sdtContent>
          <w:ins w:id="128" w:author="Ellett, Logan" w:date="2026-07-02T12:02:00Z">
            <w:r>
              <w:rPr>
                <w:color w:val="000000"/>
                <w:sz w:val="20"/>
                <w:szCs w:val="20"/>
              </w:rPr>
              <w:t>must</w:t>
            </w:r>
          </w:ins>
        </w:sdtContent>
      </w:sdt>
      <w:r>
        <w:rPr>
          <w:color w:val="000000"/>
          <w:sz w:val="20"/>
          <w:szCs w:val="20"/>
        </w:rPr>
        <w:t xml:space="preserve"> be informed of the names and </w:t>
      </w:r>
      <w:sdt>
        <w:sdtPr>
          <w:tag w:val="goog_rdk_99"/>
          <w:id w:val="-432111714"/>
        </w:sdtPr>
        <w:sdtContent>
          <w:ins w:id="129" w:author="Ellett, Logan" w:date="2026-07-02T12:02:00Z">
            <w:r>
              <w:rPr>
                <w:color w:val="000000"/>
                <w:sz w:val="20"/>
                <w:szCs w:val="20"/>
              </w:rPr>
              <w:t>contact information</w:t>
            </w:r>
          </w:ins>
        </w:sdtContent>
      </w:sdt>
      <w:sdt>
        <w:sdtPr>
          <w:tag w:val="goog_rdk_100"/>
          <w:id w:val="959451290"/>
        </w:sdtPr>
        <w:sdtContent>
          <w:del w:id="130" w:author="Ellett, Logan" w:date="2026-07-02T12:02:00Z">
            <w:r>
              <w:rPr>
                <w:color w:val="FF0000"/>
                <w:sz w:val="20"/>
                <w:szCs w:val="20"/>
              </w:rPr>
              <w:delText xml:space="preserve"> </w:delText>
            </w:r>
            <w:r>
              <w:rPr>
                <w:color w:val="000000"/>
                <w:sz w:val="20"/>
                <w:szCs w:val="20"/>
              </w:rPr>
              <w:delText>addresses</w:delText>
            </w:r>
          </w:del>
        </w:sdtContent>
      </w:sdt>
      <w:r>
        <w:rPr>
          <w:color w:val="000000"/>
          <w:sz w:val="20"/>
          <w:szCs w:val="20"/>
        </w:rPr>
        <w:t xml:space="preserve"> of the new individuals </w:t>
      </w:r>
      <w:sdt>
        <w:sdtPr>
          <w:tag w:val="goog_rdk_101"/>
          <w:id w:val="39270707"/>
        </w:sdtPr>
        <w:sdtContent>
          <w:ins w:id="131" w:author="Ellett, Logan" w:date="2026-07-02T12:02:00Z">
            <w:r>
              <w:rPr>
                <w:color w:val="000000"/>
                <w:sz w:val="20"/>
                <w:szCs w:val="20"/>
              </w:rPr>
              <w:t>within ten (10) business days</w:t>
            </w:r>
          </w:ins>
        </w:sdtContent>
      </w:sdt>
      <w:sdt>
        <w:sdtPr>
          <w:tag w:val="goog_rdk_102"/>
          <w:id w:val="736073396"/>
        </w:sdtPr>
        <w:sdtContent>
          <w:del w:id="132" w:author="Ellett, Logan" w:date="2026-07-02T12:02:00Z">
            <w:r>
              <w:rPr>
                <w:color w:val="FF0000"/>
                <w:sz w:val="20"/>
                <w:szCs w:val="20"/>
              </w:rPr>
              <w:delText xml:space="preserve"> </w:delText>
            </w:r>
            <w:r>
              <w:rPr>
                <w:color w:val="000000"/>
                <w:sz w:val="20"/>
                <w:szCs w:val="20"/>
              </w:rPr>
              <w:delText>annually</w:delText>
            </w:r>
          </w:del>
        </w:sdtContent>
      </w:sdt>
      <w:r>
        <w:rPr>
          <w:color w:val="000000"/>
          <w:sz w:val="20"/>
          <w:szCs w:val="20"/>
        </w:rPr>
        <w:t>.</w:t>
      </w:r>
    </w:p>
    <w:sdt>
      <w:sdtPr>
        <w:tag w:val="goog_rdk_105"/>
        <w:id w:val="1907649457"/>
      </w:sdtPr>
      <w:sdtContent>
        <w:p w14:paraId="00000088" w14:textId="22E80D3B" w:rsidR="00C10BEC" w:rsidRDefault="00000000">
          <w:pPr>
            <w:spacing w:before="200" w:after="200"/>
            <w:ind w:left="720" w:hanging="720"/>
            <w:rPr>
              <w:ins w:id="133" w:author="Ellett, Logan" w:date="2026-07-02T12:07:00Z"/>
              <w:color w:val="FF0000"/>
              <w:sz w:val="20"/>
              <w:szCs w:val="20"/>
            </w:rPr>
          </w:pPr>
          <w:sdt>
            <w:sdtPr>
              <w:tag w:val="goog_rdk_104"/>
              <w:id w:val="-961243906"/>
            </w:sdtPr>
            <w:sdtContent>
              <w:ins w:id="134" w:author="Ellett, Logan" w:date="2026-07-02T12:07:00Z">
                <w:r w:rsidRPr="007E0962">
                  <w:rPr>
                    <w:color w:val="A20000"/>
                    <w:sz w:val="20"/>
                    <w:szCs w:val="20"/>
                  </w:rPr>
                  <w:t>C.</w:t>
                </w:r>
                <w:r w:rsidRPr="007E0962">
                  <w:rPr>
                    <w:color w:val="A20000"/>
                    <w:sz w:val="20"/>
                    <w:szCs w:val="20"/>
                  </w:rPr>
                  <w:tab/>
                  <w:t>The board of directors or advisory committee must meet at regularly scheduled intervals and must provide a written performance evaluation of the director on a regular basis. The performance evaluation</w:t>
                </w:r>
              </w:ins>
              <w:ins w:id="135" w:author="Ellett, Logan" w:date="2026-09-02T05:38:00Z" w16du:dateUtc="2026-09-02T11:38:00Z">
                <w:r w:rsidR="00BB2FF2" w:rsidRPr="007E0962">
                  <w:rPr>
                    <w:color w:val="A20000"/>
                    <w:sz w:val="20"/>
                    <w:szCs w:val="20"/>
                  </w:rPr>
                  <w:t>(s)</w:t>
                </w:r>
              </w:ins>
              <w:ins w:id="136" w:author="Ellett, Logan" w:date="2026-07-02T12:07:00Z">
                <w:r w:rsidRPr="007E0962">
                  <w:rPr>
                    <w:color w:val="A20000"/>
                    <w:sz w:val="20"/>
                    <w:szCs w:val="20"/>
                  </w:rPr>
                  <w:t xml:space="preserve"> must be available to the Department upon request.</w:t>
                </w:r>
              </w:ins>
            </w:sdtContent>
          </w:sdt>
        </w:p>
      </w:sdtContent>
    </w:sdt>
    <w:sdt>
      <w:sdtPr>
        <w:tag w:val="goog_rdk_107"/>
        <w:id w:val="-1990486720"/>
      </w:sdtPr>
      <w:sdtContent>
        <w:p w14:paraId="00000089" w14:textId="77777777" w:rsidR="00C10BEC" w:rsidRDefault="00000000">
          <w:pPr>
            <w:spacing w:before="200" w:after="200"/>
            <w:ind w:left="720" w:hanging="720"/>
            <w:rPr>
              <w:ins w:id="137" w:author="Ellett, Logan" w:date="2026-07-02T12:07:00Z"/>
              <w:color w:val="FF0000"/>
              <w:sz w:val="20"/>
              <w:szCs w:val="20"/>
            </w:rPr>
          </w:pPr>
          <w:sdt>
            <w:sdtPr>
              <w:tag w:val="goog_rdk_106"/>
              <w:id w:val="74170252"/>
            </w:sdtPr>
            <w:sdtContent>
              <w:ins w:id="138" w:author="Ellett, Logan" w:date="2026-07-02T12:07:00Z">
                <w:r w:rsidRPr="007E0962">
                  <w:rPr>
                    <w:color w:val="A90000"/>
                    <w:sz w:val="20"/>
                    <w:szCs w:val="20"/>
                  </w:rPr>
                  <w:t>D.</w:t>
                </w:r>
                <w:r w:rsidRPr="007E0962">
                  <w:rPr>
                    <w:color w:val="A90000"/>
                    <w:sz w:val="20"/>
                    <w:szCs w:val="20"/>
                  </w:rPr>
                  <w:tab/>
                  <w:t>The meeting minutes of the board of directors or advisory committee must be maintained in accordance with a record retention policy. At minimum, the minutes for the preceding three (3) years must be available to the Department upon request.</w:t>
                </w:r>
              </w:ins>
            </w:sdtContent>
          </w:sdt>
        </w:p>
      </w:sdtContent>
    </w:sdt>
    <w:p w14:paraId="0000008A" w14:textId="77777777" w:rsidR="00C10BEC" w:rsidRDefault="00000000">
      <w:pPr>
        <w:spacing w:before="200" w:after="200"/>
        <w:ind w:left="720" w:hanging="720"/>
        <w:rPr>
          <w:color w:val="FF0000"/>
          <w:sz w:val="20"/>
          <w:szCs w:val="20"/>
        </w:rPr>
      </w:pPr>
      <w:sdt>
        <w:sdtPr>
          <w:tag w:val="goog_rdk_108"/>
          <w:id w:val="218645476"/>
        </w:sdtPr>
        <w:sdtContent>
          <w:ins w:id="139" w:author="Ellett, Logan" w:date="2026-07-02T12:07:00Z">
            <w:r w:rsidRPr="007E0962">
              <w:rPr>
                <w:color w:val="ED0000"/>
                <w:sz w:val="20"/>
                <w:szCs w:val="20"/>
              </w:rPr>
              <w:t>E.</w:t>
            </w:r>
            <w:r w:rsidRPr="007E0962">
              <w:rPr>
                <w:color w:val="ED0000"/>
                <w:sz w:val="20"/>
                <w:szCs w:val="20"/>
              </w:rPr>
              <w:tab/>
              <w:t>The functions of the governing body must include:</w:t>
            </w:r>
          </w:ins>
        </w:sdtContent>
      </w:sdt>
    </w:p>
    <w:sdt>
      <w:sdtPr>
        <w:tag w:val="goog_rdk_111"/>
        <w:id w:val="147039363"/>
      </w:sdtPr>
      <w:sdtContent>
        <w:p w14:paraId="0000008B" w14:textId="09BB6A11" w:rsidR="00C10BEC" w:rsidRDefault="00000000">
          <w:pPr>
            <w:spacing w:before="200" w:after="200"/>
            <w:ind w:left="1440" w:hanging="720"/>
            <w:rPr>
              <w:ins w:id="140" w:author="Ellett, Logan" w:date="2026-07-02T12:10:00Z"/>
              <w:color w:val="FF0000"/>
              <w:sz w:val="20"/>
              <w:szCs w:val="20"/>
            </w:rPr>
          </w:pPr>
          <w:sdt>
            <w:sdtPr>
              <w:tag w:val="goog_rdk_110"/>
              <w:id w:val="-1941699475"/>
            </w:sdtPr>
            <w:sdtContent>
              <w:ins w:id="141" w:author="Ellett, Logan" w:date="2026-07-02T12:10:00Z">
                <w:r w:rsidRPr="007E0962">
                  <w:rPr>
                    <w:color w:val="7E0000"/>
                    <w:sz w:val="20"/>
                    <w:szCs w:val="20"/>
                  </w:rPr>
                  <w:t>1.</w:t>
                </w:r>
                <w:r w:rsidRPr="007E0962">
                  <w:rPr>
                    <w:color w:val="7E0000"/>
                    <w:sz w:val="20"/>
                    <w:szCs w:val="20"/>
                  </w:rPr>
                  <w:tab/>
                  <w:t>The appointment of a director who is responsible, according to established performance criteria</w:t>
                </w:r>
              </w:ins>
              <w:ins w:id="142" w:author="Ellett, Logan" w:date="2026-09-02T05:39:00Z" w16du:dateUtc="2026-09-02T11:39:00Z">
                <w:r w:rsidR="00BB2FF2" w:rsidRPr="007E0962">
                  <w:rPr>
                    <w:color w:val="7E0000"/>
                    <w:sz w:val="20"/>
                    <w:szCs w:val="20"/>
                  </w:rPr>
                  <w:t xml:space="preserve"> outlined in the facility’s policies and procedures</w:t>
                </w:r>
              </w:ins>
              <w:ins w:id="143" w:author="Ellett, Logan" w:date="2026-07-02T12:10:00Z">
                <w:r w:rsidRPr="007E0962">
                  <w:rPr>
                    <w:color w:val="7E0000"/>
                    <w:sz w:val="20"/>
                    <w:szCs w:val="20"/>
                  </w:rPr>
                  <w:t>, to the governing body and for the administration of the day treatment facility according to its defined purpose.</w:t>
                </w:r>
              </w:ins>
            </w:sdtContent>
          </w:sdt>
        </w:p>
      </w:sdtContent>
    </w:sdt>
    <w:sdt>
      <w:sdtPr>
        <w:tag w:val="goog_rdk_113"/>
        <w:id w:val="-341112312"/>
      </w:sdtPr>
      <w:sdtContent>
        <w:p w14:paraId="0000008C" w14:textId="77777777" w:rsidR="00C10BEC" w:rsidRDefault="00000000">
          <w:pPr>
            <w:spacing w:before="200" w:after="200"/>
            <w:ind w:left="1440" w:hanging="720"/>
            <w:rPr>
              <w:ins w:id="144" w:author="Ellett, Logan" w:date="2026-07-02T12:10:00Z"/>
              <w:color w:val="FF0000"/>
              <w:sz w:val="20"/>
              <w:szCs w:val="20"/>
            </w:rPr>
          </w:pPr>
          <w:sdt>
            <w:sdtPr>
              <w:tag w:val="goog_rdk_112"/>
              <w:id w:val="1813686877"/>
            </w:sdtPr>
            <w:sdtContent>
              <w:ins w:id="145" w:author="Ellett, Logan" w:date="2026-07-02T12:10:00Z">
                <w:r w:rsidRPr="00686BD5">
                  <w:rPr>
                    <w:color w:val="ED0000"/>
                    <w:sz w:val="20"/>
                    <w:szCs w:val="20"/>
                  </w:rPr>
                  <w:t>2.</w:t>
                </w:r>
                <w:r w:rsidRPr="00686BD5">
                  <w:rPr>
                    <w:color w:val="ED0000"/>
                    <w:sz w:val="20"/>
                    <w:szCs w:val="20"/>
                  </w:rPr>
                  <w:tab/>
                  <w:t>The formulation and, at a minimum, regularly planned review of policies and procedures to be followed by the facility annually or as needed for the general operation and management of the facility and all policies required under Section 7.706.11.</w:t>
                </w:r>
              </w:ins>
            </w:sdtContent>
          </w:sdt>
        </w:p>
      </w:sdtContent>
    </w:sdt>
    <w:sdt>
      <w:sdtPr>
        <w:tag w:val="goog_rdk_115"/>
        <w:id w:val="-7503823"/>
      </w:sdtPr>
      <w:sdtContent>
        <w:p w14:paraId="0000008D" w14:textId="059265FF" w:rsidR="00C10BEC" w:rsidRDefault="00000000">
          <w:pPr>
            <w:spacing w:before="200" w:after="200"/>
            <w:ind w:left="1440" w:hanging="720"/>
            <w:rPr>
              <w:ins w:id="146" w:author="Ellett, Logan" w:date="2026-07-02T12:10:00Z"/>
              <w:color w:val="FF0000"/>
              <w:sz w:val="20"/>
              <w:szCs w:val="20"/>
            </w:rPr>
          </w:pPr>
          <w:sdt>
            <w:sdtPr>
              <w:tag w:val="goog_rdk_114"/>
              <w:id w:val="-1021664142"/>
            </w:sdtPr>
            <w:sdtContent>
              <w:ins w:id="147" w:author="Ellett, Logan" w:date="2026-07-02T12:10:00Z">
                <w:r w:rsidRPr="00686BD5">
                  <w:rPr>
                    <w:color w:val="ED0000"/>
                    <w:sz w:val="20"/>
                    <w:szCs w:val="20"/>
                  </w:rPr>
                  <w:t>3.</w:t>
                </w:r>
                <w:r w:rsidRPr="00686BD5">
                  <w:rPr>
                    <w:color w:val="ED0000"/>
                    <w:sz w:val="20"/>
                    <w:szCs w:val="20"/>
                  </w:rPr>
                  <w:tab/>
                  <w:t>The provision of necessary facilities, adequate financing, qualified personnel, services, and program</w:t>
                </w:r>
              </w:ins>
              <w:ins w:id="148" w:author="Ellett, Logan" w:date="2026-09-02T05:40:00Z" w16du:dateUtc="2026-09-02T11:40:00Z">
                <w:r w:rsidR="00BB2FF2" w:rsidRPr="00686BD5">
                  <w:rPr>
                    <w:color w:val="ED0000"/>
                    <w:sz w:val="20"/>
                    <w:szCs w:val="20"/>
                  </w:rPr>
                  <w:t>ming</w:t>
                </w:r>
              </w:ins>
              <w:ins w:id="149" w:author="Ellett, Logan" w:date="2026-07-02T12:10:00Z">
                <w:r w:rsidRPr="00686BD5">
                  <w:rPr>
                    <w:color w:val="ED0000"/>
                    <w:sz w:val="20"/>
                    <w:szCs w:val="20"/>
                  </w:rPr>
                  <w:t xml:space="preserve"> for the welfare and safety of children/youth in accordance with these rules.</w:t>
                </w:r>
              </w:ins>
            </w:sdtContent>
          </w:sdt>
        </w:p>
      </w:sdtContent>
    </w:sdt>
    <w:sdt>
      <w:sdtPr>
        <w:tag w:val="goog_rdk_117"/>
        <w:id w:val="-1162991367"/>
      </w:sdtPr>
      <w:sdtContent>
        <w:p w14:paraId="0000008E" w14:textId="77777777" w:rsidR="00C10BEC" w:rsidRDefault="00000000">
          <w:pPr>
            <w:spacing w:before="200" w:after="200"/>
            <w:ind w:left="1440" w:hanging="720"/>
            <w:rPr>
              <w:ins w:id="150" w:author="Ellett, Logan" w:date="2026-07-02T12:10:00Z"/>
              <w:color w:val="FF0000"/>
              <w:sz w:val="20"/>
              <w:szCs w:val="20"/>
            </w:rPr>
          </w:pPr>
          <w:sdt>
            <w:sdtPr>
              <w:tag w:val="goog_rdk_116"/>
              <w:id w:val="-1575419211"/>
            </w:sdtPr>
            <w:sdtContent>
              <w:ins w:id="151" w:author="Ellett, Logan" w:date="2026-07-02T12:10:00Z">
                <w:r w:rsidRPr="00686BD5">
                  <w:rPr>
                    <w:color w:val="ED0000"/>
                    <w:sz w:val="20"/>
                    <w:szCs w:val="20"/>
                  </w:rPr>
                  <w:t>4.</w:t>
                </w:r>
                <w:r w:rsidRPr="00686BD5">
                  <w:rPr>
                    <w:color w:val="ED0000"/>
                    <w:sz w:val="20"/>
                    <w:szCs w:val="20"/>
                  </w:rPr>
                  <w:tab/>
                  <w:t xml:space="preserve">Ensuring the facility maintains average sufficient cash reserve or liquid assets to meet its operating expenses, </w:t>
                </w:r>
                <w:proofErr w:type="gramStart"/>
                <w:r w:rsidRPr="00686BD5">
                  <w:rPr>
                    <w:color w:val="ED0000"/>
                    <w:sz w:val="20"/>
                    <w:szCs w:val="20"/>
                  </w:rPr>
                  <w:t>taking into account</w:t>
                </w:r>
                <w:proofErr w:type="gramEnd"/>
                <w:r w:rsidRPr="00686BD5">
                  <w:rPr>
                    <w:color w:val="ED0000"/>
                    <w:sz w:val="20"/>
                    <w:szCs w:val="20"/>
                  </w:rPr>
                  <w:t xml:space="preserve"> the facility’s projected volume of children/youth being served, its size, scope, budget, and financial commitments. </w:t>
                </w:r>
              </w:ins>
            </w:sdtContent>
          </w:sdt>
        </w:p>
      </w:sdtContent>
    </w:sdt>
    <w:p w14:paraId="0000008F" w14:textId="77777777" w:rsidR="00C10BEC" w:rsidRDefault="00000000">
      <w:pPr>
        <w:spacing w:before="200" w:after="200"/>
        <w:ind w:left="1440" w:hanging="720"/>
        <w:rPr>
          <w:color w:val="FF0000"/>
          <w:sz w:val="20"/>
          <w:szCs w:val="20"/>
        </w:rPr>
      </w:pPr>
      <w:sdt>
        <w:sdtPr>
          <w:tag w:val="goog_rdk_118"/>
          <w:id w:val="1274163663"/>
        </w:sdtPr>
        <w:sdtContent>
          <w:ins w:id="152" w:author="Ellett, Logan" w:date="2026-07-02T12:10:00Z">
            <w:r w:rsidRPr="00686BD5">
              <w:rPr>
                <w:color w:val="ED0000"/>
                <w:sz w:val="20"/>
                <w:szCs w:val="20"/>
              </w:rPr>
              <w:t>5.</w:t>
            </w:r>
            <w:r w:rsidRPr="00686BD5">
              <w:rPr>
                <w:color w:val="ED0000"/>
                <w:sz w:val="20"/>
                <w:szCs w:val="20"/>
              </w:rPr>
              <w:tab/>
              <w:t xml:space="preserve">If the facility does not have sufficient funds to meet operating expenses including less than two (2) months of cash reserves or liquid assets or determines there to be a significant financial hardship with potential to impact its programs, the facility must notify their </w:t>
            </w:r>
            <w:proofErr w:type="gramStart"/>
            <w:r w:rsidRPr="00686BD5">
              <w:rPr>
                <w:color w:val="ED0000"/>
                <w:sz w:val="20"/>
                <w:szCs w:val="20"/>
              </w:rPr>
              <w:t>Department</w:t>
            </w:r>
            <w:proofErr w:type="gramEnd"/>
            <w:r w:rsidRPr="00686BD5">
              <w:rPr>
                <w:color w:val="ED0000"/>
                <w:sz w:val="20"/>
                <w:szCs w:val="20"/>
              </w:rPr>
              <w:t xml:space="preserve"> representative in writing of the financial hardship and any potential negative impacts due to the hardship as soon as it is identified.</w:t>
            </w:r>
          </w:ins>
        </w:sdtContent>
      </w:sdt>
      <w:r>
        <w:rPr>
          <w:color w:val="FF0000"/>
          <w:sz w:val="20"/>
          <w:szCs w:val="20"/>
        </w:rPr>
        <w:t xml:space="preserve"> </w:t>
      </w:r>
    </w:p>
    <w:p w14:paraId="00000090" w14:textId="77777777" w:rsidR="00C10BEC" w:rsidRDefault="00000000">
      <w:pPr>
        <w:spacing w:before="200" w:after="200"/>
        <w:rPr>
          <w:rFonts w:ascii="Times New Roman" w:eastAsia="Times New Roman" w:hAnsi="Times New Roman" w:cs="Times New Roman"/>
        </w:rPr>
      </w:pPr>
      <w:r>
        <w:rPr>
          <w:b/>
          <w:bCs/>
          <w:color w:val="000000"/>
          <w:sz w:val="20"/>
          <w:szCs w:val="20"/>
        </w:rPr>
        <w:t>7.706.1</w:t>
      </w:r>
      <w:sdt>
        <w:sdtPr>
          <w:tag w:val="goog_rdk_119"/>
          <w:id w:val="1639218859"/>
        </w:sdtPr>
        <w:sdtContent>
          <w:ins w:id="153" w:author="Ellett, Logan" w:date="2026-07-02T13:02:00Z">
            <w:r>
              <w:rPr>
                <w:b/>
                <w:bCs/>
                <w:color w:val="000000"/>
                <w:sz w:val="20"/>
                <w:szCs w:val="20"/>
              </w:rPr>
              <w:t>1</w:t>
            </w:r>
          </w:ins>
        </w:sdtContent>
      </w:sdt>
      <w:sdt>
        <w:sdtPr>
          <w:tag w:val="goog_rdk_120"/>
          <w:id w:val="486113661"/>
        </w:sdtPr>
        <w:sdtContent>
          <w:del w:id="154" w:author="Ellett, Logan" w:date="2026-07-02T13:02:00Z">
            <w:r>
              <w:rPr>
                <w:b/>
                <w:bCs/>
                <w:color w:val="000000"/>
                <w:sz w:val="20"/>
                <w:szCs w:val="20"/>
              </w:rPr>
              <w:delText>2</w:delText>
            </w:r>
          </w:del>
        </w:sdtContent>
      </w:sdt>
      <w:r>
        <w:rPr>
          <w:b/>
          <w:bCs/>
          <w:color w:val="000000"/>
          <w:sz w:val="20"/>
          <w:szCs w:val="20"/>
        </w:rPr>
        <w:t xml:space="preserve"> </w:t>
      </w:r>
      <w:r>
        <w:rPr>
          <w:b/>
          <w:bCs/>
          <w:color w:val="000000"/>
          <w:sz w:val="20"/>
          <w:szCs w:val="20"/>
        </w:rPr>
        <w:tab/>
      </w:r>
      <w:sdt>
        <w:sdtPr>
          <w:tag w:val="goog_rdk_121"/>
          <w:id w:val="-536538264"/>
        </w:sdtPr>
        <w:sdtContent>
          <w:proofErr w:type="spellStart"/>
          <w:ins w:id="155" w:author="Ellett, Logan" w:date="2026-07-02T13:02:00Z">
            <w:r>
              <w:rPr>
                <w:b/>
                <w:bCs/>
                <w:color w:val="000000"/>
                <w:sz w:val="20"/>
                <w:szCs w:val="20"/>
              </w:rPr>
              <w:t>Polices</w:t>
            </w:r>
            <w:proofErr w:type="spellEnd"/>
            <w:r>
              <w:rPr>
                <w:b/>
                <w:bCs/>
                <w:color w:val="000000"/>
                <w:sz w:val="20"/>
                <w:szCs w:val="20"/>
              </w:rPr>
              <w:t xml:space="preserve"> and Procedures</w:t>
            </w:r>
          </w:ins>
        </w:sdtContent>
      </w:sdt>
      <w:sdt>
        <w:sdtPr>
          <w:tag w:val="goog_rdk_122"/>
          <w:id w:val="1936351218"/>
        </w:sdtPr>
        <w:sdtContent>
          <w:del w:id="156" w:author="Ellett, Logan" w:date="2026-07-02T13:02:00Z">
            <w:r>
              <w:rPr>
                <w:b/>
                <w:bCs/>
                <w:color w:val="000000"/>
                <w:sz w:val="20"/>
                <w:szCs w:val="20"/>
              </w:rPr>
              <w:delText>Statement of Purpose</w:delText>
            </w:r>
          </w:del>
        </w:sdtContent>
      </w:sdt>
    </w:p>
    <w:p w14:paraId="00000091" w14:textId="77777777" w:rsidR="00C10BEC" w:rsidRDefault="00000000">
      <w:pPr>
        <w:spacing w:before="200" w:after="200"/>
        <w:ind w:left="720" w:hanging="720"/>
        <w:rPr>
          <w:color w:val="FF0000"/>
          <w:sz w:val="20"/>
          <w:szCs w:val="20"/>
        </w:rPr>
      </w:pPr>
      <w:sdt>
        <w:sdtPr>
          <w:tag w:val="goog_rdk_124"/>
          <w:id w:val="1820216830"/>
        </w:sdtPr>
        <w:sdtContent>
          <w:ins w:id="157" w:author="Ellett, Logan" w:date="2026-07-02T13:03:00Z">
            <w:r>
              <w:rPr>
                <w:color w:val="000000"/>
                <w:sz w:val="20"/>
                <w:szCs w:val="20"/>
              </w:rPr>
              <w:t>A.</w:t>
            </w:r>
            <w:r>
              <w:rPr>
                <w:color w:val="000000"/>
                <w:sz w:val="20"/>
                <w:szCs w:val="20"/>
              </w:rPr>
              <w:tab/>
            </w:r>
          </w:ins>
        </w:sdtContent>
      </w:sdt>
      <w:r>
        <w:rPr>
          <w:color w:val="000000"/>
          <w:sz w:val="20"/>
          <w:szCs w:val="20"/>
        </w:rPr>
        <w:t xml:space="preserve">Each day treatment </w:t>
      </w:r>
      <w:sdt>
        <w:sdtPr>
          <w:tag w:val="goog_rdk_125"/>
          <w:id w:val="-1723252093"/>
        </w:sdtPr>
        <w:sdtContent>
          <w:ins w:id="158" w:author="Ellett, Logan" w:date="2026-07-02T13:03:00Z">
            <w:r>
              <w:rPr>
                <w:color w:val="000000"/>
                <w:sz w:val="20"/>
                <w:szCs w:val="20"/>
              </w:rPr>
              <w:t>facility</w:t>
            </w:r>
          </w:ins>
        </w:sdtContent>
      </w:sdt>
      <w:sdt>
        <w:sdtPr>
          <w:tag w:val="goog_rdk_126"/>
          <w:id w:val="569653593"/>
        </w:sdtPr>
        <w:sdtContent>
          <w:del w:id="159" w:author="Ellett, Logan" w:date="2026-07-02T13:03:00Z">
            <w:r>
              <w:rPr>
                <w:color w:val="FF0000"/>
                <w:sz w:val="20"/>
                <w:szCs w:val="20"/>
              </w:rPr>
              <w:delText xml:space="preserve"> </w:delText>
            </w:r>
            <w:r>
              <w:rPr>
                <w:color w:val="000000"/>
                <w:sz w:val="20"/>
                <w:szCs w:val="20"/>
              </w:rPr>
              <w:delText>center shall</w:delText>
            </w:r>
          </w:del>
        </w:sdtContent>
      </w:sdt>
      <w:r>
        <w:rPr>
          <w:color w:val="000000"/>
          <w:sz w:val="20"/>
          <w:szCs w:val="20"/>
        </w:rPr>
        <w:t xml:space="preserve"> </w:t>
      </w:r>
      <w:sdt>
        <w:sdtPr>
          <w:tag w:val="goog_rdk_127"/>
          <w:id w:val="702716957"/>
        </w:sdtPr>
        <w:sdtContent>
          <w:ins w:id="160" w:author="Ellett, Logan" w:date="2026-07-02T13:03:00Z">
            <w:r>
              <w:rPr>
                <w:color w:val="000000"/>
                <w:sz w:val="20"/>
                <w:szCs w:val="20"/>
              </w:rPr>
              <w:t>must</w:t>
            </w:r>
          </w:ins>
        </w:sdtContent>
      </w:sdt>
      <w:r>
        <w:rPr>
          <w:color w:val="FF0000"/>
          <w:sz w:val="20"/>
          <w:szCs w:val="20"/>
        </w:rPr>
        <w:t xml:space="preserve"> </w:t>
      </w:r>
      <w:r>
        <w:rPr>
          <w:color w:val="000000"/>
          <w:sz w:val="20"/>
          <w:szCs w:val="20"/>
        </w:rPr>
        <w:t xml:space="preserve">formulate a written statement which includes the purpose and objective of the day treatment </w:t>
      </w:r>
      <w:sdt>
        <w:sdtPr>
          <w:tag w:val="goog_rdk_128"/>
          <w:id w:val="190894242"/>
        </w:sdtPr>
        <w:sdtContent>
          <w:ins w:id="161" w:author="Ellett, Logan" w:date="2026-07-02T13:04:00Z">
            <w:r>
              <w:rPr>
                <w:color w:val="000000"/>
                <w:sz w:val="20"/>
                <w:szCs w:val="20"/>
              </w:rPr>
              <w:t>facility</w:t>
            </w:r>
          </w:ins>
        </w:sdtContent>
      </w:sdt>
      <w:sdt>
        <w:sdtPr>
          <w:tag w:val="goog_rdk_129"/>
          <w:id w:val="-441219325"/>
        </w:sdtPr>
        <w:sdtContent>
          <w:del w:id="162" w:author="Ellett, Logan" w:date="2026-07-02T13:04:00Z">
            <w:r>
              <w:rPr>
                <w:color w:val="FF0000"/>
                <w:sz w:val="20"/>
                <w:szCs w:val="20"/>
              </w:rPr>
              <w:delText xml:space="preserve"> </w:delText>
            </w:r>
            <w:r>
              <w:rPr>
                <w:color w:val="000000"/>
                <w:sz w:val="20"/>
                <w:szCs w:val="20"/>
              </w:rPr>
              <w:delText>center</w:delText>
            </w:r>
          </w:del>
        </w:sdtContent>
      </w:sdt>
      <w:r>
        <w:rPr>
          <w:color w:val="000000"/>
          <w:sz w:val="20"/>
          <w:szCs w:val="20"/>
        </w:rPr>
        <w:t xml:space="preserve">, description of the services to be offered by the day treatment </w:t>
      </w:r>
      <w:sdt>
        <w:sdtPr>
          <w:tag w:val="goog_rdk_130"/>
          <w:id w:val="1821092444"/>
        </w:sdtPr>
        <w:sdtContent>
          <w:ins w:id="163" w:author="Ellett, Logan" w:date="2026-07-02T13:04:00Z">
            <w:r>
              <w:rPr>
                <w:color w:val="000000"/>
                <w:sz w:val="20"/>
                <w:szCs w:val="20"/>
              </w:rPr>
              <w:t>facility</w:t>
            </w:r>
          </w:ins>
        </w:sdtContent>
      </w:sdt>
      <w:sdt>
        <w:sdtPr>
          <w:tag w:val="goog_rdk_131"/>
          <w:id w:val="-344901516"/>
        </w:sdtPr>
        <w:sdtContent>
          <w:del w:id="164" w:author="Ellett, Logan" w:date="2026-07-02T13:04:00Z">
            <w:r>
              <w:rPr>
                <w:color w:val="FF0000"/>
                <w:sz w:val="20"/>
                <w:szCs w:val="20"/>
              </w:rPr>
              <w:delText xml:space="preserve"> </w:delText>
            </w:r>
            <w:r>
              <w:rPr>
                <w:color w:val="000000"/>
                <w:sz w:val="20"/>
                <w:szCs w:val="20"/>
              </w:rPr>
              <w:delText>center</w:delText>
            </w:r>
          </w:del>
        </w:sdtContent>
      </w:sdt>
      <w:r>
        <w:rPr>
          <w:color w:val="000000"/>
          <w:sz w:val="20"/>
          <w:szCs w:val="20"/>
        </w:rPr>
        <w:t>, ages</w:t>
      </w:r>
      <w:sdt>
        <w:sdtPr>
          <w:tag w:val="goog_rdk_132"/>
          <w:id w:val="1357286759"/>
        </w:sdtPr>
        <w:sdtContent>
          <w:ins w:id="165" w:author="Ellett, Logan" w:date="2026-07-02T13:04:00Z">
            <w:r>
              <w:rPr>
                <w:color w:val="000000"/>
                <w:sz w:val="20"/>
                <w:szCs w:val="20"/>
              </w:rPr>
              <w:t>,</w:t>
            </w:r>
          </w:ins>
        </w:sdtContent>
      </w:sdt>
      <w:r>
        <w:rPr>
          <w:color w:val="FF0000"/>
          <w:sz w:val="20"/>
          <w:szCs w:val="20"/>
        </w:rPr>
        <w:t xml:space="preserve"> </w:t>
      </w:r>
      <w:sdt>
        <w:sdtPr>
          <w:tag w:val="goog_rdk_133"/>
          <w:id w:val="-502059820"/>
        </w:sdtPr>
        <w:sdtContent>
          <w:ins w:id="166" w:author="Ellett, Logan" w:date="2026-07-02T13:04:00Z">
            <w:r w:rsidRPr="00686BD5">
              <w:rPr>
                <w:color w:val="ED0000"/>
                <w:sz w:val="20"/>
                <w:szCs w:val="20"/>
              </w:rPr>
              <w:t>identified needs, and diagnoses</w:t>
            </w:r>
          </w:ins>
        </w:sdtContent>
      </w:sdt>
      <w:r>
        <w:rPr>
          <w:color w:val="000000"/>
          <w:sz w:val="20"/>
          <w:szCs w:val="20"/>
        </w:rPr>
        <w:t xml:space="preserve"> of children</w:t>
      </w:r>
      <w:sdt>
        <w:sdtPr>
          <w:tag w:val="goog_rdk_134"/>
          <w:id w:val="826037932"/>
        </w:sdtPr>
        <w:sdtContent>
          <w:ins w:id="167" w:author="Ellett, Logan" w:date="2026-07-02T13:04:00Z">
            <w:r>
              <w:rPr>
                <w:color w:val="000000"/>
                <w:sz w:val="20"/>
                <w:szCs w:val="20"/>
              </w:rPr>
              <w:t>/youth to be served</w:t>
            </w:r>
          </w:ins>
        </w:sdtContent>
      </w:sdt>
      <w:sdt>
        <w:sdtPr>
          <w:tag w:val="goog_rdk_135"/>
          <w:id w:val="68214277"/>
        </w:sdtPr>
        <w:sdtContent>
          <w:del w:id="168" w:author="Ellett, Logan" w:date="2026-07-02T13:04:00Z">
            <w:r>
              <w:rPr>
                <w:color w:val="000000"/>
                <w:sz w:val="20"/>
                <w:szCs w:val="20"/>
              </w:rPr>
              <w:delText xml:space="preserve"> and type of children to be accepted by the day treatment center</w:delText>
            </w:r>
          </w:del>
        </w:sdtContent>
      </w:sdt>
      <w:r>
        <w:rPr>
          <w:color w:val="000000"/>
          <w:sz w:val="20"/>
          <w:szCs w:val="20"/>
        </w:rPr>
        <w:t>, and the geographic area in which children</w:t>
      </w:r>
      <w:sdt>
        <w:sdtPr>
          <w:tag w:val="goog_rdk_136"/>
          <w:id w:val="-695647277"/>
        </w:sdtPr>
        <w:sdtContent>
          <w:ins w:id="169" w:author="Ellett, Logan" w:date="2026-07-02T13:04:00Z">
            <w:r>
              <w:rPr>
                <w:color w:val="000000"/>
                <w:sz w:val="20"/>
                <w:szCs w:val="20"/>
              </w:rPr>
              <w:t>/youth</w:t>
            </w:r>
          </w:ins>
        </w:sdtContent>
      </w:sdt>
      <w:r>
        <w:rPr>
          <w:color w:val="000000"/>
          <w:sz w:val="20"/>
          <w:szCs w:val="20"/>
        </w:rPr>
        <w:t xml:space="preserve"> may reside for acceptance by the day treatment</w:t>
      </w:r>
      <w:sdt>
        <w:sdtPr>
          <w:tag w:val="goog_rdk_137"/>
          <w:id w:val="1988367445"/>
        </w:sdtPr>
        <w:sdtContent>
          <w:ins w:id="170" w:author="Ellett, Logan" w:date="2026-07-02T13:04:00Z">
            <w:r>
              <w:rPr>
                <w:color w:val="000000"/>
                <w:sz w:val="20"/>
                <w:szCs w:val="20"/>
              </w:rPr>
              <w:t xml:space="preserve"> facility</w:t>
            </w:r>
          </w:ins>
        </w:sdtContent>
      </w:sdt>
      <w:sdt>
        <w:sdtPr>
          <w:tag w:val="goog_rdk_138"/>
          <w:id w:val="-1547262153"/>
        </w:sdtPr>
        <w:sdtContent>
          <w:del w:id="171" w:author="Ellett, Logan" w:date="2026-07-02T13:04:00Z">
            <w:r>
              <w:rPr>
                <w:color w:val="000000"/>
                <w:sz w:val="20"/>
                <w:szCs w:val="20"/>
              </w:rPr>
              <w:delText xml:space="preserve"> center</w:delText>
            </w:r>
          </w:del>
        </w:sdtContent>
      </w:sdt>
      <w:r>
        <w:rPr>
          <w:color w:val="000000"/>
          <w:sz w:val="20"/>
          <w:szCs w:val="20"/>
        </w:rPr>
        <w:t>.</w:t>
      </w:r>
    </w:p>
    <w:p w14:paraId="00000092" w14:textId="26427F39" w:rsidR="00C10BEC" w:rsidRDefault="00000000">
      <w:pPr>
        <w:spacing w:before="200" w:after="200"/>
        <w:ind w:left="720" w:hanging="720"/>
        <w:rPr>
          <w:color w:val="FF0000"/>
          <w:sz w:val="20"/>
          <w:szCs w:val="20"/>
        </w:rPr>
      </w:pPr>
      <w:sdt>
        <w:sdtPr>
          <w:tag w:val="goog_rdk_140"/>
          <w:id w:val="-1265613428"/>
        </w:sdtPr>
        <w:sdtContent>
          <w:ins w:id="172" w:author="Ellett, Logan" w:date="2026-07-02T13:08:00Z">
            <w:r w:rsidRPr="00686BD5">
              <w:rPr>
                <w:color w:val="ED0000"/>
                <w:sz w:val="20"/>
                <w:szCs w:val="20"/>
              </w:rPr>
              <w:t>B.</w:t>
            </w:r>
            <w:r w:rsidRPr="00686BD5">
              <w:rPr>
                <w:color w:val="ED0000"/>
                <w:sz w:val="20"/>
                <w:szCs w:val="20"/>
              </w:rPr>
              <w:tab/>
              <w:t>Facilities must create</w:t>
            </w:r>
          </w:ins>
          <w:ins w:id="173" w:author="Ellett, Logan" w:date="2026-09-02T05:41:00Z" w16du:dateUtc="2026-09-02T11:41:00Z">
            <w:r w:rsidR="00BF0591" w:rsidRPr="00686BD5">
              <w:rPr>
                <w:color w:val="ED0000"/>
                <w:sz w:val="20"/>
                <w:szCs w:val="20"/>
              </w:rPr>
              <w:t xml:space="preserve">, </w:t>
            </w:r>
          </w:ins>
          <w:ins w:id="174" w:author="Ellett, Logan" w:date="2026-07-02T13:08:00Z">
            <w:r w:rsidRPr="00686BD5">
              <w:rPr>
                <w:color w:val="ED0000"/>
                <w:sz w:val="20"/>
                <w:szCs w:val="20"/>
              </w:rPr>
              <w:t>maintain</w:t>
            </w:r>
          </w:ins>
          <w:ins w:id="175" w:author="Ellett, Logan" w:date="2026-09-02T05:41:00Z" w16du:dateUtc="2026-09-02T11:41:00Z">
            <w:r w:rsidR="00BF0591" w:rsidRPr="00686BD5">
              <w:rPr>
                <w:color w:val="ED0000"/>
                <w:sz w:val="20"/>
                <w:szCs w:val="20"/>
              </w:rPr>
              <w:t>, and update</w:t>
            </w:r>
          </w:ins>
          <w:ins w:id="176" w:author="Ellett, Logan" w:date="2026-07-02T13:08:00Z">
            <w:r w:rsidRPr="00686BD5">
              <w:rPr>
                <w:color w:val="ED0000"/>
                <w:sz w:val="20"/>
                <w:szCs w:val="20"/>
              </w:rPr>
              <w:t xml:space="preserve"> annually, or as needed, written policies and procedures for the operation of the facility. Policies and procedures at a minimum must include:</w:t>
            </w:r>
          </w:ins>
        </w:sdtContent>
      </w:sdt>
    </w:p>
    <w:sdt>
      <w:sdtPr>
        <w:tag w:val="goog_rdk_143"/>
        <w:id w:val="1137695078"/>
      </w:sdtPr>
      <w:sdtContent>
        <w:p w14:paraId="00000093" w14:textId="77777777" w:rsidR="00C10BEC" w:rsidRDefault="00000000">
          <w:pPr>
            <w:spacing w:before="200" w:after="200"/>
            <w:ind w:left="1440" w:hanging="720"/>
            <w:rPr>
              <w:ins w:id="177" w:author="Ellett, Logan" w:date="2026-07-02T13:09:00Z"/>
              <w:sz w:val="20"/>
              <w:szCs w:val="20"/>
            </w:rPr>
          </w:pPr>
          <w:sdt>
            <w:sdtPr>
              <w:tag w:val="goog_rdk_142"/>
              <w:id w:val="1076487888"/>
            </w:sdtPr>
            <w:sdtContent>
              <w:ins w:id="178" w:author="Ellett, Logan" w:date="2026-07-02T13:09:00Z">
                <w:r>
                  <w:rPr>
                    <w:sz w:val="20"/>
                    <w:szCs w:val="20"/>
                  </w:rPr>
                  <w:t>1.</w:t>
                </w:r>
                <w:r>
                  <w:rPr>
                    <w:sz w:val="20"/>
                    <w:szCs w:val="20"/>
                  </w:rPr>
                  <w:tab/>
                  <w:t>Admission and intake procedures in accordance with the facility’s statement of purpose and Section 7.706.3.D;</w:t>
                </w:r>
              </w:ins>
            </w:sdtContent>
          </w:sdt>
        </w:p>
      </w:sdtContent>
    </w:sdt>
    <w:p w14:paraId="00000094" w14:textId="77777777" w:rsidR="00C10BEC" w:rsidRDefault="00000000">
      <w:pPr>
        <w:spacing w:before="200" w:after="200"/>
        <w:ind w:left="1440" w:hanging="720"/>
        <w:rPr>
          <w:sz w:val="20"/>
          <w:szCs w:val="20"/>
        </w:rPr>
      </w:pPr>
      <w:sdt>
        <w:sdtPr>
          <w:tag w:val="goog_rdk_144"/>
          <w:id w:val="1256756253"/>
        </w:sdtPr>
        <w:sdtContent>
          <w:ins w:id="179" w:author="Ellett, Logan" w:date="2026-07-02T13:09:00Z">
            <w:r>
              <w:rPr>
                <w:sz w:val="20"/>
                <w:szCs w:val="20"/>
              </w:rPr>
              <w:t>2.</w:t>
            </w:r>
            <w:r>
              <w:rPr>
                <w:sz w:val="20"/>
                <w:szCs w:val="20"/>
              </w:rPr>
              <w:tab/>
              <w:t>Personnel policies including, but not limited to:</w:t>
            </w:r>
          </w:ins>
        </w:sdtContent>
      </w:sdt>
    </w:p>
    <w:sdt>
      <w:sdtPr>
        <w:tag w:val="goog_rdk_147"/>
        <w:id w:val="813273032"/>
      </w:sdtPr>
      <w:sdtContent>
        <w:p w14:paraId="00000095" w14:textId="77777777" w:rsidR="00C10BEC" w:rsidRDefault="00000000">
          <w:pPr>
            <w:spacing w:before="200" w:after="200"/>
            <w:ind w:left="2160" w:hanging="720"/>
            <w:rPr>
              <w:ins w:id="180" w:author="Ellett, Logan" w:date="2026-07-02T13:09:00Z"/>
              <w:sz w:val="20"/>
              <w:szCs w:val="20"/>
            </w:rPr>
          </w:pPr>
          <w:sdt>
            <w:sdtPr>
              <w:tag w:val="goog_rdk_146"/>
              <w:id w:val="729927773"/>
            </w:sdtPr>
            <w:sdtContent>
              <w:ins w:id="181" w:author="Ellett, Logan" w:date="2026-07-02T13:09:00Z">
                <w:r>
                  <w:rPr>
                    <w:sz w:val="20"/>
                    <w:szCs w:val="20"/>
                  </w:rPr>
                  <w:t>a.</w:t>
                </w:r>
                <w:r>
                  <w:rPr>
                    <w:sz w:val="20"/>
                    <w:szCs w:val="20"/>
                  </w:rPr>
                  <w:tab/>
                  <w:t>Job description for each position;</w:t>
                </w:r>
              </w:ins>
            </w:sdtContent>
          </w:sdt>
        </w:p>
      </w:sdtContent>
    </w:sdt>
    <w:sdt>
      <w:sdtPr>
        <w:tag w:val="goog_rdk_149"/>
        <w:id w:val="-1268683865"/>
      </w:sdtPr>
      <w:sdtContent>
        <w:p w14:paraId="00000096" w14:textId="77777777" w:rsidR="00C10BEC" w:rsidRDefault="00000000">
          <w:pPr>
            <w:spacing w:before="200" w:after="200"/>
            <w:ind w:left="2160" w:hanging="720"/>
            <w:rPr>
              <w:ins w:id="182" w:author="Ellett, Logan" w:date="2026-07-02T13:09:00Z"/>
              <w:sz w:val="20"/>
              <w:szCs w:val="20"/>
            </w:rPr>
          </w:pPr>
          <w:sdt>
            <w:sdtPr>
              <w:tag w:val="goog_rdk_148"/>
              <w:id w:val="889380914"/>
            </w:sdtPr>
            <w:sdtContent>
              <w:ins w:id="183" w:author="Ellett, Logan" w:date="2026-07-02T13:09:00Z">
                <w:r>
                  <w:rPr>
                    <w:sz w:val="20"/>
                    <w:szCs w:val="20"/>
                  </w:rPr>
                  <w:t>b.</w:t>
                </w:r>
                <w:r>
                  <w:rPr>
                    <w:sz w:val="20"/>
                    <w:szCs w:val="20"/>
                  </w:rPr>
                  <w:tab/>
                  <w:t>Qualifications for each position;</w:t>
                </w:r>
              </w:ins>
            </w:sdtContent>
          </w:sdt>
        </w:p>
      </w:sdtContent>
    </w:sdt>
    <w:sdt>
      <w:sdtPr>
        <w:tag w:val="goog_rdk_151"/>
        <w:id w:val="-1352128479"/>
      </w:sdtPr>
      <w:sdtContent>
        <w:p w14:paraId="00000097" w14:textId="77777777" w:rsidR="00C10BEC" w:rsidRDefault="00000000">
          <w:pPr>
            <w:spacing w:before="200" w:after="200"/>
            <w:ind w:left="2160" w:hanging="720"/>
            <w:rPr>
              <w:ins w:id="184" w:author="Ellett, Logan" w:date="2026-07-02T13:09:00Z"/>
              <w:sz w:val="20"/>
              <w:szCs w:val="20"/>
            </w:rPr>
          </w:pPr>
          <w:sdt>
            <w:sdtPr>
              <w:tag w:val="goog_rdk_150"/>
              <w:id w:val="-1171344031"/>
            </w:sdtPr>
            <w:sdtContent>
              <w:ins w:id="185" w:author="Ellett, Logan" w:date="2026-07-02T13:09:00Z">
                <w:r>
                  <w:rPr>
                    <w:sz w:val="20"/>
                    <w:szCs w:val="20"/>
                  </w:rPr>
                  <w:t>c.</w:t>
                </w:r>
                <w:r>
                  <w:rPr>
                    <w:sz w:val="20"/>
                    <w:szCs w:val="20"/>
                  </w:rPr>
                  <w:tab/>
                  <w:t>Required documentation for each position;</w:t>
                </w:r>
              </w:ins>
            </w:sdtContent>
          </w:sdt>
        </w:p>
      </w:sdtContent>
    </w:sdt>
    <w:p w14:paraId="00000098" w14:textId="77777777" w:rsidR="00C10BEC" w:rsidRDefault="00000000">
      <w:pPr>
        <w:spacing w:before="200" w:after="200"/>
        <w:ind w:left="2160" w:hanging="720"/>
        <w:rPr>
          <w:sz w:val="20"/>
          <w:szCs w:val="20"/>
        </w:rPr>
      </w:pPr>
      <w:sdt>
        <w:sdtPr>
          <w:tag w:val="goog_rdk_152"/>
          <w:id w:val="1435774228"/>
        </w:sdtPr>
        <w:sdtContent>
          <w:ins w:id="186" w:author="Ellett, Logan" w:date="2026-07-02T13:09:00Z">
            <w:r>
              <w:rPr>
                <w:sz w:val="20"/>
                <w:szCs w:val="20"/>
              </w:rPr>
              <w:t>d.</w:t>
            </w:r>
            <w:r>
              <w:rPr>
                <w:sz w:val="20"/>
                <w:szCs w:val="20"/>
              </w:rPr>
              <w:tab/>
              <w:t xml:space="preserve">Requirements for background checks outlined in Sections 7.701.32, 7.701.321, and 7.701.33. </w:t>
            </w:r>
          </w:ins>
        </w:sdtContent>
      </w:sdt>
    </w:p>
    <w:sdt>
      <w:sdtPr>
        <w:tag w:val="goog_rdk_155"/>
        <w:id w:val="-2048245528"/>
      </w:sdtPr>
      <w:sdtContent>
        <w:p w14:paraId="00000099" w14:textId="77777777" w:rsidR="00C10BEC" w:rsidRDefault="00000000">
          <w:pPr>
            <w:spacing w:before="200" w:after="200"/>
            <w:ind w:left="1440" w:hanging="720"/>
            <w:rPr>
              <w:ins w:id="187" w:author="Ellett, Logan" w:date="2026-07-02T13:11:00Z"/>
              <w:sz w:val="20"/>
              <w:szCs w:val="20"/>
            </w:rPr>
          </w:pPr>
          <w:sdt>
            <w:sdtPr>
              <w:tag w:val="goog_rdk_154"/>
              <w:id w:val="-641048412"/>
            </w:sdtPr>
            <w:sdtContent>
              <w:ins w:id="188" w:author="Ellett, Logan" w:date="2026-07-02T13:11:00Z">
                <w:r>
                  <w:rPr>
                    <w:sz w:val="20"/>
                    <w:szCs w:val="20"/>
                  </w:rPr>
                  <w:t>3.</w:t>
                </w:r>
                <w:r>
                  <w:rPr>
                    <w:sz w:val="20"/>
                    <w:szCs w:val="20"/>
                  </w:rPr>
                  <w:tab/>
                  <w:t>Fee policy;</w:t>
                </w:r>
              </w:ins>
            </w:sdtContent>
          </w:sdt>
        </w:p>
      </w:sdtContent>
    </w:sdt>
    <w:sdt>
      <w:sdtPr>
        <w:tag w:val="goog_rdk_157"/>
        <w:id w:val="-205489362"/>
      </w:sdtPr>
      <w:sdtContent>
        <w:p w14:paraId="0000009A" w14:textId="77777777" w:rsidR="00C10BEC" w:rsidRDefault="00000000">
          <w:pPr>
            <w:spacing w:before="200" w:after="200"/>
            <w:ind w:left="1440" w:hanging="720"/>
            <w:rPr>
              <w:ins w:id="189" w:author="Ellett, Logan" w:date="2026-07-02T13:11:00Z"/>
              <w:sz w:val="20"/>
              <w:szCs w:val="20"/>
            </w:rPr>
          </w:pPr>
          <w:sdt>
            <w:sdtPr>
              <w:tag w:val="goog_rdk_156"/>
              <w:id w:val="1042418951"/>
            </w:sdtPr>
            <w:sdtContent>
              <w:ins w:id="190" w:author="Ellett, Logan" w:date="2026-07-02T13:11:00Z">
                <w:r>
                  <w:rPr>
                    <w:sz w:val="20"/>
                    <w:szCs w:val="20"/>
                  </w:rPr>
                  <w:t>4.</w:t>
                </w:r>
                <w:r>
                  <w:rPr>
                    <w:sz w:val="20"/>
                    <w:szCs w:val="20"/>
                  </w:rPr>
                  <w:tab/>
                  <w:t>Volunteer and/or intern policy that aligns with Section 7.701.331, if applicable;</w:t>
                </w:r>
              </w:ins>
            </w:sdtContent>
          </w:sdt>
        </w:p>
      </w:sdtContent>
    </w:sdt>
    <w:sdt>
      <w:sdtPr>
        <w:tag w:val="goog_rdk_159"/>
        <w:id w:val="-2099560842"/>
      </w:sdtPr>
      <w:sdtContent>
        <w:p w14:paraId="0000009B" w14:textId="77777777" w:rsidR="00C10BEC" w:rsidRDefault="00000000">
          <w:pPr>
            <w:spacing w:before="200" w:after="200"/>
            <w:ind w:left="1440" w:hanging="720"/>
            <w:rPr>
              <w:ins w:id="191" w:author="Ellett, Logan" w:date="2026-07-02T13:11:00Z"/>
              <w:sz w:val="20"/>
              <w:szCs w:val="20"/>
            </w:rPr>
          </w:pPr>
          <w:sdt>
            <w:sdtPr>
              <w:tag w:val="goog_rdk_158"/>
              <w:id w:val="-32518646"/>
            </w:sdtPr>
            <w:sdtContent>
              <w:ins w:id="192" w:author="Ellett, Logan" w:date="2026-07-02T13:11:00Z">
                <w:r>
                  <w:rPr>
                    <w:sz w:val="20"/>
                    <w:szCs w:val="20"/>
                  </w:rPr>
                  <w:t>5.</w:t>
                </w:r>
                <w:r>
                  <w:rPr>
                    <w:sz w:val="20"/>
                    <w:szCs w:val="20"/>
                  </w:rPr>
                  <w:tab/>
                  <w:t>Policy for obtaining authorization and approval for activities described in Section 7.719.2 through Section 7.719.8;</w:t>
                </w:r>
              </w:ins>
            </w:sdtContent>
          </w:sdt>
        </w:p>
      </w:sdtContent>
    </w:sdt>
    <w:sdt>
      <w:sdtPr>
        <w:tag w:val="goog_rdk_161"/>
        <w:id w:val="1666328418"/>
      </w:sdtPr>
      <w:sdtContent>
        <w:p w14:paraId="0000009C" w14:textId="77777777" w:rsidR="00C10BEC" w:rsidRDefault="00000000">
          <w:pPr>
            <w:spacing w:before="200" w:after="200"/>
            <w:ind w:left="1440" w:hanging="720"/>
            <w:rPr>
              <w:ins w:id="193" w:author="Ellett, Logan" w:date="2026-07-02T13:11:00Z"/>
              <w:sz w:val="20"/>
              <w:szCs w:val="20"/>
            </w:rPr>
          </w:pPr>
          <w:sdt>
            <w:sdtPr>
              <w:tag w:val="goog_rdk_160"/>
              <w:id w:val="583612328"/>
            </w:sdtPr>
            <w:sdtContent>
              <w:ins w:id="194" w:author="Ellett, Logan" w:date="2026-07-02T13:11:00Z">
                <w:r>
                  <w:rPr>
                    <w:sz w:val="20"/>
                    <w:szCs w:val="20"/>
                  </w:rPr>
                  <w:t>6.</w:t>
                </w:r>
                <w:r>
                  <w:rPr>
                    <w:sz w:val="20"/>
                    <w:szCs w:val="20"/>
                  </w:rPr>
                  <w:tab/>
                  <w:t>Transportation policies including:</w:t>
                </w:r>
              </w:ins>
            </w:sdtContent>
          </w:sdt>
        </w:p>
      </w:sdtContent>
    </w:sdt>
    <w:sdt>
      <w:sdtPr>
        <w:tag w:val="goog_rdk_163"/>
        <w:id w:val="1169615384"/>
      </w:sdtPr>
      <w:sdtContent>
        <w:p w14:paraId="0000009D" w14:textId="1CA626C7" w:rsidR="00C10BEC" w:rsidRDefault="00000000">
          <w:pPr>
            <w:spacing w:before="200" w:after="200"/>
            <w:ind w:left="2160" w:hanging="720"/>
            <w:rPr>
              <w:ins w:id="195" w:author="Ellett, Logan" w:date="2026-07-02T13:11:00Z"/>
              <w:sz w:val="20"/>
              <w:szCs w:val="20"/>
            </w:rPr>
          </w:pPr>
          <w:sdt>
            <w:sdtPr>
              <w:tag w:val="goog_rdk_162"/>
              <w:id w:val="1247899680"/>
            </w:sdtPr>
            <w:sdtContent>
              <w:ins w:id="196" w:author="Ellett, Logan" w:date="2026-07-02T13:11:00Z">
                <w:r>
                  <w:rPr>
                    <w:sz w:val="20"/>
                    <w:szCs w:val="20"/>
                  </w:rPr>
                  <w:t>a.</w:t>
                </w:r>
                <w:r>
                  <w:rPr>
                    <w:sz w:val="20"/>
                    <w:szCs w:val="20"/>
                  </w:rPr>
                  <w:tab/>
                  <w:t>Names</w:t>
                </w:r>
              </w:ins>
              <w:ins w:id="197" w:author="Ellett, Logan" w:date="2026-09-01T05:51:00Z" w16du:dateUtc="2026-09-01T11:51:00Z">
                <w:r w:rsidR="002458D6">
                  <w:rPr>
                    <w:sz w:val="20"/>
                    <w:szCs w:val="20"/>
                  </w:rPr>
                  <w:t>, email addresses,</w:t>
                </w:r>
              </w:ins>
              <w:ins w:id="198" w:author="Ellett, Logan" w:date="2026-07-02T13:11:00Z">
                <w:r>
                  <w:rPr>
                    <w:sz w:val="20"/>
                    <w:szCs w:val="20"/>
                  </w:rPr>
                  <w:t xml:space="preserve"> and telephone numbers for </w:t>
                </w:r>
                <w:proofErr w:type="gramStart"/>
                <w:r>
                  <w:rPr>
                    <w:sz w:val="20"/>
                    <w:szCs w:val="20"/>
                  </w:rPr>
                  <w:t>persons</w:t>
                </w:r>
                <w:proofErr w:type="gramEnd"/>
                <w:r>
                  <w:rPr>
                    <w:sz w:val="20"/>
                    <w:szCs w:val="20"/>
                  </w:rPr>
                  <w:t xml:space="preserve"> and/or transportation companies permitted to pick up or drop off children/youth at the facility;</w:t>
                </w:r>
              </w:ins>
            </w:sdtContent>
          </w:sdt>
        </w:p>
      </w:sdtContent>
    </w:sdt>
    <w:p w14:paraId="0000009E" w14:textId="24F54E7B" w:rsidR="00C10BEC" w:rsidRDefault="00000000">
      <w:pPr>
        <w:spacing w:before="200" w:after="200"/>
        <w:ind w:left="2160" w:hanging="720"/>
        <w:rPr>
          <w:sz w:val="20"/>
          <w:szCs w:val="20"/>
        </w:rPr>
      </w:pPr>
      <w:sdt>
        <w:sdtPr>
          <w:tag w:val="goog_rdk_164"/>
          <w:id w:val="-263468205"/>
        </w:sdtPr>
        <w:sdtContent>
          <w:ins w:id="199" w:author="Ellett, Logan" w:date="2026-07-02T13:11:00Z">
            <w:r>
              <w:rPr>
                <w:sz w:val="20"/>
                <w:szCs w:val="20"/>
              </w:rPr>
              <w:t>b.</w:t>
            </w:r>
            <w:r>
              <w:rPr>
                <w:sz w:val="20"/>
                <w:szCs w:val="20"/>
              </w:rPr>
              <w:tab/>
              <w:t>Authorization and approval from the child’s/youth’s parent(s)</w:t>
            </w:r>
          </w:ins>
          <w:ins w:id="200" w:author="Ellett, Logan" w:date="2026-09-01T05:51:00Z" w16du:dateUtc="2026-09-01T11:51:00Z">
            <w:r w:rsidR="005234DC">
              <w:rPr>
                <w:sz w:val="20"/>
                <w:szCs w:val="20"/>
              </w:rPr>
              <w:t>,</w:t>
            </w:r>
          </w:ins>
          <w:ins w:id="201" w:author="Ellett, Logan" w:date="2026-07-02T13:11:00Z">
            <w:r>
              <w:rPr>
                <w:sz w:val="20"/>
                <w:szCs w:val="20"/>
              </w:rPr>
              <w:t xml:space="preserve"> legal guardian(s) or custodian(s) prior to transportation;</w:t>
            </w:r>
          </w:ins>
        </w:sdtContent>
      </w:sdt>
    </w:p>
    <w:sdt>
      <w:sdtPr>
        <w:tag w:val="goog_rdk_167"/>
        <w:id w:val="-1761831471"/>
      </w:sdtPr>
      <w:sdtContent>
        <w:p w14:paraId="0000009F" w14:textId="77777777" w:rsidR="00C10BEC" w:rsidRDefault="00000000">
          <w:pPr>
            <w:spacing w:before="200" w:after="200"/>
            <w:ind w:left="2160" w:hanging="720"/>
            <w:rPr>
              <w:ins w:id="202" w:author="Ellett, Logan" w:date="2026-07-02T13:13:00Z"/>
              <w:sz w:val="20"/>
              <w:szCs w:val="20"/>
            </w:rPr>
          </w:pPr>
          <w:sdt>
            <w:sdtPr>
              <w:tag w:val="goog_rdk_166"/>
              <w:id w:val="-2139387020"/>
            </w:sdtPr>
            <w:sdtContent>
              <w:ins w:id="203" w:author="Ellett, Logan" w:date="2026-07-02T13:13:00Z">
                <w:r>
                  <w:rPr>
                    <w:sz w:val="20"/>
                    <w:szCs w:val="20"/>
                  </w:rPr>
                  <w:t>c.</w:t>
                </w:r>
                <w:r>
                  <w:rPr>
                    <w:sz w:val="20"/>
                    <w:szCs w:val="20"/>
                  </w:rPr>
                  <w:tab/>
                  <w:t>The facility is responsible for following all applicable vehicle safety laws; and</w:t>
                </w:r>
              </w:ins>
            </w:sdtContent>
          </w:sdt>
        </w:p>
      </w:sdtContent>
    </w:sdt>
    <w:p w14:paraId="000000A0" w14:textId="72ED6FA4" w:rsidR="00C10BEC" w:rsidRDefault="00000000">
      <w:pPr>
        <w:spacing w:before="200" w:after="200"/>
        <w:ind w:left="2160" w:hanging="720"/>
        <w:rPr>
          <w:sz w:val="20"/>
          <w:szCs w:val="20"/>
        </w:rPr>
      </w:pPr>
      <w:sdt>
        <w:sdtPr>
          <w:tag w:val="goog_rdk_168"/>
          <w:id w:val="-872922719"/>
        </w:sdtPr>
        <w:sdtContent>
          <w:ins w:id="204" w:author="Ellett, Logan" w:date="2026-07-02T13:13:00Z">
            <w:r>
              <w:rPr>
                <w:sz w:val="20"/>
                <w:szCs w:val="20"/>
              </w:rPr>
              <w:t>d.</w:t>
            </w:r>
            <w:r>
              <w:rPr>
                <w:sz w:val="20"/>
                <w:szCs w:val="20"/>
              </w:rPr>
              <w:tab/>
              <w:t>Including the school district, parent(s), and/or legal guardian(s)</w:t>
            </w:r>
          </w:ins>
          <w:ins w:id="205" w:author="Ellett, Logan" w:date="2026-09-01T05:51:00Z" w16du:dateUtc="2026-09-01T11:51:00Z">
            <w:r w:rsidR="005234DC">
              <w:rPr>
                <w:sz w:val="20"/>
                <w:szCs w:val="20"/>
              </w:rPr>
              <w:t>,</w:t>
            </w:r>
          </w:ins>
          <w:ins w:id="206" w:author="Ellett, Logan" w:date="2026-07-02T13:13:00Z">
            <w:r>
              <w:rPr>
                <w:sz w:val="20"/>
                <w:szCs w:val="20"/>
              </w:rPr>
              <w:t xml:space="preserve"> custodian(s), </w:t>
            </w:r>
          </w:ins>
          <w:ins w:id="207" w:author="Ellett, Logan" w:date="2026-09-01T05:50:00Z" w16du:dateUtc="2026-09-01T11:50:00Z">
            <w:r w:rsidR="005234DC">
              <w:rPr>
                <w:sz w:val="20"/>
                <w:szCs w:val="20"/>
              </w:rPr>
              <w:t>or</w:t>
            </w:r>
          </w:ins>
          <w:ins w:id="208" w:author="Ellett, Logan" w:date="2026-07-02T13:13:00Z">
            <w:r>
              <w:rPr>
                <w:sz w:val="20"/>
                <w:szCs w:val="20"/>
              </w:rPr>
              <w:t xml:space="preserve"> any other pertinent individual(s) or agencies in the development of the child’s/youth’s transportation plan, if applicable.</w:t>
            </w:r>
          </w:ins>
        </w:sdtContent>
      </w:sdt>
    </w:p>
    <w:sdt>
      <w:sdtPr>
        <w:tag w:val="goog_rdk_171"/>
        <w:id w:val="167142707"/>
      </w:sdtPr>
      <w:sdtContent>
        <w:p w14:paraId="000000A1" w14:textId="77777777" w:rsidR="00C10BEC" w:rsidRDefault="00000000">
          <w:pPr>
            <w:spacing w:before="200" w:after="200"/>
            <w:ind w:left="1440" w:hanging="720"/>
            <w:rPr>
              <w:ins w:id="209" w:author="Ellett, Logan" w:date="2026-07-02T13:19:00Z"/>
              <w:sz w:val="20"/>
              <w:szCs w:val="20"/>
            </w:rPr>
          </w:pPr>
          <w:sdt>
            <w:sdtPr>
              <w:tag w:val="goog_rdk_170"/>
              <w:id w:val="321170612"/>
            </w:sdtPr>
            <w:sdtContent>
              <w:ins w:id="210" w:author="Ellett, Logan" w:date="2026-07-02T13:19:00Z">
                <w:r>
                  <w:rPr>
                    <w:sz w:val="20"/>
                    <w:szCs w:val="20"/>
                  </w:rPr>
                  <w:t>7.</w:t>
                </w:r>
                <w:r>
                  <w:rPr>
                    <w:sz w:val="20"/>
                    <w:szCs w:val="20"/>
                  </w:rPr>
                  <w:tab/>
                  <w:t>Emergency procedures in case of fire, tornado, missing child/youth, or illness/injury of a child/youth.</w:t>
                </w:r>
              </w:ins>
            </w:sdtContent>
          </w:sdt>
        </w:p>
      </w:sdtContent>
    </w:sdt>
    <w:p w14:paraId="000000A2" w14:textId="77777777" w:rsidR="00C10BEC" w:rsidRDefault="00000000">
      <w:pPr>
        <w:spacing w:before="200" w:after="200"/>
        <w:ind w:left="1440" w:hanging="720"/>
        <w:rPr>
          <w:sz w:val="20"/>
          <w:szCs w:val="20"/>
        </w:rPr>
      </w:pPr>
      <w:sdt>
        <w:sdtPr>
          <w:tag w:val="goog_rdk_172"/>
          <w:id w:val="-261642316"/>
        </w:sdtPr>
        <w:sdtContent>
          <w:ins w:id="211" w:author="Ellett, Logan" w:date="2026-07-02T13:19:00Z">
            <w:r>
              <w:rPr>
                <w:sz w:val="20"/>
                <w:szCs w:val="20"/>
              </w:rPr>
              <w:t>8.</w:t>
            </w:r>
            <w:r>
              <w:rPr>
                <w:sz w:val="20"/>
                <w:szCs w:val="20"/>
              </w:rPr>
              <w:tab/>
              <w:t>How decisions are made and what steps are taken prior to the suspension, expulsion, or request for a parent or legal guardian to withdraw a child/youth from care due to behavioral concerns. Such policies shall be consistent with the facility’s policies on guidance, positive instruction, discipline, and consequences and must include documentation of all actions taken to assess, understand, and respond to the child’s/youth’s behaviors and needs.</w:t>
            </w:r>
          </w:ins>
        </w:sdtContent>
      </w:sdt>
    </w:p>
    <w:p w14:paraId="000000A3" w14:textId="77777777" w:rsidR="00C10BEC" w:rsidRDefault="00000000">
      <w:pPr>
        <w:spacing w:before="200" w:after="200"/>
        <w:rPr>
          <w:rFonts w:ascii="Times New Roman" w:eastAsia="Times New Roman" w:hAnsi="Times New Roman" w:cs="Times New Roman"/>
        </w:rPr>
      </w:pPr>
      <w:r>
        <w:rPr>
          <w:b/>
          <w:bCs/>
          <w:color w:val="000000"/>
          <w:sz w:val="20"/>
          <w:szCs w:val="20"/>
        </w:rPr>
        <w:t>7.706.1</w:t>
      </w:r>
      <w:sdt>
        <w:sdtPr>
          <w:tag w:val="goog_rdk_173"/>
          <w:id w:val="1599684484"/>
        </w:sdtPr>
        <w:sdtContent>
          <w:ins w:id="212" w:author="Ellett, Logan" w:date="2026-07-02T13:22:00Z">
            <w:r>
              <w:rPr>
                <w:b/>
                <w:bCs/>
                <w:color w:val="000000"/>
                <w:sz w:val="20"/>
                <w:szCs w:val="20"/>
              </w:rPr>
              <w:t>2</w:t>
            </w:r>
          </w:ins>
        </w:sdtContent>
      </w:sdt>
      <w:sdt>
        <w:sdtPr>
          <w:tag w:val="goog_rdk_174"/>
          <w:id w:val="-2086993739"/>
        </w:sdtPr>
        <w:sdtContent>
          <w:del w:id="213" w:author="Ellett, Logan" w:date="2026-07-02T13:22:00Z">
            <w:r>
              <w:rPr>
                <w:b/>
                <w:bCs/>
                <w:color w:val="000000"/>
                <w:sz w:val="20"/>
                <w:szCs w:val="20"/>
              </w:rPr>
              <w:delText>3</w:delText>
            </w:r>
          </w:del>
        </w:sdtContent>
      </w:sdt>
      <w:r>
        <w:rPr>
          <w:b/>
          <w:bCs/>
          <w:color w:val="000000"/>
          <w:sz w:val="20"/>
          <w:szCs w:val="20"/>
        </w:rPr>
        <w:t xml:space="preserve"> </w:t>
      </w:r>
      <w:r>
        <w:rPr>
          <w:b/>
          <w:bCs/>
          <w:color w:val="000000"/>
          <w:sz w:val="20"/>
          <w:szCs w:val="20"/>
        </w:rPr>
        <w:tab/>
      </w:r>
      <w:sdt>
        <w:sdtPr>
          <w:tag w:val="goog_rdk_175"/>
          <w:id w:val="1071200111"/>
        </w:sdtPr>
        <w:sdtContent>
          <w:ins w:id="214" w:author="Ellett, Logan" w:date="2026-07-02T13:22:00Z">
            <w:r>
              <w:rPr>
                <w:b/>
                <w:bCs/>
                <w:color w:val="000000"/>
                <w:sz w:val="20"/>
                <w:szCs w:val="20"/>
              </w:rPr>
              <w:t>Fiscal Management</w:t>
            </w:r>
          </w:ins>
        </w:sdtContent>
      </w:sdt>
      <w:sdt>
        <w:sdtPr>
          <w:tag w:val="goog_rdk_176"/>
          <w:id w:val="1839988898"/>
        </w:sdtPr>
        <w:sdtContent>
          <w:del w:id="215" w:author="Ellett, Logan" w:date="2026-07-02T13:22:00Z">
            <w:r>
              <w:rPr>
                <w:b/>
                <w:bCs/>
                <w:color w:val="FF0000"/>
                <w:sz w:val="20"/>
                <w:szCs w:val="20"/>
              </w:rPr>
              <w:delText xml:space="preserve"> </w:delText>
            </w:r>
            <w:r>
              <w:rPr>
                <w:b/>
                <w:bCs/>
                <w:color w:val="000000"/>
                <w:sz w:val="20"/>
                <w:szCs w:val="20"/>
              </w:rPr>
              <w:delText>Financial Operation</w:delText>
            </w:r>
          </w:del>
        </w:sdtContent>
      </w:sdt>
    </w:p>
    <w:p w14:paraId="000000A4" w14:textId="77777777" w:rsidR="00C10BEC" w:rsidRDefault="00000000">
      <w:pPr>
        <w:spacing w:before="200" w:after="200"/>
        <w:ind w:left="720" w:hanging="720"/>
        <w:rPr>
          <w:rFonts w:ascii="Times New Roman" w:eastAsia="Times New Roman" w:hAnsi="Times New Roman" w:cs="Times New Roman"/>
        </w:rPr>
      </w:pPr>
      <w:r>
        <w:rPr>
          <w:color w:val="000000"/>
          <w:sz w:val="20"/>
          <w:szCs w:val="20"/>
        </w:rPr>
        <w:t xml:space="preserve">A. </w:t>
      </w:r>
      <w:r>
        <w:rPr>
          <w:color w:val="000000"/>
          <w:sz w:val="20"/>
          <w:szCs w:val="20"/>
        </w:rPr>
        <w:tab/>
      </w:r>
      <w:sdt>
        <w:sdtPr>
          <w:tag w:val="goog_rdk_177"/>
          <w:id w:val="657040708"/>
        </w:sdtPr>
        <w:sdtContent>
          <w:ins w:id="216" w:author="Ellett, Logan" w:date="2026-07-02T13:22:00Z">
            <w:r>
              <w:rPr>
                <w:color w:val="000000"/>
                <w:sz w:val="20"/>
                <w:szCs w:val="20"/>
              </w:rPr>
              <w:t>Each day treatment facility must develop</w:t>
            </w:r>
          </w:ins>
        </w:sdtContent>
      </w:sdt>
      <w:r>
        <w:rPr>
          <w:color w:val="000000"/>
          <w:sz w:val="20"/>
          <w:szCs w:val="20"/>
        </w:rPr>
        <w:t xml:space="preserve"> an annual budget reflecting anticipated income by source and expenses by purpose, plus an accompanying balance sheet,</w:t>
      </w:r>
      <w:sdt>
        <w:sdtPr>
          <w:tag w:val="goog_rdk_178"/>
          <w:id w:val="-1647854591"/>
        </w:sdtPr>
        <w:sdtContent>
          <w:del w:id="217" w:author="Ellett, Logan" w:date="2026-07-02T13:23:00Z">
            <w:r>
              <w:rPr>
                <w:color w:val="000000"/>
                <w:sz w:val="20"/>
                <w:szCs w:val="20"/>
              </w:rPr>
              <w:delText xml:space="preserve"> must</w:delText>
            </w:r>
          </w:del>
        </w:sdtContent>
      </w:sdt>
      <w:r>
        <w:rPr>
          <w:color w:val="000000"/>
          <w:sz w:val="20"/>
          <w:szCs w:val="20"/>
        </w:rPr>
        <w:t xml:space="preserve"> </w:t>
      </w:r>
      <w:sdt>
        <w:sdtPr>
          <w:tag w:val="goog_rdk_179"/>
          <w:id w:val="-1164704728"/>
        </w:sdtPr>
        <w:sdtContent>
          <w:ins w:id="218" w:author="Ellett, Logan" w:date="2026-07-02T13:22:00Z">
            <w:r>
              <w:rPr>
                <w:color w:val="000000"/>
                <w:sz w:val="20"/>
                <w:szCs w:val="20"/>
              </w:rPr>
              <w:t>which</w:t>
            </w:r>
          </w:ins>
        </w:sdtContent>
      </w:sdt>
      <w:r>
        <w:rPr>
          <w:color w:val="FF0000"/>
          <w:sz w:val="20"/>
          <w:szCs w:val="20"/>
        </w:rPr>
        <w:t xml:space="preserve"> </w:t>
      </w:r>
      <w:r>
        <w:rPr>
          <w:color w:val="000000"/>
          <w:sz w:val="20"/>
          <w:szCs w:val="20"/>
        </w:rPr>
        <w:t>demonstrate</w:t>
      </w:r>
      <w:sdt>
        <w:sdtPr>
          <w:tag w:val="goog_rdk_180"/>
          <w:id w:val="1746700331"/>
        </w:sdtPr>
        <w:sdtContent>
          <w:ins w:id="219" w:author="Ellett, Logan" w:date="2026-07-02T13:22:00Z">
            <w:r>
              <w:rPr>
                <w:color w:val="000000"/>
                <w:sz w:val="20"/>
                <w:szCs w:val="20"/>
              </w:rPr>
              <w:t>s</w:t>
            </w:r>
          </w:ins>
        </w:sdtContent>
      </w:sdt>
      <w:r>
        <w:rPr>
          <w:color w:val="000000"/>
          <w:sz w:val="20"/>
          <w:szCs w:val="20"/>
        </w:rPr>
        <w:t xml:space="preserve"> that the </w:t>
      </w:r>
      <w:sdt>
        <w:sdtPr>
          <w:tag w:val="goog_rdk_181"/>
          <w:id w:val="-1269888554"/>
        </w:sdtPr>
        <w:sdtContent>
          <w:ins w:id="220" w:author="Ellett, Logan" w:date="2026-07-02T13:22:00Z">
            <w:r>
              <w:rPr>
                <w:color w:val="000000"/>
                <w:sz w:val="20"/>
                <w:szCs w:val="20"/>
              </w:rPr>
              <w:t>facility</w:t>
            </w:r>
          </w:ins>
        </w:sdtContent>
      </w:sdt>
      <w:r>
        <w:rPr>
          <w:strike/>
          <w:color w:val="FF0000"/>
          <w:sz w:val="20"/>
          <w:szCs w:val="20"/>
        </w:rPr>
        <w:t xml:space="preserve"> </w:t>
      </w:r>
      <w:sdt>
        <w:sdtPr>
          <w:tag w:val="goog_rdk_182"/>
          <w:id w:val="-317377128"/>
        </w:sdtPr>
        <w:sdtContent>
          <w:del w:id="221" w:author="Ellett, Logan" w:date="2026-07-02T13:24:00Z">
            <w:r>
              <w:rPr>
                <w:color w:val="000000"/>
                <w:sz w:val="20"/>
                <w:szCs w:val="20"/>
              </w:rPr>
              <w:delText xml:space="preserve">agency </w:delText>
            </w:r>
          </w:del>
        </w:sdtContent>
      </w:sdt>
      <w:r>
        <w:rPr>
          <w:color w:val="000000"/>
          <w:sz w:val="20"/>
          <w:szCs w:val="20"/>
        </w:rPr>
        <w:t>has assured resources to carry out its defined purpose</w:t>
      </w:r>
      <w:sdt>
        <w:sdtPr>
          <w:tag w:val="goog_rdk_183"/>
          <w:id w:val="1619466948"/>
        </w:sdtPr>
        <w:sdtContent>
          <w:ins w:id="222" w:author="Ellett, Logan" w:date="2026-07-02T13:22:00Z">
            <w:r>
              <w:rPr>
                <w:color w:val="000000"/>
                <w:sz w:val="20"/>
                <w:szCs w:val="20"/>
              </w:rPr>
              <w:t>.</w:t>
            </w:r>
          </w:ins>
        </w:sdtContent>
      </w:sdt>
      <w:r>
        <w:rPr>
          <w:color w:val="FF0000"/>
          <w:sz w:val="20"/>
          <w:szCs w:val="20"/>
        </w:rPr>
        <w:t xml:space="preserve"> </w:t>
      </w:r>
      <w:sdt>
        <w:sdtPr>
          <w:tag w:val="goog_rdk_184"/>
          <w:id w:val="1204026455"/>
        </w:sdtPr>
        <w:sdtContent>
          <w:ins w:id="223" w:author="Ellett, Logan" w:date="2026-07-02T13:22:00Z">
            <w:r w:rsidRPr="00686BD5">
              <w:rPr>
                <w:color w:val="ED0000"/>
                <w:sz w:val="20"/>
                <w:szCs w:val="20"/>
              </w:rPr>
              <w:t xml:space="preserve">The </w:t>
            </w:r>
            <w:r w:rsidRPr="00686BD5">
              <w:rPr>
                <w:color w:val="ED0000"/>
                <w:sz w:val="20"/>
                <w:szCs w:val="20"/>
              </w:rPr>
              <w:lastRenderedPageBreak/>
              <w:t>budget must be approved by the board of directors or advisory committee. The first year’s budget</w:t>
            </w:r>
          </w:ins>
        </w:sdtContent>
      </w:sdt>
      <w:sdt>
        <w:sdtPr>
          <w:tag w:val="goog_rdk_185"/>
          <w:id w:val="-2115151839"/>
        </w:sdtPr>
        <w:sdtContent>
          <w:del w:id="224" w:author="Ellett, Logan" w:date="2026-07-02T13:22:00Z">
            <w:r>
              <w:rPr>
                <w:color w:val="000000"/>
                <w:sz w:val="20"/>
                <w:szCs w:val="20"/>
              </w:rPr>
              <w:delText xml:space="preserve"> through its first year of operation and</w:delText>
            </w:r>
          </w:del>
        </w:sdtContent>
      </w:sdt>
      <w:r>
        <w:rPr>
          <w:color w:val="000000"/>
          <w:sz w:val="20"/>
          <w:szCs w:val="20"/>
        </w:rPr>
        <w:t xml:space="preserve"> must be submitted with the original license application.</w:t>
      </w:r>
    </w:p>
    <w:p w14:paraId="000000A5" w14:textId="36C1696F" w:rsidR="00C10BEC" w:rsidRDefault="00000000">
      <w:pPr>
        <w:spacing w:before="200" w:after="200"/>
        <w:ind w:left="720" w:hanging="720"/>
        <w:rPr>
          <w:rFonts w:ascii="Times New Roman" w:eastAsia="Times New Roman" w:hAnsi="Times New Roman" w:cs="Times New Roman"/>
        </w:rPr>
      </w:pPr>
      <w:r>
        <w:rPr>
          <w:color w:val="000000"/>
          <w:sz w:val="20"/>
          <w:szCs w:val="20"/>
        </w:rPr>
        <w:t xml:space="preserve">B. </w:t>
      </w:r>
      <w:r>
        <w:rPr>
          <w:color w:val="000000"/>
          <w:sz w:val="20"/>
          <w:szCs w:val="20"/>
        </w:rPr>
        <w:tab/>
        <w:t>The</w:t>
      </w:r>
      <w:sdt>
        <w:sdtPr>
          <w:tag w:val="goog_rdk_186"/>
          <w:id w:val="211680288"/>
        </w:sdtPr>
        <w:sdtContent>
          <w:del w:id="225" w:author="Ellett, Logan" w:date="2026-07-02T13:27:00Z">
            <w:r>
              <w:rPr>
                <w:color w:val="000000"/>
                <w:sz w:val="20"/>
                <w:szCs w:val="20"/>
              </w:rPr>
              <w:delText xml:space="preserve"> center shall</w:delText>
            </w:r>
          </w:del>
        </w:sdtContent>
      </w:sdt>
      <w:r>
        <w:rPr>
          <w:color w:val="FF0000"/>
          <w:sz w:val="20"/>
          <w:szCs w:val="20"/>
        </w:rPr>
        <w:t xml:space="preserve"> </w:t>
      </w:r>
      <w:sdt>
        <w:sdtPr>
          <w:tag w:val="goog_rdk_187"/>
          <w:id w:val="-1523397527"/>
        </w:sdtPr>
        <w:sdtContent>
          <w:ins w:id="226" w:author="Ellett, Logan" w:date="2026-07-02T13:24:00Z">
            <w:r w:rsidRPr="00686BD5">
              <w:rPr>
                <w:color w:val="ED0000"/>
                <w:sz w:val="20"/>
                <w:szCs w:val="20"/>
              </w:rPr>
              <w:t>facility must have a double entry accounting system, and all financial transactions must be posted to this system. Books and records of the facility must be subject to inspection, audit, or copying by designated federal, state, or county personnel, or such independent auditors or accountants as may be designated by these personnel.</w:t>
            </w:r>
          </w:ins>
        </w:sdtContent>
      </w:sdt>
      <w:sdt>
        <w:sdtPr>
          <w:tag w:val="goog_rdk_188"/>
          <w:id w:val="-1739425243"/>
        </w:sdtPr>
        <w:sdtContent>
          <w:del w:id="227" w:author="Ellett, Logan" w:date="2026-07-02T13:24:00Z">
            <w:r>
              <w:rPr>
                <w:color w:val="000000"/>
                <w:sz w:val="20"/>
                <w:szCs w:val="20"/>
              </w:rPr>
              <w:delText xml:space="preserve"> maintain a competent accounting system, and the financial records of the center shall be available for inspection by staff members of the department.</w:delText>
            </w:r>
          </w:del>
        </w:sdtContent>
      </w:sdt>
    </w:p>
    <w:p w14:paraId="000000A6" w14:textId="77777777" w:rsidR="00C10BEC" w:rsidRDefault="00000000">
      <w:pPr>
        <w:spacing w:before="200" w:after="200"/>
        <w:ind w:left="720" w:hanging="720"/>
        <w:rPr>
          <w:rFonts w:ascii="Times New Roman" w:eastAsia="Times New Roman" w:hAnsi="Times New Roman" w:cs="Times New Roman"/>
        </w:rPr>
      </w:pPr>
      <w:sdt>
        <w:sdtPr>
          <w:tag w:val="goog_rdk_190"/>
          <w:id w:val="1033320996"/>
        </w:sdtPr>
        <w:sdtContent>
          <w:ins w:id="228" w:author="Ellett, Logan" w:date="2026-07-02T13:27:00Z">
            <w:r w:rsidRPr="00686BD5">
              <w:rPr>
                <w:color w:val="ED0000"/>
                <w:sz w:val="20"/>
                <w:szCs w:val="20"/>
              </w:rPr>
              <w:t>C.</w:t>
            </w:r>
            <w:r w:rsidRPr="00686BD5">
              <w:rPr>
                <w:color w:val="ED0000"/>
                <w:sz w:val="20"/>
                <w:szCs w:val="20"/>
              </w:rPr>
              <w:tab/>
              <w:t xml:space="preserve">The facility must </w:t>
            </w:r>
            <w:proofErr w:type="gramStart"/>
            <w:r w:rsidRPr="00686BD5">
              <w:rPr>
                <w:color w:val="ED0000"/>
                <w:sz w:val="20"/>
                <w:szCs w:val="20"/>
              </w:rPr>
              <w:t>be in compliance with</w:t>
            </w:r>
            <w:proofErr w:type="gramEnd"/>
            <w:r w:rsidRPr="00686BD5">
              <w:rPr>
                <w:color w:val="ED0000"/>
                <w:sz w:val="20"/>
                <w:szCs w:val="20"/>
              </w:rPr>
              <w:t xml:space="preserve"> all fiscal management requirements in Section 7.701.57.</w:t>
            </w:r>
          </w:ins>
        </w:sdtContent>
      </w:sdt>
      <w:r>
        <w:rPr>
          <w:color w:val="FF0000"/>
          <w:sz w:val="20"/>
          <w:szCs w:val="20"/>
        </w:rPr>
        <w:t> </w:t>
      </w:r>
    </w:p>
    <w:p w14:paraId="000000A7" w14:textId="77777777" w:rsidR="00C10BEC" w:rsidRDefault="00000000">
      <w:pPr>
        <w:spacing w:before="200" w:after="200"/>
        <w:ind w:left="720" w:hanging="720"/>
        <w:rPr>
          <w:color w:val="000000"/>
          <w:sz w:val="20"/>
          <w:szCs w:val="20"/>
        </w:rPr>
      </w:pPr>
      <w:sdt>
        <w:sdtPr>
          <w:tag w:val="goog_rdk_192"/>
          <w:id w:val="712350737"/>
        </w:sdtPr>
        <w:sdtContent>
          <w:del w:id="229" w:author="Ellett, Logan" w:date="2026-07-02T13:30:00Z">
            <w:r>
              <w:rPr>
                <w:color w:val="000000"/>
                <w:sz w:val="20"/>
                <w:szCs w:val="20"/>
              </w:rPr>
              <w:delText xml:space="preserve">C. </w:delText>
            </w:r>
            <w:r>
              <w:rPr>
                <w:color w:val="000000"/>
                <w:sz w:val="20"/>
                <w:szCs w:val="20"/>
              </w:rPr>
              <w:tab/>
              <w:delText>Each day treatment center whose total annual expenditures exceed $100,000 shall provide for an annual audit of all accounts by a certified public accountant who is not an employee of the center nor a member of the governing body. Centers with less than $100,000 total annual expenditures may submit un-audited financial statements compiled by agency personnel.</w:delText>
            </w:r>
          </w:del>
        </w:sdtContent>
      </w:sdt>
    </w:p>
    <w:p w14:paraId="000000A8" w14:textId="77777777" w:rsidR="00C10BEC" w:rsidRDefault="00000000">
      <w:pPr>
        <w:spacing w:before="200" w:after="200"/>
        <w:ind w:left="1440" w:hanging="1440"/>
        <w:rPr>
          <w:rFonts w:ascii="Times New Roman" w:eastAsia="Times New Roman" w:hAnsi="Times New Roman" w:cs="Times New Roman"/>
        </w:rPr>
      </w:pPr>
      <w:sdt>
        <w:sdtPr>
          <w:tag w:val="goog_rdk_194"/>
          <w:id w:val="1748655929"/>
        </w:sdtPr>
        <w:sdtContent>
          <w:ins w:id="230" w:author="Ellett, Logan" w:date="2026-07-02T13:30:00Z">
            <w:r w:rsidRPr="00686BD5">
              <w:rPr>
                <w:b/>
                <w:bCs/>
                <w:color w:val="ED0000"/>
                <w:sz w:val="20"/>
                <w:szCs w:val="20"/>
              </w:rPr>
              <w:t>7.706.13</w:t>
            </w:r>
            <w:r w:rsidRPr="00686BD5">
              <w:rPr>
                <w:b/>
                <w:bCs/>
                <w:color w:val="ED0000"/>
                <w:sz w:val="20"/>
                <w:szCs w:val="20"/>
              </w:rPr>
              <w:tab/>
              <w:t>Insurance</w:t>
            </w:r>
          </w:ins>
        </w:sdtContent>
      </w:sdt>
    </w:p>
    <w:sdt>
      <w:sdtPr>
        <w:tag w:val="goog_rdk_197"/>
        <w:id w:val="873158686"/>
      </w:sdtPr>
      <w:sdtContent>
        <w:p w14:paraId="000000A9" w14:textId="77777777" w:rsidR="00C10BEC" w:rsidRDefault="00000000">
          <w:pPr>
            <w:spacing w:before="200" w:after="200"/>
            <w:rPr>
              <w:ins w:id="231" w:author="Ellett, Logan" w:date="2026-07-02T13:31:00Z"/>
              <w:color w:val="FF0000"/>
              <w:sz w:val="20"/>
              <w:szCs w:val="20"/>
            </w:rPr>
          </w:pPr>
          <w:sdt>
            <w:sdtPr>
              <w:tag w:val="goog_rdk_196"/>
              <w:id w:val="1323576638"/>
            </w:sdtPr>
            <w:sdtContent>
              <w:ins w:id="232" w:author="Ellett, Logan" w:date="2026-07-02T13:31:00Z">
                <w:r w:rsidRPr="00686BD5">
                  <w:rPr>
                    <w:color w:val="ED0000"/>
                    <w:sz w:val="20"/>
                    <w:szCs w:val="20"/>
                  </w:rPr>
                  <w:t xml:space="preserve">The facility’s insurance and associated documentation must be maintained at the facility and made available to the Department upon request. </w:t>
                </w:r>
              </w:ins>
            </w:sdtContent>
          </w:sdt>
        </w:p>
      </w:sdtContent>
    </w:sdt>
    <w:sdt>
      <w:sdtPr>
        <w:tag w:val="goog_rdk_199"/>
        <w:id w:val="560406325"/>
      </w:sdtPr>
      <w:sdtContent>
        <w:p w14:paraId="000000AA" w14:textId="20D44727" w:rsidR="00C10BEC" w:rsidRDefault="00000000">
          <w:pPr>
            <w:spacing w:before="200" w:after="200"/>
            <w:ind w:left="720" w:hanging="720"/>
            <w:rPr>
              <w:ins w:id="233" w:author="Ellett, Logan" w:date="2026-07-02T13:31:00Z"/>
              <w:color w:val="FF0000"/>
              <w:sz w:val="20"/>
              <w:szCs w:val="20"/>
            </w:rPr>
          </w:pPr>
          <w:sdt>
            <w:sdtPr>
              <w:tag w:val="goog_rdk_198"/>
              <w:id w:val="-343858905"/>
            </w:sdtPr>
            <w:sdtContent>
              <w:ins w:id="234" w:author="Ellett, Logan" w:date="2026-07-02T13:31:00Z">
                <w:r w:rsidRPr="00686BD5">
                  <w:rPr>
                    <w:color w:val="ED0000"/>
                    <w:sz w:val="20"/>
                    <w:szCs w:val="20"/>
                  </w:rPr>
                  <w:t>A.</w:t>
                </w:r>
                <w:r w:rsidRPr="00686BD5">
                  <w:rPr>
                    <w:color w:val="ED0000"/>
                    <w:sz w:val="20"/>
                    <w:szCs w:val="20"/>
                  </w:rPr>
                  <w:tab/>
                  <w:t xml:space="preserve">Every facility must carry public liability insurance. The applicant or licensee must submit the </w:t>
                </w:r>
              </w:ins>
              <w:ins w:id="235" w:author="Ellett, Logan" w:date="2026-09-10T13:09:00Z" w16du:dateUtc="2026-09-10T19:09:00Z">
                <w:r w:rsidR="0073128C" w:rsidRPr="00686BD5">
                  <w:rPr>
                    <w:color w:val="ED0000"/>
                    <w:sz w:val="20"/>
                    <w:szCs w:val="20"/>
                  </w:rPr>
                  <w:t>details on the insurance coverage</w:t>
                </w:r>
              </w:ins>
              <w:ins w:id="236" w:author="Ellett, Logan" w:date="2026-07-02T13:31:00Z">
                <w:r w:rsidRPr="00686BD5">
                  <w:rPr>
                    <w:color w:val="ED0000"/>
                    <w:sz w:val="20"/>
                    <w:szCs w:val="20"/>
                  </w:rPr>
                  <w:t xml:space="preserve"> and the name and address of the insurance agency providing insurance for the facility. </w:t>
                </w:r>
              </w:ins>
            </w:sdtContent>
          </w:sdt>
        </w:p>
      </w:sdtContent>
    </w:sdt>
    <w:sdt>
      <w:sdtPr>
        <w:tag w:val="goog_rdk_201"/>
        <w:id w:val="-1993620544"/>
      </w:sdtPr>
      <w:sdtContent>
        <w:p w14:paraId="000000AB" w14:textId="77777777" w:rsidR="00C10BEC" w:rsidRDefault="00000000">
          <w:pPr>
            <w:spacing w:before="200" w:after="200"/>
            <w:ind w:left="720" w:hanging="720"/>
            <w:rPr>
              <w:ins w:id="237" w:author="Ellett, Logan" w:date="2026-07-02T13:31:00Z"/>
              <w:color w:val="FF0000"/>
              <w:sz w:val="20"/>
              <w:szCs w:val="20"/>
            </w:rPr>
          </w:pPr>
          <w:sdt>
            <w:sdtPr>
              <w:tag w:val="goog_rdk_200"/>
              <w:id w:val="1887262874"/>
            </w:sdtPr>
            <w:sdtContent>
              <w:ins w:id="238" w:author="Ellett, Logan" w:date="2026-07-02T13:31:00Z">
                <w:r w:rsidRPr="00686BD5">
                  <w:rPr>
                    <w:color w:val="ED0000"/>
                    <w:sz w:val="20"/>
                    <w:szCs w:val="20"/>
                  </w:rPr>
                  <w:t>B.</w:t>
                </w:r>
                <w:r w:rsidRPr="00686BD5">
                  <w:rPr>
                    <w:color w:val="ED0000"/>
                    <w:sz w:val="20"/>
                    <w:szCs w:val="20"/>
                  </w:rPr>
                  <w:tab/>
                  <w:t>Facilities operating with their own transportation vehicles must carry insurance in compliance with the minimum limits required by Title 10 Article 4 of the Colorado Revised Statutes.</w:t>
                </w:r>
              </w:ins>
            </w:sdtContent>
          </w:sdt>
        </w:p>
      </w:sdtContent>
    </w:sdt>
    <w:p w14:paraId="000000AC" w14:textId="77777777" w:rsidR="00C10BEC" w:rsidRDefault="00000000">
      <w:pPr>
        <w:spacing w:before="200" w:after="200"/>
        <w:ind w:left="720" w:hanging="720"/>
        <w:rPr>
          <w:color w:val="FF0000"/>
          <w:sz w:val="20"/>
          <w:szCs w:val="20"/>
        </w:rPr>
      </w:pPr>
      <w:sdt>
        <w:sdtPr>
          <w:tag w:val="goog_rdk_202"/>
          <w:id w:val="-1878569038"/>
        </w:sdtPr>
        <w:sdtContent>
          <w:ins w:id="239" w:author="Ellett, Logan" w:date="2026-07-02T13:31:00Z">
            <w:r w:rsidRPr="00686BD5">
              <w:rPr>
                <w:color w:val="ED0000"/>
                <w:sz w:val="20"/>
                <w:szCs w:val="20"/>
              </w:rPr>
              <w:t>C.</w:t>
            </w:r>
            <w:r w:rsidRPr="00686BD5">
              <w:rPr>
                <w:color w:val="ED0000"/>
                <w:sz w:val="20"/>
                <w:szCs w:val="20"/>
              </w:rPr>
              <w:tab/>
              <w:t>The facility must carry workers’ compensation and unemployment insurance as required by law.</w:t>
            </w:r>
          </w:ins>
        </w:sdtContent>
      </w:sdt>
      <w:r>
        <w:rPr>
          <w:color w:val="FF0000"/>
          <w:sz w:val="20"/>
          <w:szCs w:val="20"/>
        </w:rPr>
        <w:t> </w:t>
      </w:r>
    </w:p>
    <w:p w14:paraId="000000AD" w14:textId="77777777" w:rsidR="00C10BEC" w:rsidRDefault="00000000">
      <w:pPr>
        <w:spacing w:before="200" w:after="200"/>
        <w:ind w:left="1440" w:hanging="1440"/>
        <w:rPr>
          <w:rFonts w:ascii="Times New Roman" w:eastAsia="Times New Roman" w:hAnsi="Times New Roman" w:cs="Times New Roman"/>
        </w:rPr>
      </w:pPr>
      <w:sdt>
        <w:sdtPr>
          <w:tag w:val="goog_rdk_204"/>
          <w:id w:val="-279652513"/>
        </w:sdtPr>
        <w:sdtContent>
          <w:ins w:id="240" w:author="Ellett, Logan" w:date="2026-07-02T13:35:00Z">
            <w:r w:rsidRPr="00686BD5">
              <w:rPr>
                <w:b/>
                <w:bCs/>
                <w:color w:val="ED0000"/>
                <w:sz w:val="20"/>
                <w:szCs w:val="20"/>
              </w:rPr>
              <w:t>7.706.14</w:t>
            </w:r>
            <w:r w:rsidRPr="00686BD5">
              <w:rPr>
                <w:b/>
                <w:bCs/>
                <w:color w:val="ED0000"/>
                <w:sz w:val="20"/>
                <w:szCs w:val="20"/>
              </w:rPr>
              <w:tab/>
              <w:t>Records</w:t>
            </w:r>
          </w:ins>
        </w:sdtContent>
      </w:sdt>
    </w:p>
    <w:sdt>
      <w:sdtPr>
        <w:tag w:val="goog_rdk_207"/>
        <w:id w:val="-1099242911"/>
      </w:sdtPr>
      <w:sdtContent>
        <w:p w14:paraId="000000AE" w14:textId="77777777" w:rsidR="00C10BEC" w:rsidRDefault="00000000">
          <w:pPr>
            <w:spacing w:before="200" w:after="200"/>
            <w:ind w:left="720" w:hanging="720"/>
            <w:rPr>
              <w:ins w:id="241" w:author="Ellett, Logan" w:date="2026-07-02T13:35:00Z"/>
              <w:color w:val="FF0000"/>
              <w:sz w:val="20"/>
              <w:szCs w:val="20"/>
            </w:rPr>
          </w:pPr>
          <w:sdt>
            <w:sdtPr>
              <w:tag w:val="goog_rdk_206"/>
              <w:id w:val="142938296"/>
            </w:sdtPr>
            <w:sdtContent>
              <w:ins w:id="242" w:author="Ellett, Logan" w:date="2026-07-02T13:35:00Z">
                <w:r w:rsidRPr="00686BD5">
                  <w:rPr>
                    <w:color w:val="ED0000"/>
                    <w:sz w:val="20"/>
                    <w:szCs w:val="20"/>
                  </w:rPr>
                  <w:t>A.</w:t>
                </w:r>
                <w:r w:rsidRPr="00686BD5">
                  <w:rPr>
                    <w:color w:val="ED0000"/>
                    <w:sz w:val="20"/>
                    <w:szCs w:val="20"/>
                  </w:rPr>
                  <w:tab/>
                  <w:t>The day treatment facility must maintain necessary records in accordance with Section 7.701.61 through Section 7.701.65.</w:t>
                </w:r>
              </w:ins>
            </w:sdtContent>
          </w:sdt>
        </w:p>
      </w:sdtContent>
    </w:sdt>
    <w:sdt>
      <w:sdtPr>
        <w:tag w:val="goog_rdk_209"/>
        <w:id w:val="-2138911499"/>
      </w:sdtPr>
      <w:sdtContent>
        <w:p w14:paraId="000000AF" w14:textId="77777777" w:rsidR="00C10BEC" w:rsidRDefault="00000000">
          <w:pPr>
            <w:spacing w:before="200" w:after="200"/>
            <w:ind w:left="720" w:hanging="720"/>
            <w:rPr>
              <w:ins w:id="243" w:author="Ellett, Logan" w:date="2026-07-02T13:35:00Z"/>
              <w:color w:val="FF0000"/>
              <w:sz w:val="20"/>
              <w:szCs w:val="20"/>
            </w:rPr>
          </w:pPr>
          <w:sdt>
            <w:sdtPr>
              <w:tag w:val="goog_rdk_208"/>
              <w:id w:val="398713159"/>
            </w:sdtPr>
            <w:sdtContent>
              <w:ins w:id="244" w:author="Ellett, Logan" w:date="2026-07-02T13:35:00Z">
                <w:r w:rsidRPr="00686BD5">
                  <w:rPr>
                    <w:color w:val="ED0000"/>
                    <w:sz w:val="20"/>
                    <w:szCs w:val="20"/>
                  </w:rPr>
                  <w:t>B.</w:t>
                </w:r>
                <w:r w:rsidRPr="00686BD5">
                  <w:rPr>
                    <w:color w:val="ED0000"/>
                    <w:sz w:val="20"/>
                    <w:szCs w:val="20"/>
                  </w:rPr>
                  <w:tab/>
                  <w:t>A record of admission/case file must be completed for each child/youth prior to, or at time of, admission to the facility and must contain all components from Section 7.701.</w:t>
                </w:r>
                <w:proofErr w:type="gramStart"/>
                <w:r w:rsidRPr="00686BD5">
                  <w:rPr>
                    <w:color w:val="ED0000"/>
                    <w:sz w:val="20"/>
                    <w:szCs w:val="20"/>
                  </w:rPr>
                  <w:t>63.B.</w:t>
                </w:r>
              </w:ins>
              <w:proofErr w:type="gramEnd"/>
            </w:sdtContent>
          </w:sdt>
        </w:p>
      </w:sdtContent>
    </w:sdt>
    <w:sdt>
      <w:sdtPr>
        <w:tag w:val="goog_rdk_211"/>
        <w:id w:val="1192269193"/>
      </w:sdtPr>
      <w:sdtContent>
        <w:p w14:paraId="000000B0" w14:textId="77777777" w:rsidR="00C10BEC" w:rsidRDefault="00000000">
          <w:pPr>
            <w:spacing w:before="200" w:after="200"/>
            <w:ind w:left="720" w:hanging="720"/>
            <w:rPr>
              <w:ins w:id="245" w:author="Ellett, Logan" w:date="2026-07-02T13:35:00Z"/>
              <w:color w:val="FF0000"/>
              <w:sz w:val="20"/>
              <w:szCs w:val="20"/>
            </w:rPr>
          </w:pPr>
          <w:sdt>
            <w:sdtPr>
              <w:tag w:val="goog_rdk_210"/>
              <w:id w:val="-1120812378"/>
            </w:sdtPr>
            <w:sdtContent>
              <w:ins w:id="246" w:author="Ellett, Logan" w:date="2026-07-02T13:35:00Z">
                <w:r w:rsidRPr="00686BD5">
                  <w:rPr>
                    <w:color w:val="ED0000"/>
                    <w:sz w:val="20"/>
                    <w:szCs w:val="20"/>
                  </w:rPr>
                  <w:t>C.</w:t>
                </w:r>
                <w:r w:rsidRPr="00686BD5">
                  <w:rPr>
                    <w:color w:val="ED0000"/>
                    <w:sz w:val="20"/>
                    <w:szCs w:val="20"/>
                  </w:rPr>
                  <w:tab/>
                  <w:t>A daily attendance chart indicating the names of children/youth who were treated at the facility each day must be maintained.</w:t>
                </w:r>
              </w:ins>
            </w:sdtContent>
          </w:sdt>
        </w:p>
      </w:sdtContent>
    </w:sdt>
    <w:sdt>
      <w:sdtPr>
        <w:tag w:val="goog_rdk_213"/>
        <w:id w:val="-190005943"/>
      </w:sdtPr>
      <w:sdtContent>
        <w:p w14:paraId="000000B1" w14:textId="77777777" w:rsidR="00C10BEC" w:rsidRDefault="00000000">
          <w:pPr>
            <w:spacing w:before="200" w:after="200"/>
            <w:ind w:left="720" w:hanging="720"/>
            <w:rPr>
              <w:ins w:id="247" w:author="Ellett, Logan" w:date="2026-07-02T13:35:00Z"/>
              <w:color w:val="FF0000"/>
              <w:sz w:val="20"/>
              <w:szCs w:val="20"/>
            </w:rPr>
          </w:pPr>
          <w:sdt>
            <w:sdtPr>
              <w:tag w:val="goog_rdk_212"/>
              <w:id w:val="1720272550"/>
            </w:sdtPr>
            <w:sdtContent>
              <w:ins w:id="248" w:author="Ellett, Logan" w:date="2026-07-02T13:35:00Z">
                <w:r w:rsidRPr="00686BD5">
                  <w:rPr>
                    <w:color w:val="ED0000"/>
                    <w:sz w:val="20"/>
                    <w:szCs w:val="20"/>
                  </w:rPr>
                  <w:t>D.</w:t>
                </w:r>
                <w:r w:rsidRPr="00686BD5">
                  <w:rPr>
                    <w:color w:val="ED0000"/>
                    <w:sz w:val="20"/>
                    <w:szCs w:val="20"/>
                  </w:rPr>
                  <w:tab/>
                  <w:t>Personnel records for each direct care staff member must include all requirements under Section 7.701.65.</w:t>
                </w:r>
              </w:ins>
            </w:sdtContent>
          </w:sdt>
        </w:p>
      </w:sdtContent>
    </w:sdt>
    <w:p w14:paraId="000000B2" w14:textId="68ECA0BE" w:rsidR="00C10BEC" w:rsidRDefault="00000000">
      <w:pPr>
        <w:spacing w:before="200" w:after="200"/>
        <w:ind w:left="720" w:hanging="720"/>
        <w:rPr>
          <w:color w:val="FF0000"/>
          <w:sz w:val="20"/>
          <w:szCs w:val="20"/>
        </w:rPr>
      </w:pPr>
      <w:sdt>
        <w:sdtPr>
          <w:tag w:val="goog_rdk_214"/>
          <w:id w:val="2082824606"/>
        </w:sdtPr>
        <w:sdtContent>
          <w:ins w:id="249" w:author="Ellett, Logan" w:date="2026-07-02T13:35:00Z">
            <w:r w:rsidRPr="00686BD5">
              <w:rPr>
                <w:color w:val="ED0000"/>
                <w:sz w:val="20"/>
                <w:szCs w:val="20"/>
              </w:rPr>
              <w:t>E.</w:t>
            </w:r>
            <w:r w:rsidRPr="00686BD5">
              <w:rPr>
                <w:color w:val="ED0000"/>
                <w:sz w:val="20"/>
                <w:szCs w:val="20"/>
              </w:rPr>
              <w:tab/>
              <w:t xml:space="preserve">Administrative records </w:t>
            </w:r>
          </w:ins>
          <w:ins w:id="250" w:author="Ellett, Logan" w:date="2026-09-01T05:50:00Z" w16du:dateUtc="2026-09-01T11:50:00Z">
            <w:r w:rsidR="003B5302" w:rsidRPr="00686BD5">
              <w:rPr>
                <w:color w:val="ED0000"/>
                <w:sz w:val="20"/>
                <w:szCs w:val="20"/>
              </w:rPr>
              <w:t xml:space="preserve">must be on file </w:t>
            </w:r>
          </w:ins>
          <w:ins w:id="251" w:author="Ellett, Logan" w:date="2026-07-02T13:35:00Z">
            <w:r w:rsidRPr="00686BD5">
              <w:rPr>
                <w:color w:val="ED0000"/>
                <w:sz w:val="20"/>
                <w:szCs w:val="20"/>
              </w:rPr>
              <w:t xml:space="preserve">at </w:t>
            </w:r>
          </w:ins>
          <w:ins w:id="252" w:author="Ellett, Logan" w:date="2026-09-01T05:50:00Z" w16du:dateUtc="2026-09-01T11:50:00Z">
            <w:r w:rsidR="003B5302" w:rsidRPr="00686BD5">
              <w:rPr>
                <w:color w:val="ED0000"/>
                <w:sz w:val="20"/>
                <w:szCs w:val="20"/>
              </w:rPr>
              <w:t>the facility and include all requirements under</w:t>
            </w:r>
          </w:ins>
          <w:ins w:id="253" w:author="Ellett, Logan" w:date="2026-07-02T13:35:00Z">
            <w:r w:rsidRPr="00686BD5">
              <w:rPr>
                <w:color w:val="ED0000"/>
                <w:sz w:val="20"/>
                <w:szCs w:val="20"/>
              </w:rPr>
              <w:t xml:space="preserve"> Section 7.701.64.</w:t>
            </w:r>
          </w:ins>
        </w:sdtContent>
      </w:sdt>
    </w:p>
    <w:p w14:paraId="000000B3" w14:textId="77777777" w:rsidR="00C10BEC" w:rsidRDefault="00000000">
      <w:pPr>
        <w:spacing w:before="200" w:after="200"/>
        <w:rPr>
          <w:rFonts w:ascii="Times New Roman" w:eastAsia="Times New Roman" w:hAnsi="Times New Roman" w:cs="Times New Roman"/>
        </w:rPr>
      </w:pPr>
      <w:r>
        <w:rPr>
          <w:b/>
          <w:bCs/>
          <w:color w:val="000000"/>
          <w:sz w:val="20"/>
          <w:szCs w:val="20"/>
        </w:rPr>
        <w:t>7.706.</w:t>
      </w:r>
      <w:sdt>
        <w:sdtPr>
          <w:tag w:val="goog_rdk_215"/>
          <w:id w:val="-1990940580"/>
        </w:sdtPr>
        <w:sdtContent>
          <w:del w:id="254" w:author="Ellett, Logan" w:date="2026-07-02T13:40:00Z">
            <w:r>
              <w:rPr>
                <w:b/>
                <w:bCs/>
                <w:color w:val="000000"/>
                <w:sz w:val="20"/>
                <w:szCs w:val="20"/>
              </w:rPr>
              <w:delText>14</w:delText>
            </w:r>
          </w:del>
        </w:sdtContent>
      </w:sdt>
      <w:sdt>
        <w:sdtPr>
          <w:tag w:val="goog_rdk_216"/>
          <w:id w:val="-459010684"/>
        </w:sdtPr>
        <w:sdtContent>
          <w:ins w:id="255" w:author="Ellett, Logan" w:date="2026-07-02T13:40:00Z">
            <w:r>
              <w:rPr>
                <w:b/>
                <w:bCs/>
                <w:color w:val="000000"/>
                <w:sz w:val="20"/>
                <w:szCs w:val="20"/>
              </w:rPr>
              <w:t>2</w:t>
            </w:r>
          </w:ins>
        </w:sdtContent>
      </w:sdt>
      <w:r>
        <w:rPr>
          <w:b/>
          <w:bCs/>
          <w:color w:val="000000"/>
          <w:sz w:val="20"/>
          <w:szCs w:val="20"/>
        </w:rPr>
        <w:t xml:space="preserve"> </w:t>
      </w:r>
      <w:r>
        <w:rPr>
          <w:b/>
          <w:bCs/>
          <w:color w:val="000000"/>
          <w:sz w:val="20"/>
          <w:szCs w:val="20"/>
        </w:rPr>
        <w:tab/>
        <w:t xml:space="preserve">Personnel </w:t>
      </w:r>
      <w:sdt>
        <w:sdtPr>
          <w:tag w:val="goog_rdk_217"/>
          <w:id w:val="-276195405"/>
        </w:sdtPr>
        <w:sdtContent>
          <w:ins w:id="256" w:author="Ellett, Logan" w:date="2026-07-02T13:39:00Z">
            <w:r>
              <w:rPr>
                <w:b/>
                <w:bCs/>
                <w:color w:val="000000"/>
                <w:sz w:val="20"/>
                <w:szCs w:val="20"/>
              </w:rPr>
              <w:t>and Staff Requirements</w:t>
            </w:r>
          </w:ins>
        </w:sdtContent>
      </w:sdt>
    </w:p>
    <w:p w14:paraId="000000B4" w14:textId="77777777" w:rsidR="00C10BEC" w:rsidRDefault="00000000">
      <w:pPr>
        <w:spacing w:before="200" w:after="200"/>
        <w:ind w:left="720" w:hanging="720"/>
        <w:rPr>
          <w:rFonts w:ascii="Times New Roman" w:eastAsia="Times New Roman" w:hAnsi="Times New Roman" w:cs="Times New Roman"/>
        </w:rPr>
      </w:pPr>
      <w:sdt>
        <w:sdtPr>
          <w:tag w:val="goog_rdk_219"/>
          <w:id w:val="941865546"/>
        </w:sdtPr>
        <w:sdtContent>
          <w:ins w:id="257" w:author="Ellett, Logan" w:date="2026-07-02T13:39:00Z">
            <w:r w:rsidRPr="00686BD5">
              <w:rPr>
                <w:color w:val="ED0000"/>
                <w:sz w:val="20"/>
                <w:szCs w:val="20"/>
              </w:rPr>
              <w:t>A.</w:t>
            </w:r>
            <w:r w:rsidRPr="00686BD5">
              <w:rPr>
                <w:color w:val="ED0000"/>
                <w:sz w:val="20"/>
                <w:szCs w:val="20"/>
              </w:rPr>
              <w:tab/>
              <w:t>General requirements for all staff</w:t>
            </w:r>
          </w:ins>
        </w:sdtContent>
      </w:sdt>
    </w:p>
    <w:p w14:paraId="000000B5" w14:textId="77777777" w:rsidR="00C10BEC" w:rsidRDefault="00000000">
      <w:pPr>
        <w:spacing w:before="200" w:after="200"/>
        <w:ind w:left="1440" w:hanging="720"/>
        <w:rPr>
          <w:rFonts w:ascii="Times New Roman" w:eastAsia="Times New Roman" w:hAnsi="Times New Roman" w:cs="Times New Roman"/>
        </w:rPr>
      </w:pPr>
      <w:sdt>
        <w:sdtPr>
          <w:tag w:val="goog_rdk_221"/>
          <w:id w:val="-1395314635"/>
        </w:sdtPr>
        <w:sdtContent>
          <w:ins w:id="258" w:author="Ellett, Logan" w:date="2026-07-02T13:39:00Z">
            <w:r w:rsidRPr="00686BD5">
              <w:rPr>
                <w:color w:val="ED0000"/>
                <w:sz w:val="20"/>
                <w:szCs w:val="20"/>
              </w:rPr>
              <w:t>1.</w:t>
            </w:r>
            <w:r w:rsidRPr="00686BD5">
              <w:rPr>
                <w:color w:val="ED0000"/>
                <w:sz w:val="20"/>
                <w:szCs w:val="20"/>
              </w:rPr>
              <w:tab/>
              <w:t xml:space="preserve">The facility </w:t>
            </w:r>
            <w:proofErr w:type="gramStart"/>
            <w:r w:rsidRPr="00686BD5">
              <w:rPr>
                <w:color w:val="ED0000"/>
                <w:sz w:val="20"/>
                <w:szCs w:val="20"/>
              </w:rPr>
              <w:t>shall</w:t>
            </w:r>
            <w:proofErr w:type="gramEnd"/>
            <w:r w:rsidRPr="00686BD5">
              <w:rPr>
                <w:color w:val="ED0000"/>
                <w:sz w:val="20"/>
                <w:szCs w:val="20"/>
              </w:rPr>
              <w:t xml:space="preserve"> provide adequate numbers of staff to ensure the health, safety, proper care, and treatment of the children/youth.</w:t>
            </w:r>
          </w:ins>
        </w:sdtContent>
      </w:sdt>
    </w:p>
    <w:p w14:paraId="000000B6" w14:textId="77777777" w:rsidR="00C10BEC" w:rsidRDefault="00000000">
      <w:pPr>
        <w:spacing w:before="200" w:after="200"/>
        <w:ind w:left="1440" w:hanging="720"/>
        <w:rPr>
          <w:rFonts w:ascii="Times New Roman" w:eastAsia="Times New Roman" w:hAnsi="Times New Roman" w:cs="Times New Roman"/>
        </w:rPr>
      </w:pPr>
      <w:sdt>
        <w:sdtPr>
          <w:tag w:val="goog_rdk_223"/>
          <w:id w:val="1982187354"/>
        </w:sdtPr>
        <w:sdtContent>
          <w:ins w:id="259" w:author="Ellett, Logan" w:date="2026-07-02T13:41:00Z">
            <w:r w:rsidRPr="00686BD5">
              <w:rPr>
                <w:color w:val="ED0000"/>
                <w:sz w:val="20"/>
                <w:szCs w:val="20"/>
              </w:rPr>
              <w:t>2.</w:t>
            </w:r>
          </w:ins>
        </w:sdtContent>
      </w:sdt>
      <w:r>
        <w:rPr>
          <w:color w:val="FF0000"/>
          <w:sz w:val="20"/>
          <w:szCs w:val="20"/>
        </w:rPr>
        <w:tab/>
      </w:r>
      <w:sdt>
        <w:sdtPr>
          <w:tag w:val="goog_rdk_224"/>
          <w:id w:val="-1888783713"/>
        </w:sdtPr>
        <w:sdtContent>
          <w:del w:id="260" w:author="Ellett, Logan" w:date="2026-07-02T13:41:00Z">
            <w:r>
              <w:rPr>
                <w:color w:val="000000"/>
                <w:sz w:val="20"/>
                <w:szCs w:val="20"/>
              </w:rPr>
              <w:delText>A.</w:delText>
            </w:r>
            <w:r>
              <w:rPr>
                <w:strike/>
                <w:color w:val="000000"/>
                <w:sz w:val="20"/>
                <w:szCs w:val="20"/>
              </w:rPr>
              <w:delText xml:space="preserve"> </w:delText>
            </w:r>
          </w:del>
        </w:sdtContent>
      </w:sdt>
      <w:r>
        <w:rPr>
          <w:color w:val="000000"/>
          <w:sz w:val="20"/>
          <w:szCs w:val="20"/>
        </w:rPr>
        <w:t xml:space="preserve">Each staff member of the day treatment </w:t>
      </w:r>
      <w:sdt>
        <w:sdtPr>
          <w:tag w:val="goog_rdk_225"/>
          <w:id w:val="1851838461"/>
        </w:sdtPr>
        <w:sdtContent>
          <w:ins w:id="261" w:author="Ellett, Logan" w:date="2026-07-02T13:41:00Z">
            <w:r>
              <w:rPr>
                <w:color w:val="000000"/>
                <w:sz w:val="20"/>
                <w:szCs w:val="20"/>
              </w:rPr>
              <w:t>facility</w:t>
            </w:r>
          </w:ins>
        </w:sdtContent>
      </w:sdt>
      <w:sdt>
        <w:sdtPr>
          <w:tag w:val="goog_rdk_226"/>
          <w:id w:val="349934149"/>
        </w:sdtPr>
        <w:sdtContent>
          <w:del w:id="262" w:author="Ellett, Logan" w:date="2026-07-02T13:41:00Z">
            <w:r>
              <w:rPr>
                <w:color w:val="FF0000"/>
                <w:sz w:val="20"/>
                <w:szCs w:val="20"/>
              </w:rPr>
              <w:delText xml:space="preserve"> </w:delText>
            </w:r>
            <w:r>
              <w:rPr>
                <w:color w:val="000000"/>
                <w:sz w:val="20"/>
                <w:szCs w:val="20"/>
              </w:rPr>
              <w:delText>center</w:delText>
            </w:r>
          </w:del>
        </w:sdtContent>
      </w:sdt>
      <w:r>
        <w:rPr>
          <w:color w:val="000000"/>
          <w:sz w:val="20"/>
          <w:szCs w:val="20"/>
        </w:rPr>
        <w:t xml:space="preserve"> shall </w:t>
      </w:r>
      <w:sdt>
        <w:sdtPr>
          <w:tag w:val="goog_rdk_227"/>
          <w:id w:val="-1470373070"/>
        </w:sdtPr>
        <w:sdtContent>
          <w:ins w:id="263" w:author="Ellett, Logan" w:date="2026-07-02T13:41:00Z">
            <w:r>
              <w:rPr>
                <w:color w:val="000000"/>
                <w:sz w:val="20"/>
                <w:szCs w:val="20"/>
              </w:rPr>
              <w:t>demonstrate</w:t>
            </w:r>
          </w:ins>
        </w:sdtContent>
      </w:sdt>
      <w:sdt>
        <w:sdtPr>
          <w:tag w:val="goog_rdk_228"/>
          <w:id w:val="-251335325"/>
        </w:sdtPr>
        <w:sdtContent>
          <w:del w:id="264" w:author="Ellett, Logan" w:date="2026-07-02T13:41:00Z">
            <w:r>
              <w:rPr>
                <w:color w:val="FF0000"/>
                <w:sz w:val="20"/>
                <w:szCs w:val="20"/>
              </w:rPr>
              <w:delText xml:space="preserve"> </w:delText>
            </w:r>
            <w:r>
              <w:rPr>
                <w:color w:val="000000"/>
                <w:sz w:val="20"/>
                <w:szCs w:val="20"/>
              </w:rPr>
              <w:delText>evidence</w:delText>
            </w:r>
          </w:del>
        </w:sdtContent>
      </w:sdt>
      <w:r>
        <w:rPr>
          <w:color w:val="000000"/>
          <w:sz w:val="20"/>
          <w:szCs w:val="20"/>
        </w:rPr>
        <w:t xml:space="preserve"> an interest in and knowledge of children</w:t>
      </w:r>
      <w:sdt>
        <w:sdtPr>
          <w:tag w:val="goog_rdk_229"/>
          <w:id w:val="2114438301"/>
        </w:sdtPr>
        <w:sdtContent>
          <w:ins w:id="265" w:author="Ellett, Logan" w:date="2026-07-02T13:41:00Z">
            <w:r>
              <w:rPr>
                <w:color w:val="000000"/>
                <w:sz w:val="20"/>
                <w:szCs w:val="20"/>
              </w:rPr>
              <w:t>/youth</w:t>
            </w:r>
          </w:ins>
        </w:sdtContent>
      </w:sdt>
      <w:r>
        <w:rPr>
          <w:color w:val="000000"/>
          <w:sz w:val="20"/>
          <w:szCs w:val="20"/>
        </w:rPr>
        <w:t xml:space="preserve"> and concern for their proper care and well-being.</w:t>
      </w:r>
    </w:p>
    <w:p w14:paraId="000000B7" w14:textId="77777777" w:rsidR="00C10BEC" w:rsidRDefault="00000000">
      <w:pPr>
        <w:spacing w:before="200" w:after="200"/>
        <w:ind w:left="1440" w:hanging="720"/>
        <w:rPr>
          <w:rFonts w:ascii="Times New Roman" w:eastAsia="Times New Roman" w:hAnsi="Times New Roman" w:cs="Times New Roman"/>
        </w:rPr>
      </w:pPr>
      <w:sdt>
        <w:sdtPr>
          <w:tag w:val="goog_rdk_231"/>
          <w:id w:val="-433404887"/>
        </w:sdtPr>
        <w:sdtContent>
          <w:ins w:id="266" w:author="Ellett, Logan" w:date="2026-07-02T13:42:00Z">
            <w:r w:rsidRPr="00686BD5">
              <w:rPr>
                <w:color w:val="ED0000"/>
                <w:sz w:val="20"/>
                <w:szCs w:val="20"/>
              </w:rPr>
              <w:t>3.</w:t>
            </w:r>
            <w:r w:rsidRPr="00686BD5">
              <w:rPr>
                <w:color w:val="ED0000"/>
                <w:sz w:val="20"/>
                <w:szCs w:val="20"/>
              </w:rPr>
              <w:tab/>
              <w:t>Each staff must demonstrate appropriate physical boundaries and maintain a level of professionalism with children/youth in care, as identified in the facility’s policies and in alignment with Section 7.706.21.</w:t>
            </w:r>
          </w:ins>
        </w:sdtContent>
      </w:sdt>
    </w:p>
    <w:p w14:paraId="000000B8" w14:textId="77777777" w:rsidR="00C10BEC" w:rsidRDefault="00000000">
      <w:pPr>
        <w:spacing w:before="200" w:after="200"/>
        <w:ind w:left="1440" w:hanging="720"/>
        <w:rPr>
          <w:color w:val="000000"/>
          <w:sz w:val="20"/>
          <w:szCs w:val="20"/>
        </w:rPr>
      </w:pPr>
      <w:sdt>
        <w:sdtPr>
          <w:tag w:val="goog_rdk_233"/>
          <w:id w:val="1555447688"/>
        </w:sdtPr>
        <w:sdtContent>
          <w:ins w:id="267" w:author="Ellett, Logan" w:date="2026-07-02T13:43:00Z">
            <w:r w:rsidRPr="00686BD5">
              <w:rPr>
                <w:color w:val="ED0000"/>
                <w:sz w:val="20"/>
                <w:szCs w:val="20"/>
              </w:rPr>
              <w:t>4.</w:t>
            </w:r>
          </w:ins>
        </w:sdtContent>
      </w:sdt>
      <w:r>
        <w:rPr>
          <w:color w:val="FF0000"/>
          <w:sz w:val="20"/>
          <w:szCs w:val="20"/>
        </w:rPr>
        <w:tab/>
      </w:r>
      <w:sdt>
        <w:sdtPr>
          <w:tag w:val="goog_rdk_234"/>
          <w:id w:val="1735461132"/>
        </w:sdtPr>
        <w:sdtContent>
          <w:del w:id="268" w:author="Ellett, Logan" w:date="2026-07-02T13:44:00Z">
            <w:r>
              <w:rPr>
                <w:color w:val="000000"/>
                <w:sz w:val="20"/>
                <w:szCs w:val="20"/>
              </w:rPr>
              <w:delText>B.</w:delText>
            </w:r>
            <w:r>
              <w:rPr>
                <w:strike/>
                <w:color w:val="000000"/>
                <w:sz w:val="20"/>
                <w:szCs w:val="20"/>
              </w:rPr>
              <w:delText xml:space="preserve"> </w:delText>
            </w:r>
          </w:del>
        </w:sdtContent>
      </w:sdt>
      <w:r>
        <w:rPr>
          <w:color w:val="000000"/>
          <w:sz w:val="20"/>
          <w:szCs w:val="20"/>
        </w:rPr>
        <w:t xml:space="preserve">Each staff member of the day treatment </w:t>
      </w:r>
      <w:sdt>
        <w:sdtPr>
          <w:tag w:val="goog_rdk_235"/>
          <w:id w:val="-1138807864"/>
        </w:sdtPr>
        <w:sdtContent>
          <w:ins w:id="269" w:author="Ellett, Logan" w:date="2026-07-02T13:43:00Z">
            <w:r>
              <w:rPr>
                <w:color w:val="000000"/>
                <w:sz w:val="20"/>
                <w:szCs w:val="20"/>
              </w:rPr>
              <w:t>facility</w:t>
            </w:r>
          </w:ins>
        </w:sdtContent>
      </w:sdt>
      <w:sdt>
        <w:sdtPr>
          <w:tag w:val="goog_rdk_236"/>
          <w:id w:val="-1573848616"/>
        </w:sdtPr>
        <w:sdtContent>
          <w:del w:id="270" w:author="Ellett, Logan" w:date="2026-07-02T13:43:00Z">
            <w:r>
              <w:rPr>
                <w:color w:val="FF0000"/>
                <w:sz w:val="20"/>
                <w:szCs w:val="20"/>
              </w:rPr>
              <w:delText xml:space="preserve"> </w:delText>
            </w:r>
            <w:r>
              <w:rPr>
                <w:color w:val="000000"/>
                <w:sz w:val="20"/>
                <w:szCs w:val="20"/>
              </w:rPr>
              <w:delText>center shall</w:delText>
            </w:r>
          </w:del>
        </w:sdtContent>
      </w:sdt>
      <w:r>
        <w:rPr>
          <w:color w:val="000000"/>
          <w:sz w:val="20"/>
          <w:szCs w:val="20"/>
        </w:rPr>
        <w:t xml:space="preserve"> </w:t>
      </w:r>
      <w:sdt>
        <w:sdtPr>
          <w:tag w:val="goog_rdk_237"/>
          <w:id w:val="171690035"/>
        </w:sdtPr>
        <w:sdtContent>
          <w:ins w:id="271" w:author="Ellett, Logan" w:date="2026-07-02T13:43:00Z">
            <w:r>
              <w:rPr>
                <w:color w:val="000000"/>
                <w:sz w:val="20"/>
                <w:szCs w:val="20"/>
              </w:rPr>
              <w:t>must</w:t>
            </w:r>
          </w:ins>
        </w:sdtContent>
      </w:sdt>
      <w:r>
        <w:rPr>
          <w:color w:val="FF0000"/>
          <w:sz w:val="20"/>
          <w:szCs w:val="20"/>
        </w:rPr>
        <w:t xml:space="preserve"> </w:t>
      </w:r>
      <w:r>
        <w:rPr>
          <w:color w:val="000000"/>
          <w:sz w:val="20"/>
          <w:szCs w:val="20"/>
        </w:rPr>
        <w:t xml:space="preserve">obtain a </w:t>
      </w:r>
      <w:sdt>
        <w:sdtPr>
          <w:tag w:val="goog_rdk_238"/>
          <w:id w:val="-587960803"/>
        </w:sdtPr>
        <w:sdtContent>
          <w:ins w:id="272" w:author="Ellett, Logan" w:date="2026-07-02T13:43:00Z">
            <w:r>
              <w:rPr>
                <w:color w:val="000000"/>
                <w:sz w:val="20"/>
                <w:szCs w:val="20"/>
              </w:rPr>
              <w:t>current health evaluation or</w:t>
            </w:r>
          </w:ins>
        </w:sdtContent>
      </w:sdt>
      <w:r>
        <w:rPr>
          <w:color w:val="FF0000"/>
          <w:sz w:val="20"/>
          <w:szCs w:val="20"/>
        </w:rPr>
        <w:t xml:space="preserve"> </w:t>
      </w:r>
      <w:r>
        <w:rPr>
          <w:color w:val="000000"/>
          <w:sz w:val="20"/>
          <w:szCs w:val="20"/>
        </w:rPr>
        <w:t xml:space="preserve">physical examination </w:t>
      </w:r>
      <w:sdt>
        <w:sdtPr>
          <w:tag w:val="goog_rdk_239"/>
          <w:id w:val="-559489326"/>
        </w:sdtPr>
        <w:sdtContent>
          <w:ins w:id="273" w:author="Ellett, Logan" w:date="2026-07-02T13:43:00Z">
            <w:r>
              <w:rPr>
                <w:color w:val="000000"/>
                <w:sz w:val="20"/>
                <w:szCs w:val="20"/>
              </w:rPr>
              <w:t>stating fitness for work within the six (6) months preceding employment or prior to working directly with children/youth and annually thereafter.</w:t>
            </w:r>
          </w:ins>
        </w:sdtContent>
      </w:sdt>
      <w:sdt>
        <w:sdtPr>
          <w:tag w:val="goog_rdk_240"/>
          <w:id w:val="-1990613058"/>
        </w:sdtPr>
        <w:sdtContent>
          <w:del w:id="274" w:author="Ellett, Logan" w:date="2026-07-02T13:43:00Z">
            <w:r>
              <w:rPr>
                <w:color w:val="FF0000"/>
                <w:sz w:val="20"/>
                <w:szCs w:val="20"/>
              </w:rPr>
              <w:delText xml:space="preserve"> </w:delText>
            </w:r>
            <w:r>
              <w:rPr>
                <w:color w:val="000000"/>
                <w:sz w:val="20"/>
                <w:szCs w:val="20"/>
              </w:rPr>
              <w:delText>which shall be performed during the six-month period preceding employment by the center. This examination shall have been performed by a physician or a qualified nurse practitioner licensed to practice in the State of Colorado and shall verify that she/he suffers from no illness or communicable disease, including tuberculosis, that would adversely affect children in care. A statement, signed by the physician or nurse practitioner, shall be submitted to the center and retained in the personnel files. Subsequent statements shall be submitted annually and as required in a written plan signed by the physician.</w:delText>
            </w:r>
          </w:del>
        </w:sdtContent>
      </w:sdt>
    </w:p>
    <w:p w14:paraId="000000B9" w14:textId="77777777" w:rsidR="00C10BEC" w:rsidRDefault="00000000">
      <w:pPr>
        <w:spacing w:before="200" w:after="200"/>
        <w:ind w:left="1440" w:hanging="720"/>
        <w:rPr>
          <w:rFonts w:ascii="Times New Roman" w:eastAsia="Times New Roman" w:hAnsi="Times New Roman" w:cs="Times New Roman"/>
        </w:rPr>
      </w:pPr>
      <w:sdt>
        <w:sdtPr>
          <w:tag w:val="goog_rdk_242"/>
          <w:id w:val="-1474350849"/>
        </w:sdtPr>
        <w:sdtContent>
          <w:ins w:id="275" w:author="Ellett, Logan" w:date="2026-07-02T13:45:00Z">
            <w:r w:rsidRPr="00686BD5">
              <w:rPr>
                <w:color w:val="ED0000"/>
                <w:sz w:val="20"/>
                <w:szCs w:val="20"/>
              </w:rPr>
              <w:t>5.</w:t>
            </w:r>
          </w:ins>
        </w:sdtContent>
      </w:sdt>
      <w:r>
        <w:rPr>
          <w:color w:val="FF0000"/>
          <w:sz w:val="20"/>
          <w:szCs w:val="20"/>
        </w:rPr>
        <w:tab/>
      </w:r>
      <w:sdt>
        <w:sdtPr>
          <w:tag w:val="goog_rdk_243"/>
          <w:id w:val="-2134888923"/>
        </w:sdtPr>
        <w:sdtContent>
          <w:del w:id="276" w:author="Ellett, Logan" w:date="2026-07-02T13:46:00Z">
            <w:r>
              <w:rPr>
                <w:color w:val="000000"/>
                <w:sz w:val="20"/>
                <w:szCs w:val="20"/>
              </w:rPr>
              <w:delText>C.</w:delText>
            </w:r>
            <w:r>
              <w:rPr>
                <w:strike/>
                <w:color w:val="000000"/>
                <w:sz w:val="20"/>
                <w:szCs w:val="20"/>
              </w:rPr>
              <w:delText xml:space="preserve"> </w:delText>
            </w:r>
          </w:del>
        </w:sdtContent>
      </w:sdt>
      <w:r>
        <w:rPr>
          <w:color w:val="000000"/>
          <w:sz w:val="20"/>
          <w:szCs w:val="20"/>
        </w:rPr>
        <w:t>There</w:t>
      </w:r>
      <w:sdt>
        <w:sdtPr>
          <w:tag w:val="goog_rdk_244"/>
          <w:id w:val="91968328"/>
        </w:sdtPr>
        <w:sdtContent>
          <w:del w:id="277" w:author="Ellett, Logan" w:date="2026-07-02T13:46:00Z">
            <w:r>
              <w:rPr>
                <w:color w:val="000000"/>
                <w:sz w:val="20"/>
                <w:szCs w:val="20"/>
              </w:rPr>
              <w:delText xml:space="preserve"> shall</w:delText>
            </w:r>
          </w:del>
        </w:sdtContent>
      </w:sdt>
      <w:r>
        <w:rPr>
          <w:color w:val="000000"/>
          <w:sz w:val="20"/>
          <w:szCs w:val="20"/>
        </w:rPr>
        <w:t xml:space="preserve"> </w:t>
      </w:r>
      <w:sdt>
        <w:sdtPr>
          <w:tag w:val="goog_rdk_245"/>
          <w:id w:val="-1052091875"/>
        </w:sdtPr>
        <w:sdtContent>
          <w:ins w:id="278" w:author="Ellett, Logan" w:date="2026-07-02T13:45:00Z">
            <w:r>
              <w:rPr>
                <w:color w:val="000000"/>
                <w:sz w:val="20"/>
                <w:szCs w:val="20"/>
              </w:rPr>
              <w:t>must</w:t>
            </w:r>
          </w:ins>
        </w:sdtContent>
      </w:sdt>
      <w:r>
        <w:rPr>
          <w:color w:val="FF0000"/>
          <w:sz w:val="20"/>
          <w:szCs w:val="20"/>
        </w:rPr>
        <w:t xml:space="preserve"> </w:t>
      </w:r>
      <w:r>
        <w:rPr>
          <w:color w:val="000000"/>
          <w:sz w:val="20"/>
          <w:szCs w:val="20"/>
        </w:rPr>
        <w:t xml:space="preserve">be at least </w:t>
      </w:r>
      <w:sdt>
        <w:sdtPr>
          <w:tag w:val="goog_rdk_246"/>
          <w:id w:val="1788211828"/>
        </w:sdtPr>
        <w:sdtContent>
          <w:ins w:id="279" w:author="Ellett, Logan" w:date="2026-07-02T13:45:00Z">
            <w:r>
              <w:rPr>
                <w:color w:val="000000"/>
                <w:sz w:val="20"/>
                <w:szCs w:val="20"/>
              </w:rPr>
              <w:t>two (2)</w:t>
            </w:r>
          </w:ins>
        </w:sdtContent>
      </w:sdt>
      <w:sdt>
        <w:sdtPr>
          <w:tag w:val="goog_rdk_247"/>
          <w:id w:val="-1058927012"/>
        </w:sdtPr>
        <w:sdtContent>
          <w:del w:id="280" w:author="Ellett, Logan" w:date="2026-07-02T13:45:00Z">
            <w:r>
              <w:rPr>
                <w:color w:val="FF0000"/>
                <w:sz w:val="20"/>
                <w:szCs w:val="20"/>
              </w:rPr>
              <w:delText xml:space="preserve"> </w:delText>
            </w:r>
            <w:r>
              <w:rPr>
                <w:color w:val="000000"/>
                <w:sz w:val="20"/>
                <w:szCs w:val="20"/>
              </w:rPr>
              <w:delText>one</w:delText>
            </w:r>
          </w:del>
        </w:sdtContent>
      </w:sdt>
      <w:r>
        <w:rPr>
          <w:color w:val="000000"/>
          <w:sz w:val="20"/>
          <w:szCs w:val="20"/>
        </w:rPr>
        <w:t xml:space="preserve"> written reference</w:t>
      </w:r>
      <w:sdt>
        <w:sdtPr>
          <w:tag w:val="goog_rdk_248"/>
          <w:id w:val="-729887162"/>
        </w:sdtPr>
        <w:sdtContent>
          <w:ins w:id="281" w:author="Ellett, Logan" w:date="2026-07-02T13:45:00Z">
            <w:r>
              <w:rPr>
                <w:color w:val="000000"/>
                <w:sz w:val="20"/>
                <w:szCs w:val="20"/>
              </w:rPr>
              <w:t>s</w:t>
            </w:r>
          </w:ins>
        </w:sdtContent>
      </w:sdt>
      <w:r>
        <w:rPr>
          <w:color w:val="000000"/>
          <w:sz w:val="20"/>
          <w:szCs w:val="20"/>
        </w:rPr>
        <w:t xml:space="preserve"> regarding each staff member of the </w:t>
      </w:r>
      <w:sdt>
        <w:sdtPr>
          <w:tag w:val="goog_rdk_249"/>
          <w:id w:val="-2083328056"/>
        </w:sdtPr>
        <w:sdtContent>
          <w:ins w:id="282" w:author="Ellett, Logan" w:date="2026-07-02T13:45:00Z">
            <w:r>
              <w:rPr>
                <w:color w:val="000000"/>
                <w:sz w:val="20"/>
                <w:szCs w:val="20"/>
              </w:rPr>
              <w:t>facility</w:t>
            </w:r>
          </w:ins>
        </w:sdtContent>
      </w:sdt>
      <w:sdt>
        <w:sdtPr>
          <w:tag w:val="goog_rdk_250"/>
          <w:id w:val="-568953823"/>
        </w:sdtPr>
        <w:sdtContent>
          <w:del w:id="283" w:author="Ellett, Logan" w:date="2026-07-02T13:45:00Z">
            <w:r>
              <w:rPr>
                <w:color w:val="FF0000"/>
                <w:sz w:val="20"/>
                <w:szCs w:val="20"/>
              </w:rPr>
              <w:delText xml:space="preserve"> </w:delText>
            </w:r>
            <w:r>
              <w:rPr>
                <w:color w:val="000000"/>
                <w:sz w:val="20"/>
                <w:szCs w:val="20"/>
              </w:rPr>
              <w:delText>center</w:delText>
            </w:r>
          </w:del>
        </w:sdtContent>
      </w:sdt>
      <w:r>
        <w:rPr>
          <w:color w:val="000000"/>
          <w:sz w:val="20"/>
          <w:szCs w:val="20"/>
        </w:rPr>
        <w:t xml:space="preserve"> verifying the individual's character and suitability to work with children</w:t>
      </w:r>
      <w:sdt>
        <w:sdtPr>
          <w:tag w:val="goog_rdk_251"/>
          <w:id w:val="-459357822"/>
        </w:sdtPr>
        <w:sdtContent>
          <w:ins w:id="284" w:author="Ellett, Logan" w:date="2026-07-02T13:45:00Z">
            <w:r>
              <w:rPr>
                <w:color w:val="000000"/>
                <w:sz w:val="20"/>
                <w:szCs w:val="20"/>
              </w:rPr>
              <w:t>/youth</w:t>
            </w:r>
          </w:ins>
        </w:sdtContent>
      </w:sdt>
      <w:r>
        <w:rPr>
          <w:color w:val="000000"/>
          <w:sz w:val="20"/>
          <w:szCs w:val="20"/>
        </w:rPr>
        <w:t xml:space="preserve">. </w:t>
      </w:r>
      <w:sdt>
        <w:sdtPr>
          <w:tag w:val="goog_rdk_252"/>
          <w:id w:val="-184525831"/>
        </w:sdtPr>
        <w:sdtContent>
          <w:del w:id="285" w:author="Ellett, Logan" w:date="2026-07-02T13:46:00Z">
            <w:r>
              <w:rPr>
                <w:color w:val="000000"/>
                <w:sz w:val="20"/>
                <w:szCs w:val="20"/>
              </w:rPr>
              <w:delText>This r</w:delText>
            </w:r>
          </w:del>
        </w:sdtContent>
      </w:sdt>
      <w:sdt>
        <w:sdtPr>
          <w:tag w:val="goog_rdk_253"/>
          <w:id w:val="1644657733"/>
        </w:sdtPr>
        <w:sdtContent>
          <w:ins w:id="286" w:author="Ellett, Logan" w:date="2026-07-02T13:46:00Z">
            <w:r w:rsidRPr="00686BD5">
              <w:rPr>
                <w:color w:val="ED0000"/>
                <w:sz w:val="20"/>
                <w:szCs w:val="20"/>
              </w:rPr>
              <w:t>R</w:t>
            </w:r>
          </w:ins>
        </w:sdtContent>
      </w:sdt>
      <w:r>
        <w:rPr>
          <w:color w:val="000000"/>
          <w:sz w:val="20"/>
          <w:szCs w:val="20"/>
        </w:rPr>
        <w:t>eference</w:t>
      </w:r>
      <w:sdt>
        <w:sdtPr>
          <w:tag w:val="goog_rdk_254"/>
          <w:id w:val="2115566969"/>
        </w:sdtPr>
        <w:sdtContent>
          <w:ins w:id="287" w:author="Ellett, Logan" w:date="2026-07-02T13:45:00Z">
            <w:r>
              <w:rPr>
                <w:color w:val="000000"/>
                <w:sz w:val="20"/>
                <w:szCs w:val="20"/>
              </w:rPr>
              <w:t>s</w:t>
            </w:r>
          </w:ins>
        </w:sdtContent>
      </w:sdt>
      <w:sdt>
        <w:sdtPr>
          <w:tag w:val="goog_rdk_255"/>
          <w:id w:val="-373092526"/>
        </w:sdtPr>
        <w:sdtContent>
          <w:del w:id="288" w:author="Ellett, Logan" w:date="2026-07-02T13:45:00Z">
            <w:r>
              <w:rPr>
                <w:color w:val="000000"/>
                <w:sz w:val="20"/>
                <w:szCs w:val="20"/>
              </w:rPr>
              <w:delText xml:space="preserve"> shall</w:delText>
            </w:r>
          </w:del>
        </w:sdtContent>
      </w:sdt>
      <w:r>
        <w:rPr>
          <w:color w:val="000000"/>
          <w:sz w:val="20"/>
          <w:szCs w:val="20"/>
        </w:rPr>
        <w:t xml:space="preserve"> </w:t>
      </w:r>
      <w:sdt>
        <w:sdtPr>
          <w:tag w:val="goog_rdk_256"/>
          <w:id w:val="-1806508884"/>
        </w:sdtPr>
        <w:sdtContent>
          <w:ins w:id="289" w:author="Ellett, Logan" w:date="2026-07-02T13:45:00Z">
            <w:r>
              <w:rPr>
                <w:color w:val="000000"/>
                <w:sz w:val="20"/>
                <w:szCs w:val="20"/>
              </w:rPr>
              <w:t>must</w:t>
            </w:r>
          </w:ins>
        </w:sdtContent>
      </w:sdt>
      <w:r>
        <w:rPr>
          <w:color w:val="FF0000"/>
          <w:sz w:val="20"/>
          <w:szCs w:val="20"/>
        </w:rPr>
        <w:t xml:space="preserve"> </w:t>
      </w:r>
      <w:r>
        <w:rPr>
          <w:color w:val="000000"/>
          <w:sz w:val="20"/>
          <w:szCs w:val="20"/>
        </w:rPr>
        <w:t xml:space="preserve">be </w:t>
      </w:r>
      <w:sdt>
        <w:sdtPr>
          <w:tag w:val="goog_rdk_257"/>
          <w:id w:val="354252748"/>
        </w:sdtPr>
        <w:sdtContent>
          <w:ins w:id="290" w:author="Ellett, Logan" w:date="2026-07-02T13:45:00Z">
            <w:r>
              <w:rPr>
                <w:color w:val="000000"/>
                <w:sz w:val="20"/>
                <w:szCs w:val="20"/>
              </w:rPr>
              <w:t>maintained</w:t>
            </w:r>
          </w:ins>
        </w:sdtContent>
      </w:sdt>
      <w:sdt>
        <w:sdtPr>
          <w:tag w:val="goog_rdk_258"/>
          <w:id w:val="-1450585946"/>
        </w:sdtPr>
        <w:sdtContent>
          <w:del w:id="291" w:author="Ellett, Logan" w:date="2026-07-02T13:45:00Z">
            <w:r>
              <w:rPr>
                <w:color w:val="FF0000"/>
                <w:sz w:val="20"/>
                <w:szCs w:val="20"/>
              </w:rPr>
              <w:delText xml:space="preserve"> </w:delText>
            </w:r>
            <w:r>
              <w:rPr>
                <w:color w:val="000000"/>
                <w:sz w:val="20"/>
                <w:szCs w:val="20"/>
              </w:rPr>
              <w:delText>retained</w:delText>
            </w:r>
          </w:del>
        </w:sdtContent>
      </w:sdt>
      <w:r>
        <w:rPr>
          <w:color w:val="000000"/>
          <w:sz w:val="20"/>
          <w:szCs w:val="20"/>
        </w:rPr>
        <w:t xml:space="preserve"> in the staff member's</w:t>
      </w:r>
      <w:sdt>
        <w:sdtPr>
          <w:tag w:val="goog_rdk_259"/>
          <w:id w:val="1240730792"/>
        </w:sdtPr>
        <w:sdtContent>
          <w:del w:id="292" w:author="Ellett, Logan" w:date="2026-07-02T13:47:00Z">
            <w:r>
              <w:rPr>
                <w:color w:val="000000"/>
                <w:sz w:val="20"/>
                <w:szCs w:val="20"/>
              </w:rPr>
              <w:delText xml:space="preserve"> personnel</w:delText>
            </w:r>
          </w:del>
        </w:sdtContent>
      </w:sdt>
      <w:r>
        <w:rPr>
          <w:color w:val="000000"/>
          <w:sz w:val="20"/>
          <w:szCs w:val="20"/>
        </w:rPr>
        <w:t xml:space="preserve"> file.</w:t>
      </w:r>
    </w:p>
    <w:sdt>
      <w:sdtPr>
        <w:tag w:val="goog_rdk_262"/>
        <w:id w:val="-1408404282"/>
      </w:sdtPr>
      <w:sdtContent>
        <w:p w14:paraId="000000BA" w14:textId="77777777" w:rsidR="00C10BEC" w:rsidRDefault="00000000">
          <w:pPr>
            <w:spacing w:before="200" w:after="200"/>
            <w:ind w:left="1440" w:hanging="720"/>
            <w:rPr>
              <w:ins w:id="293" w:author="Ellett, Logan" w:date="2026-07-02T13:47:00Z"/>
              <w:color w:val="FF0000"/>
              <w:sz w:val="20"/>
              <w:szCs w:val="20"/>
            </w:rPr>
          </w:pPr>
          <w:sdt>
            <w:sdtPr>
              <w:tag w:val="goog_rdk_261"/>
              <w:id w:val="868164297"/>
            </w:sdtPr>
            <w:sdtContent>
              <w:ins w:id="294" w:author="Ellett, Logan" w:date="2026-07-02T13:47:00Z">
                <w:r w:rsidRPr="00686BD5">
                  <w:rPr>
                    <w:color w:val="ED0000"/>
                    <w:sz w:val="20"/>
                    <w:szCs w:val="20"/>
                  </w:rPr>
                  <w:t>6.</w:t>
                </w:r>
                <w:r w:rsidRPr="00686BD5">
                  <w:rPr>
                    <w:color w:val="ED0000"/>
                    <w:sz w:val="20"/>
                    <w:szCs w:val="20"/>
                  </w:rPr>
                  <w:tab/>
                  <w:t xml:space="preserve">The facility must have a written attestation statement that each staff must sign upon </w:t>
                </w:r>
                <w:proofErr w:type="gramStart"/>
                <w:r w:rsidRPr="00686BD5">
                  <w:rPr>
                    <w:color w:val="ED0000"/>
                    <w:sz w:val="20"/>
                    <w:szCs w:val="20"/>
                  </w:rPr>
                  <w:t>hire</w:t>
                </w:r>
                <w:proofErr w:type="gramEnd"/>
                <w:r w:rsidRPr="00686BD5">
                  <w:rPr>
                    <w:color w:val="ED0000"/>
                    <w:sz w:val="20"/>
                    <w:szCs w:val="20"/>
                  </w:rPr>
                  <w:t xml:space="preserve"> stating that they are of sound mental and emotional health.</w:t>
                </w:r>
              </w:ins>
            </w:sdtContent>
          </w:sdt>
        </w:p>
      </w:sdtContent>
    </w:sdt>
    <w:sdt>
      <w:sdtPr>
        <w:tag w:val="goog_rdk_264"/>
        <w:id w:val="-1233360585"/>
      </w:sdtPr>
      <w:sdtContent>
        <w:p w14:paraId="000000BB" w14:textId="77777777" w:rsidR="00C10BEC" w:rsidRDefault="00000000">
          <w:pPr>
            <w:spacing w:before="200" w:after="200"/>
            <w:ind w:left="1440" w:hanging="720"/>
            <w:rPr>
              <w:ins w:id="295" w:author="Ellett, Logan" w:date="2026-07-02T13:47:00Z"/>
              <w:color w:val="FF0000"/>
              <w:sz w:val="20"/>
              <w:szCs w:val="20"/>
            </w:rPr>
          </w:pPr>
          <w:sdt>
            <w:sdtPr>
              <w:tag w:val="goog_rdk_263"/>
              <w:id w:val="2032914066"/>
            </w:sdtPr>
            <w:sdtContent>
              <w:ins w:id="296" w:author="Ellett, Logan" w:date="2026-07-02T13:47:00Z">
                <w:r w:rsidRPr="00686BD5">
                  <w:rPr>
                    <w:color w:val="ED0000"/>
                    <w:sz w:val="20"/>
                    <w:szCs w:val="20"/>
                  </w:rPr>
                  <w:t>7.</w:t>
                </w:r>
                <w:r w:rsidRPr="00686BD5">
                  <w:rPr>
                    <w:color w:val="ED0000"/>
                    <w:sz w:val="20"/>
                    <w:szCs w:val="20"/>
                  </w:rPr>
                  <w:tab/>
                  <w:t>The facility must not hire or continue to employ any person who may be unable to properly protect the health and safety of children/youth in care or who could endanger the physical or psychological wellbeing of children/youth.</w:t>
                </w:r>
              </w:ins>
            </w:sdtContent>
          </w:sdt>
        </w:p>
      </w:sdtContent>
    </w:sdt>
    <w:p w14:paraId="000000BC" w14:textId="77777777" w:rsidR="00C10BEC" w:rsidRDefault="00000000">
      <w:pPr>
        <w:spacing w:before="200" w:after="200"/>
        <w:ind w:left="1440" w:hanging="720"/>
        <w:rPr>
          <w:rFonts w:ascii="Times New Roman" w:eastAsia="Times New Roman" w:hAnsi="Times New Roman" w:cs="Times New Roman"/>
        </w:rPr>
      </w:pPr>
      <w:sdt>
        <w:sdtPr>
          <w:tag w:val="goog_rdk_265"/>
          <w:id w:val="-1530752324"/>
        </w:sdtPr>
        <w:sdtContent>
          <w:ins w:id="297" w:author="Ellett, Logan" w:date="2026-07-02T13:47:00Z">
            <w:r w:rsidRPr="00686BD5">
              <w:rPr>
                <w:color w:val="ED0000"/>
                <w:sz w:val="20"/>
                <w:szCs w:val="20"/>
              </w:rPr>
              <w:t>8.</w:t>
            </w:r>
            <w:r w:rsidRPr="00686BD5">
              <w:rPr>
                <w:color w:val="ED0000"/>
                <w:sz w:val="20"/>
                <w:szCs w:val="20"/>
              </w:rPr>
              <w:tab/>
              <w:t>Personnel records for each staff member must be maintained at the facility and include:</w:t>
            </w:r>
          </w:ins>
        </w:sdtContent>
      </w:sdt>
    </w:p>
    <w:sdt>
      <w:sdtPr>
        <w:tag w:val="goog_rdk_268"/>
        <w:id w:val="-1773946825"/>
      </w:sdtPr>
      <w:sdtContent>
        <w:p w14:paraId="000000BD" w14:textId="4B1B7C79" w:rsidR="00C10BEC" w:rsidRDefault="00000000">
          <w:pPr>
            <w:spacing w:before="200" w:after="200"/>
            <w:ind w:left="2160" w:hanging="720"/>
            <w:rPr>
              <w:ins w:id="298" w:author="Ellett, Logan" w:date="2026-07-02T13:49:00Z"/>
              <w:color w:val="FF0000"/>
              <w:sz w:val="20"/>
              <w:szCs w:val="20"/>
            </w:rPr>
          </w:pPr>
          <w:sdt>
            <w:sdtPr>
              <w:tag w:val="goog_rdk_267"/>
              <w:id w:val="-652852194"/>
            </w:sdtPr>
            <w:sdtContent>
              <w:ins w:id="299" w:author="Ellett, Logan" w:date="2026-07-02T13:49:00Z">
                <w:r w:rsidRPr="00686BD5">
                  <w:rPr>
                    <w:color w:val="ED0000"/>
                    <w:sz w:val="20"/>
                    <w:szCs w:val="20"/>
                  </w:rPr>
                  <w:t>a.</w:t>
                </w:r>
                <w:r w:rsidRPr="00686BD5">
                  <w:rPr>
                    <w:color w:val="ED0000"/>
                    <w:sz w:val="20"/>
                    <w:szCs w:val="20"/>
                  </w:rPr>
                  <w:tab/>
                  <w:t xml:space="preserve">Name, address, </w:t>
                </w:r>
              </w:ins>
              <w:ins w:id="300" w:author="Ellett, Logan" w:date="2026-09-01T05:49:00Z" w16du:dateUtc="2026-09-01T11:49:00Z">
                <w:r w:rsidR="003B5302" w:rsidRPr="00686BD5">
                  <w:rPr>
                    <w:color w:val="ED0000"/>
                    <w:sz w:val="20"/>
                    <w:szCs w:val="20"/>
                  </w:rPr>
                  <w:t xml:space="preserve">email address, </w:t>
                </w:r>
              </w:ins>
              <w:ins w:id="301" w:author="Ellett, Logan" w:date="2026-07-02T13:49:00Z">
                <w:r w:rsidRPr="00686BD5">
                  <w:rPr>
                    <w:color w:val="ED0000"/>
                    <w:sz w:val="20"/>
                    <w:szCs w:val="20"/>
                  </w:rPr>
                  <w:t>telephone number, birth date;</w:t>
                </w:r>
              </w:ins>
            </w:sdtContent>
          </w:sdt>
        </w:p>
      </w:sdtContent>
    </w:sdt>
    <w:sdt>
      <w:sdtPr>
        <w:tag w:val="goog_rdk_270"/>
        <w:id w:val="-1106045850"/>
      </w:sdtPr>
      <w:sdtContent>
        <w:p w14:paraId="000000BE" w14:textId="77777777" w:rsidR="00C10BEC" w:rsidRDefault="00000000">
          <w:pPr>
            <w:spacing w:before="200" w:after="200"/>
            <w:ind w:left="2160" w:hanging="720"/>
            <w:rPr>
              <w:ins w:id="302" w:author="Ellett, Logan" w:date="2026-07-02T13:49:00Z"/>
              <w:color w:val="FF0000"/>
              <w:sz w:val="20"/>
              <w:szCs w:val="20"/>
            </w:rPr>
          </w:pPr>
          <w:sdt>
            <w:sdtPr>
              <w:tag w:val="goog_rdk_269"/>
              <w:id w:val="-2119528375"/>
            </w:sdtPr>
            <w:sdtContent>
              <w:ins w:id="303" w:author="Ellett, Logan" w:date="2026-07-02T13:49:00Z">
                <w:r w:rsidRPr="00686BD5">
                  <w:rPr>
                    <w:color w:val="ED0000"/>
                    <w:sz w:val="20"/>
                    <w:szCs w:val="20"/>
                  </w:rPr>
                  <w:t>b.</w:t>
                </w:r>
                <w:r w:rsidRPr="00686BD5">
                  <w:rPr>
                    <w:color w:val="ED0000"/>
                    <w:sz w:val="20"/>
                    <w:szCs w:val="20"/>
                  </w:rPr>
                  <w:tab/>
                  <w:t>Education and training;</w:t>
                </w:r>
              </w:ins>
            </w:sdtContent>
          </w:sdt>
        </w:p>
      </w:sdtContent>
    </w:sdt>
    <w:p w14:paraId="000000BF" w14:textId="77777777" w:rsidR="00C10BEC" w:rsidRDefault="00000000">
      <w:pPr>
        <w:spacing w:before="200" w:after="200"/>
        <w:ind w:left="2160" w:hanging="720"/>
        <w:rPr>
          <w:color w:val="FF0000"/>
          <w:sz w:val="20"/>
          <w:szCs w:val="20"/>
        </w:rPr>
      </w:pPr>
      <w:sdt>
        <w:sdtPr>
          <w:tag w:val="goog_rdk_271"/>
          <w:id w:val="887768817"/>
        </w:sdtPr>
        <w:sdtContent>
          <w:ins w:id="304" w:author="Ellett, Logan" w:date="2026-07-02T13:49:00Z">
            <w:r w:rsidRPr="00686BD5">
              <w:rPr>
                <w:color w:val="ED0000"/>
                <w:sz w:val="20"/>
                <w:szCs w:val="20"/>
              </w:rPr>
              <w:t>c.</w:t>
            </w:r>
            <w:r w:rsidRPr="00686BD5">
              <w:rPr>
                <w:color w:val="ED0000"/>
                <w:sz w:val="20"/>
                <w:szCs w:val="20"/>
              </w:rPr>
              <w:tab/>
              <w:t>Work experience;</w:t>
            </w:r>
          </w:ins>
        </w:sdtContent>
      </w:sdt>
    </w:p>
    <w:sdt>
      <w:sdtPr>
        <w:tag w:val="goog_rdk_274"/>
        <w:id w:val="892160209"/>
      </w:sdtPr>
      <w:sdtContent>
        <w:p w14:paraId="000000C0" w14:textId="77777777" w:rsidR="00C10BEC" w:rsidRDefault="00000000">
          <w:pPr>
            <w:spacing w:before="200" w:after="200"/>
            <w:ind w:left="2160" w:hanging="720"/>
            <w:rPr>
              <w:ins w:id="305" w:author="Ellett, Logan" w:date="2026-07-02T13:50:00Z"/>
              <w:color w:val="FF0000"/>
              <w:sz w:val="20"/>
              <w:szCs w:val="20"/>
            </w:rPr>
          </w:pPr>
          <w:sdt>
            <w:sdtPr>
              <w:tag w:val="goog_rdk_273"/>
              <w:id w:val="-581965744"/>
            </w:sdtPr>
            <w:sdtContent>
              <w:ins w:id="306" w:author="Ellett, Logan" w:date="2026-07-02T13:50:00Z">
                <w:r w:rsidRPr="00686BD5">
                  <w:rPr>
                    <w:color w:val="ED0000"/>
                    <w:sz w:val="20"/>
                    <w:szCs w:val="20"/>
                  </w:rPr>
                  <w:t>d.</w:t>
                </w:r>
                <w:r w:rsidRPr="00686BD5">
                  <w:rPr>
                    <w:color w:val="ED0000"/>
                    <w:sz w:val="20"/>
                    <w:szCs w:val="20"/>
                  </w:rPr>
                  <w:tab/>
                  <w:t>Professional references;</w:t>
                </w:r>
              </w:ins>
            </w:sdtContent>
          </w:sdt>
        </w:p>
      </w:sdtContent>
    </w:sdt>
    <w:sdt>
      <w:sdtPr>
        <w:tag w:val="goog_rdk_276"/>
        <w:id w:val="-1083576936"/>
      </w:sdtPr>
      <w:sdtContent>
        <w:p w14:paraId="000000C1" w14:textId="0BD75666" w:rsidR="00C10BEC" w:rsidRDefault="00000000">
          <w:pPr>
            <w:spacing w:before="200" w:after="200"/>
            <w:ind w:left="2160" w:hanging="720"/>
            <w:rPr>
              <w:ins w:id="307" w:author="Ellett, Logan" w:date="2026-07-02T13:50:00Z"/>
              <w:color w:val="FF0000"/>
              <w:sz w:val="20"/>
              <w:szCs w:val="20"/>
            </w:rPr>
          </w:pPr>
          <w:sdt>
            <w:sdtPr>
              <w:tag w:val="goog_rdk_275"/>
              <w:id w:val="5738098"/>
            </w:sdtPr>
            <w:sdtContent>
              <w:ins w:id="308" w:author="Ellett, Logan" w:date="2026-07-02T13:50:00Z">
                <w:r w:rsidRPr="00686BD5">
                  <w:rPr>
                    <w:color w:val="ED0000"/>
                    <w:sz w:val="20"/>
                    <w:szCs w:val="20"/>
                  </w:rPr>
                  <w:t>e.</w:t>
                </w:r>
                <w:r w:rsidRPr="00686BD5">
                  <w:rPr>
                    <w:color w:val="ED0000"/>
                    <w:sz w:val="20"/>
                    <w:szCs w:val="20"/>
                  </w:rPr>
                  <w:tab/>
                  <w:t xml:space="preserve">Names, addresses, </w:t>
                </w:r>
              </w:ins>
              <w:ins w:id="309" w:author="Ellett, Logan" w:date="2026-09-01T05:49:00Z" w16du:dateUtc="2026-09-01T11:49:00Z">
                <w:r w:rsidR="003B5302" w:rsidRPr="00686BD5">
                  <w:rPr>
                    <w:color w:val="ED0000"/>
                    <w:sz w:val="20"/>
                    <w:szCs w:val="20"/>
                  </w:rPr>
                  <w:t xml:space="preserve">email address, </w:t>
                </w:r>
              </w:ins>
              <w:ins w:id="310" w:author="Ellett, Logan" w:date="2026-07-02T13:50:00Z">
                <w:r w:rsidRPr="00686BD5">
                  <w:rPr>
                    <w:color w:val="ED0000"/>
                    <w:sz w:val="20"/>
                    <w:szCs w:val="20"/>
                  </w:rPr>
                  <w:t xml:space="preserve">and telephone numbers of </w:t>
                </w:r>
                <w:proofErr w:type="gramStart"/>
                <w:r w:rsidRPr="00686BD5">
                  <w:rPr>
                    <w:color w:val="ED0000"/>
                    <w:sz w:val="20"/>
                    <w:szCs w:val="20"/>
                  </w:rPr>
                  <w:t>persons</w:t>
                </w:r>
                <w:proofErr w:type="gramEnd"/>
                <w:r w:rsidRPr="00686BD5">
                  <w:rPr>
                    <w:color w:val="ED0000"/>
                    <w:sz w:val="20"/>
                    <w:szCs w:val="20"/>
                  </w:rPr>
                  <w:t xml:space="preserve"> to be notified in the event of an emergency;</w:t>
                </w:r>
              </w:ins>
            </w:sdtContent>
          </w:sdt>
        </w:p>
      </w:sdtContent>
    </w:sdt>
    <w:sdt>
      <w:sdtPr>
        <w:tag w:val="goog_rdk_278"/>
        <w:id w:val="1559640676"/>
      </w:sdtPr>
      <w:sdtContent>
        <w:p w14:paraId="000000C2" w14:textId="77777777" w:rsidR="00C10BEC" w:rsidRDefault="00000000">
          <w:pPr>
            <w:spacing w:before="200" w:after="200"/>
            <w:ind w:left="2160" w:hanging="720"/>
            <w:rPr>
              <w:ins w:id="311" w:author="Ellett, Logan" w:date="2026-07-02T13:50:00Z"/>
              <w:color w:val="FF0000"/>
              <w:sz w:val="20"/>
              <w:szCs w:val="20"/>
            </w:rPr>
          </w:pPr>
          <w:sdt>
            <w:sdtPr>
              <w:tag w:val="goog_rdk_277"/>
              <w:id w:val="761305456"/>
            </w:sdtPr>
            <w:sdtContent>
              <w:ins w:id="312" w:author="Ellett, Logan" w:date="2026-07-02T13:50:00Z">
                <w:r w:rsidRPr="00686BD5">
                  <w:rPr>
                    <w:color w:val="ED0000"/>
                    <w:sz w:val="20"/>
                    <w:szCs w:val="20"/>
                  </w:rPr>
                  <w:t>f.</w:t>
                </w:r>
                <w:r w:rsidRPr="00686BD5">
                  <w:rPr>
                    <w:color w:val="ED0000"/>
                    <w:sz w:val="20"/>
                    <w:szCs w:val="20"/>
                  </w:rPr>
                  <w:tab/>
                  <w:t>Dates of employment with the facility;</w:t>
                </w:r>
              </w:ins>
            </w:sdtContent>
          </w:sdt>
        </w:p>
      </w:sdtContent>
    </w:sdt>
    <w:sdt>
      <w:sdtPr>
        <w:tag w:val="goog_rdk_280"/>
        <w:id w:val="-2122103438"/>
      </w:sdtPr>
      <w:sdtContent>
        <w:p w14:paraId="000000C3" w14:textId="77777777" w:rsidR="00C10BEC" w:rsidRDefault="00000000">
          <w:pPr>
            <w:spacing w:before="200" w:after="200"/>
            <w:ind w:left="2160" w:hanging="720"/>
            <w:rPr>
              <w:ins w:id="313" w:author="Ellett, Logan" w:date="2026-07-02T13:50:00Z"/>
              <w:color w:val="FF0000"/>
              <w:sz w:val="20"/>
              <w:szCs w:val="20"/>
            </w:rPr>
          </w:pPr>
          <w:sdt>
            <w:sdtPr>
              <w:tag w:val="goog_rdk_279"/>
              <w:id w:val="466257347"/>
            </w:sdtPr>
            <w:sdtContent>
              <w:ins w:id="314" w:author="Ellett, Logan" w:date="2026-07-02T13:50:00Z">
                <w:r w:rsidRPr="00686BD5">
                  <w:rPr>
                    <w:color w:val="ED0000"/>
                    <w:sz w:val="20"/>
                    <w:szCs w:val="20"/>
                  </w:rPr>
                  <w:t>g.</w:t>
                </w:r>
                <w:r w:rsidRPr="00686BD5">
                  <w:rPr>
                    <w:color w:val="ED0000"/>
                    <w:sz w:val="20"/>
                    <w:szCs w:val="20"/>
                  </w:rPr>
                  <w:tab/>
                  <w:t>Dates of each position held within the facility, if applicable;</w:t>
                </w:r>
              </w:ins>
            </w:sdtContent>
          </w:sdt>
        </w:p>
      </w:sdtContent>
    </w:sdt>
    <w:sdt>
      <w:sdtPr>
        <w:tag w:val="goog_rdk_282"/>
        <w:id w:val="-645101211"/>
      </w:sdtPr>
      <w:sdtContent>
        <w:p w14:paraId="000000C4" w14:textId="27B765AC" w:rsidR="00C10BEC" w:rsidRDefault="00000000">
          <w:pPr>
            <w:spacing w:before="200" w:after="200"/>
            <w:ind w:left="2160" w:hanging="720"/>
            <w:rPr>
              <w:ins w:id="315" w:author="Ellett, Logan" w:date="2026-07-02T13:50:00Z"/>
              <w:color w:val="FF0000"/>
              <w:sz w:val="20"/>
              <w:szCs w:val="20"/>
            </w:rPr>
          </w:pPr>
          <w:sdt>
            <w:sdtPr>
              <w:tag w:val="goog_rdk_281"/>
              <w:id w:val="2035633960"/>
            </w:sdtPr>
            <w:sdtContent>
              <w:ins w:id="316" w:author="Ellett, Logan" w:date="2026-07-02T13:50:00Z">
                <w:r w:rsidRPr="00686BD5">
                  <w:rPr>
                    <w:color w:val="ED0000"/>
                    <w:sz w:val="20"/>
                    <w:szCs w:val="20"/>
                  </w:rPr>
                  <w:t>h.</w:t>
                </w:r>
                <w:r w:rsidRPr="00686BD5">
                  <w:rPr>
                    <w:color w:val="ED0000"/>
                    <w:sz w:val="20"/>
                    <w:szCs w:val="20"/>
                  </w:rPr>
                  <w:tab/>
                  <w:t xml:space="preserve">Copy of </w:t>
                </w:r>
              </w:ins>
              <w:ins w:id="317" w:author="Ellett, Logan" w:date="2026-09-01T05:49:00Z" w16du:dateUtc="2026-09-01T11:49:00Z">
                <w:r w:rsidR="003B5302" w:rsidRPr="00686BD5">
                  <w:rPr>
                    <w:color w:val="ED0000"/>
                    <w:sz w:val="20"/>
                    <w:szCs w:val="20"/>
                  </w:rPr>
                  <w:t>F</w:t>
                </w:r>
              </w:ins>
              <w:ins w:id="318" w:author="Ellett, Logan" w:date="2026-07-02T13:50:00Z">
                <w:r w:rsidRPr="00686BD5">
                  <w:rPr>
                    <w:color w:val="ED0000"/>
                    <w:sz w:val="20"/>
                    <w:szCs w:val="20"/>
                  </w:rPr>
                  <w:t xml:space="preserve">irst </w:t>
                </w:r>
              </w:ins>
              <w:ins w:id="319" w:author="Ellett, Logan" w:date="2026-09-01T05:49:00Z" w16du:dateUtc="2026-09-01T11:49:00Z">
                <w:r w:rsidR="003B5302" w:rsidRPr="00686BD5">
                  <w:rPr>
                    <w:color w:val="ED0000"/>
                    <w:sz w:val="20"/>
                    <w:szCs w:val="20"/>
                  </w:rPr>
                  <w:t>A</w:t>
                </w:r>
              </w:ins>
              <w:ins w:id="320" w:author="Ellett, Logan" w:date="2026-07-02T13:50:00Z">
                <w:r w:rsidRPr="00686BD5">
                  <w:rPr>
                    <w:color w:val="ED0000"/>
                    <w:sz w:val="20"/>
                    <w:szCs w:val="20"/>
                  </w:rPr>
                  <w:t xml:space="preserve">id </w:t>
                </w:r>
              </w:ins>
              <w:ins w:id="321" w:author="Ellett, Logan" w:date="2026-09-01T05:49:00Z" w16du:dateUtc="2026-09-01T11:49:00Z">
                <w:r w:rsidR="003B5302" w:rsidRPr="00686BD5">
                  <w:rPr>
                    <w:color w:val="ED0000"/>
                    <w:sz w:val="20"/>
                    <w:szCs w:val="20"/>
                  </w:rPr>
                  <w:t>C</w:t>
                </w:r>
              </w:ins>
              <w:ins w:id="322" w:author="Ellett, Logan" w:date="2026-07-02T13:50:00Z">
                <w:r w:rsidRPr="00686BD5">
                  <w:rPr>
                    <w:color w:val="ED0000"/>
                    <w:sz w:val="20"/>
                    <w:szCs w:val="20"/>
                  </w:rPr>
                  <w:t>ard or equivalent and CPR training as well as medication administration training, if appropriate; and</w:t>
                </w:r>
              </w:ins>
            </w:sdtContent>
          </w:sdt>
        </w:p>
      </w:sdtContent>
    </w:sdt>
    <w:p w14:paraId="000000C5" w14:textId="77777777" w:rsidR="00C10BEC" w:rsidRDefault="00000000">
      <w:pPr>
        <w:spacing w:before="200" w:after="200"/>
        <w:ind w:left="2160" w:hanging="720"/>
        <w:rPr>
          <w:rFonts w:ascii="Times New Roman" w:eastAsia="Times New Roman" w:hAnsi="Times New Roman" w:cs="Times New Roman"/>
        </w:rPr>
      </w:pPr>
      <w:sdt>
        <w:sdtPr>
          <w:tag w:val="goog_rdk_283"/>
          <w:id w:val="1766734876"/>
        </w:sdtPr>
        <w:sdtContent>
          <w:proofErr w:type="spellStart"/>
          <w:ins w:id="323" w:author="Ellett, Logan" w:date="2026-07-02T13:50:00Z">
            <w:r w:rsidRPr="00686BD5">
              <w:rPr>
                <w:color w:val="ED0000"/>
                <w:sz w:val="20"/>
                <w:szCs w:val="20"/>
              </w:rPr>
              <w:t>i</w:t>
            </w:r>
            <w:proofErr w:type="spellEnd"/>
            <w:r w:rsidRPr="00686BD5">
              <w:rPr>
                <w:color w:val="ED0000"/>
                <w:sz w:val="20"/>
                <w:szCs w:val="20"/>
              </w:rPr>
              <w:t>.</w:t>
            </w:r>
            <w:r w:rsidRPr="00686BD5">
              <w:rPr>
                <w:color w:val="ED0000"/>
                <w:sz w:val="20"/>
                <w:szCs w:val="20"/>
              </w:rPr>
              <w:tab/>
              <w:t>Documentation of regular supervision, in accordance with facility policy, no less than once per quarter in a calendar year.</w:t>
            </w:r>
          </w:ins>
        </w:sdtContent>
      </w:sdt>
    </w:p>
    <w:p w14:paraId="000000C6" w14:textId="77777777" w:rsidR="00C10BEC" w:rsidRDefault="00000000">
      <w:pPr>
        <w:spacing w:before="200" w:after="200"/>
        <w:ind w:left="720" w:hanging="720"/>
        <w:rPr>
          <w:rFonts w:ascii="Times New Roman" w:eastAsia="Times New Roman" w:hAnsi="Times New Roman" w:cs="Times New Roman"/>
        </w:rPr>
      </w:pPr>
      <w:sdt>
        <w:sdtPr>
          <w:tag w:val="goog_rdk_285"/>
          <w:id w:val="1071505448"/>
        </w:sdtPr>
        <w:sdtContent>
          <w:ins w:id="324" w:author="Ellett, Logan" w:date="2026-07-02T13:53:00Z">
            <w:r w:rsidRPr="00686BD5">
              <w:rPr>
                <w:color w:val="ED0000"/>
                <w:sz w:val="20"/>
                <w:szCs w:val="20"/>
              </w:rPr>
              <w:t>B</w:t>
            </w:r>
          </w:ins>
        </w:sdtContent>
      </w:sdt>
      <w:sdt>
        <w:sdtPr>
          <w:tag w:val="goog_rdk_286"/>
          <w:id w:val="2066825202"/>
        </w:sdtPr>
        <w:sdtContent>
          <w:del w:id="325" w:author="Ellett, Logan" w:date="2026-07-02T13:53:00Z">
            <w:r>
              <w:rPr>
                <w:color w:val="000000"/>
                <w:sz w:val="20"/>
                <w:szCs w:val="20"/>
              </w:rPr>
              <w:delText>D</w:delText>
            </w:r>
          </w:del>
        </w:sdtContent>
      </w:sdt>
      <w:r>
        <w:rPr>
          <w:color w:val="000000"/>
          <w:sz w:val="20"/>
          <w:szCs w:val="20"/>
        </w:rPr>
        <w:t xml:space="preserve">. </w:t>
      </w:r>
      <w:r>
        <w:rPr>
          <w:color w:val="000000"/>
          <w:sz w:val="20"/>
          <w:szCs w:val="20"/>
        </w:rPr>
        <w:tab/>
      </w:r>
      <w:sdt>
        <w:sdtPr>
          <w:tag w:val="goog_rdk_287"/>
          <w:id w:val="711643741"/>
        </w:sdtPr>
        <w:sdtContent>
          <w:ins w:id="326" w:author="Ellett, Logan" w:date="2026-07-02T13:53:00Z">
            <w:r>
              <w:rPr>
                <w:color w:val="000000"/>
                <w:sz w:val="20"/>
                <w:szCs w:val="20"/>
              </w:rPr>
              <w:t>Director staff</w:t>
            </w:r>
          </w:ins>
        </w:sdtContent>
      </w:sdt>
    </w:p>
    <w:p w14:paraId="000000C7" w14:textId="77777777" w:rsidR="00C10BEC" w:rsidRDefault="00000000">
      <w:pPr>
        <w:spacing w:before="200" w:after="200"/>
        <w:ind w:left="1440" w:hanging="720"/>
        <w:rPr>
          <w:rFonts w:ascii="Times New Roman" w:eastAsia="Times New Roman" w:hAnsi="Times New Roman" w:cs="Times New Roman"/>
        </w:rPr>
      </w:pPr>
      <w:sdt>
        <w:sdtPr>
          <w:tag w:val="goog_rdk_289"/>
          <w:id w:val="1798982384"/>
        </w:sdtPr>
        <w:sdtContent>
          <w:ins w:id="327" w:author="Ellett, Logan" w:date="2026-07-02T13:53:00Z">
            <w:r w:rsidRPr="00686BD5">
              <w:rPr>
                <w:color w:val="ED0000"/>
                <w:sz w:val="20"/>
                <w:szCs w:val="20"/>
              </w:rPr>
              <w:t>1.</w:t>
            </w:r>
            <w:r w:rsidRPr="00686BD5">
              <w:rPr>
                <w:color w:val="ED0000"/>
                <w:sz w:val="20"/>
                <w:szCs w:val="20"/>
              </w:rPr>
              <w:tab/>
              <w:t>The director of a day treatment facility must be qualified as follows:</w:t>
            </w:r>
          </w:ins>
        </w:sdtContent>
      </w:sdt>
    </w:p>
    <w:p w14:paraId="000000C8" w14:textId="77777777" w:rsidR="00C10BEC" w:rsidRDefault="00000000">
      <w:pPr>
        <w:spacing w:before="200" w:after="200"/>
        <w:ind w:left="2160" w:hanging="720"/>
        <w:rPr>
          <w:rFonts w:ascii="Times New Roman" w:eastAsia="Times New Roman" w:hAnsi="Times New Roman" w:cs="Times New Roman"/>
        </w:rPr>
      </w:pPr>
      <w:sdt>
        <w:sdtPr>
          <w:tag w:val="goog_rdk_291"/>
          <w:id w:val="1442581632"/>
        </w:sdtPr>
        <w:sdtContent>
          <w:ins w:id="328" w:author="Ellett, Logan" w:date="2026-07-04T04:43:00Z">
            <w:r w:rsidRPr="00686BD5">
              <w:rPr>
                <w:color w:val="ED0000"/>
                <w:sz w:val="20"/>
                <w:szCs w:val="20"/>
              </w:rPr>
              <w:t>a.</w:t>
            </w:r>
            <w:r w:rsidRPr="00686BD5">
              <w:rPr>
                <w:color w:val="ED0000"/>
                <w:sz w:val="20"/>
                <w:szCs w:val="20"/>
              </w:rPr>
              <w:tab/>
              <w:t>The director must have received a bachelor’s degree from a regionally accredited college or university and have a minimum of three (3) years of verified experience in the human services field, one (1) of which was in a supervisory or director position; or</w:t>
            </w:r>
          </w:ins>
        </w:sdtContent>
      </w:sdt>
      <w:sdt>
        <w:sdtPr>
          <w:tag w:val="goog_rdk_292"/>
          <w:id w:val="315071954"/>
        </w:sdtPr>
        <w:sdtContent>
          <w:del w:id="329" w:author="Ellett, Logan" w:date="2026-07-04T04:43:00Z">
            <w:r>
              <w:rPr>
                <w:color w:val="FF0000"/>
                <w:sz w:val="20"/>
                <w:szCs w:val="20"/>
              </w:rPr>
              <w:delText xml:space="preserve"> </w:delText>
            </w:r>
            <w:r>
              <w:rPr>
                <w:color w:val="000000"/>
                <w:sz w:val="20"/>
                <w:szCs w:val="20"/>
              </w:rPr>
              <w:delText xml:space="preserve">The administrator of the day treatment center shall have received a bachelor's degree from an accredited college and have completed two </w:delText>
            </w:r>
            <w:r>
              <w:rPr>
                <w:color w:val="000000"/>
                <w:sz w:val="20"/>
                <w:szCs w:val="20"/>
              </w:rPr>
              <w:lastRenderedPageBreak/>
              <w:delText>years of verifiable work experience with children in the field of psychiatry, psychology, social work, child development and child care, education, nursing, or other allied professions.The director and governing body shall be responsible for assuring that the Rules Regulating Day Treatment Centers are being met.</w:delText>
            </w:r>
          </w:del>
        </w:sdtContent>
      </w:sdt>
    </w:p>
    <w:p w14:paraId="000000C9" w14:textId="77777777" w:rsidR="00C10BEC" w:rsidRDefault="00000000">
      <w:pPr>
        <w:spacing w:before="200" w:after="200"/>
        <w:ind w:left="2160" w:hanging="720"/>
        <w:rPr>
          <w:rFonts w:ascii="Times New Roman" w:eastAsia="Times New Roman" w:hAnsi="Times New Roman" w:cs="Times New Roman"/>
        </w:rPr>
      </w:pPr>
      <w:sdt>
        <w:sdtPr>
          <w:tag w:val="goog_rdk_294"/>
          <w:id w:val="1860297855"/>
        </w:sdtPr>
        <w:sdtContent>
          <w:ins w:id="330" w:author="Ellett, Logan" w:date="2026-07-04T04:43:00Z">
            <w:r w:rsidRPr="00686BD5">
              <w:rPr>
                <w:color w:val="ED0000"/>
                <w:sz w:val="20"/>
                <w:szCs w:val="20"/>
              </w:rPr>
              <w:t>b.</w:t>
            </w:r>
            <w:r w:rsidRPr="00686BD5">
              <w:rPr>
                <w:color w:val="ED0000"/>
                <w:sz w:val="20"/>
                <w:szCs w:val="20"/>
              </w:rPr>
              <w:tab/>
              <w:t>The director must have received a master’s degree from a regionally accredited college or university and have a minimum of two (2) years of verified experience in the human services field, one (1) of which was in a supervisory or director position;</w:t>
            </w:r>
          </w:ins>
        </w:sdtContent>
      </w:sdt>
      <w:r>
        <w:rPr>
          <w:color w:val="FF0000"/>
          <w:sz w:val="20"/>
          <w:szCs w:val="20"/>
        </w:rPr>
        <w:t> </w:t>
      </w:r>
    </w:p>
    <w:p w14:paraId="000000CA" w14:textId="77777777" w:rsidR="00C10BEC" w:rsidRDefault="00000000">
      <w:pPr>
        <w:spacing w:before="200" w:after="200"/>
        <w:ind w:left="2160" w:hanging="720"/>
        <w:rPr>
          <w:rFonts w:ascii="Times New Roman" w:eastAsia="Times New Roman" w:hAnsi="Times New Roman" w:cs="Times New Roman"/>
        </w:rPr>
      </w:pPr>
      <w:sdt>
        <w:sdtPr>
          <w:tag w:val="goog_rdk_296"/>
          <w:id w:val="754218231"/>
        </w:sdtPr>
        <w:sdtContent>
          <w:ins w:id="331" w:author="Ellett, Logan" w:date="2026-07-02T13:56:00Z">
            <w:r w:rsidRPr="00686BD5">
              <w:rPr>
                <w:color w:val="ED0000"/>
                <w:sz w:val="20"/>
                <w:szCs w:val="20"/>
              </w:rPr>
              <w:t>c.</w:t>
            </w:r>
            <w:r w:rsidRPr="00686BD5">
              <w:rPr>
                <w:color w:val="ED0000"/>
                <w:sz w:val="20"/>
                <w:szCs w:val="20"/>
              </w:rPr>
              <w:tab/>
              <w:t>The director and/or director’s team must assume or oversee the following duties:</w:t>
            </w:r>
          </w:ins>
        </w:sdtContent>
      </w:sdt>
    </w:p>
    <w:sdt>
      <w:sdtPr>
        <w:tag w:val="goog_rdk_299"/>
        <w:id w:val="433340539"/>
      </w:sdtPr>
      <w:sdtContent>
        <w:p w14:paraId="000000CB" w14:textId="77777777" w:rsidR="00C10BEC" w:rsidRDefault="00000000">
          <w:pPr>
            <w:spacing w:before="200" w:after="200"/>
            <w:ind w:left="2880" w:hanging="720"/>
            <w:rPr>
              <w:ins w:id="332" w:author="Ellett, Logan" w:date="2026-07-02T13:57:00Z"/>
              <w:color w:val="FF0000"/>
              <w:sz w:val="20"/>
              <w:szCs w:val="20"/>
            </w:rPr>
          </w:pPr>
          <w:sdt>
            <w:sdtPr>
              <w:tag w:val="goog_rdk_298"/>
              <w:id w:val="268264658"/>
            </w:sdtPr>
            <w:sdtContent>
              <w:ins w:id="333" w:author="Ellett, Logan" w:date="2026-07-02T13:57:00Z">
                <w:r w:rsidRPr="00686BD5">
                  <w:rPr>
                    <w:color w:val="ED0000"/>
                    <w:sz w:val="20"/>
                    <w:szCs w:val="20"/>
                  </w:rPr>
                  <w:t>1.</w:t>
                </w:r>
                <w:r w:rsidRPr="00686BD5">
                  <w:rPr>
                    <w:color w:val="ED0000"/>
                    <w:sz w:val="20"/>
                    <w:szCs w:val="20"/>
                  </w:rPr>
                  <w:tab/>
                  <w:t>Human resources management;</w:t>
                </w:r>
              </w:ins>
            </w:sdtContent>
          </w:sdt>
        </w:p>
      </w:sdtContent>
    </w:sdt>
    <w:sdt>
      <w:sdtPr>
        <w:tag w:val="goog_rdk_301"/>
        <w:id w:val="414737305"/>
      </w:sdtPr>
      <w:sdtContent>
        <w:p w14:paraId="000000CC" w14:textId="77777777" w:rsidR="00C10BEC" w:rsidRDefault="00000000">
          <w:pPr>
            <w:spacing w:before="200" w:after="200"/>
            <w:ind w:left="2880" w:hanging="720"/>
            <w:rPr>
              <w:ins w:id="334" w:author="Ellett, Logan" w:date="2026-07-02T13:57:00Z"/>
              <w:color w:val="FF0000"/>
              <w:sz w:val="20"/>
              <w:szCs w:val="20"/>
            </w:rPr>
          </w:pPr>
          <w:sdt>
            <w:sdtPr>
              <w:tag w:val="goog_rdk_300"/>
              <w:id w:val="-1199232123"/>
            </w:sdtPr>
            <w:sdtContent>
              <w:ins w:id="335" w:author="Ellett, Logan" w:date="2026-07-02T13:57:00Z">
                <w:r w:rsidRPr="00686BD5">
                  <w:rPr>
                    <w:color w:val="ED0000"/>
                    <w:sz w:val="20"/>
                    <w:szCs w:val="20"/>
                  </w:rPr>
                  <w:t>2.</w:t>
                </w:r>
                <w:r w:rsidRPr="00686BD5">
                  <w:rPr>
                    <w:color w:val="ED0000"/>
                    <w:sz w:val="20"/>
                    <w:szCs w:val="20"/>
                  </w:rPr>
                  <w:tab/>
                  <w:t>Policy and procedure development and implementation;</w:t>
                </w:r>
              </w:ins>
            </w:sdtContent>
          </w:sdt>
        </w:p>
      </w:sdtContent>
    </w:sdt>
    <w:sdt>
      <w:sdtPr>
        <w:tag w:val="goog_rdk_303"/>
        <w:id w:val="-176380581"/>
      </w:sdtPr>
      <w:sdtContent>
        <w:p w14:paraId="000000CD" w14:textId="77777777" w:rsidR="00C10BEC" w:rsidRDefault="00000000">
          <w:pPr>
            <w:spacing w:before="200" w:after="200"/>
            <w:ind w:left="2880" w:hanging="720"/>
            <w:rPr>
              <w:ins w:id="336" w:author="Ellett, Logan" w:date="2026-07-02T13:57:00Z"/>
              <w:color w:val="FF0000"/>
              <w:sz w:val="20"/>
              <w:szCs w:val="20"/>
            </w:rPr>
          </w:pPr>
          <w:sdt>
            <w:sdtPr>
              <w:tag w:val="goog_rdk_302"/>
              <w:id w:val="-31623263"/>
            </w:sdtPr>
            <w:sdtContent>
              <w:ins w:id="337" w:author="Ellett, Logan" w:date="2026-07-02T13:57:00Z">
                <w:r w:rsidRPr="00686BD5">
                  <w:rPr>
                    <w:color w:val="ED0000"/>
                    <w:sz w:val="20"/>
                    <w:szCs w:val="20"/>
                  </w:rPr>
                  <w:t>3.</w:t>
                </w:r>
                <w:r w:rsidRPr="00686BD5">
                  <w:rPr>
                    <w:color w:val="ED0000"/>
                    <w:sz w:val="20"/>
                    <w:szCs w:val="20"/>
                  </w:rPr>
                  <w:tab/>
                  <w:t>Quality assurance;</w:t>
                </w:r>
              </w:ins>
            </w:sdtContent>
          </w:sdt>
        </w:p>
      </w:sdtContent>
    </w:sdt>
    <w:sdt>
      <w:sdtPr>
        <w:tag w:val="goog_rdk_305"/>
        <w:id w:val="1796282669"/>
      </w:sdtPr>
      <w:sdtContent>
        <w:p w14:paraId="000000CE" w14:textId="77777777" w:rsidR="00C10BEC" w:rsidRDefault="00000000">
          <w:pPr>
            <w:spacing w:before="200" w:after="200"/>
            <w:ind w:left="2880" w:hanging="720"/>
            <w:rPr>
              <w:ins w:id="338" w:author="Ellett, Logan" w:date="2026-07-02T13:57:00Z"/>
              <w:color w:val="FF0000"/>
              <w:sz w:val="20"/>
              <w:szCs w:val="20"/>
            </w:rPr>
          </w:pPr>
          <w:sdt>
            <w:sdtPr>
              <w:tag w:val="goog_rdk_304"/>
              <w:id w:val="-1904143454"/>
            </w:sdtPr>
            <w:sdtContent>
              <w:ins w:id="339" w:author="Ellett, Logan" w:date="2026-07-02T13:57:00Z">
                <w:r w:rsidRPr="00686BD5">
                  <w:rPr>
                    <w:color w:val="ED0000"/>
                    <w:sz w:val="20"/>
                    <w:szCs w:val="20"/>
                  </w:rPr>
                  <w:t>4.</w:t>
                </w:r>
                <w:r w:rsidRPr="00686BD5">
                  <w:rPr>
                    <w:color w:val="ED0000"/>
                    <w:sz w:val="20"/>
                    <w:szCs w:val="20"/>
                  </w:rPr>
                  <w:tab/>
                  <w:t>Regulatory compliance and accountability;</w:t>
                </w:r>
              </w:ins>
            </w:sdtContent>
          </w:sdt>
        </w:p>
      </w:sdtContent>
    </w:sdt>
    <w:sdt>
      <w:sdtPr>
        <w:tag w:val="goog_rdk_307"/>
        <w:id w:val="-1053653601"/>
      </w:sdtPr>
      <w:sdtContent>
        <w:p w14:paraId="000000CF" w14:textId="77777777" w:rsidR="00C10BEC" w:rsidRDefault="00000000">
          <w:pPr>
            <w:spacing w:before="200" w:after="200"/>
            <w:ind w:left="2880" w:hanging="720"/>
            <w:rPr>
              <w:ins w:id="340" w:author="Ellett, Logan" w:date="2026-07-02T13:57:00Z"/>
              <w:color w:val="FF0000"/>
              <w:sz w:val="20"/>
              <w:szCs w:val="20"/>
            </w:rPr>
          </w:pPr>
          <w:sdt>
            <w:sdtPr>
              <w:tag w:val="goog_rdk_306"/>
              <w:id w:val="-1830675536"/>
            </w:sdtPr>
            <w:sdtContent>
              <w:ins w:id="341" w:author="Ellett, Logan" w:date="2026-07-02T13:57:00Z">
                <w:r w:rsidRPr="00686BD5">
                  <w:rPr>
                    <w:color w:val="ED0000"/>
                    <w:sz w:val="20"/>
                    <w:szCs w:val="20"/>
                  </w:rPr>
                  <w:t>5.</w:t>
                </w:r>
                <w:r w:rsidRPr="00686BD5">
                  <w:rPr>
                    <w:color w:val="ED0000"/>
                    <w:sz w:val="20"/>
                    <w:szCs w:val="20"/>
                  </w:rPr>
                  <w:tab/>
                  <w:t>Overall professionalism of the agency;</w:t>
                </w:r>
              </w:ins>
            </w:sdtContent>
          </w:sdt>
        </w:p>
      </w:sdtContent>
    </w:sdt>
    <w:sdt>
      <w:sdtPr>
        <w:tag w:val="goog_rdk_309"/>
        <w:id w:val="1737370102"/>
      </w:sdtPr>
      <w:sdtContent>
        <w:p w14:paraId="000000D0" w14:textId="77777777" w:rsidR="00C10BEC" w:rsidRDefault="00000000">
          <w:pPr>
            <w:spacing w:before="200" w:after="200"/>
            <w:ind w:left="2880" w:hanging="720"/>
            <w:rPr>
              <w:ins w:id="342" w:author="Ellett, Logan" w:date="2026-07-02T13:57:00Z"/>
              <w:color w:val="FF0000"/>
              <w:sz w:val="20"/>
              <w:szCs w:val="20"/>
            </w:rPr>
          </w:pPr>
          <w:sdt>
            <w:sdtPr>
              <w:tag w:val="goog_rdk_308"/>
              <w:id w:val="-2009590139"/>
            </w:sdtPr>
            <w:sdtContent>
              <w:ins w:id="343" w:author="Ellett, Logan" w:date="2026-07-02T13:57:00Z">
                <w:r w:rsidRPr="00686BD5">
                  <w:rPr>
                    <w:color w:val="ED0000"/>
                    <w:sz w:val="20"/>
                    <w:szCs w:val="20"/>
                  </w:rPr>
                  <w:t>6.</w:t>
                </w:r>
                <w:r w:rsidRPr="00686BD5">
                  <w:rPr>
                    <w:color w:val="ED0000"/>
                    <w:sz w:val="20"/>
                    <w:szCs w:val="20"/>
                  </w:rPr>
                  <w:tab/>
                  <w:t>Responsibility for the daily operation of the agency;</w:t>
                </w:r>
              </w:ins>
            </w:sdtContent>
          </w:sdt>
        </w:p>
      </w:sdtContent>
    </w:sdt>
    <w:sdt>
      <w:sdtPr>
        <w:tag w:val="goog_rdk_311"/>
        <w:id w:val="1994219958"/>
      </w:sdtPr>
      <w:sdtContent>
        <w:p w14:paraId="000000D1" w14:textId="77777777" w:rsidR="00C10BEC" w:rsidRDefault="00000000">
          <w:pPr>
            <w:spacing w:before="200" w:after="200"/>
            <w:ind w:left="2880" w:hanging="720"/>
            <w:rPr>
              <w:ins w:id="344" w:author="Ellett, Logan" w:date="2026-07-02T13:57:00Z"/>
              <w:color w:val="FF0000"/>
              <w:sz w:val="20"/>
              <w:szCs w:val="20"/>
            </w:rPr>
          </w:pPr>
          <w:sdt>
            <w:sdtPr>
              <w:tag w:val="goog_rdk_310"/>
              <w:id w:val="-64415476"/>
            </w:sdtPr>
            <w:sdtContent>
              <w:ins w:id="345" w:author="Ellett, Logan" w:date="2026-07-02T13:57:00Z">
                <w:r w:rsidRPr="00686BD5">
                  <w:rPr>
                    <w:color w:val="ED0000"/>
                    <w:sz w:val="20"/>
                    <w:szCs w:val="20"/>
                  </w:rPr>
                  <w:t>7.</w:t>
                </w:r>
                <w:r w:rsidRPr="00686BD5">
                  <w:rPr>
                    <w:color w:val="ED0000"/>
                    <w:sz w:val="20"/>
                    <w:szCs w:val="20"/>
                  </w:rPr>
                  <w:tab/>
                  <w:t>Overall direction and responsibility for the children/youth;</w:t>
                </w:r>
              </w:ins>
            </w:sdtContent>
          </w:sdt>
        </w:p>
      </w:sdtContent>
    </w:sdt>
    <w:sdt>
      <w:sdtPr>
        <w:tag w:val="goog_rdk_313"/>
        <w:id w:val="1015154877"/>
      </w:sdtPr>
      <w:sdtContent>
        <w:p w14:paraId="000000D2" w14:textId="77777777" w:rsidR="00C10BEC" w:rsidRDefault="00000000">
          <w:pPr>
            <w:spacing w:before="200" w:after="200"/>
            <w:ind w:left="2880" w:hanging="720"/>
            <w:rPr>
              <w:ins w:id="346" w:author="Ellett, Logan" w:date="2026-07-02T13:57:00Z"/>
              <w:color w:val="FF0000"/>
              <w:sz w:val="20"/>
              <w:szCs w:val="20"/>
            </w:rPr>
          </w:pPr>
          <w:sdt>
            <w:sdtPr>
              <w:tag w:val="goog_rdk_312"/>
              <w:id w:val="-1093726473"/>
            </w:sdtPr>
            <w:sdtContent>
              <w:ins w:id="347" w:author="Ellett, Logan" w:date="2026-07-02T13:57:00Z">
                <w:r w:rsidRPr="00686BD5">
                  <w:rPr>
                    <w:color w:val="ED0000"/>
                    <w:sz w:val="20"/>
                    <w:szCs w:val="20"/>
                  </w:rPr>
                  <w:t>8.</w:t>
                </w:r>
                <w:r w:rsidRPr="00686BD5">
                  <w:rPr>
                    <w:color w:val="ED0000"/>
                    <w:sz w:val="20"/>
                    <w:szCs w:val="20"/>
                  </w:rPr>
                  <w:tab/>
                  <w:t>Program, facility, and fiscal management;</w:t>
                </w:r>
              </w:ins>
            </w:sdtContent>
          </w:sdt>
        </w:p>
      </w:sdtContent>
    </w:sdt>
    <w:p w14:paraId="000000D3" w14:textId="77777777" w:rsidR="00C10BEC" w:rsidRDefault="00000000">
      <w:pPr>
        <w:spacing w:before="200" w:after="200"/>
        <w:ind w:left="2880" w:hanging="720"/>
        <w:rPr>
          <w:color w:val="FF0000"/>
          <w:sz w:val="20"/>
          <w:szCs w:val="20"/>
        </w:rPr>
      </w:pPr>
      <w:sdt>
        <w:sdtPr>
          <w:tag w:val="goog_rdk_314"/>
          <w:id w:val="1124471756"/>
        </w:sdtPr>
        <w:sdtContent>
          <w:ins w:id="348" w:author="Ellett, Logan" w:date="2026-07-02T13:57:00Z">
            <w:r w:rsidRPr="00686BD5">
              <w:rPr>
                <w:color w:val="ED0000"/>
                <w:sz w:val="20"/>
                <w:szCs w:val="20"/>
              </w:rPr>
              <w:t>9.</w:t>
            </w:r>
            <w:r w:rsidRPr="00686BD5">
              <w:rPr>
                <w:color w:val="ED0000"/>
                <w:sz w:val="20"/>
                <w:szCs w:val="20"/>
              </w:rPr>
              <w:tab/>
              <w:t>Oversight of trauma-informed care plans that are approved by the Department;</w:t>
            </w:r>
          </w:ins>
        </w:sdtContent>
      </w:sdt>
      <w:r>
        <w:rPr>
          <w:color w:val="FF0000"/>
          <w:sz w:val="20"/>
          <w:szCs w:val="20"/>
        </w:rPr>
        <w:t xml:space="preserve"> </w:t>
      </w:r>
    </w:p>
    <w:sdt>
      <w:sdtPr>
        <w:tag w:val="goog_rdk_317"/>
        <w:id w:val="957362405"/>
      </w:sdtPr>
      <w:sdtContent>
        <w:p w14:paraId="000000D4" w14:textId="77777777" w:rsidR="00C10BEC" w:rsidRDefault="00000000">
          <w:pPr>
            <w:spacing w:before="200" w:after="200"/>
            <w:ind w:left="2880" w:hanging="720"/>
            <w:rPr>
              <w:ins w:id="349" w:author="Ellett, Logan" w:date="2026-07-02T14:00:00Z"/>
              <w:color w:val="FF0000"/>
              <w:sz w:val="20"/>
              <w:szCs w:val="20"/>
            </w:rPr>
          </w:pPr>
          <w:sdt>
            <w:sdtPr>
              <w:tag w:val="goog_rdk_316"/>
              <w:id w:val="-2031723132"/>
            </w:sdtPr>
            <w:sdtContent>
              <w:ins w:id="350" w:author="Ellett, Logan" w:date="2026-07-02T14:00:00Z">
                <w:r w:rsidRPr="00686BD5">
                  <w:rPr>
                    <w:color w:val="ED0000"/>
                    <w:sz w:val="20"/>
                    <w:szCs w:val="20"/>
                  </w:rPr>
                  <w:t>10.</w:t>
                </w:r>
                <w:r w:rsidRPr="00686BD5">
                  <w:rPr>
                    <w:color w:val="ED0000"/>
                    <w:sz w:val="20"/>
                    <w:szCs w:val="20"/>
                  </w:rPr>
                  <w:tab/>
                  <w:t>Overall direction and responsibility for supervision of adequate staffing;</w:t>
                </w:r>
              </w:ins>
            </w:sdtContent>
          </w:sdt>
        </w:p>
      </w:sdtContent>
    </w:sdt>
    <w:sdt>
      <w:sdtPr>
        <w:tag w:val="goog_rdk_319"/>
        <w:id w:val="-1179149122"/>
      </w:sdtPr>
      <w:sdtContent>
        <w:p w14:paraId="000000D5" w14:textId="77777777" w:rsidR="00C10BEC" w:rsidRDefault="00000000">
          <w:pPr>
            <w:spacing w:before="200" w:after="200"/>
            <w:ind w:left="2880" w:hanging="720"/>
            <w:rPr>
              <w:ins w:id="351" w:author="Ellett, Logan" w:date="2026-07-02T14:00:00Z"/>
              <w:color w:val="FF0000"/>
              <w:sz w:val="20"/>
              <w:szCs w:val="20"/>
            </w:rPr>
          </w:pPr>
          <w:sdt>
            <w:sdtPr>
              <w:tag w:val="goog_rdk_318"/>
              <w:id w:val="-87571142"/>
            </w:sdtPr>
            <w:sdtContent>
              <w:ins w:id="352" w:author="Ellett, Logan" w:date="2026-07-02T14:00:00Z">
                <w:r w:rsidRPr="00686BD5">
                  <w:rPr>
                    <w:color w:val="ED0000"/>
                    <w:sz w:val="20"/>
                    <w:szCs w:val="20"/>
                  </w:rPr>
                  <w:t>11.</w:t>
                </w:r>
                <w:r w:rsidRPr="00686BD5">
                  <w:rPr>
                    <w:color w:val="ED0000"/>
                    <w:sz w:val="20"/>
                    <w:szCs w:val="20"/>
                  </w:rPr>
                  <w:tab/>
                  <w:t>The selection and training of a staff member who can assume responsibility for managing the facility in the director’s absence; and</w:t>
                </w:r>
              </w:ins>
            </w:sdtContent>
          </w:sdt>
        </w:p>
      </w:sdtContent>
    </w:sdt>
    <w:p w14:paraId="000000D6" w14:textId="77777777" w:rsidR="00C10BEC" w:rsidRDefault="00000000">
      <w:pPr>
        <w:spacing w:before="200" w:after="200"/>
        <w:ind w:left="2880" w:hanging="720"/>
        <w:rPr>
          <w:rFonts w:ascii="Times New Roman" w:eastAsia="Times New Roman" w:hAnsi="Times New Roman" w:cs="Times New Roman"/>
        </w:rPr>
      </w:pPr>
      <w:sdt>
        <w:sdtPr>
          <w:tag w:val="goog_rdk_320"/>
          <w:id w:val="-360866744"/>
        </w:sdtPr>
        <w:sdtContent>
          <w:ins w:id="353" w:author="Ellett, Logan" w:date="2026-07-02T14:00:00Z">
            <w:r w:rsidRPr="00686BD5">
              <w:rPr>
                <w:color w:val="ED0000"/>
                <w:sz w:val="20"/>
                <w:szCs w:val="20"/>
              </w:rPr>
              <w:t>12.</w:t>
            </w:r>
            <w:r w:rsidRPr="00686BD5">
              <w:rPr>
                <w:color w:val="ED0000"/>
                <w:sz w:val="20"/>
                <w:szCs w:val="20"/>
              </w:rPr>
              <w:tab/>
              <w:t>Establishment of resources within the community, if applicable to the facility’s programming.</w:t>
            </w:r>
          </w:ins>
        </w:sdtContent>
      </w:sdt>
    </w:p>
    <w:sdt>
      <w:sdtPr>
        <w:tag w:val="goog_rdk_323"/>
        <w:id w:val="1243867954"/>
      </w:sdtPr>
      <w:sdtContent>
        <w:p w14:paraId="000000D7" w14:textId="77777777" w:rsidR="00C10BEC" w:rsidRDefault="00000000">
          <w:pPr>
            <w:spacing w:before="200" w:after="200"/>
            <w:ind w:left="2160" w:hanging="720"/>
            <w:rPr>
              <w:ins w:id="354" w:author="Ellett, Logan" w:date="2026-07-02T14:02:00Z"/>
              <w:color w:val="FF0000"/>
              <w:sz w:val="20"/>
              <w:szCs w:val="20"/>
            </w:rPr>
          </w:pPr>
          <w:sdt>
            <w:sdtPr>
              <w:tag w:val="goog_rdk_322"/>
              <w:id w:val="371227255"/>
            </w:sdtPr>
            <w:sdtContent>
              <w:ins w:id="355" w:author="Ellett, Logan" w:date="2026-07-02T14:02:00Z">
                <w:r w:rsidRPr="00686BD5">
                  <w:rPr>
                    <w:color w:val="ED0000"/>
                    <w:sz w:val="20"/>
                    <w:szCs w:val="20"/>
                  </w:rPr>
                  <w:t>D.</w:t>
                </w:r>
                <w:r w:rsidRPr="00686BD5">
                  <w:rPr>
                    <w:color w:val="ED0000"/>
                    <w:sz w:val="20"/>
                    <w:szCs w:val="20"/>
                  </w:rPr>
                  <w:tab/>
                  <w:t>The director must reside in the state of Colorado.</w:t>
                </w:r>
              </w:ins>
            </w:sdtContent>
          </w:sdt>
        </w:p>
      </w:sdtContent>
    </w:sdt>
    <w:p w14:paraId="000000D8" w14:textId="77777777" w:rsidR="00C10BEC" w:rsidRDefault="00000000">
      <w:pPr>
        <w:spacing w:before="200" w:after="200"/>
        <w:ind w:left="2160" w:hanging="720"/>
        <w:rPr>
          <w:rFonts w:ascii="Times New Roman" w:eastAsia="Times New Roman" w:hAnsi="Times New Roman" w:cs="Times New Roman"/>
        </w:rPr>
      </w:pPr>
      <w:sdt>
        <w:sdtPr>
          <w:tag w:val="goog_rdk_324"/>
          <w:id w:val="1691067537"/>
        </w:sdtPr>
        <w:sdtContent>
          <w:ins w:id="356" w:author="Ellett, Logan" w:date="2026-07-02T14:02:00Z">
            <w:r w:rsidRPr="00686BD5">
              <w:rPr>
                <w:color w:val="ED0000"/>
                <w:sz w:val="20"/>
                <w:szCs w:val="20"/>
              </w:rPr>
              <w:t>E.</w:t>
            </w:r>
            <w:r w:rsidRPr="00686BD5">
              <w:rPr>
                <w:color w:val="ED0000"/>
                <w:sz w:val="20"/>
                <w:szCs w:val="20"/>
              </w:rPr>
              <w:tab/>
              <w:t>If the facility operates a licensed facility school within their day treatment facility that is licensed under the Colorado Department of Education’s Office of Facility Schools, the school administrator for the facility school may be the director of the day treatment facility should all qualifications be met.</w:t>
            </w:r>
          </w:ins>
        </w:sdtContent>
      </w:sdt>
    </w:p>
    <w:p w14:paraId="000000D9" w14:textId="77777777" w:rsidR="00C10BEC" w:rsidRDefault="00000000">
      <w:pPr>
        <w:spacing w:before="200" w:after="200"/>
        <w:ind w:left="1440" w:hanging="720"/>
        <w:rPr>
          <w:rFonts w:ascii="Times New Roman" w:eastAsia="Times New Roman" w:hAnsi="Times New Roman" w:cs="Times New Roman"/>
        </w:rPr>
      </w:pPr>
      <w:sdt>
        <w:sdtPr>
          <w:tag w:val="goog_rdk_326"/>
          <w:id w:val="211242925"/>
        </w:sdtPr>
        <w:sdtContent>
          <w:ins w:id="357" w:author="Ellett, Logan" w:date="2026-07-02T14:03:00Z">
            <w:r w:rsidRPr="00686BD5">
              <w:rPr>
                <w:color w:val="ED0000"/>
                <w:sz w:val="20"/>
                <w:szCs w:val="20"/>
              </w:rPr>
              <w:t>2.</w:t>
            </w:r>
            <w:r w:rsidRPr="00686BD5">
              <w:rPr>
                <w:color w:val="ED0000"/>
                <w:sz w:val="20"/>
                <w:szCs w:val="20"/>
              </w:rPr>
              <w:tab/>
              <w:t>The acting or assistant director</w:t>
            </w:r>
          </w:ins>
        </w:sdtContent>
      </w:sdt>
    </w:p>
    <w:sdt>
      <w:sdtPr>
        <w:tag w:val="goog_rdk_329"/>
        <w:id w:val="1327184125"/>
      </w:sdtPr>
      <w:sdtContent>
        <w:p w14:paraId="000000DA" w14:textId="57BF1CB9" w:rsidR="00C10BEC" w:rsidRDefault="00000000">
          <w:pPr>
            <w:spacing w:before="200" w:after="200"/>
            <w:ind w:left="2160" w:hanging="720"/>
            <w:rPr>
              <w:ins w:id="358" w:author="Ellett, Logan" w:date="2026-07-02T14:03:00Z"/>
              <w:color w:val="FF0000"/>
              <w:sz w:val="20"/>
              <w:szCs w:val="20"/>
            </w:rPr>
          </w:pPr>
          <w:sdt>
            <w:sdtPr>
              <w:tag w:val="goog_rdk_328"/>
              <w:id w:val="-1579237238"/>
            </w:sdtPr>
            <w:sdtContent>
              <w:ins w:id="359" w:author="Ellett, Logan" w:date="2026-07-02T14:03:00Z">
                <w:r w:rsidRPr="00686BD5">
                  <w:rPr>
                    <w:color w:val="ED0000"/>
                    <w:sz w:val="20"/>
                    <w:szCs w:val="20"/>
                  </w:rPr>
                  <w:t>A.</w:t>
                </w:r>
                <w:r w:rsidRPr="00686BD5">
                  <w:rPr>
                    <w:color w:val="ED0000"/>
                    <w:sz w:val="20"/>
                    <w:szCs w:val="20"/>
                  </w:rPr>
                  <w:tab/>
                  <w:t>In each day treatment facility</w:t>
                </w:r>
              </w:ins>
              <w:ins w:id="360" w:author="Ellett, Logan" w:date="2026-09-01T05:48:00Z" w16du:dateUtc="2026-09-01T11:48:00Z">
                <w:r w:rsidR="003B5302" w:rsidRPr="00686BD5">
                  <w:rPr>
                    <w:color w:val="ED0000"/>
                    <w:sz w:val="20"/>
                    <w:szCs w:val="20"/>
                  </w:rPr>
                  <w:t xml:space="preserve">, </w:t>
                </w:r>
              </w:ins>
              <w:ins w:id="361" w:author="Ellett, Logan" w:date="2026-07-02T14:03:00Z">
                <w:r w:rsidRPr="00686BD5">
                  <w:rPr>
                    <w:color w:val="ED0000"/>
                    <w:sz w:val="20"/>
                    <w:szCs w:val="20"/>
                  </w:rPr>
                  <w:t>there must be a specifically designated staff member, aged twenty-one (21) or older, capable of acting as a substitute for the director during their absence. The duties and responsibilities of the acting director must be aligned with the duties and responsibilities of the director and/or director team.</w:t>
                </w:r>
              </w:ins>
            </w:sdtContent>
          </w:sdt>
        </w:p>
      </w:sdtContent>
    </w:sdt>
    <w:sdt>
      <w:sdtPr>
        <w:tag w:val="goog_rdk_331"/>
        <w:id w:val="539593674"/>
      </w:sdtPr>
      <w:sdtContent>
        <w:p w14:paraId="000000DB" w14:textId="77777777" w:rsidR="00C10BEC" w:rsidRDefault="00000000">
          <w:pPr>
            <w:spacing w:before="200" w:after="200"/>
            <w:ind w:left="2160" w:hanging="720"/>
            <w:rPr>
              <w:ins w:id="362" w:author="Ellett, Logan" w:date="2026-07-02T14:03:00Z"/>
              <w:color w:val="FF0000"/>
              <w:sz w:val="20"/>
              <w:szCs w:val="20"/>
            </w:rPr>
          </w:pPr>
          <w:sdt>
            <w:sdtPr>
              <w:tag w:val="goog_rdk_330"/>
              <w:id w:val="764508222"/>
            </w:sdtPr>
            <w:sdtContent>
              <w:ins w:id="363" w:author="Ellett, Logan" w:date="2026-07-02T14:03:00Z">
                <w:r w:rsidRPr="00686BD5">
                  <w:rPr>
                    <w:color w:val="ED0000"/>
                    <w:sz w:val="20"/>
                    <w:szCs w:val="20"/>
                  </w:rPr>
                  <w:t>B.</w:t>
                </w:r>
                <w:r w:rsidRPr="00686BD5">
                  <w:rPr>
                    <w:color w:val="ED0000"/>
                    <w:sz w:val="20"/>
                    <w:szCs w:val="20"/>
                  </w:rPr>
                  <w:tab/>
                  <w:t xml:space="preserve">If the director is regularly absent from the facility for more than fifty (50) percent of their working hours, an assistant director must meet the same qualifications as the director found in Section 7.706.14.B.1. A licensed or certified professional may act as an assistant director. </w:t>
                </w:r>
              </w:ins>
            </w:sdtContent>
          </w:sdt>
        </w:p>
      </w:sdtContent>
    </w:sdt>
    <w:p w14:paraId="000000DC" w14:textId="77777777" w:rsidR="00C10BEC" w:rsidRDefault="00000000">
      <w:pPr>
        <w:spacing w:before="200" w:after="200"/>
        <w:ind w:left="2160" w:hanging="720"/>
        <w:rPr>
          <w:rFonts w:ascii="Times New Roman" w:eastAsia="Times New Roman" w:hAnsi="Times New Roman" w:cs="Times New Roman"/>
        </w:rPr>
      </w:pPr>
      <w:sdt>
        <w:sdtPr>
          <w:tag w:val="goog_rdk_332"/>
          <w:id w:val="-158534870"/>
        </w:sdtPr>
        <w:sdtContent>
          <w:ins w:id="364" w:author="Ellett, Logan" w:date="2026-07-02T14:03:00Z">
            <w:r w:rsidRPr="00686BD5">
              <w:rPr>
                <w:color w:val="ED0000"/>
                <w:sz w:val="20"/>
                <w:szCs w:val="20"/>
              </w:rPr>
              <w:t>C.</w:t>
            </w:r>
            <w:r w:rsidRPr="00686BD5">
              <w:rPr>
                <w:color w:val="ED0000"/>
                <w:sz w:val="20"/>
                <w:szCs w:val="20"/>
              </w:rPr>
              <w:tab/>
              <w:t>If the day treatment facility director is the same person as the facility school director, an acting or assistant director for the day treatment facility must meet the same qualifications as the director as found in Section 7.706.</w:t>
            </w:r>
            <w:proofErr w:type="gramStart"/>
            <w:r w:rsidRPr="00686BD5">
              <w:rPr>
                <w:color w:val="ED0000"/>
                <w:sz w:val="20"/>
                <w:szCs w:val="20"/>
              </w:rPr>
              <w:t>14.B.</w:t>
            </w:r>
            <w:proofErr w:type="gramEnd"/>
            <w:r w:rsidRPr="00686BD5">
              <w:rPr>
                <w:color w:val="ED0000"/>
                <w:sz w:val="20"/>
                <w:szCs w:val="20"/>
              </w:rPr>
              <w:t>1.</w:t>
            </w:r>
          </w:ins>
        </w:sdtContent>
      </w:sdt>
    </w:p>
    <w:p w14:paraId="000000DD" w14:textId="77777777" w:rsidR="00C10BEC" w:rsidRDefault="00000000">
      <w:pPr>
        <w:spacing w:before="200" w:after="200"/>
        <w:ind w:left="1440" w:hanging="720"/>
        <w:rPr>
          <w:rFonts w:ascii="Times New Roman" w:eastAsia="Times New Roman" w:hAnsi="Times New Roman" w:cs="Times New Roman"/>
        </w:rPr>
      </w:pPr>
      <w:sdt>
        <w:sdtPr>
          <w:tag w:val="goog_rdk_334"/>
          <w:id w:val="1652999155"/>
        </w:sdtPr>
        <w:sdtContent>
          <w:ins w:id="365" w:author="Ellett, Logan" w:date="2026-07-02T14:06:00Z">
            <w:r w:rsidRPr="00686BD5">
              <w:rPr>
                <w:color w:val="ED0000"/>
                <w:sz w:val="20"/>
                <w:szCs w:val="20"/>
              </w:rPr>
              <w:t>3.</w:t>
            </w:r>
            <w:r w:rsidRPr="00686BD5">
              <w:rPr>
                <w:color w:val="ED0000"/>
                <w:sz w:val="20"/>
                <w:szCs w:val="20"/>
              </w:rPr>
              <w:tab/>
              <w:t>Director coverage</w:t>
            </w:r>
          </w:ins>
        </w:sdtContent>
      </w:sdt>
    </w:p>
    <w:p w14:paraId="000000DE" w14:textId="6D88742F" w:rsidR="00C10BEC" w:rsidRDefault="00000000">
      <w:pPr>
        <w:spacing w:before="200" w:after="200"/>
        <w:ind w:left="2160" w:hanging="720"/>
        <w:rPr>
          <w:rFonts w:ascii="Times New Roman" w:eastAsia="Times New Roman" w:hAnsi="Times New Roman" w:cs="Times New Roman"/>
        </w:rPr>
      </w:pPr>
      <w:sdt>
        <w:sdtPr>
          <w:tag w:val="goog_rdk_336"/>
          <w:id w:val="-724441378"/>
        </w:sdtPr>
        <w:sdtContent>
          <w:ins w:id="366" w:author="Ellett, Logan" w:date="2026-07-02T14:06:00Z">
            <w:r w:rsidRPr="00686BD5">
              <w:rPr>
                <w:color w:val="ED0000"/>
                <w:sz w:val="20"/>
                <w:szCs w:val="20"/>
              </w:rPr>
              <w:t>A.</w:t>
            </w:r>
            <w:r w:rsidRPr="00686BD5">
              <w:rPr>
                <w:color w:val="ED0000"/>
                <w:sz w:val="20"/>
                <w:szCs w:val="20"/>
              </w:rPr>
              <w:tab/>
              <w:t>When there is a permanent change in director or when the director has left the facility permanently without a replacement, the Department must be notified in writing within twenty-four (24) hours</w:t>
            </w:r>
          </w:ins>
          <w:ins w:id="367" w:author="Ellett, Logan" w:date="2026-09-01T05:36:00Z" w16du:dateUtc="2026-09-01T11:36:00Z">
            <w:r w:rsidR="00296C56" w:rsidRPr="00686BD5">
              <w:rPr>
                <w:color w:val="ED0000"/>
                <w:sz w:val="20"/>
                <w:szCs w:val="20"/>
              </w:rPr>
              <w:t xml:space="preserve"> after the change or leave</w:t>
            </w:r>
          </w:ins>
          <w:ins w:id="368" w:author="Ellett, Logan" w:date="2026-07-02T14:06:00Z">
            <w:r w:rsidRPr="00686BD5">
              <w:rPr>
                <w:color w:val="ED0000"/>
                <w:sz w:val="20"/>
                <w:szCs w:val="20"/>
              </w:rPr>
              <w:t>. When a possible permanent change in director is anticipated, the facility must notify the Department in writing prior to the change.</w:t>
            </w:r>
          </w:ins>
        </w:sdtContent>
      </w:sdt>
    </w:p>
    <w:p w14:paraId="000000DF" w14:textId="77777777" w:rsidR="00C10BEC" w:rsidRDefault="00000000">
      <w:pPr>
        <w:spacing w:before="200" w:after="200"/>
        <w:ind w:left="2160" w:hanging="720"/>
        <w:rPr>
          <w:rFonts w:ascii="Times New Roman" w:eastAsia="Times New Roman" w:hAnsi="Times New Roman" w:cs="Times New Roman"/>
        </w:rPr>
      </w:pPr>
      <w:sdt>
        <w:sdtPr>
          <w:tag w:val="goog_rdk_338"/>
          <w:id w:val="-1163200038"/>
        </w:sdtPr>
        <w:sdtContent>
          <w:ins w:id="369" w:author="Ellett, Logan" w:date="2026-07-02T14:08:00Z">
            <w:r w:rsidRPr="00686BD5">
              <w:rPr>
                <w:color w:val="ED0000"/>
                <w:sz w:val="20"/>
                <w:szCs w:val="20"/>
              </w:rPr>
              <w:t>B.</w:t>
            </w:r>
            <w:r w:rsidRPr="00686BD5">
              <w:rPr>
                <w:color w:val="ED0000"/>
                <w:sz w:val="20"/>
                <w:szCs w:val="20"/>
              </w:rPr>
              <w:tab/>
              <w:t>The director or staff member to whom the director has delegated responsibilities must always be available, either at the facility or via a virtual or telephonic option. The director and the governing body must be responsible for assuring that the rules regulating day treatment facilities are being met.</w:t>
            </w:r>
          </w:ins>
        </w:sdtContent>
      </w:sdt>
    </w:p>
    <w:p w14:paraId="000000E0" w14:textId="77777777" w:rsidR="00C10BEC" w:rsidRDefault="00000000">
      <w:pPr>
        <w:spacing w:before="200" w:after="200"/>
        <w:ind w:left="720" w:hanging="720"/>
        <w:rPr>
          <w:rFonts w:ascii="Times New Roman" w:eastAsia="Times New Roman" w:hAnsi="Times New Roman" w:cs="Times New Roman"/>
        </w:rPr>
      </w:pPr>
      <w:sdt>
        <w:sdtPr>
          <w:tag w:val="goog_rdk_340"/>
          <w:id w:val="-1599128393"/>
        </w:sdtPr>
        <w:sdtContent>
          <w:ins w:id="370" w:author="Ellett, Logan" w:date="2026-07-02T14:09:00Z">
            <w:r w:rsidRPr="00686BD5">
              <w:rPr>
                <w:color w:val="ED0000"/>
                <w:sz w:val="20"/>
                <w:szCs w:val="20"/>
              </w:rPr>
              <w:t>C</w:t>
            </w:r>
          </w:ins>
        </w:sdtContent>
      </w:sdt>
      <w:sdt>
        <w:sdtPr>
          <w:tag w:val="goog_rdk_341"/>
          <w:id w:val="806975146"/>
        </w:sdtPr>
        <w:sdtContent>
          <w:del w:id="371" w:author="Ellett, Logan" w:date="2026-07-02T14:09:00Z">
            <w:r>
              <w:rPr>
                <w:color w:val="000000"/>
                <w:sz w:val="20"/>
                <w:szCs w:val="20"/>
              </w:rPr>
              <w:delText>E</w:delText>
            </w:r>
          </w:del>
        </w:sdtContent>
      </w:sdt>
      <w:r>
        <w:rPr>
          <w:color w:val="000000"/>
          <w:sz w:val="20"/>
          <w:szCs w:val="20"/>
        </w:rPr>
        <w:t xml:space="preserve">. </w:t>
      </w:r>
      <w:r>
        <w:rPr>
          <w:color w:val="000000"/>
          <w:sz w:val="20"/>
          <w:szCs w:val="20"/>
        </w:rPr>
        <w:tab/>
      </w:r>
      <w:sdt>
        <w:sdtPr>
          <w:tag w:val="goog_rdk_342"/>
          <w:id w:val="-1012257187"/>
        </w:sdtPr>
        <w:sdtContent>
          <w:ins w:id="372" w:author="Ellett, Logan" w:date="2026-07-02T14:09:00Z">
            <w:r>
              <w:rPr>
                <w:color w:val="000000"/>
                <w:sz w:val="20"/>
                <w:szCs w:val="20"/>
              </w:rPr>
              <w:t>Treatment leader or clinical supervisor</w:t>
            </w:r>
          </w:ins>
        </w:sdtContent>
      </w:sdt>
    </w:p>
    <w:p w14:paraId="000000E1" w14:textId="77777777" w:rsidR="00C10BEC" w:rsidRDefault="00000000">
      <w:pPr>
        <w:spacing w:before="200" w:after="200"/>
        <w:ind w:left="1440" w:hanging="720"/>
        <w:rPr>
          <w:rFonts w:ascii="Times New Roman" w:eastAsia="Times New Roman" w:hAnsi="Times New Roman" w:cs="Times New Roman"/>
        </w:rPr>
      </w:pPr>
      <w:sdt>
        <w:sdtPr>
          <w:tag w:val="goog_rdk_344"/>
          <w:id w:val="1784741895"/>
        </w:sdtPr>
        <w:sdtContent>
          <w:ins w:id="373" w:author="Ellett, Logan" w:date="2026-07-02T14:10:00Z">
            <w:r w:rsidRPr="00686BD5">
              <w:rPr>
                <w:color w:val="ED0000"/>
                <w:sz w:val="20"/>
                <w:szCs w:val="20"/>
              </w:rPr>
              <w:t>1.</w:t>
            </w:r>
            <w:r w:rsidRPr="00686BD5">
              <w:rPr>
                <w:color w:val="ED0000"/>
                <w:sz w:val="20"/>
                <w:szCs w:val="20"/>
              </w:rPr>
              <w:tab/>
              <w:t xml:space="preserve">Must have received at least a master’s degree from a regionally accredited college or university or is qualified and licensed to practice in the state of Colorado. A </w:t>
            </w:r>
            <w:proofErr w:type="gramStart"/>
            <w:r w:rsidRPr="00686BD5">
              <w:rPr>
                <w:color w:val="ED0000"/>
                <w:sz w:val="20"/>
                <w:szCs w:val="20"/>
              </w:rPr>
              <w:t>Board Certified</w:t>
            </w:r>
            <w:proofErr w:type="gramEnd"/>
            <w:r w:rsidRPr="00686BD5">
              <w:rPr>
                <w:color w:val="ED0000"/>
                <w:sz w:val="20"/>
                <w:szCs w:val="20"/>
              </w:rPr>
              <w:t xml:space="preserve"> Behavior Analyst (BCBA), Qualified Behavior Analyst (QBA), or </w:t>
            </w:r>
            <w:proofErr w:type="gramStart"/>
            <w:r w:rsidRPr="00686BD5">
              <w:rPr>
                <w:color w:val="ED0000"/>
                <w:sz w:val="20"/>
                <w:szCs w:val="20"/>
              </w:rPr>
              <w:t>Board Certified</w:t>
            </w:r>
            <w:proofErr w:type="gramEnd"/>
            <w:r w:rsidRPr="00686BD5">
              <w:rPr>
                <w:color w:val="ED0000"/>
                <w:sz w:val="20"/>
                <w:szCs w:val="20"/>
              </w:rPr>
              <w:t xml:space="preserve"> Autism Professional (BCAP) may be substituted for a licensed clinician.</w:t>
            </w:r>
          </w:ins>
        </w:sdtContent>
      </w:sdt>
      <w:r>
        <w:rPr>
          <w:color w:val="FF0000"/>
          <w:sz w:val="20"/>
          <w:szCs w:val="20"/>
        </w:rPr>
        <w:t> </w:t>
      </w:r>
    </w:p>
    <w:p w14:paraId="000000E2" w14:textId="77777777" w:rsidR="00C10BEC" w:rsidRDefault="00000000">
      <w:pPr>
        <w:spacing w:before="200" w:after="200"/>
        <w:ind w:left="1440" w:hanging="720"/>
        <w:rPr>
          <w:rFonts w:ascii="Times New Roman" w:eastAsia="Times New Roman" w:hAnsi="Times New Roman" w:cs="Times New Roman"/>
        </w:rPr>
      </w:pPr>
      <w:sdt>
        <w:sdtPr>
          <w:tag w:val="goog_rdk_346"/>
          <w:id w:val="83680748"/>
        </w:sdtPr>
        <w:sdtContent>
          <w:ins w:id="374" w:author="Ellett, Logan" w:date="2026-07-02T14:11:00Z">
            <w:r w:rsidRPr="00686BD5">
              <w:rPr>
                <w:color w:val="ED0000"/>
                <w:sz w:val="20"/>
                <w:szCs w:val="20"/>
              </w:rPr>
              <w:t>2.</w:t>
            </w:r>
            <w:r w:rsidRPr="00686BD5">
              <w:rPr>
                <w:color w:val="ED0000"/>
                <w:sz w:val="20"/>
                <w:szCs w:val="20"/>
              </w:rPr>
              <w:tab/>
              <w:t xml:space="preserve">Must have a minimum of three (3) years of verified treatment-oriented experience. A current clinical license may be substituted for </w:t>
            </w:r>
            <w:proofErr w:type="gramStart"/>
            <w:r w:rsidRPr="00686BD5">
              <w:rPr>
                <w:color w:val="ED0000"/>
                <w:sz w:val="20"/>
                <w:szCs w:val="20"/>
              </w:rPr>
              <w:t>the years</w:t>
            </w:r>
            <w:proofErr w:type="gramEnd"/>
            <w:r w:rsidRPr="00686BD5">
              <w:rPr>
                <w:color w:val="ED0000"/>
                <w:sz w:val="20"/>
                <w:szCs w:val="20"/>
              </w:rPr>
              <w:t xml:space="preserve"> of experience.</w:t>
            </w:r>
          </w:ins>
        </w:sdtContent>
      </w:sdt>
      <w:r>
        <w:rPr>
          <w:color w:val="FF0000"/>
          <w:sz w:val="20"/>
          <w:szCs w:val="20"/>
        </w:rPr>
        <w:t>  </w:t>
      </w:r>
    </w:p>
    <w:p w14:paraId="000000E3" w14:textId="77777777" w:rsidR="00C10BEC" w:rsidRDefault="00000000">
      <w:pPr>
        <w:spacing w:before="200" w:after="200"/>
        <w:ind w:left="1440" w:hanging="720"/>
        <w:rPr>
          <w:rFonts w:ascii="Times New Roman" w:eastAsia="Times New Roman" w:hAnsi="Times New Roman" w:cs="Times New Roman"/>
        </w:rPr>
      </w:pPr>
      <w:r>
        <w:rPr>
          <w:color w:val="FF0000"/>
          <w:sz w:val="20"/>
          <w:szCs w:val="20"/>
        </w:rPr>
        <w:t xml:space="preserve"> </w:t>
      </w:r>
      <w:sdt>
        <w:sdtPr>
          <w:tag w:val="goog_rdk_347"/>
          <w:id w:val="-481219201"/>
        </w:sdtPr>
        <w:sdtContent>
          <w:ins w:id="375" w:author="Ellett, Logan" w:date="2026-07-02T14:11:00Z">
            <w:r w:rsidRPr="00686BD5">
              <w:rPr>
                <w:color w:val="ED0000"/>
                <w:sz w:val="20"/>
                <w:szCs w:val="20"/>
              </w:rPr>
              <w:t>3.</w:t>
            </w:r>
          </w:ins>
        </w:sdtContent>
      </w:sdt>
      <w:r>
        <w:rPr>
          <w:color w:val="FF0000"/>
          <w:sz w:val="20"/>
          <w:szCs w:val="20"/>
        </w:rPr>
        <w:tab/>
      </w:r>
      <w:r>
        <w:rPr>
          <w:color w:val="000000"/>
          <w:sz w:val="20"/>
          <w:szCs w:val="20"/>
        </w:rPr>
        <w:t>There</w:t>
      </w:r>
      <w:sdt>
        <w:sdtPr>
          <w:tag w:val="goog_rdk_348"/>
          <w:id w:val="1229018558"/>
        </w:sdtPr>
        <w:sdtContent>
          <w:del w:id="376" w:author="Ellett, Logan" w:date="2026-07-02T14:13:00Z">
            <w:r>
              <w:rPr>
                <w:color w:val="000000"/>
                <w:sz w:val="20"/>
                <w:szCs w:val="20"/>
              </w:rPr>
              <w:delText xml:space="preserve"> shall</w:delText>
            </w:r>
          </w:del>
        </w:sdtContent>
      </w:sdt>
      <w:r>
        <w:rPr>
          <w:color w:val="000000"/>
          <w:sz w:val="20"/>
          <w:szCs w:val="20"/>
        </w:rPr>
        <w:t xml:space="preserve"> </w:t>
      </w:r>
      <w:sdt>
        <w:sdtPr>
          <w:tag w:val="goog_rdk_349"/>
          <w:id w:val="-1061338569"/>
        </w:sdtPr>
        <w:sdtContent>
          <w:ins w:id="377" w:author="Ellett, Logan" w:date="2026-07-02T14:11:00Z">
            <w:r>
              <w:rPr>
                <w:color w:val="000000"/>
                <w:sz w:val="20"/>
                <w:szCs w:val="20"/>
              </w:rPr>
              <w:t>must</w:t>
            </w:r>
          </w:ins>
        </w:sdtContent>
      </w:sdt>
      <w:r>
        <w:rPr>
          <w:color w:val="FF0000"/>
          <w:sz w:val="20"/>
          <w:szCs w:val="20"/>
        </w:rPr>
        <w:t xml:space="preserve"> </w:t>
      </w:r>
      <w:r>
        <w:rPr>
          <w:color w:val="000000"/>
          <w:sz w:val="20"/>
          <w:szCs w:val="20"/>
        </w:rPr>
        <w:t>be at least one treatment leader</w:t>
      </w:r>
      <w:sdt>
        <w:sdtPr>
          <w:tag w:val="goog_rdk_350"/>
          <w:id w:val="1909218734"/>
        </w:sdtPr>
        <w:sdtContent>
          <w:ins w:id="378" w:author="Ellett, Logan" w:date="2026-07-02T14:12:00Z">
            <w:r>
              <w:rPr>
                <w:color w:val="000000"/>
                <w:sz w:val="20"/>
                <w:szCs w:val="20"/>
              </w:rPr>
              <w:t>, clinical supervisor, or treatment leader designee</w:t>
            </w:r>
          </w:ins>
        </w:sdtContent>
      </w:sdt>
      <w:r>
        <w:rPr>
          <w:color w:val="FF0000"/>
          <w:sz w:val="20"/>
          <w:szCs w:val="20"/>
        </w:rPr>
        <w:t xml:space="preserve"> </w:t>
      </w:r>
      <w:r>
        <w:rPr>
          <w:color w:val="000000"/>
          <w:sz w:val="20"/>
          <w:szCs w:val="20"/>
        </w:rPr>
        <w:t xml:space="preserve">on </w:t>
      </w:r>
      <w:sdt>
        <w:sdtPr>
          <w:tag w:val="goog_rdk_351"/>
          <w:id w:val="1542450934"/>
        </w:sdtPr>
        <w:sdtContent>
          <w:ins w:id="379" w:author="Ellett, Logan" w:date="2026-07-02T14:12:00Z">
            <w:r>
              <w:rPr>
                <w:color w:val="000000"/>
                <w:sz w:val="20"/>
                <w:szCs w:val="20"/>
              </w:rPr>
              <w:t>site during programming hours at</w:t>
            </w:r>
          </w:ins>
        </w:sdtContent>
      </w:sdt>
      <w:sdt>
        <w:sdtPr>
          <w:tag w:val="goog_rdk_352"/>
          <w:id w:val="-1368277377"/>
        </w:sdtPr>
        <w:sdtContent>
          <w:del w:id="380" w:author="Ellett, Logan" w:date="2026-07-02T14:12:00Z">
            <w:r>
              <w:rPr>
                <w:color w:val="FF0000"/>
                <w:sz w:val="20"/>
                <w:szCs w:val="20"/>
              </w:rPr>
              <w:delText xml:space="preserve"> </w:delText>
            </w:r>
            <w:r>
              <w:rPr>
                <w:color w:val="000000"/>
                <w:sz w:val="20"/>
                <w:szCs w:val="20"/>
              </w:rPr>
              <w:delText>the staff of</w:delText>
            </w:r>
          </w:del>
        </w:sdtContent>
      </w:sdt>
      <w:r>
        <w:rPr>
          <w:color w:val="000000"/>
          <w:sz w:val="20"/>
          <w:szCs w:val="20"/>
        </w:rPr>
        <w:t xml:space="preserve"> the day treatment </w:t>
      </w:r>
      <w:sdt>
        <w:sdtPr>
          <w:tag w:val="goog_rdk_353"/>
          <w:id w:val="534399934"/>
        </w:sdtPr>
        <w:sdtContent>
          <w:ins w:id="381" w:author="Ellett, Logan" w:date="2026-07-02T14:12:00Z">
            <w:r>
              <w:rPr>
                <w:color w:val="000000"/>
                <w:sz w:val="20"/>
                <w:szCs w:val="20"/>
              </w:rPr>
              <w:t>facility</w:t>
            </w:r>
          </w:ins>
        </w:sdtContent>
      </w:sdt>
      <w:sdt>
        <w:sdtPr>
          <w:tag w:val="goog_rdk_354"/>
          <w:id w:val="-56891571"/>
        </w:sdtPr>
        <w:sdtContent>
          <w:del w:id="382" w:author="Ellett, Logan" w:date="2026-07-02T14:12:00Z">
            <w:r>
              <w:rPr>
                <w:color w:val="FF0000"/>
                <w:sz w:val="20"/>
                <w:szCs w:val="20"/>
              </w:rPr>
              <w:delText xml:space="preserve"> </w:delText>
            </w:r>
            <w:r>
              <w:rPr>
                <w:color w:val="000000"/>
                <w:sz w:val="20"/>
                <w:szCs w:val="20"/>
              </w:rPr>
              <w:delText>center</w:delText>
            </w:r>
          </w:del>
        </w:sdtContent>
      </w:sdt>
      <w:r>
        <w:rPr>
          <w:color w:val="000000"/>
          <w:sz w:val="20"/>
          <w:szCs w:val="20"/>
        </w:rPr>
        <w:t xml:space="preserve"> who shall be responsible for the coordination of treatment of each child</w:t>
      </w:r>
      <w:sdt>
        <w:sdtPr>
          <w:tag w:val="goog_rdk_355"/>
          <w:id w:val="1993029159"/>
        </w:sdtPr>
        <w:sdtContent>
          <w:ins w:id="383" w:author="Ellett, Logan" w:date="2026-07-02T14:12:00Z">
            <w:r>
              <w:rPr>
                <w:color w:val="000000"/>
                <w:sz w:val="20"/>
                <w:szCs w:val="20"/>
              </w:rPr>
              <w:t>/youth</w:t>
            </w:r>
          </w:ins>
        </w:sdtContent>
      </w:sdt>
      <w:r>
        <w:rPr>
          <w:color w:val="000000"/>
          <w:sz w:val="20"/>
          <w:szCs w:val="20"/>
        </w:rPr>
        <w:t xml:space="preserve"> registered at the day treatment </w:t>
      </w:r>
      <w:sdt>
        <w:sdtPr>
          <w:tag w:val="goog_rdk_356"/>
          <w:id w:val="-1799852889"/>
        </w:sdtPr>
        <w:sdtContent>
          <w:ins w:id="384" w:author="Ellett, Logan" w:date="2026-07-02T14:12:00Z">
            <w:r>
              <w:rPr>
                <w:color w:val="000000"/>
                <w:sz w:val="20"/>
                <w:szCs w:val="20"/>
              </w:rPr>
              <w:t>facility</w:t>
            </w:r>
          </w:ins>
        </w:sdtContent>
      </w:sdt>
      <w:sdt>
        <w:sdtPr>
          <w:tag w:val="goog_rdk_357"/>
          <w:id w:val="1919429587"/>
        </w:sdtPr>
        <w:sdtContent>
          <w:del w:id="385" w:author="Ellett, Logan" w:date="2026-07-02T14:12:00Z">
            <w:r>
              <w:rPr>
                <w:color w:val="FF0000"/>
                <w:sz w:val="20"/>
                <w:szCs w:val="20"/>
              </w:rPr>
              <w:delText xml:space="preserve"> </w:delText>
            </w:r>
            <w:r>
              <w:rPr>
                <w:color w:val="000000"/>
                <w:sz w:val="20"/>
                <w:szCs w:val="20"/>
              </w:rPr>
              <w:delText>center</w:delText>
            </w:r>
          </w:del>
        </w:sdtContent>
      </w:sdt>
      <w:r>
        <w:rPr>
          <w:color w:val="000000"/>
          <w:sz w:val="20"/>
          <w:szCs w:val="20"/>
        </w:rPr>
        <w:t>.</w:t>
      </w:r>
      <w:sdt>
        <w:sdtPr>
          <w:tag w:val="goog_rdk_358"/>
          <w:id w:val="-313084198"/>
        </w:sdtPr>
        <w:sdtContent>
          <w:del w:id="386" w:author="Ellett, Logan" w:date="2026-07-02T14:14:00Z">
            <w:r>
              <w:rPr>
                <w:color w:val="000000"/>
                <w:sz w:val="20"/>
                <w:szCs w:val="20"/>
              </w:rPr>
              <w:delText xml:space="preserve"> The treatment leader shall have at least a master's degree in the behavioral science field such as social work, psychology, psychiatric nursing; or the treatment leader shall be a psychiatrist who is qualified and licensed to practice in the State of Colorado. In addition to education, the treatment leader shall have completed three years of treatment-oriented experience.</w:delText>
            </w:r>
          </w:del>
        </w:sdtContent>
      </w:sdt>
    </w:p>
    <w:p w14:paraId="000000E4" w14:textId="77777777" w:rsidR="00C10BEC" w:rsidRDefault="00000000">
      <w:pPr>
        <w:spacing w:before="200" w:after="200"/>
        <w:ind w:left="1440" w:hanging="720"/>
        <w:rPr>
          <w:rFonts w:ascii="Times New Roman" w:eastAsia="Times New Roman" w:hAnsi="Times New Roman" w:cs="Times New Roman"/>
        </w:rPr>
      </w:pPr>
      <w:sdt>
        <w:sdtPr>
          <w:tag w:val="goog_rdk_360"/>
          <w:id w:val="-637294584"/>
        </w:sdtPr>
        <w:sdtContent>
          <w:ins w:id="387" w:author="Ellett, Logan" w:date="2026-07-02T14:23:00Z">
            <w:r w:rsidRPr="00686BD5">
              <w:rPr>
                <w:color w:val="ED0000"/>
                <w:sz w:val="20"/>
                <w:szCs w:val="20"/>
              </w:rPr>
              <w:t>4</w:t>
            </w:r>
          </w:ins>
        </w:sdtContent>
      </w:sdt>
      <w:sdt>
        <w:sdtPr>
          <w:tag w:val="goog_rdk_361"/>
          <w:id w:val="-459350321"/>
        </w:sdtPr>
        <w:sdtContent>
          <w:del w:id="388" w:author="Ellett, Logan" w:date="2026-07-02T14:23:00Z">
            <w:r>
              <w:rPr>
                <w:color w:val="000000"/>
                <w:sz w:val="20"/>
                <w:szCs w:val="20"/>
              </w:rPr>
              <w:delText>1</w:delText>
            </w:r>
          </w:del>
        </w:sdtContent>
      </w:sdt>
      <w:r>
        <w:rPr>
          <w:color w:val="000000"/>
          <w:sz w:val="20"/>
          <w:szCs w:val="20"/>
        </w:rPr>
        <w:t xml:space="preserve">. </w:t>
      </w:r>
      <w:r>
        <w:rPr>
          <w:color w:val="000000"/>
          <w:sz w:val="20"/>
          <w:szCs w:val="20"/>
        </w:rPr>
        <w:tab/>
        <w:t>If properly qualified, the treatment leader and the</w:t>
      </w:r>
      <w:r>
        <w:rPr>
          <w:color w:val="FF0000"/>
          <w:sz w:val="20"/>
          <w:szCs w:val="20"/>
        </w:rPr>
        <w:t xml:space="preserve"> </w:t>
      </w:r>
      <w:sdt>
        <w:sdtPr>
          <w:tag w:val="goog_rdk_362"/>
          <w:id w:val="1532311100"/>
        </w:sdtPr>
        <w:sdtContent>
          <w:ins w:id="389" w:author="Ellett, Logan" w:date="2026-07-02T14:23:00Z">
            <w:r w:rsidRPr="00686BD5">
              <w:rPr>
                <w:color w:val="ED0000"/>
                <w:sz w:val="20"/>
                <w:szCs w:val="20"/>
              </w:rPr>
              <w:t>director</w:t>
            </w:r>
          </w:ins>
        </w:sdtContent>
      </w:sdt>
      <w:sdt>
        <w:sdtPr>
          <w:tag w:val="goog_rdk_363"/>
          <w:id w:val="-885452344"/>
        </w:sdtPr>
        <w:sdtContent>
          <w:del w:id="390" w:author="Ellett, Logan" w:date="2026-07-02T14:23:00Z">
            <w:r>
              <w:rPr>
                <w:color w:val="000000"/>
                <w:sz w:val="20"/>
                <w:szCs w:val="20"/>
              </w:rPr>
              <w:delText xml:space="preserve"> administrator</w:delText>
            </w:r>
          </w:del>
        </w:sdtContent>
      </w:sdt>
      <w:r>
        <w:rPr>
          <w:color w:val="000000"/>
          <w:sz w:val="20"/>
          <w:szCs w:val="20"/>
        </w:rPr>
        <w:t xml:space="preserve"> may be the same individual.</w:t>
      </w:r>
    </w:p>
    <w:sdt>
      <w:sdtPr>
        <w:tag w:val="goog_rdk_366"/>
        <w:id w:val="829581277"/>
      </w:sdtPr>
      <w:sdtContent>
        <w:p w14:paraId="000000E5" w14:textId="77777777" w:rsidR="00C10BEC" w:rsidRDefault="00000000">
          <w:pPr>
            <w:spacing w:before="200" w:after="200"/>
            <w:ind w:left="1440" w:hanging="720"/>
            <w:rPr>
              <w:del w:id="391" w:author="Ellett, Logan" w:date="2026-07-02T14:24:00Z"/>
              <w:rFonts w:ascii="Times New Roman" w:eastAsia="Times New Roman" w:hAnsi="Times New Roman" w:cs="Times New Roman"/>
            </w:rPr>
          </w:pPr>
          <w:sdt>
            <w:sdtPr>
              <w:tag w:val="goog_rdk_365"/>
              <w:id w:val="-1743733309"/>
            </w:sdtPr>
            <w:sdtContent>
              <w:del w:id="392" w:author="Ellett, Logan" w:date="2026-07-02T14:24:00Z">
                <w:r>
                  <w:rPr>
                    <w:color w:val="000000"/>
                    <w:sz w:val="20"/>
                    <w:szCs w:val="20"/>
                  </w:rPr>
                  <w:delText xml:space="preserve">2. </w:delText>
                </w:r>
                <w:r>
                  <w:rPr>
                    <w:color w:val="000000"/>
                    <w:sz w:val="20"/>
                    <w:szCs w:val="20"/>
                  </w:rPr>
                  <w:tab/>
                  <w:delText>The treatment center may contract with a recognized agency for the provision of treatment services. The staff IT Member of the agency who is to fulfill the responsibility of treatment leader must meet the requirements stated in Section 7.706.14, E.</w:delText>
                </w:r>
              </w:del>
            </w:sdtContent>
          </w:sdt>
        </w:p>
      </w:sdtContent>
    </w:sdt>
    <w:p w14:paraId="000000E6" w14:textId="77777777" w:rsidR="00C10BEC" w:rsidRDefault="00000000">
      <w:pPr>
        <w:spacing w:before="200" w:after="200"/>
        <w:ind w:left="1440" w:hanging="720"/>
        <w:rPr>
          <w:rFonts w:ascii="Times New Roman" w:eastAsia="Times New Roman" w:hAnsi="Times New Roman" w:cs="Times New Roman"/>
        </w:rPr>
      </w:pPr>
      <w:sdt>
        <w:sdtPr>
          <w:tag w:val="goog_rdk_368"/>
          <w:id w:val="-1657087584"/>
        </w:sdtPr>
        <w:sdtContent>
          <w:ins w:id="393" w:author="Ellett, Logan" w:date="2026-07-02T14:24:00Z">
            <w:r w:rsidRPr="00686BD5">
              <w:rPr>
                <w:color w:val="ED0000"/>
                <w:sz w:val="20"/>
                <w:szCs w:val="20"/>
              </w:rPr>
              <w:t>5</w:t>
            </w:r>
          </w:ins>
        </w:sdtContent>
      </w:sdt>
      <w:sdt>
        <w:sdtPr>
          <w:tag w:val="goog_rdk_369"/>
          <w:id w:val="-1471067658"/>
        </w:sdtPr>
        <w:sdtContent>
          <w:del w:id="394" w:author="Ellett, Logan" w:date="2026-07-02T14:24:00Z">
            <w:r>
              <w:rPr>
                <w:color w:val="000000"/>
                <w:sz w:val="20"/>
                <w:szCs w:val="20"/>
              </w:rPr>
              <w:delText>3</w:delText>
            </w:r>
          </w:del>
        </w:sdtContent>
      </w:sdt>
      <w:r>
        <w:rPr>
          <w:color w:val="000000"/>
          <w:sz w:val="20"/>
          <w:szCs w:val="20"/>
        </w:rPr>
        <w:t xml:space="preserve">. </w:t>
      </w:r>
      <w:r>
        <w:rPr>
          <w:color w:val="000000"/>
          <w:sz w:val="20"/>
          <w:szCs w:val="20"/>
        </w:rPr>
        <w:tab/>
        <w:t>There</w:t>
      </w:r>
      <w:sdt>
        <w:sdtPr>
          <w:tag w:val="goog_rdk_370"/>
          <w:id w:val="-157878283"/>
        </w:sdtPr>
        <w:sdtContent>
          <w:del w:id="395" w:author="Ellett, Logan" w:date="2026-07-02T14:24:00Z">
            <w:r>
              <w:rPr>
                <w:color w:val="000000"/>
                <w:sz w:val="20"/>
                <w:szCs w:val="20"/>
              </w:rPr>
              <w:delText xml:space="preserve"> shall</w:delText>
            </w:r>
          </w:del>
        </w:sdtContent>
      </w:sdt>
      <w:r>
        <w:rPr>
          <w:color w:val="000000"/>
          <w:sz w:val="20"/>
          <w:szCs w:val="20"/>
        </w:rPr>
        <w:t xml:space="preserve"> </w:t>
      </w:r>
      <w:sdt>
        <w:sdtPr>
          <w:tag w:val="goog_rdk_371"/>
          <w:id w:val="-1948139284"/>
        </w:sdtPr>
        <w:sdtContent>
          <w:ins w:id="396" w:author="Ellett, Logan" w:date="2026-07-02T14:23:00Z">
            <w:r>
              <w:rPr>
                <w:color w:val="000000"/>
                <w:sz w:val="20"/>
                <w:szCs w:val="20"/>
              </w:rPr>
              <w:t>must</w:t>
            </w:r>
          </w:ins>
        </w:sdtContent>
      </w:sdt>
      <w:r>
        <w:rPr>
          <w:color w:val="FF0000"/>
          <w:sz w:val="20"/>
          <w:szCs w:val="20"/>
        </w:rPr>
        <w:t xml:space="preserve"> </w:t>
      </w:r>
      <w:r>
        <w:rPr>
          <w:color w:val="000000"/>
          <w:sz w:val="20"/>
          <w:szCs w:val="20"/>
        </w:rPr>
        <w:t>be at least one</w:t>
      </w:r>
      <w:sdt>
        <w:sdtPr>
          <w:tag w:val="goog_rdk_372"/>
          <w:id w:val="278388833"/>
        </w:sdtPr>
        <w:sdtContent>
          <w:ins w:id="397" w:author="Ellett, Logan" w:date="2026-07-02T14:23:00Z">
            <w:r>
              <w:rPr>
                <w:color w:val="000000"/>
                <w:sz w:val="20"/>
                <w:szCs w:val="20"/>
              </w:rPr>
              <w:t xml:space="preserve"> (1)</w:t>
            </w:r>
          </w:ins>
        </w:sdtContent>
      </w:sdt>
      <w:r>
        <w:rPr>
          <w:color w:val="000000"/>
          <w:sz w:val="20"/>
          <w:szCs w:val="20"/>
        </w:rPr>
        <w:t xml:space="preserve"> treatment leader employed by the day treatment </w:t>
      </w:r>
      <w:sdt>
        <w:sdtPr>
          <w:tag w:val="goog_rdk_373"/>
          <w:id w:val="-1963259772"/>
        </w:sdtPr>
        <w:sdtContent>
          <w:ins w:id="398" w:author="Ellett, Logan" w:date="2026-07-02T14:23:00Z">
            <w:r>
              <w:rPr>
                <w:color w:val="000000"/>
                <w:sz w:val="20"/>
                <w:szCs w:val="20"/>
              </w:rPr>
              <w:t>facility</w:t>
            </w:r>
          </w:ins>
        </w:sdtContent>
      </w:sdt>
      <w:sdt>
        <w:sdtPr>
          <w:tag w:val="goog_rdk_374"/>
          <w:id w:val="737243220"/>
        </w:sdtPr>
        <w:sdtContent>
          <w:del w:id="399" w:author="Ellett, Logan" w:date="2026-07-02T14:23:00Z">
            <w:r>
              <w:rPr>
                <w:color w:val="FF0000"/>
                <w:sz w:val="20"/>
                <w:szCs w:val="20"/>
              </w:rPr>
              <w:delText xml:space="preserve"> </w:delText>
            </w:r>
            <w:r>
              <w:rPr>
                <w:color w:val="000000"/>
                <w:sz w:val="20"/>
                <w:szCs w:val="20"/>
              </w:rPr>
              <w:delText>center</w:delText>
            </w:r>
          </w:del>
        </w:sdtContent>
      </w:sdt>
      <w:r>
        <w:rPr>
          <w:color w:val="000000"/>
          <w:sz w:val="20"/>
          <w:szCs w:val="20"/>
        </w:rPr>
        <w:t xml:space="preserve"> for</w:t>
      </w:r>
      <w:sdt>
        <w:sdtPr>
          <w:tag w:val="goog_rdk_375"/>
          <w:id w:val="207745958"/>
        </w:sdtPr>
        <w:sdtContent>
          <w:del w:id="400" w:author="Ellett, Logan" w:date="2026-07-02T14:25:00Z">
            <w:r>
              <w:rPr>
                <w:color w:val="000000"/>
                <w:sz w:val="20"/>
                <w:szCs w:val="20"/>
              </w:rPr>
              <w:delText xml:space="preserve"> each</w:delText>
            </w:r>
          </w:del>
        </w:sdtContent>
      </w:sdt>
      <w:sdt>
        <w:sdtPr>
          <w:tag w:val="goog_rdk_376"/>
          <w:id w:val="-1292396239"/>
        </w:sdtPr>
        <w:sdtContent>
          <w:ins w:id="401" w:author="Ellett, Logan" w:date="2026-07-02T14:25:00Z">
            <w:r w:rsidRPr="00686BD5">
              <w:rPr>
                <w:color w:val="ED0000"/>
                <w:sz w:val="20"/>
                <w:szCs w:val="20"/>
              </w:rPr>
              <w:t xml:space="preserve"> every twenty-five</w:t>
            </w:r>
          </w:ins>
        </w:sdtContent>
      </w:sdt>
      <w:r>
        <w:rPr>
          <w:color w:val="FF0000"/>
          <w:sz w:val="20"/>
          <w:szCs w:val="20"/>
        </w:rPr>
        <w:t xml:space="preserve"> </w:t>
      </w:r>
      <w:sdt>
        <w:sdtPr>
          <w:tag w:val="goog_rdk_377"/>
          <w:id w:val="-492006599"/>
        </w:sdtPr>
        <w:sdtContent>
          <w:ins w:id="402" w:author="Ellett, Logan" w:date="2026-07-02T14:23:00Z">
            <w:r w:rsidRPr="00686BD5">
              <w:rPr>
                <w:color w:val="ED0000"/>
                <w:sz w:val="20"/>
                <w:szCs w:val="20"/>
              </w:rPr>
              <w:t>(</w:t>
            </w:r>
          </w:ins>
        </w:sdtContent>
      </w:sdt>
      <w:r>
        <w:rPr>
          <w:color w:val="000000"/>
          <w:sz w:val="20"/>
          <w:szCs w:val="20"/>
        </w:rPr>
        <w:t>25</w:t>
      </w:r>
      <w:sdt>
        <w:sdtPr>
          <w:tag w:val="goog_rdk_378"/>
          <w:id w:val="-514774696"/>
        </w:sdtPr>
        <w:sdtContent>
          <w:ins w:id="403" w:author="Ellett, Logan" w:date="2026-07-02T14:23:00Z">
            <w:r>
              <w:rPr>
                <w:color w:val="000000"/>
                <w:sz w:val="20"/>
                <w:szCs w:val="20"/>
              </w:rPr>
              <w:t>)</w:t>
            </w:r>
          </w:ins>
        </w:sdtContent>
      </w:sdt>
      <w:r>
        <w:rPr>
          <w:color w:val="000000"/>
          <w:sz w:val="20"/>
          <w:szCs w:val="20"/>
        </w:rPr>
        <w:t xml:space="preserve"> children</w:t>
      </w:r>
      <w:sdt>
        <w:sdtPr>
          <w:tag w:val="goog_rdk_379"/>
          <w:id w:val="1038254059"/>
        </w:sdtPr>
        <w:sdtContent>
          <w:ins w:id="404" w:author="Ellett, Logan" w:date="2026-07-02T14:23:00Z">
            <w:r>
              <w:rPr>
                <w:color w:val="000000"/>
                <w:sz w:val="20"/>
                <w:szCs w:val="20"/>
              </w:rPr>
              <w:t>/youth</w:t>
            </w:r>
          </w:ins>
        </w:sdtContent>
      </w:sdt>
      <w:r>
        <w:rPr>
          <w:color w:val="000000"/>
          <w:sz w:val="20"/>
          <w:szCs w:val="20"/>
        </w:rPr>
        <w:t xml:space="preserve"> enrolled at the day treatment </w:t>
      </w:r>
      <w:sdt>
        <w:sdtPr>
          <w:tag w:val="goog_rdk_380"/>
          <w:id w:val="-887297572"/>
        </w:sdtPr>
        <w:sdtContent>
          <w:ins w:id="405" w:author="Ellett, Logan" w:date="2026-07-02T14:23:00Z">
            <w:r>
              <w:rPr>
                <w:color w:val="000000"/>
                <w:sz w:val="20"/>
                <w:szCs w:val="20"/>
              </w:rPr>
              <w:t>facility</w:t>
            </w:r>
          </w:ins>
        </w:sdtContent>
      </w:sdt>
      <w:sdt>
        <w:sdtPr>
          <w:tag w:val="goog_rdk_381"/>
          <w:id w:val="-1839135493"/>
        </w:sdtPr>
        <w:sdtContent>
          <w:del w:id="406" w:author="Ellett, Logan" w:date="2026-07-02T14:23:00Z">
            <w:r>
              <w:rPr>
                <w:color w:val="000000"/>
                <w:sz w:val="20"/>
                <w:szCs w:val="20"/>
              </w:rPr>
              <w:delText xml:space="preserve"> center</w:delText>
            </w:r>
          </w:del>
        </w:sdtContent>
      </w:sdt>
      <w:r>
        <w:rPr>
          <w:color w:val="000000"/>
          <w:sz w:val="20"/>
          <w:szCs w:val="20"/>
        </w:rPr>
        <w:t>. The treatment leader(s)</w:t>
      </w:r>
      <w:sdt>
        <w:sdtPr>
          <w:tag w:val="goog_rdk_382"/>
          <w:id w:val="-1146079809"/>
        </w:sdtPr>
        <w:sdtContent>
          <w:del w:id="407" w:author="Ellett, Logan" w:date="2026-07-02T14:26:00Z">
            <w:r>
              <w:rPr>
                <w:color w:val="000000"/>
                <w:sz w:val="20"/>
                <w:szCs w:val="20"/>
              </w:rPr>
              <w:delText xml:space="preserve"> shall</w:delText>
            </w:r>
          </w:del>
        </w:sdtContent>
      </w:sdt>
      <w:r>
        <w:rPr>
          <w:color w:val="000000"/>
          <w:sz w:val="20"/>
          <w:szCs w:val="20"/>
        </w:rPr>
        <w:t xml:space="preserve"> </w:t>
      </w:r>
      <w:sdt>
        <w:sdtPr>
          <w:tag w:val="goog_rdk_383"/>
          <w:id w:val="1148776136"/>
        </w:sdtPr>
        <w:sdtContent>
          <w:ins w:id="408" w:author="Ellett, Logan" w:date="2026-07-02T14:23:00Z">
            <w:r>
              <w:rPr>
                <w:color w:val="000000"/>
                <w:sz w:val="20"/>
                <w:szCs w:val="20"/>
              </w:rPr>
              <w:t>must</w:t>
            </w:r>
          </w:ins>
        </w:sdtContent>
      </w:sdt>
      <w:r>
        <w:rPr>
          <w:color w:val="FF0000"/>
          <w:sz w:val="20"/>
          <w:szCs w:val="20"/>
        </w:rPr>
        <w:t xml:space="preserve"> </w:t>
      </w:r>
      <w:r>
        <w:rPr>
          <w:color w:val="000000"/>
          <w:sz w:val="20"/>
          <w:szCs w:val="20"/>
        </w:rPr>
        <w:t>be employed and actively involved in the services prescribed for each child</w:t>
      </w:r>
      <w:sdt>
        <w:sdtPr>
          <w:tag w:val="goog_rdk_384"/>
          <w:id w:val="484733298"/>
        </w:sdtPr>
        <w:sdtContent>
          <w:ins w:id="409" w:author="Ellett, Logan" w:date="2026-07-02T14:23:00Z">
            <w:r>
              <w:rPr>
                <w:color w:val="000000"/>
                <w:sz w:val="20"/>
                <w:szCs w:val="20"/>
              </w:rPr>
              <w:t>/youth</w:t>
            </w:r>
          </w:ins>
        </w:sdtContent>
      </w:sdt>
      <w:r>
        <w:rPr>
          <w:color w:val="000000"/>
          <w:sz w:val="20"/>
          <w:szCs w:val="20"/>
        </w:rPr>
        <w:t xml:space="preserve"> through supervision or direct service for the number of hours per day the treatment </w:t>
      </w:r>
      <w:sdt>
        <w:sdtPr>
          <w:tag w:val="goog_rdk_385"/>
          <w:id w:val="1129579061"/>
        </w:sdtPr>
        <w:sdtContent>
          <w:ins w:id="410" w:author="Ellett, Logan" w:date="2026-07-02T14:23:00Z">
            <w:r>
              <w:rPr>
                <w:color w:val="000000"/>
                <w:sz w:val="20"/>
                <w:szCs w:val="20"/>
              </w:rPr>
              <w:t>facility</w:t>
            </w:r>
          </w:ins>
        </w:sdtContent>
      </w:sdt>
      <w:sdt>
        <w:sdtPr>
          <w:tag w:val="goog_rdk_386"/>
          <w:id w:val="1734017543"/>
        </w:sdtPr>
        <w:sdtContent>
          <w:del w:id="411" w:author="Ellett, Logan" w:date="2026-07-02T14:23:00Z">
            <w:r>
              <w:rPr>
                <w:color w:val="FF0000"/>
                <w:sz w:val="20"/>
                <w:szCs w:val="20"/>
              </w:rPr>
              <w:delText xml:space="preserve"> </w:delText>
            </w:r>
            <w:r>
              <w:rPr>
                <w:color w:val="000000"/>
                <w:sz w:val="20"/>
                <w:szCs w:val="20"/>
              </w:rPr>
              <w:delText>program</w:delText>
            </w:r>
          </w:del>
        </w:sdtContent>
      </w:sdt>
      <w:r>
        <w:rPr>
          <w:color w:val="000000"/>
          <w:sz w:val="20"/>
          <w:szCs w:val="20"/>
        </w:rPr>
        <w:t xml:space="preserve"> operates.</w:t>
      </w:r>
    </w:p>
    <w:p w14:paraId="000000E7" w14:textId="77777777" w:rsidR="00C10BEC" w:rsidRDefault="00000000">
      <w:pPr>
        <w:spacing w:before="200" w:after="200"/>
        <w:ind w:left="1440" w:hanging="720"/>
        <w:rPr>
          <w:rFonts w:ascii="Times New Roman" w:eastAsia="Times New Roman" w:hAnsi="Times New Roman" w:cs="Times New Roman"/>
        </w:rPr>
      </w:pPr>
      <w:sdt>
        <w:sdtPr>
          <w:tag w:val="goog_rdk_388"/>
          <w:id w:val="1215672017"/>
        </w:sdtPr>
        <w:sdtContent>
          <w:ins w:id="412" w:author="Ellett, Logan" w:date="2026-07-02T14:26:00Z">
            <w:r w:rsidRPr="00686BD5">
              <w:rPr>
                <w:color w:val="ED0000"/>
                <w:sz w:val="20"/>
                <w:szCs w:val="20"/>
              </w:rPr>
              <w:t>6.</w:t>
            </w:r>
            <w:r w:rsidRPr="00686BD5">
              <w:rPr>
                <w:color w:val="ED0000"/>
                <w:sz w:val="20"/>
                <w:szCs w:val="20"/>
              </w:rPr>
              <w:tab/>
              <w:t xml:space="preserve">In each </w:t>
            </w:r>
            <w:proofErr w:type="gramStart"/>
            <w:r w:rsidRPr="00686BD5">
              <w:rPr>
                <w:color w:val="ED0000"/>
                <w:sz w:val="20"/>
                <w:szCs w:val="20"/>
              </w:rPr>
              <w:t>day</w:t>
            </w:r>
            <w:proofErr w:type="gramEnd"/>
            <w:r w:rsidRPr="00686BD5">
              <w:rPr>
                <w:color w:val="ED0000"/>
                <w:sz w:val="20"/>
                <w:szCs w:val="20"/>
              </w:rPr>
              <w:t xml:space="preserve"> treatment facility, there must be a specifically designated staff member, aged twenty-one (21) or older, capable of acting as a substitute for the treatment leader or clinical supervisor during their absence. The duties and responsibilities of the acting treatment leader or acting clinical supervisor must be aligned with the duties and responsibilities of the treatment leader or clinical supervisor. The substitute treatment leader or substitute clinical supervisor must meet the same qualifications as the treatment leader or clinical supervisor as found in Sections 7.706.2.C.1 and 7.706.</w:t>
            </w:r>
            <w:proofErr w:type="gramStart"/>
            <w:r w:rsidRPr="00686BD5">
              <w:rPr>
                <w:color w:val="ED0000"/>
                <w:sz w:val="20"/>
                <w:szCs w:val="20"/>
              </w:rPr>
              <w:t>2.C.</w:t>
            </w:r>
            <w:proofErr w:type="gramEnd"/>
            <w:r w:rsidRPr="00686BD5">
              <w:rPr>
                <w:color w:val="ED0000"/>
                <w:sz w:val="20"/>
                <w:szCs w:val="20"/>
              </w:rPr>
              <w:t>2.</w:t>
            </w:r>
          </w:ins>
        </w:sdtContent>
      </w:sdt>
    </w:p>
    <w:p w14:paraId="000000E8" w14:textId="77777777" w:rsidR="00C10BEC" w:rsidRDefault="00000000">
      <w:pPr>
        <w:spacing w:before="200" w:after="200"/>
        <w:ind w:left="1440" w:hanging="720"/>
        <w:rPr>
          <w:rFonts w:ascii="Times New Roman" w:eastAsia="Times New Roman" w:hAnsi="Times New Roman" w:cs="Times New Roman"/>
        </w:rPr>
      </w:pPr>
      <w:r>
        <w:rPr>
          <w:color w:val="FF0000"/>
          <w:sz w:val="20"/>
          <w:szCs w:val="20"/>
        </w:rPr>
        <w:t xml:space="preserve">  </w:t>
      </w:r>
      <w:sdt>
        <w:sdtPr>
          <w:tag w:val="goog_rdk_389"/>
          <w:id w:val="-1950329691"/>
        </w:sdtPr>
        <w:sdtContent>
          <w:ins w:id="413" w:author="Ellett, Logan" w:date="2026-07-02T14:28:00Z">
            <w:r w:rsidRPr="00686BD5">
              <w:rPr>
                <w:color w:val="ED0000"/>
                <w:sz w:val="20"/>
                <w:szCs w:val="20"/>
              </w:rPr>
              <w:t>7.</w:t>
            </w:r>
            <w:r w:rsidRPr="00686BD5">
              <w:rPr>
                <w:color w:val="ED0000"/>
                <w:sz w:val="20"/>
                <w:szCs w:val="20"/>
              </w:rPr>
              <w:tab/>
              <w:t>A provisionally licensed or certified treatment leader or clinical supervisor must be supervised and act under the direction of a currently certified or licensed treatment leader or clinical supervisor.</w:t>
            </w:r>
          </w:ins>
        </w:sdtContent>
      </w:sdt>
    </w:p>
    <w:p w14:paraId="000000E9" w14:textId="77777777" w:rsidR="00C10BEC" w:rsidRDefault="00000000">
      <w:pPr>
        <w:spacing w:before="200" w:after="200"/>
        <w:rPr>
          <w:rFonts w:ascii="Times New Roman" w:eastAsia="Times New Roman" w:hAnsi="Times New Roman" w:cs="Times New Roman"/>
        </w:rPr>
      </w:pPr>
      <w:sdt>
        <w:sdtPr>
          <w:tag w:val="goog_rdk_391"/>
          <w:id w:val="-1290704719"/>
        </w:sdtPr>
        <w:sdtContent>
          <w:ins w:id="414" w:author="Ellett, Logan" w:date="2026-07-04T04:53:00Z">
            <w:r w:rsidRPr="00686BD5">
              <w:rPr>
                <w:color w:val="ED0000"/>
                <w:sz w:val="20"/>
                <w:szCs w:val="20"/>
              </w:rPr>
              <w:t>D</w:t>
            </w:r>
          </w:ins>
        </w:sdtContent>
      </w:sdt>
      <w:sdt>
        <w:sdtPr>
          <w:tag w:val="goog_rdk_392"/>
          <w:id w:val="-230638691"/>
        </w:sdtPr>
        <w:sdtContent>
          <w:del w:id="415" w:author="Ellett, Logan" w:date="2026-07-04T04:53:00Z">
            <w:r>
              <w:rPr>
                <w:color w:val="000000"/>
                <w:sz w:val="20"/>
                <w:szCs w:val="20"/>
              </w:rPr>
              <w:delText>F</w:delText>
            </w:r>
          </w:del>
        </w:sdtContent>
      </w:sdt>
      <w:r>
        <w:rPr>
          <w:color w:val="000000"/>
          <w:sz w:val="20"/>
          <w:szCs w:val="20"/>
        </w:rPr>
        <w:t xml:space="preserve">. </w:t>
      </w:r>
      <w:r>
        <w:rPr>
          <w:color w:val="000000"/>
          <w:sz w:val="20"/>
          <w:szCs w:val="20"/>
        </w:rPr>
        <w:tab/>
      </w:r>
      <w:sdt>
        <w:sdtPr>
          <w:tag w:val="goog_rdk_393"/>
          <w:id w:val="1864734683"/>
        </w:sdtPr>
        <w:sdtContent>
          <w:ins w:id="416" w:author="Ellett, Logan" w:date="2026-07-04T04:53:00Z">
            <w:r>
              <w:rPr>
                <w:color w:val="000000"/>
                <w:sz w:val="20"/>
                <w:szCs w:val="20"/>
              </w:rPr>
              <w:t>Clinical staff</w:t>
            </w:r>
          </w:ins>
        </w:sdtContent>
      </w:sdt>
    </w:p>
    <w:p w14:paraId="000000EA" w14:textId="77777777" w:rsidR="00C10BEC" w:rsidRDefault="00000000">
      <w:pPr>
        <w:spacing w:before="200" w:after="200"/>
        <w:ind w:left="1440" w:hanging="720"/>
        <w:rPr>
          <w:rFonts w:ascii="Times New Roman" w:eastAsia="Times New Roman" w:hAnsi="Times New Roman" w:cs="Times New Roman"/>
        </w:rPr>
      </w:pPr>
      <w:sdt>
        <w:sdtPr>
          <w:tag w:val="goog_rdk_395"/>
          <w:id w:val="-1540484580"/>
        </w:sdtPr>
        <w:sdtContent>
          <w:ins w:id="417" w:author="Ellett, Logan" w:date="2026-07-04T04:54:00Z">
            <w:r w:rsidRPr="00686BD5">
              <w:rPr>
                <w:color w:val="ED0000"/>
                <w:sz w:val="20"/>
                <w:szCs w:val="20"/>
              </w:rPr>
              <w:t>1.</w:t>
            </w:r>
          </w:ins>
        </w:sdtContent>
      </w:sdt>
      <w:r>
        <w:rPr>
          <w:color w:val="FF0000"/>
          <w:sz w:val="20"/>
          <w:szCs w:val="20"/>
        </w:rPr>
        <w:tab/>
      </w:r>
      <w:r>
        <w:rPr>
          <w:color w:val="000000"/>
          <w:sz w:val="20"/>
          <w:szCs w:val="20"/>
        </w:rPr>
        <w:t>There</w:t>
      </w:r>
      <w:sdt>
        <w:sdtPr>
          <w:tag w:val="goog_rdk_396"/>
          <w:id w:val="-1429564856"/>
        </w:sdtPr>
        <w:sdtContent>
          <w:del w:id="418" w:author="Ellett, Logan" w:date="2026-07-04T04:58:00Z">
            <w:r>
              <w:rPr>
                <w:color w:val="000000"/>
                <w:sz w:val="20"/>
                <w:szCs w:val="20"/>
              </w:rPr>
              <w:delText xml:space="preserve"> shall</w:delText>
            </w:r>
          </w:del>
        </w:sdtContent>
      </w:sdt>
      <w:r>
        <w:rPr>
          <w:color w:val="000000"/>
          <w:sz w:val="20"/>
          <w:szCs w:val="20"/>
        </w:rPr>
        <w:t xml:space="preserve"> </w:t>
      </w:r>
      <w:sdt>
        <w:sdtPr>
          <w:tag w:val="goog_rdk_397"/>
          <w:id w:val="-1679362441"/>
        </w:sdtPr>
        <w:sdtContent>
          <w:ins w:id="419" w:author="Ellett, Logan" w:date="2026-07-04T04:54:00Z">
            <w:r>
              <w:rPr>
                <w:color w:val="000000"/>
                <w:sz w:val="20"/>
                <w:szCs w:val="20"/>
              </w:rPr>
              <w:t>must</w:t>
            </w:r>
          </w:ins>
        </w:sdtContent>
      </w:sdt>
      <w:r>
        <w:rPr>
          <w:color w:val="FF0000"/>
          <w:sz w:val="20"/>
          <w:szCs w:val="20"/>
        </w:rPr>
        <w:t xml:space="preserve"> </w:t>
      </w:r>
      <w:r>
        <w:rPr>
          <w:color w:val="000000"/>
          <w:sz w:val="20"/>
          <w:szCs w:val="20"/>
        </w:rPr>
        <w:t xml:space="preserve">be </w:t>
      </w:r>
      <w:sdt>
        <w:sdtPr>
          <w:tag w:val="goog_rdk_398"/>
          <w:id w:val="493184261"/>
        </w:sdtPr>
        <w:sdtContent>
          <w:ins w:id="420" w:author="Ellett, Logan" w:date="2026-07-04T04:54:00Z">
            <w:r>
              <w:rPr>
                <w:color w:val="000000"/>
                <w:sz w:val="20"/>
                <w:szCs w:val="20"/>
              </w:rPr>
              <w:t>childcare staff</w:t>
            </w:r>
          </w:ins>
        </w:sdtContent>
      </w:sdt>
      <w:sdt>
        <w:sdtPr>
          <w:tag w:val="goog_rdk_399"/>
          <w:id w:val="-407382963"/>
        </w:sdtPr>
        <w:sdtContent>
          <w:del w:id="421" w:author="Ellett, Logan" w:date="2026-07-04T04:54:00Z">
            <w:r>
              <w:rPr>
                <w:color w:val="FF0000"/>
                <w:sz w:val="20"/>
                <w:szCs w:val="20"/>
              </w:rPr>
              <w:delText xml:space="preserve"> </w:delText>
            </w:r>
            <w:r>
              <w:rPr>
                <w:color w:val="000000"/>
                <w:sz w:val="20"/>
                <w:szCs w:val="20"/>
              </w:rPr>
              <w:delText>counselors</w:delText>
            </w:r>
          </w:del>
        </w:sdtContent>
      </w:sdt>
      <w:r>
        <w:rPr>
          <w:color w:val="000000"/>
          <w:sz w:val="20"/>
          <w:szCs w:val="20"/>
        </w:rPr>
        <w:t xml:space="preserve"> hired by the day treatment </w:t>
      </w:r>
      <w:sdt>
        <w:sdtPr>
          <w:tag w:val="goog_rdk_400"/>
          <w:id w:val="-1417025422"/>
        </w:sdtPr>
        <w:sdtContent>
          <w:ins w:id="422" w:author="Ellett, Logan" w:date="2026-07-04T04:54:00Z">
            <w:r>
              <w:rPr>
                <w:color w:val="000000"/>
                <w:sz w:val="20"/>
                <w:szCs w:val="20"/>
              </w:rPr>
              <w:t>facility</w:t>
            </w:r>
          </w:ins>
        </w:sdtContent>
      </w:sdt>
      <w:sdt>
        <w:sdtPr>
          <w:tag w:val="goog_rdk_401"/>
          <w:id w:val="-1303055050"/>
        </w:sdtPr>
        <w:sdtContent>
          <w:del w:id="423" w:author="Ellett, Logan" w:date="2026-07-04T04:54:00Z">
            <w:r>
              <w:rPr>
                <w:color w:val="FF0000"/>
                <w:sz w:val="20"/>
                <w:szCs w:val="20"/>
              </w:rPr>
              <w:delText xml:space="preserve"> </w:delText>
            </w:r>
            <w:r>
              <w:rPr>
                <w:color w:val="000000"/>
                <w:sz w:val="20"/>
                <w:szCs w:val="20"/>
              </w:rPr>
              <w:delText>center</w:delText>
            </w:r>
          </w:del>
        </w:sdtContent>
      </w:sdt>
      <w:r>
        <w:rPr>
          <w:color w:val="000000"/>
          <w:sz w:val="20"/>
          <w:szCs w:val="20"/>
        </w:rPr>
        <w:t xml:space="preserve">, sufficient in number, to </w:t>
      </w:r>
      <w:sdt>
        <w:sdtPr>
          <w:tag w:val="goog_rdk_402"/>
          <w:id w:val="-376112365"/>
        </w:sdtPr>
        <w:sdtContent>
          <w:ins w:id="424" w:author="Ellett, Logan" w:date="2026-07-04T04:54:00Z">
            <w:r>
              <w:rPr>
                <w:color w:val="000000"/>
                <w:sz w:val="20"/>
                <w:szCs w:val="20"/>
              </w:rPr>
              <w:t>meet the needs of</w:t>
            </w:r>
          </w:ins>
        </w:sdtContent>
      </w:sdt>
      <w:sdt>
        <w:sdtPr>
          <w:tag w:val="goog_rdk_403"/>
          <w:id w:val="1849536532"/>
        </w:sdtPr>
        <w:sdtContent>
          <w:del w:id="425" w:author="Ellett, Logan" w:date="2026-07-04T04:54:00Z">
            <w:r>
              <w:rPr>
                <w:color w:val="FF0000"/>
                <w:sz w:val="20"/>
                <w:szCs w:val="20"/>
              </w:rPr>
              <w:delText xml:space="preserve"> </w:delText>
            </w:r>
            <w:r>
              <w:rPr>
                <w:color w:val="000000"/>
                <w:sz w:val="20"/>
                <w:szCs w:val="20"/>
              </w:rPr>
              <w:delText>supervise</w:delText>
            </w:r>
          </w:del>
        </w:sdtContent>
      </w:sdt>
      <w:r>
        <w:rPr>
          <w:color w:val="000000"/>
          <w:sz w:val="20"/>
          <w:szCs w:val="20"/>
        </w:rPr>
        <w:t xml:space="preserve"> the children</w:t>
      </w:r>
      <w:sdt>
        <w:sdtPr>
          <w:tag w:val="goog_rdk_404"/>
          <w:id w:val="609654203"/>
        </w:sdtPr>
        <w:sdtContent>
          <w:ins w:id="426" w:author="Ellett, Logan" w:date="2026-07-04T04:54:00Z">
            <w:r>
              <w:rPr>
                <w:color w:val="000000"/>
                <w:sz w:val="20"/>
                <w:szCs w:val="20"/>
              </w:rPr>
              <w:t>/youth enrolled at the facility</w:t>
            </w:r>
          </w:ins>
        </w:sdtContent>
      </w:sdt>
      <w:r>
        <w:rPr>
          <w:color w:val="000000"/>
          <w:sz w:val="20"/>
          <w:szCs w:val="20"/>
        </w:rPr>
        <w:t xml:space="preserve"> and </w:t>
      </w:r>
      <w:sdt>
        <w:sdtPr>
          <w:tag w:val="goog_rdk_405"/>
          <w:id w:val="-1854648020"/>
        </w:sdtPr>
        <w:sdtContent>
          <w:ins w:id="427" w:author="Ellett, Logan" w:date="2026-07-04T04:54:00Z">
            <w:r>
              <w:rPr>
                <w:color w:val="000000"/>
                <w:sz w:val="20"/>
                <w:szCs w:val="20"/>
              </w:rPr>
              <w:t>to</w:t>
            </w:r>
          </w:ins>
        </w:sdtContent>
      </w:sdt>
      <w:r>
        <w:rPr>
          <w:color w:val="FF0000"/>
          <w:sz w:val="20"/>
          <w:szCs w:val="20"/>
        </w:rPr>
        <w:t xml:space="preserve"> </w:t>
      </w:r>
      <w:r>
        <w:rPr>
          <w:color w:val="000000"/>
          <w:sz w:val="20"/>
          <w:szCs w:val="20"/>
        </w:rPr>
        <w:t>carry out the program</w:t>
      </w:r>
      <w:sdt>
        <w:sdtPr>
          <w:tag w:val="goog_rdk_406"/>
          <w:id w:val="1878397826"/>
        </w:sdtPr>
        <w:sdtContent>
          <w:ins w:id="428" w:author="Ellett, Logan" w:date="2026-07-04T04:54:00Z">
            <w:r>
              <w:rPr>
                <w:color w:val="000000"/>
                <w:sz w:val="20"/>
                <w:szCs w:val="20"/>
              </w:rPr>
              <w:t>ming</w:t>
            </w:r>
          </w:ins>
        </w:sdtContent>
      </w:sdt>
      <w:r>
        <w:rPr>
          <w:color w:val="000000"/>
          <w:sz w:val="20"/>
          <w:szCs w:val="20"/>
        </w:rPr>
        <w:t xml:space="preserve"> of the day treatment </w:t>
      </w:r>
      <w:sdt>
        <w:sdtPr>
          <w:tag w:val="goog_rdk_407"/>
          <w:id w:val="428888455"/>
        </w:sdtPr>
        <w:sdtContent>
          <w:ins w:id="429" w:author="Ellett, Logan" w:date="2026-07-04T04:54:00Z">
            <w:r>
              <w:rPr>
                <w:color w:val="000000"/>
                <w:sz w:val="20"/>
                <w:szCs w:val="20"/>
              </w:rPr>
              <w:t>facility</w:t>
            </w:r>
          </w:ins>
        </w:sdtContent>
      </w:sdt>
      <w:sdt>
        <w:sdtPr>
          <w:tag w:val="goog_rdk_408"/>
          <w:id w:val="53317017"/>
        </w:sdtPr>
        <w:sdtContent>
          <w:del w:id="430" w:author="Ellett, Logan" w:date="2026-07-04T04:54:00Z">
            <w:r>
              <w:rPr>
                <w:color w:val="000000"/>
                <w:sz w:val="20"/>
                <w:szCs w:val="20"/>
              </w:rPr>
              <w:delText xml:space="preserve"> center</w:delText>
            </w:r>
          </w:del>
        </w:sdtContent>
      </w:sdt>
      <w:r>
        <w:rPr>
          <w:color w:val="000000"/>
          <w:sz w:val="20"/>
          <w:szCs w:val="20"/>
        </w:rPr>
        <w:t xml:space="preserve">. Each </w:t>
      </w:r>
      <w:sdt>
        <w:sdtPr>
          <w:tag w:val="goog_rdk_409"/>
          <w:id w:val="504621850"/>
        </w:sdtPr>
        <w:sdtContent>
          <w:ins w:id="431" w:author="Ellett, Logan" w:date="2026-07-04T04:54:00Z">
            <w:r>
              <w:rPr>
                <w:color w:val="000000"/>
                <w:sz w:val="20"/>
                <w:szCs w:val="20"/>
              </w:rPr>
              <w:t>childcare staff must</w:t>
            </w:r>
          </w:ins>
        </w:sdtContent>
      </w:sdt>
      <w:sdt>
        <w:sdtPr>
          <w:tag w:val="goog_rdk_410"/>
          <w:id w:val="630646256"/>
        </w:sdtPr>
        <w:sdtContent>
          <w:del w:id="432" w:author="Ellett, Logan" w:date="2026-07-04T04:54:00Z">
            <w:r>
              <w:rPr>
                <w:color w:val="FF0000"/>
                <w:sz w:val="20"/>
                <w:szCs w:val="20"/>
              </w:rPr>
              <w:delText xml:space="preserve"> </w:delText>
            </w:r>
            <w:r>
              <w:rPr>
                <w:color w:val="000000"/>
                <w:sz w:val="20"/>
                <w:szCs w:val="20"/>
              </w:rPr>
              <w:delText>counselor shall</w:delText>
            </w:r>
          </w:del>
        </w:sdtContent>
      </w:sdt>
      <w:r>
        <w:rPr>
          <w:color w:val="000000"/>
          <w:sz w:val="20"/>
          <w:szCs w:val="20"/>
        </w:rPr>
        <w:t xml:space="preserve"> have </w:t>
      </w:r>
      <w:sdt>
        <w:sdtPr>
          <w:tag w:val="goog_rdk_411"/>
          <w:id w:val="1039811957"/>
        </w:sdtPr>
        <w:sdtContent>
          <w:ins w:id="433" w:author="Ellett, Logan" w:date="2026-07-04T04:54:00Z">
            <w:r>
              <w:rPr>
                <w:color w:val="000000"/>
                <w:sz w:val="20"/>
                <w:szCs w:val="20"/>
              </w:rPr>
              <w:t>a high school diploma or GED or a minimum of</w:t>
            </w:r>
          </w:ins>
        </w:sdtContent>
      </w:sdt>
      <w:r>
        <w:rPr>
          <w:strike/>
          <w:color w:val="FF0000"/>
          <w:sz w:val="20"/>
          <w:szCs w:val="20"/>
        </w:rPr>
        <w:t xml:space="preserve"> </w:t>
      </w:r>
      <w:sdt>
        <w:sdtPr>
          <w:tag w:val="goog_rdk_412"/>
          <w:id w:val="-699701234"/>
        </w:sdtPr>
        <w:sdtContent>
          <w:del w:id="434" w:author="Ellett, Logan" w:date="2026-07-04T05:00:00Z">
            <w:r>
              <w:rPr>
                <w:color w:val="000000"/>
                <w:sz w:val="20"/>
                <w:szCs w:val="20"/>
              </w:rPr>
              <w:delText xml:space="preserve">completed a bachelor's degree in behavioral sciences or four </w:delText>
            </w:r>
          </w:del>
        </w:sdtContent>
      </w:sdt>
      <w:sdt>
        <w:sdtPr>
          <w:tag w:val="goog_rdk_413"/>
          <w:id w:val="956548277"/>
        </w:sdtPr>
        <w:sdtContent>
          <w:ins w:id="435" w:author="Ellett, Logan" w:date="2026-07-04T05:00:00Z">
            <w:r>
              <w:rPr>
                <w:color w:val="000000"/>
                <w:sz w:val="20"/>
                <w:szCs w:val="20"/>
              </w:rPr>
              <w:t>two (2)</w:t>
            </w:r>
          </w:ins>
        </w:sdtContent>
      </w:sdt>
      <w:r>
        <w:rPr>
          <w:color w:val="FF0000"/>
          <w:sz w:val="20"/>
          <w:szCs w:val="20"/>
        </w:rPr>
        <w:t xml:space="preserve"> </w:t>
      </w:r>
      <w:r>
        <w:rPr>
          <w:color w:val="000000"/>
          <w:sz w:val="20"/>
          <w:szCs w:val="20"/>
        </w:rPr>
        <w:t>years of experience with appropriate-aged children</w:t>
      </w:r>
      <w:sdt>
        <w:sdtPr>
          <w:tag w:val="goog_rdk_414"/>
          <w:id w:val="-389994652"/>
        </w:sdtPr>
        <w:sdtContent>
          <w:ins w:id="436" w:author="Ellett, Logan" w:date="2026-07-04T04:54:00Z">
            <w:r>
              <w:rPr>
                <w:color w:val="000000"/>
                <w:sz w:val="20"/>
                <w:szCs w:val="20"/>
              </w:rPr>
              <w:t>/youth</w:t>
            </w:r>
          </w:ins>
        </w:sdtContent>
      </w:sdt>
      <w:r>
        <w:rPr>
          <w:color w:val="000000"/>
          <w:sz w:val="20"/>
          <w:szCs w:val="20"/>
        </w:rPr>
        <w:t xml:space="preserve"> and be at least </w:t>
      </w:r>
      <w:sdt>
        <w:sdtPr>
          <w:tag w:val="goog_rdk_415"/>
          <w:id w:val="1234844747"/>
        </w:sdtPr>
        <w:sdtContent>
          <w:ins w:id="437" w:author="Ellett, Logan" w:date="2026-07-04T04:55:00Z">
            <w:r>
              <w:rPr>
                <w:color w:val="000000"/>
                <w:sz w:val="20"/>
                <w:szCs w:val="20"/>
              </w:rPr>
              <w:t>eighteen (18)</w:t>
            </w:r>
          </w:ins>
        </w:sdtContent>
      </w:sdt>
      <w:sdt>
        <w:sdtPr>
          <w:tag w:val="goog_rdk_416"/>
          <w:id w:val="-1495304115"/>
        </w:sdtPr>
        <w:sdtContent>
          <w:del w:id="438" w:author="Ellett, Logan" w:date="2026-07-04T04:55:00Z">
            <w:r>
              <w:rPr>
                <w:color w:val="FF0000"/>
                <w:sz w:val="20"/>
                <w:szCs w:val="20"/>
              </w:rPr>
              <w:delText xml:space="preserve"> </w:delText>
            </w:r>
            <w:r>
              <w:rPr>
                <w:color w:val="000000"/>
                <w:sz w:val="20"/>
                <w:szCs w:val="20"/>
              </w:rPr>
              <w:delText>21</w:delText>
            </w:r>
          </w:del>
        </w:sdtContent>
      </w:sdt>
      <w:r>
        <w:rPr>
          <w:color w:val="000000"/>
          <w:sz w:val="20"/>
          <w:szCs w:val="20"/>
        </w:rPr>
        <w:t xml:space="preserve"> years of age. The </w:t>
      </w:r>
      <w:sdt>
        <w:sdtPr>
          <w:tag w:val="goog_rdk_417"/>
          <w:id w:val="-1585509522"/>
        </w:sdtPr>
        <w:sdtContent>
          <w:ins w:id="439" w:author="Ellett, Logan" w:date="2026-07-04T04:55:00Z">
            <w:r>
              <w:rPr>
                <w:color w:val="000000"/>
                <w:sz w:val="20"/>
                <w:szCs w:val="20"/>
              </w:rPr>
              <w:t>childcare staff must</w:t>
            </w:r>
          </w:ins>
        </w:sdtContent>
      </w:sdt>
      <w:sdt>
        <w:sdtPr>
          <w:tag w:val="goog_rdk_418"/>
          <w:id w:val="-1292489560"/>
        </w:sdtPr>
        <w:sdtContent>
          <w:del w:id="440" w:author="Ellett, Logan" w:date="2026-07-04T04:55:00Z">
            <w:r>
              <w:rPr>
                <w:color w:val="FF0000"/>
                <w:sz w:val="20"/>
                <w:szCs w:val="20"/>
              </w:rPr>
              <w:delText xml:space="preserve"> </w:delText>
            </w:r>
            <w:r>
              <w:rPr>
                <w:color w:val="000000"/>
                <w:sz w:val="20"/>
                <w:szCs w:val="20"/>
              </w:rPr>
              <w:delText>counselors shall</w:delText>
            </w:r>
          </w:del>
        </w:sdtContent>
      </w:sdt>
      <w:r>
        <w:rPr>
          <w:color w:val="000000"/>
          <w:sz w:val="20"/>
          <w:szCs w:val="20"/>
        </w:rPr>
        <w:t xml:space="preserve"> work under the supervision of the treatment leader. </w:t>
      </w:r>
      <w:sdt>
        <w:sdtPr>
          <w:tag w:val="goog_rdk_419"/>
          <w:id w:val="-837721666"/>
        </w:sdtPr>
        <w:sdtContent>
          <w:ins w:id="441" w:author="Ellett, Logan" w:date="2026-07-04T04:55:00Z">
            <w:r>
              <w:rPr>
                <w:color w:val="000000"/>
                <w:sz w:val="20"/>
                <w:szCs w:val="20"/>
              </w:rPr>
              <w:t xml:space="preserve">A Registered Behavior Technician (RBT), Board Certified Autism Technician (BCAT), or Applied Behavior Analysis Technician (ABAT) may be considered </w:t>
            </w:r>
            <w:proofErr w:type="gramStart"/>
            <w:r>
              <w:rPr>
                <w:color w:val="000000"/>
                <w:sz w:val="20"/>
                <w:szCs w:val="20"/>
              </w:rPr>
              <w:t>child care</w:t>
            </w:r>
            <w:proofErr w:type="gramEnd"/>
            <w:r>
              <w:rPr>
                <w:color w:val="000000"/>
                <w:sz w:val="20"/>
                <w:szCs w:val="20"/>
              </w:rPr>
              <w:t xml:space="preserve"> staff or a para-professional under these regulations.</w:t>
            </w:r>
          </w:ins>
        </w:sdtContent>
      </w:sdt>
    </w:p>
    <w:p w14:paraId="000000EB" w14:textId="77777777" w:rsidR="00C10BEC" w:rsidRDefault="00000000">
      <w:pPr>
        <w:spacing w:before="200" w:after="200"/>
        <w:ind w:left="1440" w:hanging="720"/>
        <w:rPr>
          <w:rFonts w:ascii="Times New Roman" w:eastAsia="Times New Roman" w:hAnsi="Times New Roman" w:cs="Times New Roman"/>
        </w:rPr>
      </w:pPr>
      <w:sdt>
        <w:sdtPr>
          <w:tag w:val="goog_rdk_421"/>
          <w:id w:val="1360738301"/>
        </w:sdtPr>
        <w:sdtContent>
          <w:ins w:id="442" w:author="Ellett, Logan" w:date="2026-07-04T05:00:00Z">
            <w:r w:rsidRPr="00686BD5">
              <w:rPr>
                <w:color w:val="ED0000"/>
                <w:sz w:val="20"/>
                <w:szCs w:val="20"/>
              </w:rPr>
              <w:t>2</w:t>
            </w:r>
          </w:ins>
        </w:sdtContent>
      </w:sdt>
      <w:sdt>
        <w:sdtPr>
          <w:tag w:val="goog_rdk_422"/>
          <w:id w:val="1428068596"/>
        </w:sdtPr>
        <w:sdtContent>
          <w:del w:id="443" w:author="Ellett, Logan" w:date="2026-07-04T05:00:00Z">
            <w:r>
              <w:rPr>
                <w:color w:val="000000"/>
                <w:sz w:val="20"/>
                <w:szCs w:val="20"/>
              </w:rPr>
              <w:delText>1</w:delText>
            </w:r>
          </w:del>
        </w:sdtContent>
      </w:sdt>
      <w:r>
        <w:rPr>
          <w:color w:val="000000"/>
          <w:sz w:val="20"/>
          <w:szCs w:val="20"/>
        </w:rPr>
        <w:t xml:space="preserve">. </w:t>
      </w:r>
      <w:r>
        <w:rPr>
          <w:color w:val="000000"/>
          <w:sz w:val="20"/>
          <w:szCs w:val="20"/>
        </w:rPr>
        <w:tab/>
        <w:t xml:space="preserve">The ratio of </w:t>
      </w:r>
      <w:sdt>
        <w:sdtPr>
          <w:tag w:val="goog_rdk_423"/>
          <w:id w:val="-1124614971"/>
        </w:sdtPr>
        <w:sdtContent>
          <w:ins w:id="444" w:author="Ellett, Logan" w:date="2026-07-04T05:00:00Z">
            <w:r>
              <w:rPr>
                <w:color w:val="000000"/>
                <w:sz w:val="20"/>
                <w:szCs w:val="20"/>
              </w:rPr>
              <w:t>childcare staff</w:t>
            </w:r>
          </w:ins>
        </w:sdtContent>
      </w:sdt>
      <w:sdt>
        <w:sdtPr>
          <w:tag w:val="goog_rdk_424"/>
          <w:id w:val="714324735"/>
        </w:sdtPr>
        <w:sdtContent>
          <w:del w:id="445" w:author="Ellett, Logan" w:date="2026-07-04T05:00:00Z">
            <w:r>
              <w:rPr>
                <w:color w:val="FF0000"/>
                <w:sz w:val="20"/>
                <w:szCs w:val="20"/>
              </w:rPr>
              <w:delText xml:space="preserve"> </w:delText>
            </w:r>
            <w:r>
              <w:rPr>
                <w:color w:val="000000"/>
                <w:sz w:val="20"/>
                <w:szCs w:val="20"/>
              </w:rPr>
              <w:delText>counselors</w:delText>
            </w:r>
          </w:del>
        </w:sdtContent>
      </w:sdt>
      <w:r>
        <w:rPr>
          <w:color w:val="000000"/>
          <w:sz w:val="20"/>
          <w:szCs w:val="20"/>
        </w:rPr>
        <w:t xml:space="preserve"> and/or treatment leader(s) to children</w:t>
      </w:r>
      <w:sdt>
        <w:sdtPr>
          <w:tag w:val="goog_rdk_425"/>
          <w:id w:val="1993226189"/>
        </w:sdtPr>
        <w:sdtContent>
          <w:ins w:id="446" w:author="Ellett, Logan" w:date="2026-07-04T05:00:00Z">
            <w:r>
              <w:rPr>
                <w:color w:val="000000"/>
                <w:sz w:val="20"/>
                <w:szCs w:val="20"/>
              </w:rPr>
              <w:t>/youth</w:t>
            </w:r>
          </w:ins>
        </w:sdtContent>
      </w:sdt>
      <w:r>
        <w:rPr>
          <w:color w:val="000000"/>
          <w:sz w:val="20"/>
          <w:szCs w:val="20"/>
        </w:rPr>
        <w:t xml:space="preserve"> in care shall be not less than the following</w:t>
      </w:r>
      <w:sdt>
        <w:sdtPr>
          <w:tag w:val="goog_rdk_426"/>
          <w:id w:val="1523555981"/>
        </w:sdtPr>
        <w:sdtContent>
          <w:del w:id="447" w:author="Ellett, Logan" w:date="2026-07-04T05:02:00Z">
            <w:r>
              <w:rPr>
                <w:color w:val="000000"/>
                <w:sz w:val="20"/>
                <w:szCs w:val="20"/>
              </w:rPr>
              <w:delText xml:space="preserve"> schedule</w:delText>
            </w:r>
          </w:del>
        </w:sdtContent>
      </w:sdt>
      <w:r>
        <w:rPr>
          <w:color w:val="000000"/>
          <w:sz w:val="20"/>
          <w:szCs w:val="20"/>
        </w:rPr>
        <w:t>:</w:t>
      </w:r>
    </w:p>
    <w:p w14:paraId="000000EC" w14:textId="77777777" w:rsidR="00C10BEC" w:rsidRDefault="00000000">
      <w:pPr>
        <w:spacing w:before="200" w:after="200"/>
        <w:ind w:left="720" w:firstLine="720"/>
        <w:rPr>
          <w:strike/>
          <w:sz w:val="20"/>
          <w:szCs w:val="20"/>
          <w:u w:val="single"/>
        </w:rPr>
      </w:pPr>
      <w:r>
        <w:rPr>
          <w:sz w:val="20"/>
          <w:szCs w:val="20"/>
          <w:u w:val="single"/>
        </w:rPr>
        <w:t>Age of Children</w:t>
      </w:r>
      <w:sdt>
        <w:sdtPr>
          <w:tag w:val="goog_rdk_427"/>
          <w:id w:val="-2084001525"/>
        </w:sdtPr>
        <w:sdtContent>
          <w:ins w:id="448" w:author="Ellett, Logan" w:date="2026-07-04T05:00:00Z">
            <w:r>
              <w:rPr>
                <w:sz w:val="20"/>
                <w:szCs w:val="20"/>
                <w:u w:val="single"/>
              </w:rPr>
              <w:t>/Youth</w:t>
            </w:r>
          </w:ins>
        </w:sdtContent>
      </w:sdt>
      <w:r>
        <w:rPr>
          <w:sz w:val="20"/>
          <w:szCs w:val="20"/>
        </w:rPr>
        <w:tab/>
      </w:r>
      <w:r>
        <w:rPr>
          <w:sz w:val="20"/>
          <w:szCs w:val="20"/>
        </w:rPr>
        <w:tab/>
      </w:r>
      <w:r>
        <w:rPr>
          <w:sz w:val="20"/>
          <w:szCs w:val="20"/>
        </w:rPr>
        <w:tab/>
      </w:r>
      <w:r>
        <w:rPr>
          <w:sz w:val="20"/>
          <w:szCs w:val="20"/>
          <w:u w:val="single"/>
        </w:rPr>
        <w:t xml:space="preserve">Staff </w:t>
      </w:r>
      <w:sdt>
        <w:sdtPr>
          <w:tag w:val="goog_rdk_428"/>
          <w:id w:val="626786167"/>
        </w:sdtPr>
        <w:sdtContent>
          <w:ins w:id="449" w:author="Ellett, Logan" w:date="2026-07-04T05:00:00Z">
            <w:r>
              <w:rPr>
                <w:sz w:val="20"/>
                <w:szCs w:val="20"/>
                <w:u w:val="single"/>
              </w:rPr>
              <w:t>Required</w:t>
            </w:r>
          </w:ins>
        </w:sdtContent>
      </w:sdt>
      <w:sdt>
        <w:sdtPr>
          <w:tag w:val="goog_rdk_429"/>
          <w:id w:val="-1763857596"/>
        </w:sdtPr>
        <w:sdtContent>
          <w:del w:id="450" w:author="Ellett, Logan" w:date="2026-07-04T05:00:00Z">
            <w:r>
              <w:rPr>
                <w:color w:val="FF0000"/>
                <w:sz w:val="20"/>
                <w:szCs w:val="20"/>
                <w:u w:val="single"/>
              </w:rPr>
              <w:delText xml:space="preserve"> </w:delText>
            </w:r>
            <w:r>
              <w:rPr>
                <w:sz w:val="20"/>
                <w:szCs w:val="20"/>
                <w:u w:val="single"/>
              </w:rPr>
              <w:delText>Necessary</w:delText>
            </w:r>
          </w:del>
        </w:sdtContent>
      </w:sdt>
    </w:p>
    <w:p w14:paraId="000000ED" w14:textId="77777777" w:rsidR="00C10BEC" w:rsidRDefault="00000000">
      <w:pPr>
        <w:spacing w:before="200" w:after="200"/>
        <w:ind w:left="720" w:firstLine="720"/>
        <w:rPr>
          <w:color w:val="FF0000"/>
          <w:sz w:val="20"/>
          <w:szCs w:val="20"/>
        </w:rPr>
      </w:pPr>
      <w:sdt>
        <w:sdtPr>
          <w:tag w:val="goog_rdk_431"/>
          <w:id w:val="-667330716"/>
        </w:sdtPr>
        <w:sdtContent>
          <w:ins w:id="451" w:author="Ellett, Logan" w:date="2026-07-04T05:00:00Z">
            <w:r w:rsidRPr="00686BD5">
              <w:rPr>
                <w:color w:val="ED0000"/>
                <w:sz w:val="20"/>
                <w:szCs w:val="20"/>
              </w:rPr>
              <w:t>3 years – 5 years</w:t>
            </w:r>
          </w:ins>
        </w:sdtContent>
      </w:sdt>
      <w:r>
        <w:rPr>
          <w:color w:val="FF0000"/>
          <w:sz w:val="20"/>
          <w:szCs w:val="20"/>
        </w:rPr>
        <w:tab/>
      </w:r>
      <w:r>
        <w:rPr>
          <w:color w:val="FF0000"/>
          <w:sz w:val="20"/>
          <w:szCs w:val="20"/>
        </w:rPr>
        <w:tab/>
      </w:r>
      <w:r>
        <w:rPr>
          <w:color w:val="FF0000"/>
          <w:sz w:val="20"/>
          <w:szCs w:val="20"/>
        </w:rPr>
        <w:tab/>
      </w:r>
      <w:sdt>
        <w:sdtPr>
          <w:tag w:val="goog_rdk_432"/>
          <w:id w:val="-300106032"/>
        </w:sdtPr>
        <w:sdtContent>
          <w:ins w:id="452" w:author="Ellett, Logan" w:date="2026-07-04T05:00:00Z">
            <w:r w:rsidRPr="00686BD5">
              <w:rPr>
                <w:color w:val="ED0000"/>
                <w:sz w:val="20"/>
                <w:szCs w:val="20"/>
              </w:rPr>
              <w:t>1 staff member: 5 children/youth</w:t>
            </w:r>
          </w:ins>
        </w:sdtContent>
      </w:sdt>
    </w:p>
    <w:p w14:paraId="000000EE" w14:textId="77777777" w:rsidR="00C10BEC" w:rsidRDefault="00000000">
      <w:pPr>
        <w:spacing w:before="200" w:after="200"/>
        <w:ind w:left="720" w:firstLine="720"/>
        <w:rPr>
          <w:color w:val="FF0000"/>
          <w:sz w:val="20"/>
          <w:szCs w:val="20"/>
        </w:rPr>
      </w:pPr>
      <w:sdt>
        <w:sdtPr>
          <w:tag w:val="goog_rdk_434"/>
          <w:id w:val="-2063235895"/>
        </w:sdtPr>
        <w:sdtContent>
          <w:del w:id="453" w:author="Ellett, Logan" w:date="2026-07-04T05:05:00Z">
            <w:r>
              <w:rPr>
                <w:sz w:val="20"/>
                <w:szCs w:val="20"/>
              </w:rPr>
              <w:delText>5</w:delText>
            </w:r>
          </w:del>
        </w:sdtContent>
      </w:sdt>
      <w:sdt>
        <w:sdtPr>
          <w:tag w:val="goog_rdk_435"/>
          <w:id w:val="1915446355"/>
        </w:sdtPr>
        <w:sdtContent>
          <w:ins w:id="454" w:author="Ellett, Logan" w:date="2026-07-04T05:05:00Z">
            <w:r>
              <w:rPr>
                <w:sz w:val="20"/>
                <w:szCs w:val="20"/>
              </w:rPr>
              <w:t>6</w:t>
            </w:r>
          </w:ins>
        </w:sdtContent>
      </w:sdt>
      <w:r>
        <w:rPr>
          <w:sz w:val="20"/>
          <w:szCs w:val="20"/>
        </w:rPr>
        <w:t xml:space="preserve"> years - 13 years</w:t>
      </w:r>
      <w:r>
        <w:rPr>
          <w:sz w:val="20"/>
          <w:szCs w:val="20"/>
        </w:rPr>
        <w:tab/>
      </w:r>
      <w:r>
        <w:rPr>
          <w:sz w:val="20"/>
          <w:szCs w:val="20"/>
        </w:rPr>
        <w:tab/>
      </w:r>
      <w:r>
        <w:rPr>
          <w:sz w:val="20"/>
          <w:szCs w:val="20"/>
        </w:rPr>
        <w:tab/>
        <w:t>1 staff member: 8 children</w:t>
      </w:r>
      <w:sdt>
        <w:sdtPr>
          <w:tag w:val="goog_rdk_436"/>
          <w:id w:val="-1146545564"/>
        </w:sdtPr>
        <w:sdtContent>
          <w:ins w:id="455" w:author="Ellett, Logan" w:date="2026-07-04T05:02:00Z">
            <w:r>
              <w:rPr>
                <w:sz w:val="20"/>
                <w:szCs w:val="20"/>
              </w:rPr>
              <w:t>/youth</w:t>
            </w:r>
          </w:ins>
        </w:sdtContent>
      </w:sdt>
    </w:p>
    <w:p w14:paraId="000000EF" w14:textId="77777777" w:rsidR="00C10BEC" w:rsidRDefault="00000000">
      <w:pPr>
        <w:spacing w:before="200" w:after="200"/>
        <w:ind w:left="2160" w:hanging="720"/>
        <w:rPr>
          <w:color w:val="FF0000"/>
          <w:sz w:val="20"/>
          <w:szCs w:val="20"/>
        </w:rPr>
      </w:pPr>
      <w:r>
        <w:rPr>
          <w:sz w:val="20"/>
          <w:szCs w:val="20"/>
        </w:rPr>
        <w:t>13 years +</w:t>
      </w:r>
      <w:sdt>
        <w:sdtPr>
          <w:tag w:val="goog_rdk_437"/>
          <w:id w:val="-1534998879"/>
        </w:sdtPr>
        <w:sdtContent>
          <w:del w:id="456" w:author="Ellett, Logan" w:date="2026-07-04T05:05:00Z">
            <w:r>
              <w:rPr>
                <w:sz w:val="20"/>
                <w:szCs w:val="20"/>
              </w:rPr>
              <w:delText>-16 years &amp; over</w:delText>
            </w:r>
          </w:del>
        </w:sdtContent>
      </w:sdt>
      <w:r>
        <w:rPr>
          <w:sz w:val="20"/>
          <w:szCs w:val="20"/>
        </w:rPr>
        <w:tab/>
      </w:r>
      <w:r>
        <w:rPr>
          <w:sz w:val="20"/>
          <w:szCs w:val="20"/>
        </w:rPr>
        <w:tab/>
        <w:t>1 staff member: 10 children</w:t>
      </w:r>
      <w:sdt>
        <w:sdtPr>
          <w:tag w:val="goog_rdk_438"/>
          <w:id w:val="1830338031"/>
        </w:sdtPr>
        <w:sdtContent>
          <w:ins w:id="457" w:author="Ellett, Logan" w:date="2026-07-04T05:02:00Z">
            <w:r>
              <w:rPr>
                <w:sz w:val="20"/>
                <w:szCs w:val="20"/>
              </w:rPr>
              <w:t>/youth</w:t>
            </w:r>
          </w:ins>
        </w:sdtContent>
      </w:sdt>
    </w:p>
    <w:p w14:paraId="000000F0" w14:textId="77777777" w:rsidR="00C10BEC" w:rsidRDefault="00000000">
      <w:pPr>
        <w:spacing w:before="200" w:after="200"/>
        <w:ind w:left="1440" w:hanging="720"/>
        <w:rPr>
          <w:sz w:val="20"/>
          <w:szCs w:val="20"/>
        </w:rPr>
      </w:pPr>
      <w:sdt>
        <w:sdtPr>
          <w:tag w:val="goog_rdk_440"/>
          <w:id w:val="-429042959"/>
        </w:sdtPr>
        <w:sdtContent>
          <w:ins w:id="458" w:author="Ellett, Logan" w:date="2026-07-04T05:03:00Z">
            <w:r w:rsidRPr="00686BD5">
              <w:rPr>
                <w:color w:val="ED0000"/>
                <w:sz w:val="20"/>
                <w:szCs w:val="20"/>
              </w:rPr>
              <w:t>3</w:t>
            </w:r>
          </w:ins>
        </w:sdtContent>
      </w:sdt>
      <w:sdt>
        <w:sdtPr>
          <w:tag w:val="goog_rdk_441"/>
          <w:id w:val="1551903830"/>
        </w:sdtPr>
        <w:sdtContent>
          <w:del w:id="459" w:author="Ellett, Logan" w:date="2026-07-04T05:03:00Z">
            <w:r>
              <w:rPr>
                <w:sz w:val="20"/>
                <w:szCs w:val="20"/>
              </w:rPr>
              <w:delText>2</w:delText>
            </w:r>
          </w:del>
        </w:sdtContent>
      </w:sdt>
      <w:r>
        <w:rPr>
          <w:sz w:val="20"/>
          <w:szCs w:val="20"/>
        </w:rPr>
        <w:t xml:space="preserve">. </w:t>
      </w:r>
      <w:r>
        <w:rPr>
          <w:sz w:val="20"/>
          <w:szCs w:val="20"/>
        </w:rPr>
        <w:tab/>
        <w:t>There</w:t>
      </w:r>
      <w:sdt>
        <w:sdtPr>
          <w:tag w:val="goog_rdk_442"/>
          <w:id w:val="-644697459"/>
        </w:sdtPr>
        <w:sdtContent>
          <w:del w:id="460" w:author="Ellett, Logan" w:date="2026-07-04T05:06:00Z">
            <w:r>
              <w:rPr>
                <w:sz w:val="20"/>
                <w:szCs w:val="20"/>
              </w:rPr>
              <w:delText xml:space="preserve"> shall</w:delText>
            </w:r>
          </w:del>
        </w:sdtContent>
      </w:sdt>
      <w:r>
        <w:rPr>
          <w:sz w:val="20"/>
          <w:szCs w:val="20"/>
        </w:rPr>
        <w:t xml:space="preserve"> </w:t>
      </w:r>
      <w:sdt>
        <w:sdtPr>
          <w:tag w:val="goog_rdk_443"/>
          <w:id w:val="-1011085239"/>
        </w:sdtPr>
        <w:sdtContent>
          <w:ins w:id="461" w:author="Ellett, Logan" w:date="2026-07-04T05:03:00Z">
            <w:r>
              <w:rPr>
                <w:sz w:val="20"/>
                <w:szCs w:val="20"/>
              </w:rPr>
              <w:t>must</w:t>
            </w:r>
          </w:ins>
        </w:sdtContent>
      </w:sdt>
      <w:r>
        <w:rPr>
          <w:color w:val="FF0000"/>
          <w:sz w:val="20"/>
          <w:szCs w:val="20"/>
        </w:rPr>
        <w:t xml:space="preserve"> </w:t>
      </w:r>
      <w:r>
        <w:rPr>
          <w:sz w:val="20"/>
          <w:szCs w:val="20"/>
        </w:rPr>
        <w:t xml:space="preserve">be at least one </w:t>
      </w:r>
      <w:sdt>
        <w:sdtPr>
          <w:tag w:val="goog_rdk_444"/>
          <w:id w:val="-611987238"/>
        </w:sdtPr>
        <w:sdtContent>
          <w:ins w:id="462" w:author="Ellett, Logan" w:date="2026-07-04T05:03:00Z">
            <w:r>
              <w:rPr>
                <w:sz w:val="20"/>
                <w:szCs w:val="20"/>
              </w:rPr>
              <w:t>(1) childcare staff</w:t>
            </w:r>
          </w:ins>
        </w:sdtContent>
      </w:sdt>
      <w:sdt>
        <w:sdtPr>
          <w:tag w:val="goog_rdk_445"/>
          <w:id w:val="-1702073756"/>
        </w:sdtPr>
        <w:sdtContent>
          <w:del w:id="463" w:author="Ellett, Logan" w:date="2026-07-04T05:03:00Z">
            <w:r>
              <w:rPr>
                <w:color w:val="FF0000"/>
                <w:sz w:val="20"/>
                <w:szCs w:val="20"/>
              </w:rPr>
              <w:delText xml:space="preserve"> </w:delText>
            </w:r>
            <w:r>
              <w:rPr>
                <w:sz w:val="20"/>
                <w:szCs w:val="20"/>
              </w:rPr>
              <w:delText>counselor</w:delText>
            </w:r>
          </w:del>
        </w:sdtContent>
      </w:sdt>
      <w:r>
        <w:rPr>
          <w:sz w:val="20"/>
          <w:szCs w:val="20"/>
        </w:rPr>
        <w:t xml:space="preserve"> or treatment leader on duty at the day treatment </w:t>
      </w:r>
      <w:sdt>
        <w:sdtPr>
          <w:tag w:val="goog_rdk_446"/>
          <w:id w:val="1437916255"/>
        </w:sdtPr>
        <w:sdtContent>
          <w:ins w:id="464" w:author="Ellett, Logan" w:date="2026-07-04T05:03:00Z">
            <w:r>
              <w:rPr>
                <w:sz w:val="20"/>
                <w:szCs w:val="20"/>
              </w:rPr>
              <w:t>facility</w:t>
            </w:r>
          </w:ins>
        </w:sdtContent>
      </w:sdt>
      <w:sdt>
        <w:sdtPr>
          <w:tag w:val="goog_rdk_447"/>
          <w:id w:val="-2001462966"/>
        </w:sdtPr>
        <w:sdtContent>
          <w:del w:id="465" w:author="Ellett, Logan" w:date="2026-07-04T05:03:00Z">
            <w:r>
              <w:rPr>
                <w:color w:val="FF0000"/>
                <w:sz w:val="20"/>
                <w:szCs w:val="20"/>
              </w:rPr>
              <w:delText xml:space="preserve"> </w:delText>
            </w:r>
            <w:r>
              <w:rPr>
                <w:sz w:val="20"/>
                <w:szCs w:val="20"/>
              </w:rPr>
              <w:delText>center</w:delText>
            </w:r>
          </w:del>
        </w:sdtContent>
      </w:sdt>
      <w:r>
        <w:rPr>
          <w:sz w:val="20"/>
          <w:szCs w:val="20"/>
        </w:rPr>
        <w:t xml:space="preserve"> at any time children</w:t>
      </w:r>
      <w:sdt>
        <w:sdtPr>
          <w:tag w:val="goog_rdk_448"/>
          <w:id w:val="2071903528"/>
        </w:sdtPr>
        <w:sdtContent>
          <w:ins w:id="466" w:author="Ellett, Logan" w:date="2026-07-04T05:03:00Z">
            <w:r>
              <w:rPr>
                <w:sz w:val="20"/>
                <w:szCs w:val="20"/>
              </w:rPr>
              <w:t>/youth</w:t>
            </w:r>
          </w:ins>
        </w:sdtContent>
      </w:sdt>
      <w:r>
        <w:rPr>
          <w:sz w:val="20"/>
          <w:szCs w:val="20"/>
        </w:rPr>
        <w:t xml:space="preserve"> are present. If only one </w:t>
      </w:r>
      <w:sdt>
        <w:sdtPr>
          <w:tag w:val="goog_rdk_449"/>
          <w:id w:val="2135447878"/>
        </w:sdtPr>
        <w:sdtContent>
          <w:ins w:id="467" w:author="Ellett, Logan" w:date="2026-07-04T05:03:00Z">
            <w:r>
              <w:rPr>
                <w:sz w:val="20"/>
                <w:szCs w:val="20"/>
              </w:rPr>
              <w:t>(1) childcare staff</w:t>
            </w:r>
          </w:ins>
        </w:sdtContent>
      </w:sdt>
      <w:sdt>
        <w:sdtPr>
          <w:tag w:val="goog_rdk_450"/>
          <w:id w:val="482448867"/>
        </w:sdtPr>
        <w:sdtContent>
          <w:del w:id="468" w:author="Ellett, Logan" w:date="2026-07-04T05:03:00Z">
            <w:r>
              <w:rPr>
                <w:color w:val="FF0000"/>
                <w:sz w:val="20"/>
                <w:szCs w:val="20"/>
              </w:rPr>
              <w:delText xml:space="preserve"> </w:delText>
            </w:r>
            <w:r>
              <w:rPr>
                <w:sz w:val="20"/>
                <w:szCs w:val="20"/>
              </w:rPr>
              <w:delText>counselor</w:delText>
            </w:r>
          </w:del>
        </w:sdtContent>
      </w:sdt>
      <w:r>
        <w:rPr>
          <w:sz w:val="20"/>
          <w:szCs w:val="20"/>
        </w:rPr>
        <w:t xml:space="preserve"> is on duty, there</w:t>
      </w:r>
      <w:sdt>
        <w:sdtPr>
          <w:tag w:val="goog_rdk_451"/>
          <w:id w:val="866774560"/>
        </w:sdtPr>
        <w:sdtContent>
          <w:del w:id="469" w:author="Ellett, Logan" w:date="2026-07-04T05:07:00Z">
            <w:r>
              <w:rPr>
                <w:sz w:val="20"/>
                <w:szCs w:val="20"/>
              </w:rPr>
              <w:delText xml:space="preserve"> shall</w:delText>
            </w:r>
          </w:del>
        </w:sdtContent>
      </w:sdt>
      <w:r>
        <w:rPr>
          <w:sz w:val="20"/>
          <w:szCs w:val="20"/>
        </w:rPr>
        <w:t xml:space="preserve"> </w:t>
      </w:r>
      <w:sdt>
        <w:sdtPr>
          <w:tag w:val="goog_rdk_452"/>
          <w:id w:val="-616683128"/>
        </w:sdtPr>
        <w:sdtContent>
          <w:ins w:id="470" w:author="Ellett, Logan" w:date="2026-07-04T05:03:00Z">
            <w:r>
              <w:rPr>
                <w:sz w:val="20"/>
                <w:szCs w:val="20"/>
              </w:rPr>
              <w:t>must</w:t>
            </w:r>
          </w:ins>
        </w:sdtContent>
      </w:sdt>
      <w:r>
        <w:rPr>
          <w:color w:val="FF0000"/>
          <w:sz w:val="20"/>
          <w:szCs w:val="20"/>
        </w:rPr>
        <w:t xml:space="preserve"> </w:t>
      </w:r>
      <w:r>
        <w:rPr>
          <w:sz w:val="20"/>
          <w:szCs w:val="20"/>
        </w:rPr>
        <w:t>be a second staff member on call and immediately available to be summoned in case of emergency.</w:t>
      </w:r>
    </w:p>
    <w:p w14:paraId="000000F1" w14:textId="77777777" w:rsidR="00C10BEC" w:rsidRDefault="00000000">
      <w:pPr>
        <w:spacing w:before="200" w:after="200"/>
        <w:ind w:left="1440" w:hanging="720"/>
        <w:rPr>
          <w:sz w:val="20"/>
          <w:szCs w:val="20"/>
        </w:rPr>
      </w:pPr>
      <w:sdt>
        <w:sdtPr>
          <w:tag w:val="goog_rdk_454"/>
          <w:id w:val="1150307721"/>
        </w:sdtPr>
        <w:sdtContent>
          <w:ins w:id="471" w:author="Ellett, Logan" w:date="2026-07-04T05:03:00Z">
            <w:r w:rsidRPr="00686BD5">
              <w:rPr>
                <w:color w:val="ED0000"/>
                <w:sz w:val="20"/>
                <w:szCs w:val="20"/>
              </w:rPr>
              <w:t>4</w:t>
            </w:r>
          </w:ins>
        </w:sdtContent>
      </w:sdt>
      <w:sdt>
        <w:sdtPr>
          <w:tag w:val="goog_rdk_455"/>
          <w:id w:val="-65657070"/>
        </w:sdtPr>
        <w:sdtContent>
          <w:del w:id="472" w:author="Ellett, Logan" w:date="2026-07-04T05:03:00Z">
            <w:r>
              <w:rPr>
                <w:sz w:val="20"/>
                <w:szCs w:val="20"/>
              </w:rPr>
              <w:delText>3</w:delText>
            </w:r>
          </w:del>
        </w:sdtContent>
      </w:sdt>
      <w:r>
        <w:rPr>
          <w:sz w:val="20"/>
          <w:szCs w:val="20"/>
        </w:rPr>
        <w:t xml:space="preserve">. </w:t>
      </w:r>
      <w:r>
        <w:rPr>
          <w:sz w:val="20"/>
          <w:szCs w:val="20"/>
        </w:rPr>
        <w:tab/>
        <w:t xml:space="preserve">Substitute </w:t>
      </w:r>
      <w:sdt>
        <w:sdtPr>
          <w:tag w:val="goog_rdk_456"/>
          <w:id w:val="-337983204"/>
        </w:sdtPr>
        <w:sdtContent>
          <w:ins w:id="473" w:author="Ellett, Logan" w:date="2026-07-04T05:03:00Z">
            <w:r>
              <w:rPr>
                <w:sz w:val="20"/>
                <w:szCs w:val="20"/>
              </w:rPr>
              <w:t>childcare staff must</w:t>
            </w:r>
          </w:ins>
        </w:sdtContent>
      </w:sdt>
      <w:sdt>
        <w:sdtPr>
          <w:tag w:val="goog_rdk_457"/>
          <w:id w:val="1358724011"/>
        </w:sdtPr>
        <w:sdtContent>
          <w:del w:id="474" w:author="Ellett, Logan" w:date="2026-07-04T05:03:00Z">
            <w:r>
              <w:rPr>
                <w:color w:val="FF0000"/>
                <w:sz w:val="20"/>
                <w:szCs w:val="20"/>
              </w:rPr>
              <w:delText xml:space="preserve"> </w:delText>
            </w:r>
            <w:r>
              <w:rPr>
                <w:sz w:val="20"/>
                <w:szCs w:val="20"/>
              </w:rPr>
              <w:delText>counselors shall</w:delText>
            </w:r>
          </w:del>
        </w:sdtContent>
      </w:sdt>
      <w:r>
        <w:rPr>
          <w:sz w:val="20"/>
          <w:szCs w:val="20"/>
        </w:rPr>
        <w:t xml:space="preserve"> be of the same minimum qualifications as regularly assigned </w:t>
      </w:r>
      <w:sdt>
        <w:sdtPr>
          <w:tag w:val="goog_rdk_458"/>
          <w:id w:val="-951630372"/>
        </w:sdtPr>
        <w:sdtContent>
          <w:ins w:id="475" w:author="Ellett, Logan" w:date="2026-07-04T05:03:00Z">
            <w:r>
              <w:rPr>
                <w:sz w:val="20"/>
                <w:szCs w:val="20"/>
              </w:rPr>
              <w:t>childcare staff</w:t>
            </w:r>
          </w:ins>
        </w:sdtContent>
      </w:sdt>
      <w:sdt>
        <w:sdtPr>
          <w:tag w:val="goog_rdk_459"/>
          <w:id w:val="2139788000"/>
        </w:sdtPr>
        <w:sdtContent>
          <w:del w:id="476" w:author="Ellett, Logan" w:date="2026-07-04T05:03:00Z">
            <w:r>
              <w:rPr>
                <w:strike/>
                <w:color w:val="FF0000"/>
                <w:sz w:val="20"/>
                <w:szCs w:val="20"/>
              </w:rPr>
              <w:delText xml:space="preserve"> </w:delText>
            </w:r>
            <w:r>
              <w:rPr>
                <w:sz w:val="20"/>
                <w:szCs w:val="20"/>
              </w:rPr>
              <w:delText>counselors</w:delText>
            </w:r>
          </w:del>
        </w:sdtContent>
      </w:sdt>
      <w:r>
        <w:rPr>
          <w:sz w:val="20"/>
          <w:szCs w:val="20"/>
        </w:rPr>
        <w:t>.</w:t>
      </w:r>
    </w:p>
    <w:sdt>
      <w:sdtPr>
        <w:tag w:val="goog_rdk_462"/>
        <w:id w:val="1096891086"/>
      </w:sdtPr>
      <w:sdtContent>
        <w:p w14:paraId="000000F2" w14:textId="77777777" w:rsidR="00C10BEC" w:rsidRDefault="00000000">
          <w:pPr>
            <w:spacing w:before="200" w:after="200"/>
            <w:ind w:left="720" w:hanging="720"/>
            <w:rPr>
              <w:del w:id="477" w:author="Ellett, Logan" w:date="2026-07-04T05:08:00Z"/>
              <w:sz w:val="20"/>
              <w:szCs w:val="20"/>
            </w:rPr>
          </w:pPr>
          <w:sdt>
            <w:sdtPr>
              <w:tag w:val="goog_rdk_461"/>
              <w:id w:val="-332708456"/>
            </w:sdtPr>
            <w:sdtContent>
              <w:del w:id="478" w:author="Ellett, Logan" w:date="2026-07-04T05:08:00Z">
                <w:r>
                  <w:rPr>
                    <w:sz w:val="20"/>
                    <w:szCs w:val="20"/>
                  </w:rPr>
                  <w:delText xml:space="preserve">G. </w:delText>
                </w:r>
                <w:r>
                  <w:rPr>
                    <w:sz w:val="20"/>
                    <w:szCs w:val="20"/>
                  </w:rPr>
                  <w:tab/>
                  <w:delText>Para-professionals must be at least 21 years of age and, under direct supervision, may assist the director, teachers, counselors, and treatment leaders with the children.</w:delText>
                </w:r>
              </w:del>
            </w:sdtContent>
          </w:sdt>
        </w:p>
      </w:sdtContent>
    </w:sdt>
    <w:p w14:paraId="000000F3" w14:textId="3F170D83" w:rsidR="00C10BEC" w:rsidRDefault="00000000">
      <w:pPr>
        <w:spacing w:before="200" w:after="200"/>
        <w:ind w:left="1440" w:hanging="720"/>
        <w:rPr>
          <w:color w:val="FF0000"/>
          <w:sz w:val="20"/>
          <w:szCs w:val="20"/>
        </w:rPr>
      </w:pPr>
      <w:sdt>
        <w:sdtPr>
          <w:tag w:val="goog_rdk_464"/>
          <w:id w:val="1149335153"/>
        </w:sdtPr>
        <w:sdtContent>
          <w:ins w:id="479" w:author="Ellett, Logan" w:date="2026-07-04T05:08:00Z">
            <w:r w:rsidRPr="00686BD5">
              <w:rPr>
                <w:color w:val="ED0000"/>
                <w:sz w:val="20"/>
                <w:szCs w:val="20"/>
              </w:rPr>
              <w:t>5</w:t>
            </w:r>
          </w:ins>
        </w:sdtContent>
      </w:sdt>
      <w:sdt>
        <w:sdtPr>
          <w:tag w:val="goog_rdk_465"/>
          <w:id w:val="457348479"/>
        </w:sdtPr>
        <w:sdtContent>
          <w:del w:id="480" w:author="Ellett, Logan" w:date="2026-07-04T05:09:00Z">
            <w:r>
              <w:rPr>
                <w:sz w:val="20"/>
                <w:szCs w:val="20"/>
              </w:rPr>
              <w:delText>H</w:delText>
            </w:r>
          </w:del>
        </w:sdtContent>
      </w:sdt>
      <w:r>
        <w:rPr>
          <w:sz w:val="20"/>
          <w:szCs w:val="20"/>
        </w:rPr>
        <w:t xml:space="preserve">. </w:t>
      </w:r>
      <w:r>
        <w:rPr>
          <w:sz w:val="20"/>
          <w:szCs w:val="20"/>
        </w:rPr>
        <w:tab/>
        <w:t>There</w:t>
      </w:r>
      <w:sdt>
        <w:sdtPr>
          <w:tag w:val="goog_rdk_466"/>
          <w:id w:val="-90736702"/>
        </w:sdtPr>
        <w:sdtContent>
          <w:del w:id="481" w:author="Ellett, Logan" w:date="2026-07-04T05:09:00Z">
            <w:r>
              <w:rPr>
                <w:sz w:val="20"/>
                <w:szCs w:val="20"/>
              </w:rPr>
              <w:delText xml:space="preserve"> shall</w:delText>
            </w:r>
          </w:del>
        </w:sdtContent>
      </w:sdt>
      <w:r>
        <w:rPr>
          <w:sz w:val="20"/>
          <w:szCs w:val="20"/>
        </w:rPr>
        <w:t xml:space="preserve"> </w:t>
      </w:r>
      <w:sdt>
        <w:sdtPr>
          <w:tag w:val="goog_rdk_467"/>
          <w:id w:val="2141270832"/>
        </w:sdtPr>
        <w:sdtContent>
          <w:ins w:id="482" w:author="Ellett, Logan" w:date="2026-07-04T05:03:00Z">
            <w:r>
              <w:rPr>
                <w:sz w:val="20"/>
                <w:szCs w:val="20"/>
              </w:rPr>
              <w:t>must</w:t>
            </w:r>
          </w:ins>
        </w:sdtContent>
      </w:sdt>
      <w:r>
        <w:rPr>
          <w:color w:val="FF0000"/>
          <w:sz w:val="20"/>
          <w:szCs w:val="20"/>
        </w:rPr>
        <w:t xml:space="preserve"> </w:t>
      </w:r>
      <w:r>
        <w:rPr>
          <w:sz w:val="20"/>
          <w:szCs w:val="20"/>
        </w:rPr>
        <w:t xml:space="preserve">be </w:t>
      </w:r>
      <w:sdt>
        <w:sdtPr>
          <w:tag w:val="goog_rdk_468"/>
          <w:id w:val="1712809763"/>
        </w:sdtPr>
        <w:sdtContent>
          <w:ins w:id="483" w:author="Ellett, Logan" w:date="2026-07-04T05:03:00Z">
            <w:r>
              <w:rPr>
                <w:sz w:val="20"/>
                <w:szCs w:val="20"/>
              </w:rPr>
              <w:t>at least</w:t>
            </w:r>
          </w:ins>
        </w:sdtContent>
      </w:sdt>
      <w:r>
        <w:rPr>
          <w:color w:val="FF0000"/>
          <w:sz w:val="20"/>
          <w:szCs w:val="20"/>
        </w:rPr>
        <w:t xml:space="preserve"> </w:t>
      </w:r>
      <w:r>
        <w:rPr>
          <w:sz w:val="20"/>
          <w:szCs w:val="20"/>
        </w:rPr>
        <w:t xml:space="preserve">one </w:t>
      </w:r>
      <w:sdt>
        <w:sdtPr>
          <w:tag w:val="goog_rdk_469"/>
          <w:id w:val="1885026170"/>
        </w:sdtPr>
        <w:sdtContent>
          <w:ins w:id="484" w:author="Ellett, Logan" w:date="2026-07-04T05:03:00Z">
            <w:r>
              <w:rPr>
                <w:sz w:val="20"/>
                <w:szCs w:val="20"/>
              </w:rPr>
              <w:t>(1)</w:t>
            </w:r>
          </w:ins>
        </w:sdtContent>
      </w:sdt>
      <w:r>
        <w:rPr>
          <w:sz w:val="20"/>
          <w:szCs w:val="20"/>
        </w:rPr>
        <w:t xml:space="preserve"> staff member on duty at the </w:t>
      </w:r>
      <w:sdt>
        <w:sdtPr>
          <w:tag w:val="goog_rdk_470"/>
          <w:id w:val="1833375399"/>
        </w:sdtPr>
        <w:sdtContent>
          <w:ins w:id="485" w:author="Ellett, Logan" w:date="2026-07-04T05:03:00Z">
            <w:r>
              <w:rPr>
                <w:sz w:val="20"/>
                <w:szCs w:val="20"/>
              </w:rPr>
              <w:t>facility</w:t>
            </w:r>
          </w:ins>
        </w:sdtContent>
      </w:sdt>
      <w:sdt>
        <w:sdtPr>
          <w:tag w:val="goog_rdk_471"/>
          <w:id w:val="1311044882"/>
        </w:sdtPr>
        <w:sdtContent>
          <w:del w:id="486" w:author="Ellett, Logan" w:date="2026-07-04T05:03:00Z">
            <w:r>
              <w:rPr>
                <w:color w:val="FF0000"/>
                <w:sz w:val="20"/>
                <w:szCs w:val="20"/>
              </w:rPr>
              <w:delText xml:space="preserve"> </w:delText>
            </w:r>
            <w:r>
              <w:rPr>
                <w:sz w:val="20"/>
                <w:szCs w:val="20"/>
              </w:rPr>
              <w:delText>center</w:delText>
            </w:r>
          </w:del>
        </w:sdtContent>
      </w:sdt>
      <w:r>
        <w:rPr>
          <w:sz w:val="20"/>
          <w:szCs w:val="20"/>
        </w:rPr>
        <w:t xml:space="preserve"> at all times</w:t>
      </w:r>
      <w:r>
        <w:rPr>
          <w:color w:val="FF0000"/>
          <w:sz w:val="20"/>
          <w:szCs w:val="20"/>
        </w:rPr>
        <w:t xml:space="preserve"> </w:t>
      </w:r>
      <w:r>
        <w:rPr>
          <w:sz w:val="20"/>
          <w:szCs w:val="20"/>
        </w:rPr>
        <w:t xml:space="preserve">who holds a current </w:t>
      </w:r>
      <w:sdt>
        <w:sdtPr>
          <w:tag w:val="goog_rdk_472"/>
          <w:id w:val="-2003903270"/>
        </w:sdtPr>
        <w:sdtContent>
          <w:ins w:id="487" w:author="Ellett, Logan" w:date="2026-09-01T05:36:00Z" w16du:dateUtc="2026-09-01T11:36:00Z">
            <w:r w:rsidR="00296C56">
              <w:rPr>
                <w:sz w:val="20"/>
                <w:szCs w:val="20"/>
              </w:rPr>
              <w:t>F</w:t>
            </w:r>
          </w:ins>
          <w:ins w:id="488" w:author="Ellett, Logan" w:date="2026-07-04T05:03:00Z">
            <w:r>
              <w:rPr>
                <w:sz w:val="20"/>
                <w:szCs w:val="20"/>
              </w:rPr>
              <w:t xml:space="preserve">irst </w:t>
            </w:r>
          </w:ins>
          <w:ins w:id="489" w:author="Ellett, Logan" w:date="2026-09-01T05:37:00Z" w16du:dateUtc="2026-09-01T11:37:00Z">
            <w:r w:rsidR="00296C56">
              <w:rPr>
                <w:sz w:val="20"/>
                <w:szCs w:val="20"/>
              </w:rPr>
              <w:t>A</w:t>
            </w:r>
          </w:ins>
          <w:ins w:id="490" w:author="Ellett, Logan" w:date="2026-07-04T05:03:00Z">
            <w:r>
              <w:rPr>
                <w:sz w:val="20"/>
                <w:szCs w:val="20"/>
              </w:rPr>
              <w:t>id and CPR certification when children/youth are present, or the facility must maintain a ratio of one (1) CPR/</w:t>
            </w:r>
          </w:ins>
          <w:ins w:id="491" w:author="Ellett, Logan" w:date="2026-09-01T05:37:00Z" w16du:dateUtc="2026-09-01T11:37:00Z">
            <w:r w:rsidR="00296C56">
              <w:rPr>
                <w:sz w:val="20"/>
                <w:szCs w:val="20"/>
              </w:rPr>
              <w:t>F</w:t>
            </w:r>
          </w:ins>
          <w:ins w:id="492" w:author="Ellett, Logan" w:date="2026-07-04T05:03:00Z">
            <w:r>
              <w:rPr>
                <w:sz w:val="20"/>
                <w:szCs w:val="20"/>
              </w:rPr>
              <w:t xml:space="preserve">irst </w:t>
            </w:r>
          </w:ins>
          <w:ins w:id="493" w:author="Ellett, Logan" w:date="2026-09-01T05:37:00Z" w16du:dateUtc="2026-09-01T11:37:00Z">
            <w:r w:rsidR="00296C56">
              <w:rPr>
                <w:sz w:val="20"/>
                <w:szCs w:val="20"/>
              </w:rPr>
              <w:t>A</w:t>
            </w:r>
          </w:ins>
          <w:ins w:id="494" w:author="Ellett, Logan" w:date="2026-07-04T05:03:00Z">
            <w:r>
              <w:rPr>
                <w:sz w:val="20"/>
                <w:szCs w:val="20"/>
              </w:rPr>
              <w:t>id certified staff to every ten (10) children/youth enrolled at the facility, whichever is greater</w:t>
            </w:r>
          </w:ins>
        </w:sdtContent>
      </w:sdt>
      <w:sdt>
        <w:sdtPr>
          <w:tag w:val="goog_rdk_473"/>
          <w:id w:val="-1222696854"/>
        </w:sdtPr>
        <w:sdtContent>
          <w:del w:id="495" w:author="Ellett, Logan" w:date="2026-07-04T05:03:00Z">
            <w:r>
              <w:rPr>
                <w:color w:val="FF0000"/>
                <w:sz w:val="20"/>
                <w:szCs w:val="20"/>
              </w:rPr>
              <w:delText xml:space="preserve"> </w:delText>
            </w:r>
            <w:r>
              <w:rPr>
                <w:sz w:val="20"/>
                <w:szCs w:val="20"/>
              </w:rPr>
              <w:delText>Red Cross first aid card or equivalent and CPR card</w:delText>
            </w:r>
          </w:del>
        </w:sdtContent>
      </w:sdt>
      <w:r>
        <w:rPr>
          <w:sz w:val="20"/>
          <w:szCs w:val="20"/>
        </w:rPr>
        <w:t xml:space="preserve">. </w:t>
      </w:r>
    </w:p>
    <w:p w14:paraId="000000F4" w14:textId="77777777" w:rsidR="00C10BEC" w:rsidRDefault="00000000">
      <w:pPr>
        <w:spacing w:before="200" w:after="200"/>
        <w:ind w:left="1440" w:hanging="1440"/>
        <w:rPr>
          <w:b/>
          <w:bCs/>
          <w:color w:val="FF0000"/>
          <w:sz w:val="20"/>
          <w:szCs w:val="20"/>
        </w:rPr>
      </w:pPr>
      <w:sdt>
        <w:sdtPr>
          <w:tag w:val="goog_rdk_475"/>
          <w:id w:val="-656967520"/>
        </w:sdtPr>
        <w:sdtContent>
          <w:ins w:id="496" w:author="Ellett, Logan" w:date="2026-07-04T05:11:00Z">
            <w:r w:rsidRPr="00686BD5">
              <w:rPr>
                <w:b/>
                <w:bCs/>
                <w:color w:val="ED0000"/>
                <w:sz w:val="20"/>
                <w:szCs w:val="20"/>
              </w:rPr>
              <w:t>7.706.21</w:t>
            </w:r>
            <w:r w:rsidRPr="00686BD5">
              <w:rPr>
                <w:b/>
                <w:bCs/>
                <w:color w:val="ED0000"/>
                <w:sz w:val="20"/>
                <w:szCs w:val="20"/>
              </w:rPr>
              <w:tab/>
              <w:t>Staff Training</w:t>
            </w:r>
          </w:ins>
        </w:sdtContent>
      </w:sdt>
    </w:p>
    <w:p w14:paraId="000000F5" w14:textId="77777777" w:rsidR="00C10BEC" w:rsidRDefault="00000000">
      <w:pPr>
        <w:spacing w:before="200" w:after="200"/>
        <w:ind w:left="720" w:hanging="720"/>
        <w:rPr>
          <w:color w:val="FF0000"/>
          <w:sz w:val="20"/>
          <w:szCs w:val="20"/>
        </w:rPr>
      </w:pPr>
      <w:sdt>
        <w:sdtPr>
          <w:tag w:val="goog_rdk_477"/>
          <w:id w:val="1351593072"/>
        </w:sdtPr>
        <w:sdtContent>
          <w:ins w:id="497" w:author="Ellett, Logan" w:date="2026-07-04T05:11:00Z">
            <w:r w:rsidRPr="00686BD5">
              <w:rPr>
                <w:color w:val="ED0000"/>
                <w:sz w:val="20"/>
                <w:szCs w:val="20"/>
              </w:rPr>
              <w:t>A.</w:t>
            </w:r>
            <w:r w:rsidRPr="00686BD5">
              <w:rPr>
                <w:color w:val="ED0000"/>
                <w:sz w:val="20"/>
                <w:szCs w:val="20"/>
              </w:rPr>
              <w:tab/>
              <w:t>The facility must have a comprehensive written plan for the recruitment, hiring, certification, orientation, ongoing training, and professional development of staff.</w:t>
            </w:r>
          </w:ins>
        </w:sdtContent>
      </w:sdt>
    </w:p>
    <w:p w14:paraId="000000F6" w14:textId="77777777" w:rsidR="00C10BEC" w:rsidRDefault="00000000">
      <w:pPr>
        <w:spacing w:before="200" w:after="200"/>
        <w:ind w:left="1440" w:hanging="720"/>
      </w:pPr>
      <w:sdt>
        <w:sdtPr>
          <w:tag w:val="goog_rdk_479"/>
          <w:id w:val="1355537395"/>
        </w:sdtPr>
        <w:sdtContent>
          <w:ins w:id="498" w:author="Ellett, Logan" w:date="2026-07-09T05:46:00Z">
            <w:r w:rsidRPr="00686BD5">
              <w:rPr>
                <w:color w:val="ED0000"/>
                <w:sz w:val="20"/>
                <w:szCs w:val="20"/>
              </w:rPr>
              <w:t xml:space="preserve">1. </w:t>
            </w:r>
          </w:ins>
        </w:sdtContent>
      </w:sdt>
      <w:r>
        <w:rPr>
          <w:color w:val="FF0000"/>
          <w:sz w:val="20"/>
          <w:szCs w:val="20"/>
        </w:rPr>
        <w:tab/>
      </w:r>
      <w:sdt>
        <w:sdtPr>
          <w:tag w:val="goog_rdk_480"/>
          <w:id w:val="2126217757"/>
        </w:sdtPr>
        <w:sdtContent>
          <w:ins w:id="499" w:author="Ellett, Logan" w:date="2026-07-04T05:12:00Z">
            <w:r w:rsidRPr="00686BD5">
              <w:rPr>
                <w:color w:val="ED0000"/>
                <w:sz w:val="20"/>
                <w:szCs w:val="20"/>
              </w:rPr>
              <w:t>Within thirty (30) days of hire and prior to working alone with children and youth in care:</w:t>
            </w:r>
          </w:ins>
        </w:sdtContent>
      </w:sdt>
    </w:p>
    <w:p w14:paraId="000000F7" w14:textId="77777777" w:rsidR="00C10BEC" w:rsidRDefault="00000000">
      <w:pPr>
        <w:spacing w:before="200" w:after="200"/>
        <w:ind w:left="2160" w:hanging="720"/>
        <w:rPr>
          <w:color w:val="FF0000"/>
          <w:sz w:val="20"/>
          <w:szCs w:val="20"/>
        </w:rPr>
      </w:pPr>
      <w:sdt>
        <w:sdtPr>
          <w:tag w:val="goog_rdk_482"/>
          <w:id w:val="-1654866164"/>
        </w:sdtPr>
        <w:sdtContent>
          <w:ins w:id="500" w:author="Ellett, Logan" w:date="2026-07-04T05:13:00Z">
            <w:r w:rsidRPr="00686BD5">
              <w:rPr>
                <w:color w:val="ED0000"/>
                <w:sz w:val="20"/>
                <w:szCs w:val="20"/>
              </w:rPr>
              <w:t>a.</w:t>
            </w:r>
            <w:r w:rsidRPr="00686BD5">
              <w:rPr>
                <w:color w:val="ED0000"/>
                <w:sz w:val="20"/>
                <w:szCs w:val="20"/>
              </w:rPr>
              <w:tab/>
              <w:t xml:space="preserve">The facility must have </w:t>
            </w:r>
            <w:proofErr w:type="gramStart"/>
            <w:r w:rsidRPr="00686BD5">
              <w:rPr>
                <w:color w:val="ED0000"/>
                <w:sz w:val="20"/>
                <w:szCs w:val="20"/>
              </w:rPr>
              <w:t>an introductory</w:t>
            </w:r>
            <w:proofErr w:type="gramEnd"/>
            <w:r w:rsidRPr="00686BD5">
              <w:rPr>
                <w:color w:val="ED0000"/>
                <w:sz w:val="20"/>
                <w:szCs w:val="20"/>
              </w:rPr>
              <w:t xml:space="preserve"> training and orientation for all staff. This must include orientation to emergency and safety procedures, including but not limited to, fire evacuation drills and disaster drills, and the general and specific duties and responsibilities of the job.</w:t>
            </w:r>
          </w:ins>
        </w:sdtContent>
      </w:sdt>
    </w:p>
    <w:p w14:paraId="000000F8" w14:textId="77777777" w:rsidR="00C10BEC" w:rsidRDefault="00000000">
      <w:pPr>
        <w:spacing w:before="200" w:after="200"/>
        <w:ind w:left="2160" w:hanging="720"/>
        <w:rPr>
          <w:color w:val="FF0000"/>
          <w:sz w:val="20"/>
          <w:szCs w:val="20"/>
        </w:rPr>
      </w:pPr>
      <w:sdt>
        <w:sdtPr>
          <w:tag w:val="goog_rdk_484"/>
          <w:id w:val="-1947432850"/>
        </w:sdtPr>
        <w:sdtContent>
          <w:ins w:id="501" w:author="Ellett, Logan" w:date="2026-07-04T05:13:00Z">
            <w:r w:rsidRPr="00686BD5">
              <w:rPr>
                <w:color w:val="ED0000"/>
                <w:sz w:val="20"/>
                <w:szCs w:val="20"/>
              </w:rPr>
              <w:t>b.</w:t>
            </w:r>
            <w:r w:rsidRPr="00686BD5">
              <w:rPr>
                <w:color w:val="ED0000"/>
                <w:sz w:val="20"/>
                <w:szCs w:val="20"/>
              </w:rPr>
              <w:tab/>
              <w:t>The facility must maintain written documentation of specific in-service training held, staff participating in the training, the hours involved, and/or other ongoing training activities in which staff were involved. Activities related to supervision of the staff members’ routine tasks must not be considered training activities for the purpose of this requirement.</w:t>
            </w:r>
          </w:ins>
        </w:sdtContent>
      </w:sdt>
    </w:p>
    <w:p w14:paraId="000000F9" w14:textId="77777777" w:rsidR="00C10BEC" w:rsidRDefault="00000000">
      <w:pPr>
        <w:spacing w:before="200" w:after="200"/>
        <w:ind w:left="1440" w:hanging="720"/>
        <w:rPr>
          <w:color w:val="FF0000"/>
          <w:sz w:val="20"/>
          <w:szCs w:val="20"/>
        </w:rPr>
      </w:pPr>
      <w:sdt>
        <w:sdtPr>
          <w:tag w:val="goog_rdk_486"/>
          <w:id w:val="-1128765088"/>
        </w:sdtPr>
        <w:sdtContent>
          <w:ins w:id="502" w:author="Ellett, Logan" w:date="2026-07-04T05:16:00Z">
            <w:r w:rsidRPr="00686BD5">
              <w:rPr>
                <w:color w:val="ED0000"/>
                <w:sz w:val="20"/>
                <w:szCs w:val="20"/>
              </w:rPr>
              <w:t>2.</w:t>
            </w:r>
            <w:r w:rsidRPr="00686BD5">
              <w:rPr>
                <w:color w:val="ED0000"/>
                <w:sz w:val="20"/>
                <w:szCs w:val="20"/>
              </w:rPr>
              <w:tab/>
              <w:t>The facility must document that staff receive appropriate training in the following areas within ninety (90) days of hire and annually thereafter, unless otherwise specified:</w:t>
            </w:r>
          </w:ins>
        </w:sdtContent>
      </w:sdt>
    </w:p>
    <w:p w14:paraId="000000FA" w14:textId="77777777" w:rsidR="00C10BEC" w:rsidRDefault="00000000">
      <w:pPr>
        <w:spacing w:before="200" w:after="200"/>
        <w:ind w:left="2160" w:hanging="720"/>
        <w:rPr>
          <w:color w:val="FF0000"/>
          <w:sz w:val="20"/>
          <w:szCs w:val="20"/>
        </w:rPr>
      </w:pPr>
      <w:sdt>
        <w:sdtPr>
          <w:tag w:val="goog_rdk_488"/>
          <w:id w:val="1322125871"/>
        </w:sdtPr>
        <w:sdtContent>
          <w:ins w:id="503" w:author="Ellett, Logan" w:date="2026-07-04T05:17:00Z">
            <w:r w:rsidRPr="00686BD5">
              <w:rPr>
                <w:color w:val="ED0000"/>
                <w:sz w:val="20"/>
                <w:szCs w:val="20"/>
              </w:rPr>
              <w:t>a.</w:t>
            </w:r>
            <w:r w:rsidRPr="00686BD5">
              <w:rPr>
                <w:color w:val="ED0000"/>
                <w:sz w:val="20"/>
                <w:szCs w:val="20"/>
              </w:rPr>
              <w:tab/>
              <w:t>Developmental and trauma-informed practices, including the impact of trauma, grief, and loss.</w:t>
            </w:r>
          </w:ins>
        </w:sdtContent>
      </w:sdt>
    </w:p>
    <w:p w14:paraId="000000FB" w14:textId="77777777" w:rsidR="00C10BEC" w:rsidRDefault="00000000">
      <w:pPr>
        <w:spacing w:before="200" w:after="200"/>
        <w:ind w:left="2160" w:hanging="720"/>
        <w:rPr>
          <w:color w:val="FF0000"/>
          <w:sz w:val="20"/>
          <w:szCs w:val="20"/>
        </w:rPr>
      </w:pPr>
      <w:sdt>
        <w:sdtPr>
          <w:tag w:val="goog_rdk_490"/>
          <w:id w:val="1310562673"/>
        </w:sdtPr>
        <w:sdtContent>
          <w:ins w:id="504" w:author="Ellett, Logan" w:date="2026-07-04T05:17:00Z">
            <w:r w:rsidRPr="00686BD5">
              <w:rPr>
                <w:color w:val="ED0000"/>
                <w:sz w:val="20"/>
                <w:szCs w:val="20"/>
              </w:rPr>
              <w:t>b.</w:t>
            </w:r>
            <w:r w:rsidRPr="00686BD5">
              <w:rPr>
                <w:color w:val="ED0000"/>
                <w:sz w:val="20"/>
                <w:szCs w:val="20"/>
              </w:rPr>
              <w:tab/>
              <w:t xml:space="preserve">The facility’s administrative procedures and overall </w:t>
            </w:r>
            <w:proofErr w:type="gramStart"/>
            <w:r w:rsidRPr="00686BD5">
              <w:rPr>
                <w:color w:val="ED0000"/>
                <w:sz w:val="20"/>
                <w:szCs w:val="20"/>
              </w:rPr>
              <w:t>program</w:t>
            </w:r>
            <w:proofErr w:type="gramEnd"/>
            <w:r w:rsidRPr="00686BD5">
              <w:rPr>
                <w:color w:val="ED0000"/>
                <w:sz w:val="20"/>
                <w:szCs w:val="20"/>
              </w:rPr>
              <w:t xml:space="preserve"> goals.</w:t>
            </w:r>
          </w:ins>
        </w:sdtContent>
      </w:sdt>
    </w:p>
    <w:p w14:paraId="000000FC" w14:textId="77777777" w:rsidR="00C10BEC" w:rsidRDefault="00000000">
      <w:pPr>
        <w:spacing w:before="200" w:after="200"/>
        <w:ind w:left="2160" w:hanging="720"/>
        <w:rPr>
          <w:color w:val="FF0000"/>
          <w:sz w:val="20"/>
          <w:szCs w:val="20"/>
        </w:rPr>
      </w:pPr>
      <w:sdt>
        <w:sdtPr>
          <w:tag w:val="goog_rdk_492"/>
          <w:id w:val="1109652441"/>
        </w:sdtPr>
        <w:sdtContent>
          <w:ins w:id="505" w:author="Ellett, Logan" w:date="2026-07-04T05:17:00Z">
            <w:r w:rsidRPr="00686BD5">
              <w:rPr>
                <w:color w:val="ED0000"/>
                <w:sz w:val="20"/>
                <w:szCs w:val="20"/>
              </w:rPr>
              <w:t>c.</w:t>
            </w:r>
            <w:r w:rsidRPr="00686BD5">
              <w:rPr>
                <w:color w:val="ED0000"/>
                <w:sz w:val="20"/>
                <w:szCs w:val="20"/>
              </w:rPr>
              <w:tab/>
              <w:t xml:space="preserve">Acceptable behavior management techniques including de-escalation techniques, appropriate discipline, and physical restraint of children/youth in accordance with facility policies and these rules, including the ability to recognize and respond to signs of physical distress in children/youth who are subject to </w:t>
            </w:r>
            <w:proofErr w:type="gramStart"/>
            <w:r w:rsidRPr="00686BD5">
              <w:rPr>
                <w:color w:val="ED0000"/>
                <w:sz w:val="20"/>
                <w:szCs w:val="20"/>
              </w:rPr>
              <w:t>a physical</w:t>
            </w:r>
            <w:proofErr w:type="gramEnd"/>
            <w:r w:rsidRPr="00686BD5">
              <w:rPr>
                <w:color w:val="ED0000"/>
                <w:sz w:val="20"/>
                <w:szCs w:val="20"/>
              </w:rPr>
              <w:t xml:space="preserve"> restraint.</w:t>
            </w:r>
          </w:ins>
        </w:sdtContent>
      </w:sdt>
    </w:p>
    <w:bookmarkStart w:id="506" w:name="_heading=h.ty54uxmjvskn" w:colFirst="0" w:colLast="0"/>
    <w:bookmarkEnd w:id="506"/>
    <w:p w14:paraId="000000FD" w14:textId="77777777" w:rsidR="00C10BEC" w:rsidRDefault="00000000">
      <w:pPr>
        <w:spacing w:before="200" w:after="200"/>
        <w:ind w:left="2160" w:hanging="720"/>
        <w:rPr>
          <w:color w:val="FF0000"/>
          <w:sz w:val="20"/>
          <w:szCs w:val="20"/>
        </w:rPr>
      </w:pPr>
      <w:sdt>
        <w:sdtPr>
          <w:tag w:val="goog_rdk_494"/>
          <w:id w:val="519065918"/>
        </w:sdtPr>
        <w:sdtContent>
          <w:ins w:id="507" w:author="Ellett, Logan" w:date="2026-07-04T05:19:00Z">
            <w:r w:rsidRPr="00686BD5">
              <w:rPr>
                <w:color w:val="ED0000"/>
                <w:sz w:val="20"/>
                <w:szCs w:val="20"/>
              </w:rPr>
              <w:t>d.</w:t>
            </w:r>
            <w:r w:rsidRPr="00686BD5">
              <w:rPr>
                <w:color w:val="ED0000"/>
                <w:sz w:val="20"/>
                <w:szCs w:val="20"/>
              </w:rPr>
              <w:tab/>
              <w:t>Appropriate professional boundaries, physical and emotional, between staff and children/youth while receiving services at the facility and after discharge.</w:t>
            </w:r>
          </w:ins>
        </w:sdtContent>
      </w:sdt>
    </w:p>
    <w:bookmarkStart w:id="508" w:name="_heading=h.i1lj0hek9cci" w:colFirst="0" w:colLast="0"/>
    <w:bookmarkEnd w:id="508"/>
    <w:p w14:paraId="000000FE" w14:textId="77777777" w:rsidR="00C10BEC" w:rsidRDefault="00000000">
      <w:pPr>
        <w:spacing w:before="200" w:after="200"/>
        <w:ind w:left="2160" w:hanging="720"/>
        <w:rPr>
          <w:color w:val="FF0000"/>
          <w:sz w:val="20"/>
          <w:szCs w:val="20"/>
        </w:rPr>
      </w:pPr>
      <w:sdt>
        <w:sdtPr>
          <w:tag w:val="goog_rdk_496"/>
          <w:id w:val="793868541"/>
        </w:sdtPr>
        <w:sdtContent>
          <w:ins w:id="509" w:author="Ellett, Logan" w:date="2026-07-04T05:20:00Z">
            <w:r w:rsidRPr="00686BD5">
              <w:rPr>
                <w:color w:val="ED0000"/>
                <w:sz w:val="20"/>
                <w:szCs w:val="20"/>
              </w:rPr>
              <w:t>e.</w:t>
            </w:r>
            <w:r w:rsidRPr="00686BD5">
              <w:rPr>
                <w:color w:val="ED0000"/>
                <w:sz w:val="20"/>
                <w:szCs w:val="20"/>
              </w:rPr>
              <w:tab/>
              <w:t>The state-approved mandatory reporting training.</w:t>
            </w:r>
          </w:ins>
        </w:sdtContent>
      </w:sdt>
    </w:p>
    <w:bookmarkStart w:id="510" w:name="_heading=h.vorm3gmki3a7" w:colFirst="0" w:colLast="0"/>
    <w:bookmarkEnd w:id="510"/>
    <w:p w14:paraId="000000FF" w14:textId="77777777" w:rsidR="00C10BEC" w:rsidRDefault="00000000">
      <w:pPr>
        <w:spacing w:before="200" w:after="200"/>
        <w:ind w:left="2160" w:hanging="720"/>
        <w:rPr>
          <w:color w:val="FF0000"/>
          <w:sz w:val="20"/>
          <w:szCs w:val="20"/>
        </w:rPr>
      </w:pPr>
      <w:sdt>
        <w:sdtPr>
          <w:tag w:val="goog_rdk_498"/>
          <w:id w:val="1630717135"/>
        </w:sdtPr>
        <w:sdtContent>
          <w:ins w:id="511" w:author="Ellett, Logan" w:date="2026-07-04T05:20:00Z">
            <w:r w:rsidRPr="00686BD5">
              <w:rPr>
                <w:color w:val="ED0000"/>
                <w:sz w:val="20"/>
                <w:szCs w:val="20"/>
              </w:rPr>
              <w:t>f.</w:t>
            </w:r>
            <w:r w:rsidRPr="00686BD5">
              <w:rPr>
                <w:color w:val="ED0000"/>
                <w:sz w:val="20"/>
                <w:szCs w:val="20"/>
              </w:rPr>
              <w:tab/>
              <w:t>Review of all applicable Volume 7 regulations by all staff members of the facility.</w:t>
            </w:r>
          </w:ins>
        </w:sdtContent>
      </w:sdt>
    </w:p>
    <w:bookmarkStart w:id="512" w:name="_heading=h.qft6nogwhfnb" w:colFirst="0" w:colLast="0"/>
    <w:bookmarkEnd w:id="512"/>
    <w:p w14:paraId="00000100" w14:textId="77777777" w:rsidR="00C10BEC" w:rsidRDefault="00000000">
      <w:pPr>
        <w:spacing w:before="200" w:after="200"/>
        <w:ind w:left="1440" w:hanging="720"/>
        <w:rPr>
          <w:color w:val="FF0000"/>
          <w:sz w:val="20"/>
          <w:szCs w:val="20"/>
        </w:rPr>
      </w:pPr>
      <w:sdt>
        <w:sdtPr>
          <w:tag w:val="goog_rdk_500"/>
          <w:id w:val="-1359908661"/>
        </w:sdtPr>
        <w:sdtContent>
          <w:ins w:id="513" w:author="Ellett, Logan" w:date="2026-07-04T05:20:00Z">
            <w:r w:rsidRPr="00686BD5">
              <w:rPr>
                <w:color w:val="ED0000"/>
                <w:sz w:val="20"/>
                <w:szCs w:val="20"/>
              </w:rPr>
              <w:t>3.</w:t>
            </w:r>
            <w:r w:rsidRPr="00686BD5">
              <w:rPr>
                <w:color w:val="ED0000"/>
                <w:sz w:val="20"/>
                <w:szCs w:val="20"/>
              </w:rPr>
              <w:tab/>
              <w:t>The facility must document that staff receive appropriate training in the following areas at least semi-annually, unless otherwise specified:</w:t>
            </w:r>
          </w:ins>
        </w:sdtContent>
      </w:sdt>
    </w:p>
    <w:bookmarkStart w:id="514" w:name="_heading=h.askl3ie091f2" w:colFirst="0" w:colLast="0"/>
    <w:bookmarkEnd w:id="514"/>
    <w:p w14:paraId="00000101" w14:textId="77777777" w:rsidR="00C10BEC" w:rsidRDefault="00000000">
      <w:pPr>
        <w:spacing w:before="200" w:after="200"/>
        <w:ind w:left="2160" w:hanging="720"/>
        <w:rPr>
          <w:color w:val="FF0000"/>
          <w:sz w:val="20"/>
          <w:szCs w:val="20"/>
        </w:rPr>
      </w:pPr>
      <w:sdt>
        <w:sdtPr>
          <w:tag w:val="goog_rdk_502"/>
          <w:id w:val="636944822"/>
        </w:sdtPr>
        <w:sdtContent>
          <w:ins w:id="515" w:author="Ellett, Logan" w:date="2026-07-04T05:21:00Z">
            <w:r w:rsidRPr="00686BD5">
              <w:rPr>
                <w:color w:val="ED0000"/>
                <w:sz w:val="20"/>
                <w:szCs w:val="20"/>
              </w:rPr>
              <w:t>a.</w:t>
            </w:r>
            <w:r w:rsidRPr="00686BD5">
              <w:rPr>
                <w:color w:val="ED0000"/>
                <w:sz w:val="20"/>
                <w:szCs w:val="20"/>
              </w:rPr>
              <w:tab/>
              <w:t>The facility’s emergency and safety procedures, including, but not limited to, fire evacuation drills and disaster drills.</w:t>
            </w:r>
          </w:ins>
        </w:sdtContent>
      </w:sdt>
    </w:p>
    <w:bookmarkStart w:id="516" w:name="_heading=h.fv08nyrb2llz" w:colFirst="0" w:colLast="0"/>
    <w:bookmarkEnd w:id="516"/>
    <w:p w14:paraId="00000102" w14:textId="28CB91A8" w:rsidR="00C10BEC" w:rsidRDefault="00000000">
      <w:pPr>
        <w:spacing w:before="200" w:after="200"/>
        <w:ind w:left="720" w:hanging="720"/>
        <w:rPr>
          <w:color w:val="FF0000"/>
          <w:sz w:val="20"/>
          <w:szCs w:val="20"/>
        </w:rPr>
      </w:pPr>
      <w:sdt>
        <w:sdtPr>
          <w:tag w:val="goog_rdk_504"/>
          <w:id w:val="1013826211"/>
        </w:sdtPr>
        <w:sdtContent>
          <w:ins w:id="517" w:author="Ellett, Logan" w:date="2026-09-01T05:37:00Z" w16du:dateUtc="2026-09-01T11:37:00Z">
            <w:r w:rsidR="00296C56" w:rsidRPr="00686BD5">
              <w:rPr>
                <w:color w:val="ED0000"/>
                <w:sz w:val="20"/>
                <w:szCs w:val="20"/>
              </w:rPr>
              <w:t>B</w:t>
            </w:r>
          </w:ins>
          <w:ins w:id="518" w:author="Ellett, Logan" w:date="2026-07-04T05:21:00Z">
            <w:r w:rsidRPr="00686BD5">
              <w:rPr>
                <w:color w:val="ED0000"/>
                <w:sz w:val="20"/>
                <w:szCs w:val="20"/>
              </w:rPr>
              <w:t>.</w:t>
            </w:r>
            <w:r w:rsidRPr="00686BD5">
              <w:rPr>
                <w:color w:val="ED0000"/>
                <w:sz w:val="20"/>
                <w:szCs w:val="20"/>
              </w:rPr>
              <w:tab/>
              <w:t>All staff must have a minimum of fifteen (15) hours of ongoing job-specific training per calendar year. Training may include any areas listed above</w:t>
            </w:r>
          </w:ins>
          <w:ins w:id="519" w:author="Ellett, Logan" w:date="2026-09-01T05:38:00Z" w16du:dateUtc="2026-09-01T11:38:00Z">
            <w:r w:rsidR="00296C56" w:rsidRPr="00686BD5">
              <w:rPr>
                <w:color w:val="ED0000"/>
                <w:sz w:val="20"/>
                <w:szCs w:val="20"/>
              </w:rPr>
              <w:t xml:space="preserve"> in Section 7.706.</w:t>
            </w:r>
            <w:proofErr w:type="gramStart"/>
            <w:r w:rsidR="00296C56" w:rsidRPr="00686BD5">
              <w:rPr>
                <w:color w:val="ED0000"/>
                <w:sz w:val="20"/>
                <w:szCs w:val="20"/>
              </w:rPr>
              <w:t>21.A</w:t>
            </w:r>
          </w:ins>
          <w:ins w:id="520" w:author="Ellett, Logan" w:date="2026-07-04T05:21:00Z">
            <w:r w:rsidRPr="00686BD5">
              <w:rPr>
                <w:color w:val="ED0000"/>
                <w:sz w:val="20"/>
                <w:szCs w:val="20"/>
              </w:rPr>
              <w:t>.</w:t>
            </w:r>
          </w:ins>
          <w:proofErr w:type="gramEnd"/>
        </w:sdtContent>
      </w:sdt>
    </w:p>
    <w:bookmarkStart w:id="521" w:name="_heading=h.h1njma8afpov" w:colFirst="0" w:colLast="0"/>
    <w:bookmarkEnd w:id="521"/>
    <w:p w14:paraId="00000103" w14:textId="0F62D1FD" w:rsidR="00C10BEC" w:rsidRDefault="00000000">
      <w:pPr>
        <w:spacing w:before="200" w:after="200"/>
        <w:ind w:left="720" w:hanging="720"/>
        <w:rPr>
          <w:color w:val="FF0000"/>
          <w:sz w:val="20"/>
          <w:szCs w:val="20"/>
        </w:rPr>
      </w:pPr>
      <w:sdt>
        <w:sdtPr>
          <w:tag w:val="goog_rdk_506"/>
          <w:id w:val="28352634"/>
        </w:sdtPr>
        <w:sdtContent>
          <w:ins w:id="522" w:author="Ellett, Logan" w:date="2026-09-01T05:38:00Z" w16du:dateUtc="2026-09-01T11:38:00Z">
            <w:r w:rsidR="00296C56" w:rsidRPr="00686BD5">
              <w:rPr>
                <w:color w:val="ED0000"/>
                <w:sz w:val="20"/>
                <w:szCs w:val="20"/>
              </w:rPr>
              <w:t>C</w:t>
            </w:r>
          </w:ins>
          <w:ins w:id="523" w:author="Ellett, Logan" w:date="2026-07-04T05:21:00Z">
            <w:r w:rsidRPr="00686BD5">
              <w:rPr>
                <w:color w:val="ED0000"/>
                <w:sz w:val="20"/>
                <w:szCs w:val="20"/>
              </w:rPr>
              <w:t>.</w:t>
            </w:r>
            <w:r w:rsidRPr="00686BD5">
              <w:rPr>
                <w:color w:val="ED0000"/>
                <w:sz w:val="20"/>
                <w:szCs w:val="20"/>
              </w:rPr>
              <w:tab/>
              <w:t>Individuals that are qualified by education, training, and experience must provide staff training.</w:t>
            </w:r>
          </w:ins>
        </w:sdtContent>
      </w:sdt>
    </w:p>
    <w:bookmarkStart w:id="524" w:name="_heading=h.z556z05spff5" w:colFirst="0" w:colLast="0"/>
    <w:bookmarkEnd w:id="524"/>
    <w:p w14:paraId="00000104" w14:textId="0273FFB6" w:rsidR="00C10BEC" w:rsidRDefault="00000000">
      <w:pPr>
        <w:spacing w:before="200" w:after="200"/>
        <w:ind w:left="720" w:hanging="720"/>
        <w:rPr>
          <w:color w:val="FF0000"/>
          <w:sz w:val="20"/>
          <w:szCs w:val="20"/>
        </w:rPr>
      </w:pPr>
      <w:sdt>
        <w:sdtPr>
          <w:tag w:val="goog_rdk_508"/>
          <w:id w:val="-144186843"/>
        </w:sdtPr>
        <w:sdtContent>
          <w:ins w:id="525" w:author="Ellett, Logan" w:date="2026-09-01T05:38:00Z" w16du:dateUtc="2026-09-01T11:38:00Z">
            <w:r w:rsidR="00296C56" w:rsidRPr="00686BD5">
              <w:rPr>
                <w:color w:val="ED0000"/>
                <w:sz w:val="20"/>
                <w:szCs w:val="20"/>
              </w:rPr>
              <w:t>D</w:t>
            </w:r>
          </w:ins>
          <w:ins w:id="526" w:author="Ellett, Logan" w:date="2026-07-04T05:21:00Z">
            <w:r w:rsidRPr="00686BD5">
              <w:rPr>
                <w:color w:val="ED0000"/>
                <w:sz w:val="20"/>
                <w:szCs w:val="20"/>
              </w:rPr>
              <w:t>.</w:t>
            </w:r>
            <w:r w:rsidRPr="00686BD5">
              <w:rPr>
                <w:color w:val="ED0000"/>
                <w:sz w:val="20"/>
                <w:szCs w:val="20"/>
              </w:rPr>
              <w:tab/>
              <w:t xml:space="preserve">The facility must document in the staff personnel record that the training and demonstration of competencies were successfully completed. Documentation must include the date training was completed and the name of the </w:t>
            </w:r>
            <w:proofErr w:type="gramStart"/>
            <w:r w:rsidRPr="00686BD5">
              <w:rPr>
                <w:color w:val="ED0000"/>
                <w:sz w:val="20"/>
                <w:szCs w:val="20"/>
              </w:rPr>
              <w:t>persons</w:t>
            </w:r>
            <w:proofErr w:type="gramEnd"/>
            <w:r w:rsidRPr="00686BD5">
              <w:rPr>
                <w:color w:val="ED0000"/>
                <w:sz w:val="20"/>
                <w:szCs w:val="20"/>
              </w:rPr>
              <w:t>, entity, or system certifying the completion of training.</w:t>
            </w:r>
          </w:ins>
        </w:sdtContent>
      </w:sdt>
    </w:p>
    <w:p w14:paraId="00000105" w14:textId="77777777" w:rsidR="00C10BEC" w:rsidRDefault="00000000">
      <w:pPr>
        <w:spacing w:before="200" w:after="200"/>
        <w:rPr>
          <w:b/>
          <w:bCs/>
          <w:strike/>
          <w:sz w:val="20"/>
          <w:szCs w:val="20"/>
        </w:rPr>
      </w:pPr>
      <w:r>
        <w:rPr>
          <w:b/>
          <w:bCs/>
          <w:sz w:val="20"/>
          <w:szCs w:val="20"/>
        </w:rPr>
        <w:t>7.706.</w:t>
      </w:r>
      <w:sdt>
        <w:sdtPr>
          <w:tag w:val="goog_rdk_509"/>
          <w:id w:val="1594372108"/>
        </w:sdtPr>
        <w:sdtContent>
          <w:ins w:id="527" w:author="Ellett, Logan" w:date="2026-07-04T05:35:00Z">
            <w:r>
              <w:rPr>
                <w:b/>
                <w:bCs/>
                <w:sz w:val="20"/>
                <w:szCs w:val="20"/>
              </w:rPr>
              <w:t xml:space="preserve"> </w:t>
            </w:r>
          </w:ins>
        </w:sdtContent>
      </w:sdt>
      <w:sdt>
        <w:sdtPr>
          <w:tag w:val="goog_rdk_510"/>
          <w:id w:val="-1873245573"/>
        </w:sdtPr>
        <w:sdtContent>
          <w:del w:id="528" w:author="Ellett, Logan" w:date="2026-07-04T05:35:00Z">
            <w:r>
              <w:rPr>
                <w:b/>
                <w:bCs/>
                <w:sz w:val="20"/>
                <w:szCs w:val="20"/>
              </w:rPr>
              <w:delText>15</w:delText>
            </w:r>
          </w:del>
        </w:sdtContent>
      </w:sdt>
      <w:sdt>
        <w:sdtPr>
          <w:tag w:val="goog_rdk_511"/>
          <w:id w:val="-1251561241"/>
        </w:sdtPr>
        <w:sdtContent>
          <w:ins w:id="529" w:author="Ellett, Logan" w:date="2026-07-04T05:29:00Z">
            <w:r w:rsidRPr="00686BD5">
              <w:rPr>
                <w:b/>
                <w:bCs/>
                <w:color w:val="ED0000"/>
                <w:sz w:val="20"/>
                <w:szCs w:val="20"/>
              </w:rPr>
              <w:t>3</w:t>
            </w:r>
          </w:ins>
        </w:sdtContent>
      </w:sdt>
      <w:r>
        <w:rPr>
          <w:b/>
          <w:bCs/>
          <w:sz w:val="20"/>
          <w:szCs w:val="20"/>
        </w:rPr>
        <w:t xml:space="preserve"> </w:t>
      </w:r>
      <w:r>
        <w:rPr>
          <w:b/>
          <w:bCs/>
          <w:sz w:val="20"/>
          <w:szCs w:val="20"/>
        </w:rPr>
        <w:tab/>
      </w:r>
      <w:sdt>
        <w:sdtPr>
          <w:tag w:val="goog_rdk_512"/>
          <w:id w:val="-167486473"/>
        </w:sdtPr>
        <w:sdtContent>
          <w:ins w:id="530" w:author="Ellett, Logan" w:date="2026-07-04T05:29:00Z">
            <w:r>
              <w:rPr>
                <w:b/>
                <w:bCs/>
                <w:sz w:val="20"/>
                <w:szCs w:val="20"/>
              </w:rPr>
              <w:t>General Requirements for Admission</w:t>
            </w:r>
          </w:ins>
        </w:sdtContent>
      </w:sdt>
      <w:sdt>
        <w:sdtPr>
          <w:tag w:val="goog_rdk_513"/>
          <w:id w:val="2032133281"/>
        </w:sdtPr>
        <w:sdtContent>
          <w:del w:id="531" w:author="Ellett, Logan" w:date="2026-07-04T05:29:00Z">
            <w:r>
              <w:rPr>
                <w:b/>
                <w:bCs/>
                <w:color w:val="FF0000"/>
                <w:sz w:val="20"/>
                <w:szCs w:val="20"/>
              </w:rPr>
              <w:delText xml:space="preserve"> </w:delText>
            </w:r>
            <w:r>
              <w:rPr>
                <w:b/>
                <w:bCs/>
                <w:sz w:val="20"/>
                <w:szCs w:val="20"/>
              </w:rPr>
              <w:delText>Child Care Services [Rev. eff. 6/1/12]</w:delText>
            </w:r>
          </w:del>
        </w:sdtContent>
      </w:sdt>
    </w:p>
    <w:p w14:paraId="00000106" w14:textId="77777777" w:rsidR="00C10BEC" w:rsidRDefault="00000000">
      <w:pPr>
        <w:spacing w:before="200" w:after="200"/>
        <w:ind w:left="720" w:hanging="720"/>
        <w:rPr>
          <w:color w:val="FF0000"/>
          <w:sz w:val="20"/>
          <w:szCs w:val="20"/>
        </w:rPr>
      </w:pPr>
      <w:r>
        <w:rPr>
          <w:sz w:val="20"/>
          <w:szCs w:val="20"/>
        </w:rPr>
        <w:t>A</w:t>
      </w:r>
      <w:proofErr w:type="gramStart"/>
      <w:r>
        <w:rPr>
          <w:sz w:val="20"/>
          <w:szCs w:val="20"/>
        </w:rPr>
        <w:t xml:space="preserve">. </w:t>
      </w:r>
      <w:r>
        <w:rPr>
          <w:sz w:val="20"/>
          <w:szCs w:val="20"/>
        </w:rPr>
        <w:tab/>
        <w:t>Admission</w:t>
      </w:r>
      <w:proofErr w:type="gramEnd"/>
      <w:r>
        <w:rPr>
          <w:sz w:val="20"/>
          <w:szCs w:val="20"/>
        </w:rPr>
        <w:t xml:space="preserve"> of the children</w:t>
      </w:r>
      <w:sdt>
        <w:sdtPr>
          <w:tag w:val="goog_rdk_514"/>
          <w:id w:val="-1684746577"/>
        </w:sdtPr>
        <w:sdtContent>
          <w:ins w:id="532" w:author="Ellett, Logan" w:date="2026-07-04T05:29:00Z">
            <w:r>
              <w:rPr>
                <w:sz w:val="20"/>
                <w:szCs w:val="20"/>
              </w:rPr>
              <w:t>/youth</w:t>
            </w:r>
          </w:ins>
        </w:sdtContent>
      </w:sdt>
      <w:r>
        <w:rPr>
          <w:sz w:val="20"/>
          <w:szCs w:val="20"/>
        </w:rPr>
        <w:t xml:space="preserve"> to the day treatment </w:t>
      </w:r>
      <w:sdt>
        <w:sdtPr>
          <w:tag w:val="goog_rdk_515"/>
          <w:id w:val="88874007"/>
        </w:sdtPr>
        <w:sdtContent>
          <w:ins w:id="533" w:author="Ellett, Logan" w:date="2026-07-04T05:29:00Z">
            <w:r>
              <w:rPr>
                <w:sz w:val="20"/>
                <w:szCs w:val="20"/>
              </w:rPr>
              <w:t>facility</w:t>
            </w:r>
          </w:ins>
        </w:sdtContent>
      </w:sdt>
      <w:sdt>
        <w:sdtPr>
          <w:tag w:val="goog_rdk_516"/>
          <w:id w:val="-1687457278"/>
        </w:sdtPr>
        <w:sdtContent>
          <w:del w:id="534" w:author="Ellett, Logan" w:date="2026-07-04T05:29:00Z">
            <w:r>
              <w:rPr>
                <w:color w:val="FF0000"/>
                <w:sz w:val="20"/>
                <w:szCs w:val="20"/>
              </w:rPr>
              <w:delText xml:space="preserve"> </w:delText>
            </w:r>
            <w:r>
              <w:rPr>
                <w:sz w:val="20"/>
                <w:szCs w:val="20"/>
              </w:rPr>
              <w:delText>center</w:delText>
            </w:r>
          </w:del>
        </w:sdtContent>
      </w:sdt>
      <w:r>
        <w:rPr>
          <w:sz w:val="20"/>
          <w:szCs w:val="20"/>
        </w:rPr>
        <w:t xml:space="preserve"> shall be</w:t>
      </w:r>
      <w:sdt>
        <w:sdtPr>
          <w:tag w:val="goog_rdk_517"/>
          <w:id w:val="-1458732617"/>
        </w:sdtPr>
        <w:sdtContent>
          <w:del w:id="535" w:author="Ellett, Logan" w:date="2026-07-04T05:37:00Z">
            <w:r>
              <w:rPr>
                <w:sz w:val="20"/>
                <w:szCs w:val="20"/>
              </w:rPr>
              <w:delText xml:space="preserve"> limited to and</w:delText>
            </w:r>
          </w:del>
        </w:sdtContent>
      </w:sdt>
      <w:r>
        <w:rPr>
          <w:sz w:val="20"/>
          <w:szCs w:val="20"/>
        </w:rPr>
        <w:t xml:space="preserve"> in keeping with the stated purpose and goals of the </w:t>
      </w:r>
      <w:sdt>
        <w:sdtPr>
          <w:tag w:val="goog_rdk_518"/>
          <w:id w:val="-111770125"/>
        </w:sdtPr>
        <w:sdtContent>
          <w:ins w:id="536" w:author="Ellett, Logan" w:date="2026-07-04T05:30:00Z">
            <w:r>
              <w:rPr>
                <w:sz w:val="20"/>
                <w:szCs w:val="20"/>
              </w:rPr>
              <w:t>facility</w:t>
            </w:r>
          </w:ins>
        </w:sdtContent>
      </w:sdt>
      <w:sdt>
        <w:sdtPr>
          <w:tag w:val="goog_rdk_519"/>
          <w:id w:val="-1768947030"/>
        </w:sdtPr>
        <w:sdtContent>
          <w:del w:id="537" w:author="Ellett, Logan" w:date="2026-07-04T05:30:00Z">
            <w:r>
              <w:rPr>
                <w:color w:val="FF0000"/>
                <w:sz w:val="20"/>
                <w:szCs w:val="20"/>
              </w:rPr>
              <w:delText xml:space="preserve"> </w:delText>
            </w:r>
            <w:r>
              <w:rPr>
                <w:sz w:val="20"/>
                <w:szCs w:val="20"/>
              </w:rPr>
              <w:delText>center</w:delText>
            </w:r>
          </w:del>
        </w:sdtContent>
      </w:sdt>
      <w:r>
        <w:rPr>
          <w:sz w:val="20"/>
          <w:szCs w:val="20"/>
        </w:rPr>
        <w:t xml:space="preserve">. </w:t>
      </w:r>
      <w:sdt>
        <w:sdtPr>
          <w:tag w:val="goog_rdk_520"/>
          <w:id w:val="-1106196203"/>
        </w:sdtPr>
        <w:sdtContent>
          <w:ins w:id="538" w:author="Ellett, Logan" w:date="2026-07-04T05:30:00Z">
            <w:r>
              <w:rPr>
                <w:sz w:val="20"/>
                <w:szCs w:val="20"/>
              </w:rPr>
              <w:t xml:space="preserve">Admission must be limited to those children/youth for whom the facility is licensed and qualified to care for. Care must be provided in a manner consistent with the child/youth rights outlined in Sections 7.706.37 through 7.706.381 in the least-restrictive, most appropriate setting </w:t>
            </w:r>
            <w:proofErr w:type="gramStart"/>
            <w:r>
              <w:rPr>
                <w:sz w:val="20"/>
                <w:szCs w:val="20"/>
              </w:rPr>
              <w:t>in order to</w:t>
            </w:r>
            <w:proofErr w:type="gramEnd"/>
            <w:r>
              <w:rPr>
                <w:sz w:val="20"/>
                <w:szCs w:val="20"/>
              </w:rPr>
              <w:t xml:space="preserve"> meet the individualized child’s/youth’s needs.</w:t>
            </w:r>
          </w:ins>
        </w:sdtContent>
      </w:sdt>
      <w:r>
        <w:rPr>
          <w:color w:val="FF0000"/>
          <w:sz w:val="20"/>
          <w:szCs w:val="20"/>
        </w:rPr>
        <w:t xml:space="preserve"> </w:t>
      </w:r>
    </w:p>
    <w:p w14:paraId="00000107" w14:textId="77777777" w:rsidR="00C10BEC" w:rsidRDefault="00000000">
      <w:pPr>
        <w:spacing w:before="200" w:after="200"/>
        <w:ind w:left="720" w:hanging="720"/>
        <w:rPr>
          <w:color w:val="FF0000"/>
          <w:sz w:val="20"/>
          <w:szCs w:val="20"/>
        </w:rPr>
      </w:pPr>
      <w:sdt>
        <w:sdtPr>
          <w:tag w:val="goog_rdk_522"/>
          <w:id w:val="-710949064"/>
        </w:sdtPr>
        <w:sdtContent>
          <w:ins w:id="539" w:author="Ellett, Logan" w:date="2026-07-04T05:31:00Z">
            <w:r w:rsidRPr="00686BD5">
              <w:rPr>
                <w:color w:val="ED0000"/>
                <w:sz w:val="20"/>
                <w:szCs w:val="20"/>
              </w:rPr>
              <w:t>B.</w:t>
            </w:r>
            <w:r w:rsidRPr="00686BD5">
              <w:rPr>
                <w:color w:val="ED0000"/>
                <w:sz w:val="20"/>
                <w:szCs w:val="20"/>
              </w:rPr>
              <w:tab/>
              <w:t>For children/youth in foster care or participating in a foster youth in transition program, care must be provided in a manner consistent with the child/youth rights outlined in Section 19-7-101(2), C.R.S. and Sections 7.706.38 through 7.706.381 and in the least-restrictive, most appropriate setting in order to meet the individualized child’s/youth’s needs.</w:t>
            </w:r>
          </w:ins>
        </w:sdtContent>
      </w:sdt>
      <w:r>
        <w:rPr>
          <w:color w:val="FF0000"/>
          <w:sz w:val="20"/>
          <w:szCs w:val="20"/>
        </w:rPr>
        <w:t xml:space="preserve"> </w:t>
      </w:r>
    </w:p>
    <w:p w14:paraId="00000108" w14:textId="77777777" w:rsidR="00C10BEC" w:rsidRDefault="00000000">
      <w:pPr>
        <w:spacing w:before="200" w:after="200"/>
        <w:ind w:left="720" w:hanging="720"/>
        <w:rPr>
          <w:color w:val="FF0000"/>
          <w:sz w:val="20"/>
          <w:szCs w:val="20"/>
        </w:rPr>
      </w:pPr>
      <w:sdt>
        <w:sdtPr>
          <w:tag w:val="goog_rdk_524"/>
          <w:id w:val="-1986780192"/>
        </w:sdtPr>
        <w:sdtContent>
          <w:ins w:id="540" w:author="Ellett, Logan" w:date="2026-07-04T05:32:00Z">
            <w:r w:rsidRPr="00686BD5">
              <w:rPr>
                <w:color w:val="ED0000"/>
                <w:sz w:val="20"/>
                <w:szCs w:val="20"/>
              </w:rPr>
              <w:t>C.</w:t>
            </w:r>
            <w:r w:rsidRPr="00686BD5">
              <w:rPr>
                <w:color w:val="ED0000"/>
                <w:sz w:val="20"/>
                <w:szCs w:val="20"/>
              </w:rPr>
              <w:tab/>
              <w:t>A facility that accepts youth in foster care or participating in a foster youth in transition program who are eighteen (18) years of age and older but under twenty-one years of age must have a written policy to address how the facility will ensure the youth’s adult rights and duties will be accommodated, including, but not limited to, registering to vote and registering for selective service.</w:t>
            </w:r>
          </w:ins>
        </w:sdtContent>
      </w:sdt>
    </w:p>
    <w:p w14:paraId="00000109" w14:textId="77777777" w:rsidR="00C10BEC" w:rsidRDefault="00000000">
      <w:pPr>
        <w:spacing w:before="200" w:after="200"/>
        <w:ind w:left="720" w:hanging="720"/>
        <w:rPr>
          <w:color w:val="FF0000"/>
          <w:sz w:val="20"/>
          <w:szCs w:val="20"/>
        </w:rPr>
      </w:pPr>
      <w:sdt>
        <w:sdtPr>
          <w:tag w:val="goog_rdk_526"/>
          <w:id w:val="-27022290"/>
        </w:sdtPr>
        <w:sdtContent>
          <w:ins w:id="541" w:author="Ellett, Logan" w:date="2026-07-04T05:33:00Z">
            <w:r w:rsidRPr="00686BD5">
              <w:rPr>
                <w:color w:val="ED0000"/>
                <w:sz w:val="20"/>
                <w:szCs w:val="20"/>
              </w:rPr>
              <w:t>D.</w:t>
            </w:r>
            <w:r w:rsidRPr="00686BD5">
              <w:rPr>
                <w:color w:val="ED0000"/>
                <w:sz w:val="20"/>
                <w:szCs w:val="20"/>
              </w:rPr>
              <w:tab/>
              <w:t>Admission procedures</w:t>
            </w:r>
          </w:ins>
        </w:sdtContent>
      </w:sdt>
    </w:p>
    <w:p w14:paraId="0000010A" w14:textId="77777777" w:rsidR="00C10BEC" w:rsidRDefault="00000000">
      <w:pPr>
        <w:spacing w:before="200" w:after="200"/>
        <w:ind w:left="1440" w:hanging="720"/>
        <w:rPr>
          <w:color w:val="FF0000"/>
          <w:sz w:val="20"/>
          <w:szCs w:val="20"/>
        </w:rPr>
      </w:pPr>
      <w:sdt>
        <w:sdtPr>
          <w:tag w:val="goog_rdk_528"/>
          <w:id w:val="-263377007"/>
        </w:sdtPr>
        <w:sdtContent>
          <w:ins w:id="542" w:author="Ellett, Logan" w:date="2026-07-04T05:33:00Z">
            <w:r w:rsidRPr="00686BD5">
              <w:rPr>
                <w:color w:val="ED0000"/>
                <w:sz w:val="20"/>
                <w:szCs w:val="20"/>
              </w:rPr>
              <w:t>1.</w:t>
            </w:r>
            <w:r w:rsidRPr="00686BD5">
              <w:rPr>
                <w:color w:val="ED0000"/>
                <w:sz w:val="20"/>
                <w:szCs w:val="20"/>
              </w:rPr>
              <w:tab/>
              <w:t>Each facility must develop and adhere to written admission procedures. Such procedures must be provided to the referring agencies and parent(s) and/or guardian(s) of the child/youth referred for services. Procedures must include:</w:t>
            </w:r>
          </w:ins>
        </w:sdtContent>
      </w:sdt>
    </w:p>
    <w:p w14:paraId="0000010B" w14:textId="77777777" w:rsidR="00C10BEC" w:rsidRDefault="00000000">
      <w:pPr>
        <w:spacing w:before="200" w:after="200"/>
        <w:ind w:left="2160" w:hanging="720"/>
        <w:rPr>
          <w:color w:val="FF0000"/>
          <w:sz w:val="20"/>
          <w:szCs w:val="20"/>
        </w:rPr>
      </w:pPr>
      <w:sdt>
        <w:sdtPr>
          <w:tag w:val="goog_rdk_530"/>
          <w:id w:val="-189635142"/>
        </w:sdtPr>
        <w:sdtContent>
          <w:ins w:id="543" w:author="Ellett, Logan" w:date="2026-07-04T05:33:00Z">
            <w:r w:rsidRPr="00686BD5">
              <w:rPr>
                <w:color w:val="ED0000"/>
                <w:sz w:val="20"/>
                <w:szCs w:val="20"/>
              </w:rPr>
              <w:t>A.</w:t>
            </w:r>
            <w:r w:rsidRPr="00686BD5">
              <w:rPr>
                <w:color w:val="ED0000"/>
                <w:sz w:val="20"/>
                <w:szCs w:val="20"/>
              </w:rPr>
              <w:tab/>
              <w:t>The written description of the program.</w:t>
            </w:r>
          </w:ins>
        </w:sdtContent>
      </w:sdt>
    </w:p>
    <w:p w14:paraId="0000010C" w14:textId="77777777" w:rsidR="00C10BEC" w:rsidRDefault="00000000">
      <w:pPr>
        <w:spacing w:before="200" w:after="200"/>
        <w:ind w:left="2160" w:hanging="720"/>
        <w:rPr>
          <w:color w:val="FF0000"/>
          <w:sz w:val="20"/>
          <w:szCs w:val="20"/>
        </w:rPr>
      </w:pPr>
      <w:sdt>
        <w:sdtPr>
          <w:tag w:val="goog_rdk_532"/>
          <w:id w:val="819225114"/>
        </w:sdtPr>
        <w:sdtContent>
          <w:ins w:id="544" w:author="Ellett, Logan" w:date="2026-07-04T05:33:00Z">
            <w:r w:rsidRPr="00686BD5">
              <w:rPr>
                <w:color w:val="ED0000"/>
                <w:sz w:val="20"/>
                <w:szCs w:val="20"/>
              </w:rPr>
              <w:t>B.</w:t>
            </w:r>
            <w:r w:rsidRPr="00686BD5">
              <w:rPr>
                <w:color w:val="ED0000"/>
                <w:sz w:val="20"/>
                <w:szCs w:val="20"/>
              </w:rPr>
              <w:tab/>
              <w:t>The facility may only accept a child/youth into treatment after receiving necessary information from the referral source as listed in Section 7.701.</w:t>
            </w:r>
            <w:proofErr w:type="gramStart"/>
            <w:r w:rsidRPr="00686BD5">
              <w:rPr>
                <w:color w:val="ED0000"/>
                <w:sz w:val="20"/>
                <w:szCs w:val="20"/>
              </w:rPr>
              <w:t>63.B.</w:t>
            </w:r>
          </w:ins>
          <w:proofErr w:type="gramEnd"/>
        </w:sdtContent>
      </w:sdt>
    </w:p>
    <w:p w14:paraId="0000010D" w14:textId="77777777" w:rsidR="00C10BEC" w:rsidRDefault="00000000">
      <w:pPr>
        <w:spacing w:before="200" w:after="200"/>
        <w:ind w:left="1440" w:hanging="720"/>
        <w:rPr>
          <w:color w:val="FF0000"/>
          <w:sz w:val="20"/>
          <w:szCs w:val="20"/>
        </w:rPr>
      </w:pPr>
      <w:sdt>
        <w:sdtPr>
          <w:tag w:val="goog_rdk_534"/>
          <w:id w:val="-89956241"/>
        </w:sdtPr>
        <w:sdtContent>
          <w:ins w:id="545" w:author="Ellett, Logan" w:date="2026-07-04T05:34:00Z">
            <w:r w:rsidRPr="00686BD5">
              <w:rPr>
                <w:color w:val="ED0000"/>
                <w:sz w:val="20"/>
                <w:szCs w:val="20"/>
              </w:rPr>
              <w:t>2.</w:t>
            </w:r>
            <w:r w:rsidRPr="00686BD5">
              <w:rPr>
                <w:color w:val="ED0000"/>
                <w:sz w:val="20"/>
                <w:szCs w:val="20"/>
              </w:rPr>
              <w:tab/>
              <w:t xml:space="preserve">The facility must observe and document the physical condition of the child/youth at time of admission, as outlined in the facility’s procedures, to include marks or tattoos, signs of abuse </w:t>
            </w:r>
            <w:proofErr w:type="gramStart"/>
            <w:r w:rsidRPr="00686BD5">
              <w:rPr>
                <w:color w:val="ED0000"/>
                <w:sz w:val="20"/>
                <w:szCs w:val="20"/>
              </w:rPr>
              <w:t>of</w:t>
            </w:r>
            <w:proofErr w:type="gramEnd"/>
            <w:r w:rsidRPr="00686BD5">
              <w:rPr>
                <w:color w:val="ED0000"/>
                <w:sz w:val="20"/>
                <w:szCs w:val="20"/>
              </w:rPr>
              <w:t xml:space="preserve"> neglect, or signs of illness. This process must not violate the child’s/youth’s right to privacy. Any signs of potential abuse or neglect must be reported to the child abuse and neglect hotline immediately.</w:t>
            </w:r>
          </w:ins>
        </w:sdtContent>
      </w:sdt>
    </w:p>
    <w:p w14:paraId="0000010E" w14:textId="77777777" w:rsidR="00C10BEC" w:rsidRDefault="00000000">
      <w:pPr>
        <w:spacing w:before="200" w:after="200"/>
        <w:ind w:left="1440" w:hanging="720"/>
        <w:rPr>
          <w:color w:val="FF0000"/>
          <w:sz w:val="20"/>
          <w:szCs w:val="20"/>
        </w:rPr>
      </w:pPr>
      <w:sdt>
        <w:sdtPr>
          <w:tag w:val="goog_rdk_536"/>
          <w:id w:val="1813701710"/>
        </w:sdtPr>
        <w:sdtContent>
          <w:ins w:id="546" w:author="Ellett, Logan" w:date="2026-07-04T05:40:00Z">
            <w:r w:rsidRPr="00686BD5">
              <w:rPr>
                <w:color w:val="ED0000"/>
                <w:sz w:val="20"/>
                <w:szCs w:val="20"/>
              </w:rPr>
              <w:t>3.</w:t>
            </w:r>
            <w:r w:rsidRPr="00686BD5">
              <w:rPr>
                <w:color w:val="ED0000"/>
                <w:sz w:val="20"/>
                <w:szCs w:val="20"/>
              </w:rPr>
              <w:tab/>
              <w:t>Authorizations must be obtained from the parent(s), legal guardian(s), and/or custodian(s) within one (1) week of admission, unless otherwise noted below. Authorizations must include the following:</w:t>
            </w:r>
          </w:ins>
        </w:sdtContent>
      </w:sdt>
    </w:p>
    <w:p w14:paraId="0000010F" w14:textId="77777777" w:rsidR="00C10BEC" w:rsidRDefault="00000000">
      <w:pPr>
        <w:spacing w:before="200" w:after="200"/>
        <w:ind w:left="2160" w:hanging="720"/>
        <w:rPr>
          <w:color w:val="FF0000"/>
          <w:sz w:val="20"/>
          <w:szCs w:val="20"/>
        </w:rPr>
      </w:pPr>
      <w:sdt>
        <w:sdtPr>
          <w:tag w:val="goog_rdk_538"/>
          <w:id w:val="296712577"/>
        </w:sdtPr>
        <w:sdtContent>
          <w:ins w:id="547" w:author="Ellett, Logan" w:date="2026-07-04T05:41:00Z">
            <w:r w:rsidRPr="00686BD5">
              <w:rPr>
                <w:color w:val="ED0000"/>
                <w:sz w:val="20"/>
                <w:szCs w:val="20"/>
              </w:rPr>
              <w:t>a.</w:t>
            </w:r>
            <w:r w:rsidRPr="00686BD5">
              <w:rPr>
                <w:color w:val="ED0000"/>
                <w:sz w:val="20"/>
                <w:szCs w:val="20"/>
              </w:rPr>
              <w:tab/>
              <w:t>Consent for emergency care provided by first responder personnel and/or as outlined in the individual child/youth plan, obtained prior to or on the day of admission in accordance with Section 13-22-103(1), C.R.S. Youth eighteen (18) years or older may give consent for their own emergency care;</w:t>
            </w:r>
          </w:ins>
        </w:sdtContent>
      </w:sdt>
    </w:p>
    <w:p w14:paraId="00000110" w14:textId="77777777" w:rsidR="00C10BEC" w:rsidRDefault="00000000">
      <w:pPr>
        <w:spacing w:before="200" w:after="200"/>
        <w:ind w:left="2160" w:hanging="720"/>
        <w:rPr>
          <w:color w:val="FF0000"/>
          <w:sz w:val="20"/>
          <w:szCs w:val="20"/>
        </w:rPr>
      </w:pPr>
      <w:sdt>
        <w:sdtPr>
          <w:tag w:val="goog_rdk_540"/>
          <w:id w:val="-1998352204"/>
        </w:sdtPr>
        <w:sdtContent>
          <w:ins w:id="548" w:author="Ellett, Logan" w:date="2026-07-04T05:42:00Z">
            <w:r w:rsidRPr="00686BD5">
              <w:rPr>
                <w:color w:val="ED0000"/>
                <w:sz w:val="20"/>
                <w:szCs w:val="20"/>
              </w:rPr>
              <w:t>b.</w:t>
            </w:r>
            <w:r w:rsidRPr="00686BD5">
              <w:rPr>
                <w:color w:val="ED0000"/>
                <w:sz w:val="20"/>
                <w:szCs w:val="20"/>
              </w:rPr>
              <w:tab/>
              <w:t>Consent for physical restraint, obtained prior to utilizing and when applicable, as described in Section 7.714.531;</w:t>
            </w:r>
          </w:ins>
        </w:sdtContent>
      </w:sdt>
    </w:p>
    <w:p w14:paraId="00000111" w14:textId="77777777" w:rsidR="00C10BEC" w:rsidRDefault="00000000">
      <w:pPr>
        <w:spacing w:before="200" w:after="200"/>
        <w:ind w:left="2160" w:hanging="720"/>
        <w:rPr>
          <w:color w:val="FF0000"/>
          <w:sz w:val="20"/>
          <w:szCs w:val="20"/>
        </w:rPr>
      </w:pPr>
      <w:sdt>
        <w:sdtPr>
          <w:tag w:val="goog_rdk_542"/>
          <w:id w:val="-512933143"/>
        </w:sdtPr>
        <w:sdtContent>
          <w:proofErr w:type="gramStart"/>
          <w:ins w:id="549" w:author="Ellett, Logan" w:date="2026-07-04T05:42:00Z">
            <w:r w:rsidRPr="00686BD5">
              <w:rPr>
                <w:color w:val="ED0000"/>
                <w:sz w:val="20"/>
                <w:szCs w:val="20"/>
              </w:rPr>
              <w:t>c.</w:t>
            </w:r>
            <w:r w:rsidRPr="00686BD5">
              <w:rPr>
                <w:color w:val="ED0000"/>
                <w:sz w:val="20"/>
                <w:szCs w:val="20"/>
              </w:rPr>
              <w:tab/>
              <w:t>Consent</w:t>
            </w:r>
            <w:proofErr w:type="gramEnd"/>
            <w:r w:rsidRPr="00686BD5">
              <w:rPr>
                <w:color w:val="ED0000"/>
                <w:sz w:val="20"/>
                <w:szCs w:val="20"/>
              </w:rPr>
              <w:t xml:space="preserve"> to treatment for mental and/or behavioral health services in accordance with Sections 27-65-103, C.R.S. and 27-65-104, C.R.S., if applicable. Youth fifteen (15) </w:t>
            </w:r>
            <w:proofErr w:type="gramStart"/>
            <w:r w:rsidRPr="00686BD5">
              <w:rPr>
                <w:color w:val="ED0000"/>
                <w:sz w:val="20"/>
                <w:szCs w:val="20"/>
              </w:rPr>
              <w:t>years or</w:t>
            </w:r>
            <w:proofErr w:type="gramEnd"/>
            <w:r w:rsidRPr="00686BD5">
              <w:rPr>
                <w:color w:val="ED0000"/>
                <w:sz w:val="20"/>
                <w:szCs w:val="20"/>
              </w:rPr>
              <w:t xml:space="preserve"> older may give consent to receive mental health services;</w:t>
            </w:r>
          </w:ins>
        </w:sdtContent>
      </w:sdt>
    </w:p>
    <w:p w14:paraId="00000112" w14:textId="77777777" w:rsidR="00C10BEC" w:rsidRDefault="00000000">
      <w:pPr>
        <w:spacing w:before="200" w:after="200"/>
        <w:ind w:left="2160" w:hanging="720"/>
        <w:rPr>
          <w:color w:val="FF0000"/>
          <w:sz w:val="20"/>
          <w:szCs w:val="20"/>
        </w:rPr>
      </w:pPr>
      <w:sdt>
        <w:sdtPr>
          <w:tag w:val="goog_rdk_544"/>
          <w:id w:val="-1448149706"/>
        </w:sdtPr>
        <w:sdtContent>
          <w:ins w:id="550" w:author="Ellett, Logan" w:date="2026-07-04T05:43:00Z">
            <w:r w:rsidRPr="00686BD5">
              <w:rPr>
                <w:color w:val="ED0000"/>
                <w:sz w:val="20"/>
                <w:szCs w:val="20"/>
              </w:rPr>
              <w:t>d.</w:t>
            </w:r>
            <w:r w:rsidRPr="00686BD5">
              <w:rPr>
                <w:color w:val="ED0000"/>
                <w:sz w:val="20"/>
                <w:szCs w:val="20"/>
              </w:rPr>
              <w:tab/>
              <w:t>Consent to release confidential information as required by law or court order;</w:t>
            </w:r>
          </w:ins>
        </w:sdtContent>
      </w:sdt>
    </w:p>
    <w:p w14:paraId="00000113" w14:textId="77777777" w:rsidR="00C10BEC" w:rsidRDefault="00000000">
      <w:pPr>
        <w:spacing w:before="200" w:after="200"/>
        <w:ind w:left="2160" w:hanging="720"/>
        <w:rPr>
          <w:color w:val="FF0000"/>
          <w:sz w:val="20"/>
          <w:szCs w:val="20"/>
        </w:rPr>
      </w:pPr>
      <w:sdt>
        <w:sdtPr>
          <w:tag w:val="goog_rdk_546"/>
          <w:id w:val="-891201746"/>
        </w:sdtPr>
        <w:sdtContent>
          <w:ins w:id="551" w:author="Ellett, Logan" w:date="2026-07-04T05:43:00Z">
            <w:r w:rsidRPr="00686BD5">
              <w:rPr>
                <w:color w:val="ED0000"/>
                <w:sz w:val="20"/>
                <w:szCs w:val="20"/>
              </w:rPr>
              <w:t>e.</w:t>
            </w:r>
            <w:r w:rsidRPr="00686BD5">
              <w:rPr>
                <w:color w:val="ED0000"/>
                <w:sz w:val="20"/>
                <w:szCs w:val="20"/>
              </w:rPr>
              <w:tab/>
              <w:t>Consent for search practices conducted by the facility in accordance with Section 7.714.51, if applicable;</w:t>
            </w:r>
          </w:ins>
        </w:sdtContent>
      </w:sdt>
    </w:p>
    <w:p w14:paraId="00000114" w14:textId="77777777" w:rsidR="00C10BEC" w:rsidRDefault="00000000">
      <w:pPr>
        <w:spacing w:before="200" w:after="200"/>
        <w:ind w:left="2160" w:hanging="720"/>
        <w:rPr>
          <w:color w:val="FF0000"/>
          <w:sz w:val="20"/>
          <w:szCs w:val="20"/>
        </w:rPr>
      </w:pPr>
      <w:sdt>
        <w:sdtPr>
          <w:tag w:val="goog_rdk_548"/>
          <w:id w:val="1248631468"/>
        </w:sdtPr>
        <w:sdtContent>
          <w:ins w:id="552" w:author="Ellett, Logan" w:date="2026-07-04T05:43:00Z">
            <w:r w:rsidRPr="00686BD5">
              <w:rPr>
                <w:color w:val="ED0000"/>
                <w:sz w:val="20"/>
                <w:szCs w:val="20"/>
              </w:rPr>
              <w:t>f.</w:t>
            </w:r>
            <w:r w:rsidRPr="00686BD5">
              <w:rPr>
                <w:color w:val="ED0000"/>
                <w:sz w:val="20"/>
                <w:szCs w:val="20"/>
              </w:rPr>
              <w:tab/>
              <w:t>Consent to provide transportation services to and from the facility or for facility-sponsored activities, if applicable; and</w:t>
            </w:r>
          </w:ins>
        </w:sdtContent>
      </w:sdt>
    </w:p>
    <w:p w14:paraId="00000115" w14:textId="77777777" w:rsidR="00C10BEC" w:rsidRDefault="00000000">
      <w:pPr>
        <w:spacing w:before="200" w:after="200"/>
        <w:ind w:left="2160" w:hanging="720"/>
        <w:rPr>
          <w:color w:val="FF0000"/>
          <w:sz w:val="20"/>
          <w:szCs w:val="20"/>
        </w:rPr>
      </w:pPr>
      <w:sdt>
        <w:sdtPr>
          <w:tag w:val="goog_rdk_550"/>
          <w:id w:val="13942616"/>
        </w:sdtPr>
        <w:sdtContent>
          <w:ins w:id="553" w:author="Ellett, Logan" w:date="2026-07-04T05:44:00Z">
            <w:r w:rsidRPr="00686BD5">
              <w:rPr>
                <w:color w:val="ED0000"/>
                <w:sz w:val="20"/>
                <w:szCs w:val="20"/>
              </w:rPr>
              <w:t>g.</w:t>
            </w:r>
            <w:r w:rsidRPr="00686BD5">
              <w:rPr>
                <w:color w:val="ED0000"/>
                <w:sz w:val="20"/>
                <w:szCs w:val="20"/>
              </w:rPr>
              <w:tab/>
              <w:t>Consent to administer medications, including any pro re nata medication.</w:t>
            </w:r>
          </w:ins>
        </w:sdtContent>
      </w:sdt>
      <w:r>
        <w:rPr>
          <w:color w:val="FF0000"/>
          <w:sz w:val="20"/>
          <w:szCs w:val="20"/>
        </w:rPr>
        <w:tab/>
      </w:r>
    </w:p>
    <w:p w14:paraId="00000116" w14:textId="77777777" w:rsidR="00C10BEC" w:rsidRDefault="00000000">
      <w:pPr>
        <w:tabs>
          <w:tab w:val="left" w:pos="1440"/>
          <w:tab w:val="left" w:pos="2160"/>
        </w:tabs>
        <w:spacing w:before="240" w:after="200"/>
        <w:ind w:left="1440" w:hanging="720"/>
        <w:rPr>
          <w:color w:val="FF0000"/>
          <w:sz w:val="20"/>
          <w:szCs w:val="20"/>
        </w:rPr>
      </w:pPr>
      <w:sdt>
        <w:sdtPr>
          <w:tag w:val="goog_rdk_552"/>
          <w:id w:val="-1283268748"/>
        </w:sdtPr>
        <w:sdtContent>
          <w:ins w:id="554" w:author="Ellett, Logan" w:date="2026-07-04T05:47:00Z">
            <w:r w:rsidRPr="00686BD5">
              <w:rPr>
                <w:color w:val="ED0000"/>
                <w:sz w:val="20"/>
                <w:szCs w:val="20"/>
              </w:rPr>
              <w:t>4.</w:t>
            </w:r>
            <w:r w:rsidRPr="00686BD5">
              <w:rPr>
                <w:color w:val="ED0000"/>
                <w:sz w:val="20"/>
                <w:szCs w:val="20"/>
              </w:rPr>
              <w:tab/>
              <w:t>For an emergency admission of a child/youth to the facility, facilities may request additional information as needed, but at least the following must be obtained prior to or on the day of admission:</w:t>
            </w:r>
          </w:ins>
        </w:sdtContent>
      </w:sdt>
    </w:p>
    <w:p w14:paraId="00000117" w14:textId="77777777" w:rsidR="00C10BEC" w:rsidRDefault="00000000">
      <w:pPr>
        <w:tabs>
          <w:tab w:val="left" w:pos="720"/>
          <w:tab w:val="left" w:pos="2160"/>
        </w:tabs>
        <w:spacing w:before="240" w:after="200"/>
        <w:ind w:left="2160" w:hanging="720"/>
        <w:rPr>
          <w:color w:val="FF0000"/>
          <w:sz w:val="20"/>
          <w:szCs w:val="20"/>
        </w:rPr>
      </w:pPr>
      <w:sdt>
        <w:sdtPr>
          <w:tag w:val="goog_rdk_554"/>
          <w:id w:val="1508075170"/>
        </w:sdtPr>
        <w:sdtContent>
          <w:ins w:id="555" w:author="Ellett, Logan" w:date="2026-07-04T05:48:00Z">
            <w:r w:rsidRPr="00686BD5">
              <w:rPr>
                <w:color w:val="ED0000"/>
                <w:sz w:val="20"/>
                <w:szCs w:val="20"/>
              </w:rPr>
              <w:t>a.</w:t>
            </w:r>
            <w:r w:rsidRPr="00686BD5">
              <w:rPr>
                <w:color w:val="ED0000"/>
                <w:sz w:val="20"/>
                <w:szCs w:val="20"/>
              </w:rPr>
              <w:tab/>
              <w:t>The name, date of birth, sex assigned at birth, gender identity, and physical description of the child/youth;</w:t>
            </w:r>
          </w:ins>
        </w:sdtContent>
      </w:sdt>
    </w:p>
    <w:p w14:paraId="00000118" w14:textId="77777777" w:rsidR="00C10BEC" w:rsidRDefault="00000000">
      <w:pPr>
        <w:tabs>
          <w:tab w:val="left" w:pos="720"/>
          <w:tab w:val="left" w:pos="2160"/>
        </w:tabs>
        <w:spacing w:before="240" w:after="200"/>
        <w:ind w:left="2160" w:hanging="720"/>
        <w:rPr>
          <w:color w:val="FF0000"/>
          <w:sz w:val="20"/>
          <w:szCs w:val="20"/>
        </w:rPr>
      </w:pPr>
      <w:sdt>
        <w:sdtPr>
          <w:tag w:val="goog_rdk_556"/>
          <w:id w:val="-805272530"/>
        </w:sdtPr>
        <w:sdtContent>
          <w:ins w:id="556" w:author="Ellett, Logan" w:date="2026-07-04T05:48:00Z">
            <w:r w:rsidRPr="00686BD5">
              <w:rPr>
                <w:color w:val="ED0000"/>
                <w:sz w:val="20"/>
                <w:szCs w:val="20"/>
              </w:rPr>
              <w:t>b.</w:t>
            </w:r>
            <w:r w:rsidRPr="00686BD5">
              <w:rPr>
                <w:color w:val="ED0000"/>
                <w:sz w:val="20"/>
                <w:szCs w:val="20"/>
              </w:rPr>
              <w:tab/>
              <w:t>Any known medical needs, including any allergies, injuries, prescribed medications, or necessary treatments;</w:t>
            </w:r>
          </w:ins>
        </w:sdtContent>
      </w:sdt>
    </w:p>
    <w:p w14:paraId="00000119" w14:textId="77777777" w:rsidR="00C10BEC" w:rsidRDefault="00000000">
      <w:pPr>
        <w:tabs>
          <w:tab w:val="left" w:pos="720"/>
          <w:tab w:val="left" w:pos="2160"/>
        </w:tabs>
        <w:spacing w:before="240" w:after="200"/>
        <w:ind w:left="2160" w:hanging="720"/>
        <w:rPr>
          <w:color w:val="FF0000"/>
          <w:sz w:val="20"/>
          <w:szCs w:val="20"/>
        </w:rPr>
      </w:pPr>
      <w:sdt>
        <w:sdtPr>
          <w:tag w:val="goog_rdk_558"/>
          <w:id w:val="-1254842772"/>
        </w:sdtPr>
        <w:sdtContent>
          <w:ins w:id="557" w:author="Ellett, Logan" w:date="2026-07-04T05:48:00Z">
            <w:r w:rsidRPr="00686BD5">
              <w:rPr>
                <w:color w:val="ED0000"/>
                <w:sz w:val="20"/>
                <w:szCs w:val="20"/>
              </w:rPr>
              <w:t>c.</w:t>
            </w:r>
            <w:r w:rsidRPr="00686BD5">
              <w:rPr>
                <w:color w:val="ED0000"/>
                <w:sz w:val="20"/>
                <w:szCs w:val="20"/>
              </w:rPr>
              <w:tab/>
              <w:t>The name and contact information of the custodial parent or agency, which must include an emergency contact phone number for access to the custodial parent or agency. Verification of the authority of the individual placing the child/youth at the facility must be provided and such information documented in the child’s/youth’s admission record;</w:t>
            </w:r>
          </w:ins>
        </w:sdtContent>
      </w:sdt>
    </w:p>
    <w:p w14:paraId="0000011A" w14:textId="77777777" w:rsidR="00C10BEC" w:rsidRDefault="00000000">
      <w:pPr>
        <w:tabs>
          <w:tab w:val="left" w:pos="720"/>
          <w:tab w:val="left" w:pos="2160"/>
        </w:tabs>
        <w:spacing w:before="240" w:after="200"/>
        <w:ind w:left="2160" w:hanging="720"/>
        <w:rPr>
          <w:color w:val="FF0000"/>
          <w:sz w:val="20"/>
          <w:szCs w:val="20"/>
        </w:rPr>
      </w:pPr>
      <w:sdt>
        <w:sdtPr>
          <w:tag w:val="goog_rdk_560"/>
          <w:id w:val="-1660366622"/>
        </w:sdtPr>
        <w:sdtContent>
          <w:ins w:id="558" w:author="Ellett, Logan" w:date="2026-07-04T05:49:00Z">
            <w:r w:rsidRPr="00686BD5">
              <w:rPr>
                <w:color w:val="ED0000"/>
                <w:sz w:val="20"/>
                <w:szCs w:val="20"/>
              </w:rPr>
              <w:t>d.</w:t>
            </w:r>
            <w:r w:rsidRPr="00686BD5">
              <w:rPr>
                <w:color w:val="ED0000"/>
                <w:sz w:val="20"/>
                <w:szCs w:val="20"/>
              </w:rPr>
              <w:tab/>
              <w:t>Written authorization allowing emergency medical, dental, vision, and mental or behavioral health care to be provided to the child/youth; and</w:t>
            </w:r>
          </w:ins>
        </w:sdtContent>
      </w:sdt>
    </w:p>
    <w:p w14:paraId="0000011B" w14:textId="77777777" w:rsidR="00C10BEC" w:rsidRDefault="00000000">
      <w:pPr>
        <w:tabs>
          <w:tab w:val="left" w:pos="720"/>
          <w:tab w:val="left" w:pos="2160"/>
        </w:tabs>
        <w:spacing w:before="240" w:after="200"/>
        <w:ind w:left="2160" w:hanging="720"/>
        <w:rPr>
          <w:color w:val="FF0000"/>
          <w:sz w:val="20"/>
          <w:szCs w:val="20"/>
        </w:rPr>
      </w:pPr>
      <w:sdt>
        <w:sdtPr>
          <w:tag w:val="goog_rdk_562"/>
          <w:id w:val="923776065"/>
        </w:sdtPr>
        <w:sdtContent>
          <w:ins w:id="559" w:author="Ellett, Logan" w:date="2026-07-04T05:49:00Z">
            <w:r w:rsidRPr="00686BD5">
              <w:rPr>
                <w:color w:val="ED0000"/>
                <w:sz w:val="20"/>
                <w:szCs w:val="20"/>
              </w:rPr>
              <w:t>e.</w:t>
            </w:r>
            <w:r w:rsidRPr="00686BD5">
              <w:rPr>
                <w:color w:val="ED0000"/>
                <w:sz w:val="20"/>
                <w:szCs w:val="20"/>
              </w:rPr>
              <w:tab/>
              <w:t>A services agreement, including provisions for discharge pending necessary information on the child/youth.</w:t>
            </w:r>
          </w:ins>
        </w:sdtContent>
      </w:sdt>
    </w:p>
    <w:p w14:paraId="0000011C" w14:textId="77777777" w:rsidR="00C10BEC" w:rsidRDefault="00000000">
      <w:pPr>
        <w:tabs>
          <w:tab w:val="left" w:pos="720"/>
          <w:tab w:val="left" w:pos="1440"/>
          <w:tab w:val="left" w:pos="2160"/>
        </w:tabs>
        <w:spacing w:before="240" w:after="200"/>
        <w:ind w:left="1440" w:hanging="720"/>
        <w:rPr>
          <w:strike/>
          <w:color w:val="FF0000"/>
          <w:sz w:val="20"/>
          <w:szCs w:val="20"/>
        </w:rPr>
      </w:pPr>
      <w:sdt>
        <w:sdtPr>
          <w:tag w:val="goog_rdk_564"/>
          <w:id w:val="1489828100"/>
        </w:sdtPr>
        <w:sdtContent>
          <w:ins w:id="560" w:author="Ellett, Logan" w:date="2026-07-04T05:49:00Z">
            <w:r w:rsidRPr="00686BD5">
              <w:rPr>
                <w:color w:val="ED0000"/>
                <w:sz w:val="20"/>
                <w:szCs w:val="20"/>
              </w:rPr>
              <w:t>5.</w:t>
            </w:r>
            <w:r w:rsidRPr="00686BD5">
              <w:rPr>
                <w:color w:val="ED0000"/>
                <w:sz w:val="20"/>
                <w:szCs w:val="20"/>
              </w:rPr>
              <w:tab/>
              <w:t>The facility must request and make every diligent effort, no less than three (3) documented requests within the first month of admission, to obtain, utilize, and document the following for each child/youth admitted to the facility:</w:t>
            </w:r>
          </w:ins>
        </w:sdtContent>
      </w:sdt>
      <w:r>
        <w:rPr>
          <w:color w:val="FF0000"/>
          <w:sz w:val="20"/>
          <w:szCs w:val="20"/>
        </w:rPr>
        <w:t xml:space="preserve"> </w:t>
      </w:r>
    </w:p>
    <w:p w14:paraId="0000011D" w14:textId="77777777" w:rsidR="00C10BEC" w:rsidRDefault="00000000">
      <w:pPr>
        <w:tabs>
          <w:tab w:val="left" w:pos="720"/>
          <w:tab w:val="left" w:pos="2160"/>
        </w:tabs>
        <w:spacing w:before="240" w:after="200"/>
        <w:ind w:left="2160" w:hanging="720"/>
        <w:rPr>
          <w:color w:val="FF0000"/>
          <w:sz w:val="20"/>
          <w:szCs w:val="20"/>
        </w:rPr>
      </w:pPr>
      <w:sdt>
        <w:sdtPr>
          <w:tag w:val="goog_rdk_566"/>
          <w:id w:val="1455330548"/>
        </w:sdtPr>
        <w:sdtContent>
          <w:ins w:id="561" w:author="Ellett, Logan" w:date="2026-07-04T05:50:00Z">
            <w:r w:rsidRPr="00686BD5">
              <w:rPr>
                <w:color w:val="ED0000"/>
                <w:sz w:val="20"/>
                <w:szCs w:val="20"/>
              </w:rPr>
              <w:t>a.</w:t>
            </w:r>
            <w:r w:rsidRPr="00686BD5">
              <w:rPr>
                <w:color w:val="ED0000"/>
                <w:sz w:val="20"/>
                <w:szCs w:val="20"/>
              </w:rPr>
              <w:tab/>
              <w:t>All documentation from referral sources of persons not allowed to have contact with the child/youth, including court orders, protection orders, and reasons for such restrictions if applicable and made available;</w:t>
            </w:r>
          </w:ins>
        </w:sdtContent>
      </w:sdt>
      <w:r>
        <w:rPr>
          <w:color w:val="FF0000"/>
          <w:sz w:val="20"/>
          <w:szCs w:val="20"/>
        </w:rPr>
        <w:t xml:space="preserve">    </w:t>
      </w:r>
    </w:p>
    <w:p w14:paraId="0000011E" w14:textId="77777777" w:rsidR="00C10BEC" w:rsidRDefault="00000000">
      <w:pPr>
        <w:tabs>
          <w:tab w:val="left" w:pos="720"/>
          <w:tab w:val="left" w:pos="2160"/>
        </w:tabs>
        <w:spacing w:before="240" w:after="200"/>
        <w:ind w:left="2160" w:hanging="720"/>
        <w:rPr>
          <w:color w:val="FF0000"/>
          <w:sz w:val="20"/>
          <w:szCs w:val="20"/>
        </w:rPr>
      </w:pPr>
      <w:sdt>
        <w:sdtPr>
          <w:tag w:val="goog_rdk_568"/>
          <w:id w:val="1336182869"/>
        </w:sdtPr>
        <w:sdtContent>
          <w:ins w:id="562" w:author="Ellett, Logan" w:date="2026-07-04T05:50:00Z">
            <w:r w:rsidRPr="00686BD5">
              <w:rPr>
                <w:color w:val="ED0000"/>
                <w:sz w:val="20"/>
                <w:szCs w:val="20"/>
              </w:rPr>
              <w:t>b.</w:t>
            </w:r>
            <w:r w:rsidRPr="00686BD5">
              <w:rPr>
                <w:color w:val="ED0000"/>
                <w:sz w:val="20"/>
                <w:szCs w:val="20"/>
              </w:rPr>
              <w:tab/>
              <w:t>The name(s) and title(s) of the individual(s) allowed and approved to pick up and have contact with the child/youth; and</w:t>
            </w:r>
          </w:ins>
        </w:sdtContent>
      </w:sdt>
    </w:p>
    <w:p w14:paraId="0000011F" w14:textId="77777777" w:rsidR="00C10BEC" w:rsidRDefault="00000000">
      <w:pPr>
        <w:tabs>
          <w:tab w:val="left" w:pos="720"/>
          <w:tab w:val="left" w:pos="2160"/>
        </w:tabs>
        <w:spacing w:before="240" w:after="200"/>
        <w:ind w:left="2160" w:hanging="720"/>
        <w:rPr>
          <w:color w:val="FF0000"/>
        </w:rPr>
      </w:pPr>
      <w:sdt>
        <w:sdtPr>
          <w:tag w:val="goog_rdk_570"/>
          <w:id w:val="-1284472452"/>
        </w:sdtPr>
        <w:sdtContent>
          <w:ins w:id="563" w:author="Ellett, Logan" w:date="2026-07-04T05:51:00Z">
            <w:r w:rsidRPr="00686BD5">
              <w:rPr>
                <w:color w:val="ED0000"/>
                <w:sz w:val="20"/>
                <w:szCs w:val="20"/>
              </w:rPr>
              <w:t>c.</w:t>
            </w:r>
            <w:r w:rsidRPr="00686BD5">
              <w:rPr>
                <w:color w:val="ED0000"/>
                <w:sz w:val="20"/>
                <w:szCs w:val="20"/>
              </w:rPr>
              <w:tab/>
              <w:t>The legal status, including probation or criminal adjudications, and custody of the child/youth.</w:t>
            </w:r>
          </w:ins>
        </w:sdtContent>
      </w:sdt>
    </w:p>
    <w:sdt>
      <w:sdtPr>
        <w:tag w:val="goog_rdk_573"/>
        <w:id w:val="-368127087"/>
      </w:sdtPr>
      <w:sdtContent>
        <w:p w14:paraId="00000120" w14:textId="77777777" w:rsidR="00C10BEC" w:rsidRDefault="00000000">
          <w:pPr>
            <w:spacing w:before="200" w:after="200"/>
            <w:ind w:left="1440" w:hanging="720"/>
            <w:rPr>
              <w:del w:id="564" w:author="Ellett, Logan" w:date="2026-07-04T05:54:00Z"/>
              <w:sz w:val="20"/>
              <w:szCs w:val="20"/>
            </w:rPr>
          </w:pPr>
          <w:sdt>
            <w:sdtPr>
              <w:tag w:val="goog_rdk_572"/>
              <w:id w:val="-1508450772"/>
            </w:sdtPr>
            <w:sdtContent>
              <w:del w:id="565" w:author="Ellett, Logan" w:date="2026-07-04T05:54:00Z">
                <w:r>
                  <w:rPr>
                    <w:sz w:val="20"/>
                    <w:szCs w:val="20"/>
                  </w:rPr>
                  <w:delText xml:space="preserve">1. </w:delText>
                </w:r>
                <w:r>
                  <w:rPr>
                    <w:sz w:val="20"/>
                    <w:szCs w:val="20"/>
                  </w:rPr>
                  <w:tab/>
                  <w:delText>Intake policies of the center shall be clearly defined in writing and shall be reviewed and modified as necessary.</w:delText>
                </w:r>
              </w:del>
            </w:sdtContent>
          </w:sdt>
        </w:p>
      </w:sdtContent>
    </w:sdt>
    <w:sdt>
      <w:sdtPr>
        <w:tag w:val="goog_rdk_575"/>
        <w:id w:val="-676728546"/>
      </w:sdtPr>
      <w:sdtContent>
        <w:p w14:paraId="00000121" w14:textId="77777777" w:rsidR="00C10BEC" w:rsidRDefault="00000000">
          <w:pPr>
            <w:spacing w:before="200" w:after="200"/>
            <w:ind w:left="1440" w:hanging="720"/>
            <w:rPr>
              <w:del w:id="566" w:author="Ellett, Logan" w:date="2026-07-04T05:54:00Z"/>
              <w:sz w:val="20"/>
              <w:szCs w:val="20"/>
            </w:rPr>
          </w:pPr>
          <w:sdt>
            <w:sdtPr>
              <w:tag w:val="goog_rdk_574"/>
              <w:id w:val="-1552667050"/>
            </w:sdtPr>
            <w:sdtContent>
              <w:del w:id="567" w:author="Ellett, Logan" w:date="2026-07-04T05:54:00Z">
                <w:r>
                  <w:rPr>
                    <w:sz w:val="20"/>
                    <w:szCs w:val="20"/>
                  </w:rPr>
                  <w:delText xml:space="preserve">2. </w:delText>
                </w:r>
                <w:r>
                  <w:rPr>
                    <w:sz w:val="20"/>
                    <w:szCs w:val="20"/>
                  </w:rPr>
                  <w:tab/>
                  <w:delText>At intake the center shall obtain:</w:delText>
                </w:r>
              </w:del>
            </w:sdtContent>
          </w:sdt>
        </w:p>
      </w:sdtContent>
    </w:sdt>
    <w:sdt>
      <w:sdtPr>
        <w:tag w:val="goog_rdk_577"/>
        <w:id w:val="746119163"/>
      </w:sdtPr>
      <w:sdtContent>
        <w:p w14:paraId="00000122" w14:textId="77777777" w:rsidR="00C10BEC" w:rsidRDefault="00000000">
          <w:pPr>
            <w:spacing w:before="200" w:after="200"/>
            <w:ind w:left="2160" w:hanging="720"/>
            <w:rPr>
              <w:del w:id="568" w:author="Ellett, Logan" w:date="2026-07-04T05:54:00Z"/>
              <w:sz w:val="20"/>
              <w:szCs w:val="20"/>
            </w:rPr>
          </w:pPr>
          <w:sdt>
            <w:sdtPr>
              <w:tag w:val="goog_rdk_576"/>
              <w:id w:val="842388098"/>
            </w:sdtPr>
            <w:sdtContent>
              <w:del w:id="569" w:author="Ellett, Logan" w:date="2026-07-04T05:54:00Z">
                <w:r>
                  <w:rPr>
                    <w:sz w:val="20"/>
                    <w:szCs w:val="20"/>
                  </w:rPr>
                  <w:delText xml:space="preserve">a. </w:delText>
                </w:r>
                <w:r>
                  <w:rPr>
                    <w:sz w:val="20"/>
                    <w:szCs w:val="20"/>
                  </w:rPr>
                  <w:tab/>
                  <w:delText>Identifying information necessary for the child's record as required at Section 7.706.18, A.</w:delText>
                </w:r>
              </w:del>
            </w:sdtContent>
          </w:sdt>
        </w:p>
      </w:sdtContent>
    </w:sdt>
    <w:sdt>
      <w:sdtPr>
        <w:tag w:val="goog_rdk_579"/>
        <w:id w:val="418695753"/>
      </w:sdtPr>
      <w:sdtContent>
        <w:p w14:paraId="00000123" w14:textId="77777777" w:rsidR="00C10BEC" w:rsidRDefault="00000000">
          <w:pPr>
            <w:spacing w:before="200" w:after="200"/>
            <w:ind w:left="2160" w:hanging="720"/>
            <w:rPr>
              <w:del w:id="570" w:author="Ellett, Logan" w:date="2026-07-04T05:54:00Z"/>
              <w:sz w:val="20"/>
              <w:szCs w:val="20"/>
            </w:rPr>
          </w:pPr>
          <w:sdt>
            <w:sdtPr>
              <w:tag w:val="goog_rdk_578"/>
              <w:id w:val="614819138"/>
            </w:sdtPr>
            <w:sdtContent>
              <w:del w:id="571" w:author="Ellett, Logan" w:date="2026-07-04T05:54:00Z">
                <w:r>
                  <w:rPr>
                    <w:sz w:val="20"/>
                    <w:szCs w:val="20"/>
                  </w:rPr>
                  <w:delText xml:space="preserve">b. </w:delText>
                </w:r>
                <w:r>
                  <w:rPr>
                    <w:sz w:val="20"/>
                    <w:szCs w:val="20"/>
                  </w:rPr>
                  <w:tab/>
                  <w:delText>Psycho-social history of the child.</w:delText>
                </w:r>
              </w:del>
            </w:sdtContent>
          </w:sdt>
        </w:p>
      </w:sdtContent>
    </w:sdt>
    <w:sdt>
      <w:sdtPr>
        <w:tag w:val="goog_rdk_581"/>
        <w:id w:val="-357629578"/>
      </w:sdtPr>
      <w:sdtContent>
        <w:p w14:paraId="00000124" w14:textId="77777777" w:rsidR="00C10BEC" w:rsidRDefault="00000000">
          <w:pPr>
            <w:spacing w:before="200" w:after="200"/>
            <w:ind w:left="2160" w:hanging="720"/>
            <w:rPr>
              <w:del w:id="572" w:author="Ellett, Logan" w:date="2026-07-04T05:54:00Z"/>
              <w:sz w:val="20"/>
              <w:szCs w:val="20"/>
            </w:rPr>
          </w:pPr>
          <w:sdt>
            <w:sdtPr>
              <w:tag w:val="goog_rdk_580"/>
              <w:id w:val="353546819"/>
            </w:sdtPr>
            <w:sdtContent>
              <w:del w:id="573" w:author="Ellett, Logan" w:date="2026-07-04T05:54:00Z">
                <w:r>
                  <w:rPr>
                    <w:sz w:val="20"/>
                    <w:szCs w:val="20"/>
                  </w:rPr>
                  <w:delText xml:space="preserve">c. </w:delText>
                </w:r>
                <w:r>
                  <w:rPr>
                    <w:sz w:val="20"/>
                    <w:szCs w:val="20"/>
                  </w:rPr>
                  <w:tab/>
                  <w:delText>A statement about the health history of the child which includes at least the immunization record; information and instruction for care of each child who has a chronic or handicapping problem such as seizures, asthma, diabetes, allergies, heart or respiratory illness or drug addiction; date of last physical examination. If child has not had a physical examination within the past twelve months, such examination shall be completed within thirty days of admission to the program. Subsequent examinations shall be obtained as required by a physician or nurse practitioner licensed to practice in Colorado.</w:delText>
                </w:r>
              </w:del>
            </w:sdtContent>
          </w:sdt>
        </w:p>
      </w:sdtContent>
    </w:sdt>
    <w:sdt>
      <w:sdtPr>
        <w:tag w:val="goog_rdk_583"/>
        <w:id w:val="1126883174"/>
      </w:sdtPr>
      <w:sdtContent>
        <w:p w14:paraId="00000125" w14:textId="77777777" w:rsidR="00C10BEC" w:rsidRDefault="00000000">
          <w:pPr>
            <w:spacing w:before="200" w:after="200"/>
            <w:ind w:left="2160" w:hanging="720"/>
            <w:rPr>
              <w:del w:id="574" w:author="Ellett, Logan" w:date="2026-07-04T05:54:00Z"/>
              <w:sz w:val="20"/>
              <w:szCs w:val="20"/>
            </w:rPr>
          </w:pPr>
          <w:sdt>
            <w:sdtPr>
              <w:tag w:val="goog_rdk_582"/>
              <w:id w:val="-553454317"/>
            </w:sdtPr>
            <w:sdtContent>
              <w:del w:id="575" w:author="Ellett, Logan" w:date="2026-07-04T05:54:00Z">
                <w:r>
                  <w:rPr>
                    <w:sz w:val="20"/>
                    <w:szCs w:val="20"/>
                  </w:rPr>
                  <w:delText xml:space="preserve">d. </w:delText>
                </w:r>
                <w:r>
                  <w:rPr>
                    <w:sz w:val="20"/>
                    <w:szCs w:val="20"/>
                  </w:rPr>
                  <w:tab/>
                  <w:delText>The center shall obtain written permission for the following from the person or agency having custody:</w:delText>
                </w:r>
              </w:del>
            </w:sdtContent>
          </w:sdt>
        </w:p>
      </w:sdtContent>
    </w:sdt>
    <w:sdt>
      <w:sdtPr>
        <w:tag w:val="goog_rdk_585"/>
        <w:id w:val="-925314312"/>
      </w:sdtPr>
      <w:sdtContent>
        <w:p w14:paraId="00000126" w14:textId="77777777" w:rsidR="00C10BEC" w:rsidRDefault="00000000">
          <w:pPr>
            <w:spacing w:before="200" w:after="200"/>
            <w:ind w:left="2880" w:hanging="720"/>
            <w:rPr>
              <w:del w:id="576" w:author="Ellett, Logan" w:date="2026-07-04T05:54:00Z"/>
              <w:sz w:val="20"/>
              <w:szCs w:val="20"/>
            </w:rPr>
          </w:pPr>
          <w:sdt>
            <w:sdtPr>
              <w:tag w:val="goog_rdk_584"/>
              <w:id w:val="1461238380"/>
            </w:sdtPr>
            <w:sdtContent>
              <w:del w:id="577" w:author="Ellett, Logan" w:date="2026-07-04T05:54:00Z">
                <w:r>
                  <w:rPr>
                    <w:sz w:val="20"/>
                    <w:szCs w:val="20"/>
                  </w:rPr>
                  <w:delText xml:space="preserve">1) </w:delText>
                </w:r>
                <w:r>
                  <w:rPr>
                    <w:sz w:val="20"/>
                    <w:szCs w:val="20"/>
                  </w:rPr>
                  <w:tab/>
                  <w:delText>Permission to treat the child.</w:delText>
                </w:r>
              </w:del>
            </w:sdtContent>
          </w:sdt>
        </w:p>
      </w:sdtContent>
    </w:sdt>
    <w:sdt>
      <w:sdtPr>
        <w:tag w:val="goog_rdk_587"/>
        <w:id w:val="1935634718"/>
      </w:sdtPr>
      <w:sdtContent>
        <w:p w14:paraId="00000127" w14:textId="77777777" w:rsidR="00C10BEC" w:rsidRDefault="00000000">
          <w:pPr>
            <w:spacing w:before="200" w:after="200"/>
            <w:ind w:left="2880" w:hanging="720"/>
            <w:rPr>
              <w:del w:id="578" w:author="Ellett, Logan" w:date="2026-07-04T05:54:00Z"/>
              <w:sz w:val="20"/>
              <w:szCs w:val="20"/>
            </w:rPr>
          </w:pPr>
          <w:sdt>
            <w:sdtPr>
              <w:tag w:val="goog_rdk_586"/>
              <w:id w:val="-661463213"/>
            </w:sdtPr>
            <w:sdtContent>
              <w:del w:id="579" w:author="Ellett, Logan" w:date="2026-07-04T05:54:00Z">
                <w:r>
                  <w:rPr>
                    <w:sz w:val="20"/>
                    <w:szCs w:val="20"/>
                  </w:rPr>
                  <w:delText xml:space="preserve">2) </w:delText>
                </w:r>
                <w:r>
                  <w:rPr>
                    <w:sz w:val="20"/>
                    <w:szCs w:val="20"/>
                  </w:rPr>
                  <w:tab/>
                  <w:delText>Permission to obtain emergency medical care in the event that the child has an accident or illness requiring medical attention when parent or guardian is unavailable.</w:delText>
                </w:r>
              </w:del>
            </w:sdtContent>
          </w:sdt>
        </w:p>
      </w:sdtContent>
    </w:sdt>
    <w:sdt>
      <w:sdtPr>
        <w:tag w:val="goog_rdk_589"/>
        <w:id w:val="-343457410"/>
      </w:sdtPr>
      <w:sdtContent>
        <w:p w14:paraId="00000128" w14:textId="77777777" w:rsidR="00C10BEC" w:rsidRDefault="00000000">
          <w:pPr>
            <w:spacing w:before="200" w:after="200"/>
            <w:ind w:left="2880" w:hanging="720"/>
            <w:rPr>
              <w:del w:id="580" w:author="Ellett, Logan" w:date="2026-07-04T05:54:00Z"/>
              <w:sz w:val="20"/>
              <w:szCs w:val="20"/>
            </w:rPr>
          </w:pPr>
          <w:sdt>
            <w:sdtPr>
              <w:tag w:val="goog_rdk_588"/>
              <w:id w:val="1903178793"/>
            </w:sdtPr>
            <w:sdtContent>
              <w:del w:id="581" w:author="Ellett, Logan" w:date="2026-07-04T05:54:00Z">
                <w:r>
                  <w:rPr>
                    <w:sz w:val="20"/>
                    <w:szCs w:val="20"/>
                  </w:rPr>
                  <w:delText xml:space="preserve">3) </w:delText>
                </w:r>
                <w:r>
                  <w:rPr>
                    <w:sz w:val="20"/>
                    <w:szCs w:val="20"/>
                  </w:rPr>
                  <w:tab/>
                  <w:delText>Permission to provide transportation to and from the center or for center-sponsored activities if necessary.</w:delText>
                </w:r>
              </w:del>
            </w:sdtContent>
          </w:sdt>
        </w:p>
      </w:sdtContent>
    </w:sdt>
    <w:sdt>
      <w:sdtPr>
        <w:tag w:val="goog_rdk_591"/>
        <w:id w:val="2123441106"/>
      </w:sdtPr>
      <w:sdtContent>
        <w:p w14:paraId="00000129" w14:textId="77777777" w:rsidR="00C10BEC" w:rsidRDefault="00000000">
          <w:pPr>
            <w:spacing w:before="200" w:after="200"/>
            <w:ind w:left="2880" w:hanging="720"/>
            <w:rPr>
              <w:del w:id="582" w:author="Ellett, Logan" w:date="2026-07-04T05:54:00Z"/>
              <w:sz w:val="20"/>
              <w:szCs w:val="20"/>
            </w:rPr>
          </w:pPr>
          <w:sdt>
            <w:sdtPr>
              <w:tag w:val="goog_rdk_590"/>
              <w:id w:val="1541788517"/>
            </w:sdtPr>
            <w:sdtContent>
              <w:del w:id="583" w:author="Ellett, Logan" w:date="2026-07-04T05:54:00Z">
                <w:r>
                  <w:rPr>
                    <w:sz w:val="20"/>
                    <w:szCs w:val="20"/>
                  </w:rPr>
                  <w:delText xml:space="preserve">4) </w:delText>
                </w:r>
                <w:r>
                  <w:rPr>
                    <w:sz w:val="20"/>
                    <w:szCs w:val="20"/>
                  </w:rPr>
                  <w:tab/>
                  <w:delText>Permissions for physical management, restraint and seclusion as required in Section 7.714.53, et seq.</w:delText>
                </w:r>
              </w:del>
            </w:sdtContent>
          </w:sdt>
        </w:p>
      </w:sdtContent>
    </w:sdt>
    <w:p w14:paraId="0000012A" w14:textId="77777777" w:rsidR="00C10BEC" w:rsidRDefault="00000000">
      <w:pPr>
        <w:spacing w:before="200" w:after="200"/>
        <w:ind w:left="1440" w:hanging="1440"/>
        <w:rPr>
          <w:b/>
          <w:bCs/>
          <w:color w:val="FF0000"/>
          <w:sz w:val="20"/>
          <w:szCs w:val="20"/>
        </w:rPr>
      </w:pPr>
      <w:sdt>
        <w:sdtPr>
          <w:tag w:val="goog_rdk_593"/>
          <w:id w:val="1310450150"/>
        </w:sdtPr>
        <w:sdtContent>
          <w:ins w:id="584" w:author="Ellett, Logan" w:date="2026-07-04T05:54:00Z">
            <w:r w:rsidRPr="00686BD5">
              <w:rPr>
                <w:b/>
                <w:bCs/>
                <w:color w:val="ED0000"/>
                <w:sz w:val="20"/>
                <w:szCs w:val="20"/>
              </w:rPr>
              <w:t>7.706.31</w:t>
            </w:r>
            <w:r w:rsidRPr="00686BD5">
              <w:rPr>
                <w:b/>
                <w:bCs/>
                <w:color w:val="ED0000"/>
                <w:sz w:val="20"/>
                <w:szCs w:val="20"/>
              </w:rPr>
              <w:tab/>
              <w:t>Comprehensive Assessment</w:t>
            </w:r>
          </w:ins>
        </w:sdtContent>
      </w:sdt>
    </w:p>
    <w:p w14:paraId="0000012B" w14:textId="77777777" w:rsidR="00C10BEC" w:rsidRDefault="00000000">
      <w:pPr>
        <w:spacing w:before="200" w:after="200"/>
        <w:ind w:left="720" w:hanging="720"/>
        <w:rPr>
          <w:color w:val="FF0000"/>
          <w:sz w:val="20"/>
          <w:szCs w:val="20"/>
        </w:rPr>
      </w:pPr>
      <w:sdt>
        <w:sdtPr>
          <w:tag w:val="goog_rdk_595"/>
          <w:id w:val="234332876"/>
        </w:sdtPr>
        <w:sdtContent>
          <w:ins w:id="585" w:author="Ellett, Logan" w:date="2026-07-04T05:55:00Z">
            <w:r w:rsidRPr="00686BD5">
              <w:rPr>
                <w:color w:val="ED0000"/>
                <w:sz w:val="20"/>
                <w:szCs w:val="20"/>
              </w:rPr>
              <w:t>A.</w:t>
            </w:r>
            <w:r w:rsidRPr="00686BD5">
              <w:rPr>
                <w:color w:val="ED0000"/>
                <w:sz w:val="20"/>
                <w:szCs w:val="20"/>
              </w:rPr>
              <w:tab/>
              <w:t>Within seven (7) calendar days of admitting a child/youth into the day treatment facility, the facility or provider shall begin a comprehensive assessment of the child/youth.</w:t>
            </w:r>
          </w:ins>
        </w:sdtContent>
      </w:sdt>
    </w:p>
    <w:p w14:paraId="0000012C" w14:textId="77777777" w:rsidR="00C10BEC" w:rsidRDefault="00000000">
      <w:pPr>
        <w:spacing w:before="200" w:after="200"/>
        <w:ind w:left="720" w:hanging="720"/>
        <w:rPr>
          <w:color w:val="FF0000"/>
          <w:sz w:val="20"/>
          <w:szCs w:val="20"/>
        </w:rPr>
      </w:pPr>
      <w:sdt>
        <w:sdtPr>
          <w:tag w:val="goog_rdk_597"/>
          <w:id w:val="-413806757"/>
        </w:sdtPr>
        <w:sdtContent>
          <w:ins w:id="586" w:author="Ellett, Logan" w:date="2026-07-04T05:55:00Z">
            <w:r w:rsidRPr="00686BD5">
              <w:rPr>
                <w:color w:val="ED0000"/>
                <w:sz w:val="20"/>
                <w:szCs w:val="20"/>
              </w:rPr>
              <w:t>B.</w:t>
            </w:r>
            <w:r w:rsidRPr="00686BD5">
              <w:rPr>
                <w:color w:val="ED0000"/>
                <w:sz w:val="20"/>
                <w:szCs w:val="20"/>
              </w:rPr>
              <w:tab/>
              <w:t xml:space="preserve">The comprehensive assessment may be conducted by a multidisciplinary team and/or treatment team and led by a clinical supervisor or treatment leader. This team may include persons responsible for implementing the plan on a daily basis, which includes persons who supervise the child/youth, persons who document the outcomes of the assessment or evaluation and provide </w:t>
            </w:r>
            <w:r w:rsidRPr="00686BD5">
              <w:rPr>
                <w:color w:val="ED0000"/>
                <w:sz w:val="20"/>
                <w:szCs w:val="20"/>
              </w:rPr>
              <w:lastRenderedPageBreak/>
              <w:t>treatment interventions, and persons who have direct interaction with and observation of the child/youth.</w:t>
            </w:r>
          </w:ins>
        </w:sdtContent>
      </w:sdt>
      <w:r>
        <w:rPr>
          <w:color w:val="FF0000"/>
          <w:sz w:val="20"/>
          <w:szCs w:val="20"/>
        </w:rPr>
        <w:t xml:space="preserve"> </w:t>
      </w:r>
    </w:p>
    <w:p w14:paraId="0000012D" w14:textId="77777777" w:rsidR="00C10BEC" w:rsidRDefault="00000000">
      <w:pPr>
        <w:spacing w:before="200" w:after="200"/>
        <w:ind w:left="720" w:hanging="720"/>
        <w:rPr>
          <w:color w:val="FF0000"/>
          <w:sz w:val="20"/>
          <w:szCs w:val="20"/>
        </w:rPr>
      </w:pPr>
      <w:sdt>
        <w:sdtPr>
          <w:tag w:val="goog_rdk_599"/>
          <w:id w:val="1778808556"/>
        </w:sdtPr>
        <w:sdtContent>
          <w:ins w:id="587" w:author="Ellett, Logan" w:date="2026-07-04T05:56:00Z">
            <w:r w:rsidRPr="00686BD5">
              <w:rPr>
                <w:color w:val="ED0000"/>
                <w:sz w:val="20"/>
                <w:szCs w:val="20"/>
              </w:rPr>
              <w:t>C.</w:t>
            </w:r>
            <w:r w:rsidRPr="00686BD5">
              <w:rPr>
                <w:color w:val="ED0000"/>
                <w:sz w:val="20"/>
                <w:szCs w:val="20"/>
              </w:rPr>
              <w:tab/>
              <w:t>The comprehensive assessment may include the child’s/youth’s individualized education program (IEP) if applicable as well as other relevant assessments, behavior intervention plans, and/or behavioral assessments.</w:t>
            </w:r>
          </w:ins>
        </w:sdtContent>
      </w:sdt>
      <w:r>
        <w:rPr>
          <w:color w:val="FF0000"/>
          <w:sz w:val="20"/>
          <w:szCs w:val="20"/>
        </w:rPr>
        <w:t xml:space="preserve"> </w:t>
      </w:r>
    </w:p>
    <w:p w14:paraId="0000012E" w14:textId="77777777" w:rsidR="00C10BEC" w:rsidRDefault="00000000">
      <w:pPr>
        <w:spacing w:before="200" w:after="200"/>
        <w:ind w:left="720" w:hanging="720"/>
        <w:rPr>
          <w:color w:val="FF0000"/>
          <w:sz w:val="20"/>
          <w:szCs w:val="20"/>
        </w:rPr>
      </w:pPr>
      <w:sdt>
        <w:sdtPr>
          <w:tag w:val="goog_rdk_601"/>
          <w:id w:val="-1805825238"/>
        </w:sdtPr>
        <w:sdtContent>
          <w:ins w:id="588" w:author="Ellett, Logan" w:date="2026-07-04T05:57:00Z">
            <w:r w:rsidRPr="00686BD5">
              <w:rPr>
                <w:color w:val="ED0000"/>
                <w:sz w:val="20"/>
                <w:szCs w:val="20"/>
              </w:rPr>
              <w:t>D.</w:t>
            </w:r>
            <w:r w:rsidRPr="00686BD5">
              <w:rPr>
                <w:color w:val="ED0000"/>
                <w:sz w:val="20"/>
                <w:szCs w:val="20"/>
              </w:rPr>
              <w:tab/>
              <w:t>The comprehensive assessment must be completed by the fourteenth (14th) calendar day after admission, when possible.</w:t>
            </w:r>
          </w:ins>
        </w:sdtContent>
      </w:sdt>
    </w:p>
    <w:p w14:paraId="0000012F" w14:textId="77777777" w:rsidR="00C10BEC" w:rsidRDefault="00000000">
      <w:pPr>
        <w:spacing w:before="200" w:after="200"/>
        <w:ind w:left="720" w:hanging="720"/>
        <w:rPr>
          <w:color w:val="FF0000"/>
          <w:sz w:val="20"/>
          <w:szCs w:val="20"/>
        </w:rPr>
      </w:pPr>
      <w:sdt>
        <w:sdtPr>
          <w:tag w:val="goog_rdk_603"/>
          <w:id w:val="1840309635"/>
        </w:sdtPr>
        <w:sdtContent>
          <w:ins w:id="589" w:author="Ellett, Logan" w:date="2026-07-04T05:57:00Z">
            <w:r w:rsidRPr="00686BD5">
              <w:rPr>
                <w:color w:val="ED0000"/>
                <w:sz w:val="20"/>
                <w:szCs w:val="20"/>
              </w:rPr>
              <w:t>E.</w:t>
            </w:r>
            <w:r w:rsidRPr="00686BD5">
              <w:rPr>
                <w:color w:val="ED0000"/>
                <w:sz w:val="20"/>
                <w:szCs w:val="20"/>
              </w:rPr>
              <w:tab/>
              <w:t>The multidisciplinary team and/or treatment team shall gather historical and current information to assess and evaluate the child/youth in at least the following areas:</w:t>
            </w:r>
          </w:ins>
        </w:sdtContent>
      </w:sdt>
    </w:p>
    <w:p w14:paraId="00000130" w14:textId="77777777" w:rsidR="00C10BEC" w:rsidRDefault="00000000">
      <w:pPr>
        <w:spacing w:before="200" w:after="200"/>
        <w:ind w:left="1440" w:hanging="720"/>
        <w:rPr>
          <w:color w:val="FF0000"/>
          <w:sz w:val="20"/>
          <w:szCs w:val="20"/>
        </w:rPr>
      </w:pPr>
      <w:sdt>
        <w:sdtPr>
          <w:tag w:val="goog_rdk_605"/>
          <w:id w:val="564574717"/>
        </w:sdtPr>
        <w:sdtContent>
          <w:ins w:id="590" w:author="Ellett, Logan" w:date="2026-07-04T05:57:00Z">
            <w:r w:rsidRPr="00686BD5">
              <w:rPr>
                <w:color w:val="ED0000"/>
                <w:sz w:val="20"/>
                <w:szCs w:val="20"/>
              </w:rPr>
              <w:t>1.</w:t>
            </w:r>
            <w:r w:rsidRPr="00686BD5">
              <w:rPr>
                <w:color w:val="ED0000"/>
                <w:sz w:val="20"/>
                <w:szCs w:val="20"/>
              </w:rPr>
              <w:tab/>
              <w:t>Name, birthdate, and demographic data;</w:t>
            </w:r>
          </w:ins>
        </w:sdtContent>
      </w:sdt>
    </w:p>
    <w:p w14:paraId="00000131" w14:textId="77777777" w:rsidR="00C10BEC" w:rsidRDefault="00000000">
      <w:pPr>
        <w:spacing w:before="200" w:after="200"/>
        <w:ind w:left="1440" w:hanging="720"/>
        <w:rPr>
          <w:color w:val="FF0000"/>
          <w:sz w:val="20"/>
          <w:szCs w:val="20"/>
        </w:rPr>
      </w:pPr>
      <w:sdt>
        <w:sdtPr>
          <w:tag w:val="goog_rdk_607"/>
          <w:id w:val="1354783948"/>
        </w:sdtPr>
        <w:sdtContent>
          <w:ins w:id="591" w:author="Ellett, Logan" w:date="2026-07-04T05:57:00Z">
            <w:r w:rsidRPr="00686BD5">
              <w:rPr>
                <w:color w:val="ED0000"/>
                <w:sz w:val="20"/>
                <w:szCs w:val="20"/>
              </w:rPr>
              <w:t>2.</w:t>
            </w:r>
            <w:r w:rsidRPr="00686BD5">
              <w:rPr>
                <w:color w:val="ED0000"/>
                <w:sz w:val="20"/>
                <w:szCs w:val="20"/>
              </w:rPr>
              <w:tab/>
              <w:t>Reason for referral;</w:t>
            </w:r>
          </w:ins>
        </w:sdtContent>
      </w:sdt>
    </w:p>
    <w:p w14:paraId="00000132" w14:textId="77777777" w:rsidR="00C10BEC" w:rsidRDefault="00000000">
      <w:pPr>
        <w:spacing w:before="200" w:after="200"/>
        <w:ind w:left="1440" w:hanging="720"/>
        <w:rPr>
          <w:color w:val="FF0000"/>
          <w:sz w:val="20"/>
          <w:szCs w:val="20"/>
        </w:rPr>
      </w:pPr>
      <w:sdt>
        <w:sdtPr>
          <w:tag w:val="goog_rdk_609"/>
          <w:id w:val="180682416"/>
        </w:sdtPr>
        <w:sdtContent>
          <w:ins w:id="592" w:author="Ellett, Logan" w:date="2026-07-04T05:57:00Z">
            <w:r w:rsidRPr="00686BD5">
              <w:rPr>
                <w:color w:val="ED0000"/>
                <w:sz w:val="20"/>
                <w:szCs w:val="20"/>
              </w:rPr>
              <w:t>3.</w:t>
            </w:r>
            <w:r w:rsidRPr="00686BD5">
              <w:rPr>
                <w:color w:val="ED0000"/>
                <w:sz w:val="20"/>
                <w:szCs w:val="20"/>
              </w:rPr>
              <w:tab/>
              <w:t>Immediate safety concerns, as defined in facility policy;</w:t>
            </w:r>
          </w:ins>
        </w:sdtContent>
      </w:sdt>
    </w:p>
    <w:p w14:paraId="00000133" w14:textId="77777777" w:rsidR="00C10BEC" w:rsidRDefault="00000000">
      <w:pPr>
        <w:spacing w:before="200" w:after="200"/>
        <w:ind w:left="1440" w:hanging="720"/>
        <w:rPr>
          <w:color w:val="FF0000"/>
          <w:sz w:val="20"/>
          <w:szCs w:val="20"/>
        </w:rPr>
      </w:pPr>
      <w:sdt>
        <w:sdtPr>
          <w:tag w:val="goog_rdk_611"/>
          <w:id w:val="-605273437"/>
        </w:sdtPr>
        <w:sdtContent>
          <w:ins w:id="593" w:author="Ellett, Logan" w:date="2026-07-04T05:58:00Z">
            <w:r w:rsidRPr="00686BD5">
              <w:rPr>
                <w:color w:val="ED0000"/>
                <w:sz w:val="20"/>
                <w:szCs w:val="20"/>
              </w:rPr>
              <w:t>4.</w:t>
            </w:r>
            <w:r w:rsidRPr="00686BD5">
              <w:rPr>
                <w:color w:val="ED0000"/>
                <w:sz w:val="20"/>
                <w:szCs w:val="20"/>
              </w:rPr>
              <w:tab/>
              <w:t>Legal guardianship and custody;</w:t>
            </w:r>
          </w:ins>
        </w:sdtContent>
      </w:sdt>
    </w:p>
    <w:p w14:paraId="00000134" w14:textId="77777777" w:rsidR="00C10BEC" w:rsidRDefault="00000000">
      <w:pPr>
        <w:spacing w:before="200" w:after="200"/>
        <w:ind w:left="1440" w:hanging="720"/>
        <w:rPr>
          <w:color w:val="FF0000"/>
          <w:sz w:val="20"/>
          <w:szCs w:val="20"/>
        </w:rPr>
      </w:pPr>
      <w:sdt>
        <w:sdtPr>
          <w:tag w:val="goog_rdk_613"/>
          <w:id w:val="475910737"/>
        </w:sdtPr>
        <w:sdtContent>
          <w:ins w:id="594" w:author="Ellett, Logan" w:date="2026-07-04T05:58:00Z">
            <w:r w:rsidRPr="00686BD5">
              <w:rPr>
                <w:color w:val="ED0000"/>
                <w:sz w:val="20"/>
                <w:szCs w:val="20"/>
              </w:rPr>
              <w:t>5.</w:t>
            </w:r>
            <w:r w:rsidRPr="00686BD5">
              <w:rPr>
                <w:color w:val="ED0000"/>
                <w:sz w:val="20"/>
                <w:szCs w:val="20"/>
              </w:rPr>
              <w:tab/>
              <w:t>Cultural factors that may impact placement or treatment including age, ethnicity, linguistic/communication needs, gender identity, sexual orientation, relational roles, spiritual beliefs, socioeconomic status, personal values, level of acculturation and/or assimilation, and coping skills;</w:t>
            </w:r>
          </w:ins>
        </w:sdtContent>
      </w:sdt>
    </w:p>
    <w:p w14:paraId="00000135" w14:textId="77777777" w:rsidR="00C10BEC" w:rsidRDefault="00000000">
      <w:pPr>
        <w:spacing w:before="200" w:after="200"/>
        <w:ind w:left="1440" w:hanging="720"/>
        <w:rPr>
          <w:color w:val="FF0000"/>
          <w:sz w:val="20"/>
          <w:szCs w:val="20"/>
        </w:rPr>
      </w:pPr>
      <w:sdt>
        <w:sdtPr>
          <w:tag w:val="goog_rdk_615"/>
          <w:id w:val="-1930734275"/>
        </w:sdtPr>
        <w:sdtContent>
          <w:ins w:id="595" w:author="Ellett, Logan" w:date="2026-07-04T05:59:00Z">
            <w:r w:rsidRPr="00686BD5">
              <w:rPr>
                <w:color w:val="ED0000"/>
                <w:sz w:val="20"/>
                <w:szCs w:val="20"/>
              </w:rPr>
              <w:t>6.</w:t>
            </w:r>
            <w:r w:rsidRPr="00686BD5">
              <w:rPr>
                <w:color w:val="ED0000"/>
                <w:sz w:val="20"/>
                <w:szCs w:val="20"/>
              </w:rPr>
              <w:tab/>
              <w:t>Medical and health care, including allergies, if applicable, as well as health information regarding speech therapy, occupational therapy, and physical therapy needs of the child/youth;</w:t>
            </w:r>
          </w:ins>
        </w:sdtContent>
      </w:sdt>
    </w:p>
    <w:p w14:paraId="00000136" w14:textId="77777777" w:rsidR="00C10BEC" w:rsidRDefault="00000000">
      <w:pPr>
        <w:spacing w:before="200" w:after="200"/>
        <w:ind w:left="1440" w:hanging="720"/>
        <w:rPr>
          <w:color w:val="FF0000"/>
          <w:sz w:val="20"/>
          <w:szCs w:val="20"/>
        </w:rPr>
      </w:pPr>
      <w:sdt>
        <w:sdtPr>
          <w:tag w:val="goog_rdk_617"/>
          <w:id w:val="1646308605"/>
        </w:sdtPr>
        <w:sdtContent>
          <w:ins w:id="596" w:author="Ellett, Logan" w:date="2026-07-04T05:59:00Z">
            <w:r w:rsidRPr="00686BD5">
              <w:rPr>
                <w:color w:val="ED0000"/>
                <w:sz w:val="20"/>
                <w:szCs w:val="20"/>
              </w:rPr>
              <w:t>7.</w:t>
            </w:r>
            <w:r w:rsidRPr="00686BD5">
              <w:rPr>
                <w:color w:val="ED0000"/>
                <w:sz w:val="20"/>
                <w:szCs w:val="20"/>
              </w:rPr>
              <w:tab/>
              <w:t>Mental health and treatment history, including all current and past medications, historical and current information on diagnoses, where applicable, and previous placements in treatment facilities;</w:t>
            </w:r>
          </w:ins>
        </w:sdtContent>
      </w:sdt>
    </w:p>
    <w:p w14:paraId="00000137" w14:textId="77777777" w:rsidR="00C10BEC" w:rsidRDefault="00000000">
      <w:pPr>
        <w:spacing w:before="200" w:after="200"/>
        <w:ind w:left="1440" w:hanging="720"/>
        <w:rPr>
          <w:color w:val="FF0000"/>
          <w:sz w:val="20"/>
          <w:szCs w:val="20"/>
        </w:rPr>
      </w:pPr>
      <w:sdt>
        <w:sdtPr>
          <w:tag w:val="goog_rdk_619"/>
          <w:id w:val="2048957545"/>
        </w:sdtPr>
        <w:sdtContent>
          <w:ins w:id="597" w:author="Ellett, Logan" w:date="2026-07-04T05:59:00Z">
            <w:r w:rsidRPr="00686BD5">
              <w:rPr>
                <w:color w:val="ED0000"/>
                <w:sz w:val="20"/>
                <w:szCs w:val="20"/>
              </w:rPr>
              <w:t>8.</w:t>
            </w:r>
            <w:r w:rsidRPr="00686BD5">
              <w:rPr>
                <w:color w:val="ED0000"/>
                <w:sz w:val="20"/>
                <w:szCs w:val="20"/>
              </w:rPr>
              <w:tab/>
              <w:t>Trauma history;</w:t>
            </w:r>
          </w:ins>
        </w:sdtContent>
      </w:sdt>
    </w:p>
    <w:p w14:paraId="00000138" w14:textId="77777777" w:rsidR="00C10BEC" w:rsidRDefault="00000000">
      <w:pPr>
        <w:spacing w:before="200" w:after="200"/>
        <w:ind w:left="1440" w:hanging="720"/>
        <w:rPr>
          <w:color w:val="FF0000"/>
          <w:sz w:val="20"/>
          <w:szCs w:val="20"/>
        </w:rPr>
      </w:pPr>
      <w:sdt>
        <w:sdtPr>
          <w:tag w:val="goog_rdk_621"/>
          <w:id w:val="1216495010"/>
        </w:sdtPr>
        <w:sdtContent>
          <w:ins w:id="598" w:author="Ellett, Logan" w:date="2026-07-04T05:59:00Z">
            <w:r w:rsidRPr="00686BD5">
              <w:rPr>
                <w:color w:val="ED0000"/>
                <w:sz w:val="20"/>
                <w:szCs w:val="20"/>
              </w:rPr>
              <w:t>9.</w:t>
            </w:r>
            <w:r w:rsidRPr="00686BD5">
              <w:rPr>
                <w:color w:val="ED0000"/>
                <w:sz w:val="20"/>
                <w:szCs w:val="20"/>
              </w:rPr>
              <w:tab/>
              <w:t>Education/vocation;</w:t>
            </w:r>
          </w:ins>
        </w:sdtContent>
      </w:sdt>
    </w:p>
    <w:p w14:paraId="00000139" w14:textId="77777777" w:rsidR="00C10BEC" w:rsidRDefault="00000000">
      <w:pPr>
        <w:spacing w:before="200" w:after="200"/>
        <w:ind w:left="1440" w:hanging="720"/>
        <w:rPr>
          <w:color w:val="FF0000"/>
          <w:sz w:val="20"/>
          <w:szCs w:val="20"/>
        </w:rPr>
      </w:pPr>
      <w:sdt>
        <w:sdtPr>
          <w:tag w:val="goog_rdk_623"/>
          <w:id w:val="1472588048"/>
        </w:sdtPr>
        <w:sdtContent>
          <w:ins w:id="599" w:author="Ellett, Logan" w:date="2026-07-04T05:59:00Z">
            <w:r w:rsidRPr="00686BD5">
              <w:rPr>
                <w:color w:val="ED0000"/>
                <w:sz w:val="20"/>
                <w:szCs w:val="20"/>
              </w:rPr>
              <w:t>10</w:t>
            </w:r>
            <w:proofErr w:type="gramStart"/>
            <w:r w:rsidRPr="00686BD5">
              <w:rPr>
                <w:color w:val="ED0000"/>
                <w:sz w:val="20"/>
                <w:szCs w:val="20"/>
              </w:rPr>
              <w:t xml:space="preserve">. </w:t>
            </w:r>
            <w:r w:rsidRPr="00686BD5">
              <w:rPr>
                <w:color w:val="ED0000"/>
                <w:sz w:val="20"/>
                <w:szCs w:val="20"/>
              </w:rPr>
              <w:tab/>
              <w:t>Personal</w:t>
            </w:r>
            <w:proofErr w:type="gramEnd"/>
            <w:r w:rsidRPr="00686BD5">
              <w:rPr>
                <w:color w:val="ED0000"/>
                <w:sz w:val="20"/>
                <w:szCs w:val="20"/>
              </w:rPr>
              <w:t>/social development;</w:t>
            </w:r>
          </w:ins>
        </w:sdtContent>
      </w:sdt>
    </w:p>
    <w:p w14:paraId="0000013A" w14:textId="77777777" w:rsidR="00C10BEC" w:rsidRDefault="00000000">
      <w:pPr>
        <w:spacing w:before="200" w:after="200"/>
        <w:ind w:left="1440" w:hanging="720"/>
        <w:rPr>
          <w:color w:val="FF0000"/>
          <w:sz w:val="20"/>
          <w:szCs w:val="20"/>
        </w:rPr>
      </w:pPr>
      <w:sdt>
        <w:sdtPr>
          <w:tag w:val="goog_rdk_625"/>
          <w:id w:val="1346270266"/>
        </w:sdtPr>
        <w:sdtContent>
          <w:ins w:id="600" w:author="Ellett, Logan" w:date="2026-07-04T06:00:00Z">
            <w:r w:rsidRPr="00686BD5">
              <w:rPr>
                <w:color w:val="ED0000"/>
                <w:sz w:val="20"/>
                <w:szCs w:val="20"/>
              </w:rPr>
              <w:t>11.</w:t>
            </w:r>
            <w:r w:rsidRPr="00686BD5">
              <w:rPr>
                <w:color w:val="ED0000"/>
                <w:sz w:val="20"/>
                <w:szCs w:val="20"/>
              </w:rPr>
              <w:tab/>
              <w:t>Family structure and community relationships;</w:t>
            </w:r>
          </w:ins>
        </w:sdtContent>
      </w:sdt>
    </w:p>
    <w:p w14:paraId="0000013B" w14:textId="77777777" w:rsidR="00C10BEC" w:rsidRDefault="00000000">
      <w:pPr>
        <w:spacing w:before="200" w:after="200"/>
        <w:ind w:left="1440" w:hanging="720"/>
        <w:rPr>
          <w:color w:val="FF0000"/>
          <w:sz w:val="20"/>
          <w:szCs w:val="20"/>
        </w:rPr>
      </w:pPr>
      <w:sdt>
        <w:sdtPr>
          <w:tag w:val="goog_rdk_627"/>
          <w:id w:val="-1699354804"/>
        </w:sdtPr>
        <w:sdtContent>
          <w:ins w:id="601" w:author="Ellett, Logan" w:date="2026-07-04T06:00:00Z">
            <w:r w:rsidRPr="00686BD5">
              <w:rPr>
                <w:color w:val="ED0000"/>
                <w:sz w:val="20"/>
                <w:szCs w:val="20"/>
              </w:rPr>
              <w:t>12.</w:t>
            </w:r>
            <w:r w:rsidRPr="00686BD5">
              <w:rPr>
                <w:color w:val="ED0000"/>
                <w:sz w:val="20"/>
                <w:szCs w:val="20"/>
              </w:rPr>
              <w:tab/>
              <w:t>Recreation;</w:t>
            </w:r>
          </w:ins>
        </w:sdtContent>
      </w:sdt>
    </w:p>
    <w:p w14:paraId="0000013C" w14:textId="77777777" w:rsidR="00C10BEC" w:rsidRDefault="00000000">
      <w:pPr>
        <w:spacing w:before="200" w:after="200"/>
        <w:ind w:left="1440" w:hanging="720"/>
        <w:rPr>
          <w:color w:val="FF0000"/>
          <w:sz w:val="20"/>
          <w:szCs w:val="20"/>
        </w:rPr>
      </w:pPr>
      <w:sdt>
        <w:sdtPr>
          <w:tag w:val="goog_rdk_629"/>
          <w:id w:val="-1344071796"/>
        </w:sdtPr>
        <w:sdtContent>
          <w:ins w:id="602" w:author="Ellett, Logan" w:date="2026-07-04T06:00:00Z">
            <w:r w:rsidRPr="00686BD5">
              <w:rPr>
                <w:color w:val="ED0000"/>
                <w:sz w:val="20"/>
                <w:szCs w:val="20"/>
              </w:rPr>
              <w:t>13.</w:t>
            </w:r>
            <w:r w:rsidRPr="00686BD5">
              <w:rPr>
                <w:color w:val="ED0000"/>
                <w:sz w:val="20"/>
                <w:szCs w:val="20"/>
              </w:rPr>
              <w:tab/>
              <w:t>Capacity for self-care and activities of daily living, including life skills development;</w:t>
            </w:r>
          </w:ins>
        </w:sdtContent>
      </w:sdt>
    </w:p>
    <w:p w14:paraId="0000013D" w14:textId="77777777" w:rsidR="00C10BEC" w:rsidRDefault="00000000">
      <w:pPr>
        <w:spacing w:before="200" w:after="200"/>
        <w:ind w:left="1440" w:hanging="720"/>
        <w:rPr>
          <w:color w:val="FF0000"/>
          <w:sz w:val="20"/>
          <w:szCs w:val="20"/>
        </w:rPr>
      </w:pPr>
      <w:sdt>
        <w:sdtPr>
          <w:tag w:val="goog_rdk_631"/>
          <w:id w:val="1463270552"/>
        </w:sdtPr>
        <w:sdtContent>
          <w:ins w:id="603" w:author="Ellett, Logan" w:date="2026-07-04T06:00:00Z">
            <w:r w:rsidRPr="00686BD5">
              <w:rPr>
                <w:color w:val="ED0000"/>
                <w:sz w:val="20"/>
                <w:szCs w:val="20"/>
              </w:rPr>
              <w:t>14.</w:t>
            </w:r>
            <w:r w:rsidRPr="00686BD5">
              <w:rPr>
                <w:color w:val="ED0000"/>
                <w:sz w:val="20"/>
                <w:szCs w:val="20"/>
              </w:rPr>
              <w:tab/>
              <w:t>Independent living skills, if applicable;</w:t>
            </w:r>
          </w:ins>
        </w:sdtContent>
      </w:sdt>
    </w:p>
    <w:p w14:paraId="0000013E" w14:textId="77777777" w:rsidR="00C10BEC" w:rsidRDefault="00000000">
      <w:pPr>
        <w:spacing w:before="200" w:after="200"/>
        <w:ind w:left="1440" w:hanging="720"/>
        <w:rPr>
          <w:color w:val="FF0000"/>
          <w:sz w:val="20"/>
          <w:szCs w:val="20"/>
        </w:rPr>
      </w:pPr>
      <w:sdt>
        <w:sdtPr>
          <w:tag w:val="goog_rdk_633"/>
          <w:id w:val="-974851871"/>
        </w:sdtPr>
        <w:sdtContent>
          <w:ins w:id="604" w:author="Ellett, Logan" w:date="2026-07-04T06:00:00Z">
            <w:r w:rsidRPr="00686BD5">
              <w:rPr>
                <w:color w:val="ED0000"/>
                <w:sz w:val="20"/>
                <w:szCs w:val="20"/>
              </w:rPr>
              <w:t>15.</w:t>
            </w:r>
            <w:r w:rsidRPr="00686BD5">
              <w:rPr>
                <w:color w:val="ED0000"/>
                <w:sz w:val="20"/>
                <w:szCs w:val="20"/>
              </w:rPr>
              <w:tab/>
              <w:t>Legal issues and history to include all adjudications and criminal charges and convictions;</w:t>
            </w:r>
          </w:ins>
        </w:sdtContent>
      </w:sdt>
    </w:p>
    <w:p w14:paraId="0000013F" w14:textId="77777777" w:rsidR="00C10BEC" w:rsidRDefault="00000000">
      <w:pPr>
        <w:spacing w:before="200" w:after="200"/>
        <w:ind w:left="1440" w:hanging="720"/>
        <w:rPr>
          <w:color w:val="FF0000"/>
          <w:sz w:val="20"/>
          <w:szCs w:val="20"/>
        </w:rPr>
      </w:pPr>
      <w:sdt>
        <w:sdtPr>
          <w:tag w:val="goog_rdk_635"/>
          <w:id w:val="611203650"/>
        </w:sdtPr>
        <w:sdtContent>
          <w:ins w:id="605" w:author="Ellett, Logan" w:date="2026-07-04T06:00:00Z">
            <w:r w:rsidRPr="00686BD5">
              <w:rPr>
                <w:color w:val="ED0000"/>
                <w:sz w:val="20"/>
                <w:szCs w:val="20"/>
              </w:rPr>
              <w:t>16.</w:t>
            </w:r>
            <w:r w:rsidRPr="00686BD5">
              <w:rPr>
                <w:color w:val="ED0000"/>
                <w:sz w:val="20"/>
                <w:szCs w:val="20"/>
              </w:rPr>
              <w:tab/>
              <w:t>Out-of-home placement history;</w:t>
            </w:r>
          </w:ins>
        </w:sdtContent>
      </w:sdt>
    </w:p>
    <w:p w14:paraId="00000140" w14:textId="77777777" w:rsidR="00C10BEC" w:rsidRDefault="00000000">
      <w:pPr>
        <w:spacing w:before="200" w:after="200"/>
        <w:ind w:left="1440" w:hanging="720"/>
        <w:rPr>
          <w:color w:val="FF0000"/>
          <w:sz w:val="20"/>
          <w:szCs w:val="20"/>
        </w:rPr>
      </w:pPr>
      <w:sdt>
        <w:sdtPr>
          <w:tag w:val="goog_rdk_637"/>
          <w:id w:val="1275167222"/>
        </w:sdtPr>
        <w:sdtContent>
          <w:ins w:id="606" w:author="Ellett, Logan" w:date="2026-07-04T06:00:00Z">
            <w:r w:rsidRPr="00686BD5">
              <w:rPr>
                <w:color w:val="ED0000"/>
                <w:sz w:val="20"/>
                <w:szCs w:val="20"/>
              </w:rPr>
              <w:t>17.</w:t>
            </w:r>
            <w:r w:rsidRPr="00686BD5">
              <w:rPr>
                <w:color w:val="ED0000"/>
                <w:sz w:val="20"/>
                <w:szCs w:val="20"/>
              </w:rPr>
              <w:tab/>
              <w:t>Substance use history;</w:t>
            </w:r>
          </w:ins>
        </w:sdtContent>
      </w:sdt>
    </w:p>
    <w:p w14:paraId="00000141" w14:textId="77777777" w:rsidR="00C10BEC" w:rsidRDefault="00000000">
      <w:pPr>
        <w:spacing w:before="200" w:after="200"/>
        <w:ind w:left="1440" w:hanging="720"/>
        <w:rPr>
          <w:color w:val="FF0000"/>
          <w:sz w:val="20"/>
          <w:szCs w:val="20"/>
        </w:rPr>
      </w:pPr>
      <w:sdt>
        <w:sdtPr>
          <w:tag w:val="goog_rdk_639"/>
          <w:id w:val="-11756272"/>
        </w:sdtPr>
        <w:sdtContent>
          <w:ins w:id="607" w:author="Ellett, Logan" w:date="2026-07-04T06:00:00Z">
            <w:r w:rsidRPr="00686BD5">
              <w:rPr>
                <w:color w:val="ED0000"/>
                <w:sz w:val="20"/>
                <w:szCs w:val="20"/>
              </w:rPr>
              <w:t>18.</w:t>
            </w:r>
            <w:r w:rsidRPr="00686BD5">
              <w:rPr>
                <w:color w:val="ED0000"/>
                <w:sz w:val="20"/>
                <w:szCs w:val="20"/>
              </w:rPr>
              <w:tab/>
              <w:t>Strengths, abilities, skills, and interests; and</w:t>
            </w:r>
          </w:ins>
        </w:sdtContent>
      </w:sdt>
    </w:p>
    <w:p w14:paraId="00000142" w14:textId="77777777" w:rsidR="00C10BEC" w:rsidRDefault="00000000">
      <w:pPr>
        <w:spacing w:before="200" w:after="200"/>
        <w:ind w:left="1440" w:hanging="720"/>
        <w:rPr>
          <w:color w:val="FF0000"/>
          <w:sz w:val="20"/>
          <w:szCs w:val="20"/>
        </w:rPr>
      </w:pPr>
      <w:sdt>
        <w:sdtPr>
          <w:tag w:val="goog_rdk_641"/>
          <w:id w:val="-756068738"/>
        </w:sdtPr>
        <w:sdtContent>
          <w:ins w:id="608" w:author="Ellett, Logan" w:date="2026-07-04T06:01:00Z">
            <w:r w:rsidRPr="00686BD5">
              <w:rPr>
                <w:color w:val="ED0000"/>
                <w:sz w:val="20"/>
                <w:szCs w:val="20"/>
              </w:rPr>
              <w:t>19.</w:t>
            </w:r>
            <w:r w:rsidRPr="00686BD5">
              <w:rPr>
                <w:color w:val="ED0000"/>
                <w:sz w:val="20"/>
                <w:szCs w:val="20"/>
              </w:rPr>
              <w:tab/>
              <w:t>The needs of the child/youth that must be resolved for the child/youth to successfully discharge from the facility and projected length of treatment.</w:t>
            </w:r>
          </w:ins>
        </w:sdtContent>
      </w:sdt>
    </w:p>
    <w:p w14:paraId="00000143" w14:textId="444B5FC2" w:rsidR="00C10BEC" w:rsidRDefault="00000000">
      <w:pPr>
        <w:spacing w:before="200" w:after="200"/>
        <w:ind w:left="720" w:hanging="720"/>
        <w:rPr>
          <w:color w:val="FF0000"/>
          <w:sz w:val="20"/>
          <w:szCs w:val="20"/>
        </w:rPr>
      </w:pPr>
      <w:sdt>
        <w:sdtPr>
          <w:tag w:val="goog_rdk_643"/>
          <w:id w:val="-499982757"/>
        </w:sdtPr>
        <w:sdtContent>
          <w:ins w:id="609" w:author="Ellett, Logan" w:date="2026-09-01T05:38:00Z" w16du:dateUtc="2026-09-01T11:38:00Z">
            <w:r w:rsidR="00296C56" w:rsidRPr="00686BD5">
              <w:rPr>
                <w:color w:val="ED0000"/>
                <w:sz w:val="20"/>
                <w:szCs w:val="20"/>
              </w:rPr>
              <w:t>F</w:t>
            </w:r>
          </w:ins>
          <w:ins w:id="610" w:author="Ellett, Logan" w:date="2026-07-04T06:12:00Z">
            <w:r w:rsidRPr="00686BD5">
              <w:rPr>
                <w:color w:val="ED0000"/>
                <w:sz w:val="20"/>
                <w:szCs w:val="20"/>
              </w:rPr>
              <w:t>.</w:t>
            </w:r>
            <w:r w:rsidRPr="00686BD5">
              <w:rPr>
                <w:color w:val="ED0000"/>
                <w:sz w:val="20"/>
                <w:szCs w:val="20"/>
              </w:rPr>
              <w:tab/>
              <w:t>All direct assessments of the child/youth shall be conducted in the child’s/youth’s preferred language or mode of communication, including augmented, supported communication, or any form of communication assistance if necessary. The child’s/youth’s age, developmental level, ability to understand, and cultural and religious or spiritual background must be taken into consideration.</w:t>
            </w:r>
          </w:ins>
        </w:sdtContent>
      </w:sdt>
    </w:p>
    <w:p w14:paraId="00000144" w14:textId="77777777" w:rsidR="00C10BEC" w:rsidRDefault="00000000">
      <w:pPr>
        <w:spacing w:before="200" w:after="200"/>
        <w:ind w:left="1440" w:hanging="1440"/>
        <w:rPr>
          <w:color w:val="FF0000"/>
          <w:sz w:val="20"/>
          <w:szCs w:val="20"/>
        </w:rPr>
      </w:pPr>
      <w:sdt>
        <w:sdtPr>
          <w:tag w:val="goog_rdk_645"/>
          <w:id w:val="731821239"/>
        </w:sdtPr>
        <w:sdtContent>
          <w:ins w:id="611" w:author="Ellett, Logan" w:date="2026-07-05T04:27:00Z">
            <w:r w:rsidRPr="00686BD5">
              <w:rPr>
                <w:b/>
                <w:bCs/>
                <w:color w:val="ED0000"/>
                <w:sz w:val="20"/>
                <w:szCs w:val="20"/>
              </w:rPr>
              <w:t>7.706.32</w:t>
            </w:r>
            <w:r w:rsidRPr="00686BD5">
              <w:rPr>
                <w:b/>
                <w:bCs/>
                <w:color w:val="ED0000"/>
                <w:sz w:val="20"/>
                <w:szCs w:val="20"/>
              </w:rPr>
              <w:tab/>
              <w:t>Individual Child/Youth Plan</w:t>
            </w:r>
          </w:ins>
        </w:sdtContent>
      </w:sdt>
    </w:p>
    <w:p w14:paraId="00000145" w14:textId="77777777" w:rsidR="00C10BEC" w:rsidRDefault="00000000">
      <w:pPr>
        <w:spacing w:before="200" w:after="200"/>
        <w:ind w:left="720" w:hanging="720"/>
        <w:rPr>
          <w:sz w:val="20"/>
          <w:szCs w:val="20"/>
        </w:rPr>
      </w:pPr>
      <w:sdt>
        <w:sdtPr>
          <w:tag w:val="goog_rdk_647"/>
          <w:id w:val="-2003594462"/>
        </w:sdtPr>
        <w:sdtContent>
          <w:ins w:id="612" w:author="Ellett, Logan" w:date="2026-07-05T04:27:00Z">
            <w:r w:rsidRPr="00686BD5">
              <w:rPr>
                <w:color w:val="ED0000"/>
                <w:sz w:val="20"/>
                <w:szCs w:val="20"/>
              </w:rPr>
              <w:t>A</w:t>
            </w:r>
          </w:ins>
        </w:sdtContent>
      </w:sdt>
      <w:sdt>
        <w:sdtPr>
          <w:tag w:val="goog_rdk_648"/>
          <w:id w:val="1196882712"/>
        </w:sdtPr>
        <w:sdtContent>
          <w:del w:id="613" w:author="Ellett, Logan" w:date="2026-07-05T04:27:00Z">
            <w:r>
              <w:rPr>
                <w:sz w:val="20"/>
                <w:szCs w:val="20"/>
              </w:rPr>
              <w:delText>B</w:delText>
            </w:r>
          </w:del>
        </w:sdtContent>
      </w:sdt>
      <w:r>
        <w:rPr>
          <w:sz w:val="20"/>
          <w:szCs w:val="20"/>
        </w:rPr>
        <w:t xml:space="preserve">. </w:t>
      </w:r>
      <w:r>
        <w:rPr>
          <w:sz w:val="20"/>
          <w:szCs w:val="20"/>
        </w:rPr>
        <w:tab/>
        <w:t>For each child</w:t>
      </w:r>
      <w:sdt>
        <w:sdtPr>
          <w:tag w:val="goog_rdk_649"/>
          <w:id w:val="160257499"/>
        </w:sdtPr>
        <w:sdtContent>
          <w:ins w:id="614" w:author="Ellett, Logan" w:date="2026-07-05T04:27:00Z">
            <w:r>
              <w:rPr>
                <w:sz w:val="20"/>
                <w:szCs w:val="20"/>
              </w:rPr>
              <w:t>/youth</w:t>
            </w:r>
          </w:ins>
        </w:sdtContent>
      </w:sdt>
      <w:r>
        <w:rPr>
          <w:sz w:val="20"/>
          <w:szCs w:val="20"/>
        </w:rPr>
        <w:t xml:space="preserve"> in the day treatment </w:t>
      </w:r>
      <w:sdt>
        <w:sdtPr>
          <w:tag w:val="goog_rdk_650"/>
          <w:id w:val="-2144088221"/>
        </w:sdtPr>
        <w:sdtContent>
          <w:ins w:id="615" w:author="Ellett, Logan" w:date="2026-07-05T04:27:00Z">
            <w:r>
              <w:rPr>
                <w:sz w:val="20"/>
                <w:szCs w:val="20"/>
              </w:rPr>
              <w:t>facility</w:t>
            </w:r>
          </w:ins>
        </w:sdtContent>
      </w:sdt>
      <w:sdt>
        <w:sdtPr>
          <w:tag w:val="goog_rdk_651"/>
          <w:id w:val="-1606066501"/>
        </w:sdtPr>
        <w:sdtContent>
          <w:del w:id="616" w:author="Ellett, Logan" w:date="2026-07-05T04:27:00Z">
            <w:r>
              <w:rPr>
                <w:color w:val="FF0000"/>
                <w:sz w:val="20"/>
                <w:szCs w:val="20"/>
              </w:rPr>
              <w:delText xml:space="preserve"> </w:delText>
            </w:r>
            <w:r>
              <w:rPr>
                <w:sz w:val="20"/>
                <w:szCs w:val="20"/>
              </w:rPr>
              <w:delText>program</w:delText>
            </w:r>
          </w:del>
        </w:sdtContent>
      </w:sdt>
      <w:r>
        <w:rPr>
          <w:sz w:val="20"/>
          <w:szCs w:val="20"/>
        </w:rPr>
        <w:t xml:space="preserve">, long </w:t>
      </w:r>
      <w:sdt>
        <w:sdtPr>
          <w:tag w:val="goog_rdk_652"/>
          <w:id w:val="-963064930"/>
        </w:sdtPr>
        <w:sdtContent>
          <w:ins w:id="617" w:author="Ellett, Logan" w:date="2026-07-05T04:27:00Z">
            <w:r>
              <w:rPr>
                <w:sz w:val="20"/>
                <w:szCs w:val="20"/>
              </w:rPr>
              <w:t>term</w:t>
            </w:r>
          </w:ins>
        </w:sdtContent>
      </w:sdt>
      <w:sdt>
        <w:sdtPr>
          <w:tag w:val="goog_rdk_653"/>
          <w:id w:val="1475219038"/>
        </w:sdtPr>
        <w:sdtContent>
          <w:del w:id="618" w:author="Ellett, Logan" w:date="2026-07-05T04:27:00Z">
            <w:r>
              <w:rPr>
                <w:color w:val="FF0000"/>
                <w:sz w:val="20"/>
                <w:szCs w:val="20"/>
              </w:rPr>
              <w:delText xml:space="preserve"> </w:delText>
            </w:r>
            <w:r>
              <w:rPr>
                <w:sz w:val="20"/>
                <w:szCs w:val="20"/>
              </w:rPr>
              <w:delText>range</w:delText>
            </w:r>
          </w:del>
        </w:sdtContent>
      </w:sdt>
      <w:r>
        <w:rPr>
          <w:sz w:val="20"/>
          <w:szCs w:val="20"/>
        </w:rPr>
        <w:t xml:space="preserve"> and </w:t>
      </w:r>
      <w:proofErr w:type="gramStart"/>
      <w:r>
        <w:rPr>
          <w:sz w:val="20"/>
          <w:szCs w:val="20"/>
        </w:rPr>
        <w:t>short term</w:t>
      </w:r>
      <w:proofErr w:type="gramEnd"/>
      <w:r>
        <w:rPr>
          <w:sz w:val="20"/>
          <w:szCs w:val="20"/>
        </w:rPr>
        <w:t xml:space="preserve"> goals shall be established </w:t>
      </w:r>
      <w:sdt>
        <w:sdtPr>
          <w:tag w:val="goog_rdk_654"/>
          <w:id w:val="-1775305042"/>
        </w:sdtPr>
        <w:sdtContent>
          <w:ins w:id="619" w:author="Ellett, Logan" w:date="2026-07-05T04:27:00Z">
            <w:r>
              <w:rPr>
                <w:sz w:val="20"/>
                <w:szCs w:val="20"/>
              </w:rPr>
              <w:t>as a part of the individual child/youth</w:t>
            </w:r>
          </w:ins>
        </w:sdtContent>
      </w:sdt>
      <w:sdt>
        <w:sdtPr>
          <w:tag w:val="goog_rdk_655"/>
          <w:id w:val="2086793432"/>
        </w:sdtPr>
        <w:sdtContent>
          <w:del w:id="620" w:author="Ellett, Logan" w:date="2026-07-05T04:27:00Z">
            <w:r>
              <w:rPr>
                <w:sz w:val="20"/>
                <w:szCs w:val="20"/>
              </w:rPr>
              <w:delText xml:space="preserve"> and a case</w:delText>
            </w:r>
          </w:del>
        </w:sdtContent>
      </w:sdt>
      <w:r>
        <w:rPr>
          <w:sz w:val="20"/>
          <w:szCs w:val="20"/>
        </w:rPr>
        <w:t xml:space="preserve"> plan</w:t>
      </w:r>
      <w:sdt>
        <w:sdtPr>
          <w:tag w:val="goog_rdk_656"/>
          <w:id w:val="521967314"/>
        </w:sdtPr>
        <w:sdtContent>
          <w:ins w:id="621" w:author="Ellett, Logan" w:date="2026-07-05T04:27:00Z">
            <w:r>
              <w:rPr>
                <w:sz w:val="20"/>
                <w:szCs w:val="20"/>
              </w:rPr>
              <w:t>.</w:t>
            </w:r>
          </w:ins>
        </w:sdtContent>
      </w:sdt>
      <w:r>
        <w:rPr>
          <w:color w:val="FF0000"/>
          <w:sz w:val="20"/>
          <w:szCs w:val="20"/>
        </w:rPr>
        <w:t xml:space="preserve"> </w:t>
      </w:r>
      <w:sdt>
        <w:sdtPr>
          <w:tag w:val="goog_rdk_657"/>
          <w:id w:val="1906802319"/>
        </w:sdtPr>
        <w:sdtContent>
          <w:ins w:id="622" w:author="Ellett, Logan" w:date="2026-07-05T04:27:00Z">
            <w:r w:rsidRPr="00686BD5">
              <w:rPr>
                <w:color w:val="ED0000"/>
                <w:sz w:val="20"/>
                <w:szCs w:val="20"/>
              </w:rPr>
              <w:t>The individual child/youth plan must include</w:t>
            </w:r>
          </w:ins>
        </w:sdtContent>
      </w:sdt>
      <w:sdt>
        <w:sdtPr>
          <w:tag w:val="goog_rdk_658"/>
          <w:id w:val="-702393918"/>
        </w:sdtPr>
        <w:sdtContent>
          <w:del w:id="623" w:author="Ellett, Logan" w:date="2026-07-05T04:27:00Z">
            <w:r>
              <w:rPr>
                <w:sz w:val="20"/>
                <w:szCs w:val="20"/>
              </w:rPr>
              <w:delText xml:space="preserve"> written which includes</w:delText>
            </w:r>
          </w:del>
        </w:sdtContent>
      </w:sdt>
      <w:r>
        <w:rPr>
          <w:sz w:val="20"/>
          <w:szCs w:val="20"/>
        </w:rPr>
        <w:t xml:space="preserve"> anticipated behavioral changes of the child</w:t>
      </w:r>
      <w:sdt>
        <w:sdtPr>
          <w:tag w:val="goog_rdk_659"/>
          <w:id w:val="936679561"/>
        </w:sdtPr>
        <w:sdtContent>
          <w:ins w:id="624" w:author="Ellett, Logan" w:date="2026-07-05T04:27:00Z">
            <w:r>
              <w:rPr>
                <w:sz w:val="20"/>
                <w:szCs w:val="20"/>
              </w:rPr>
              <w:t>/youth</w:t>
            </w:r>
          </w:ins>
        </w:sdtContent>
      </w:sdt>
      <w:r>
        <w:rPr>
          <w:sz w:val="20"/>
          <w:szCs w:val="20"/>
        </w:rPr>
        <w:t xml:space="preserve"> and projected length of participation in the day treatment </w:t>
      </w:r>
      <w:sdt>
        <w:sdtPr>
          <w:tag w:val="goog_rdk_660"/>
          <w:id w:val="1296223882"/>
        </w:sdtPr>
        <w:sdtContent>
          <w:ins w:id="625" w:author="Ellett, Logan" w:date="2026-07-05T04:27:00Z">
            <w:r>
              <w:rPr>
                <w:sz w:val="20"/>
                <w:szCs w:val="20"/>
              </w:rPr>
              <w:t>facility</w:t>
            </w:r>
          </w:ins>
        </w:sdtContent>
      </w:sdt>
      <w:sdt>
        <w:sdtPr>
          <w:tag w:val="goog_rdk_661"/>
          <w:id w:val="-1435819262"/>
        </w:sdtPr>
        <w:sdtContent>
          <w:del w:id="626" w:author="Ellett, Logan" w:date="2026-07-05T04:27:00Z">
            <w:r>
              <w:rPr>
                <w:color w:val="FF0000"/>
                <w:sz w:val="20"/>
                <w:szCs w:val="20"/>
              </w:rPr>
              <w:delText xml:space="preserve"> </w:delText>
            </w:r>
            <w:r>
              <w:rPr>
                <w:sz w:val="20"/>
                <w:szCs w:val="20"/>
              </w:rPr>
              <w:delText>program</w:delText>
            </w:r>
          </w:del>
        </w:sdtContent>
      </w:sdt>
      <w:r>
        <w:rPr>
          <w:sz w:val="20"/>
          <w:szCs w:val="20"/>
        </w:rPr>
        <w:t xml:space="preserve">. </w:t>
      </w:r>
    </w:p>
    <w:p w14:paraId="00000146" w14:textId="77777777" w:rsidR="00C10BEC" w:rsidRDefault="00000000">
      <w:pPr>
        <w:spacing w:before="200" w:after="200"/>
        <w:ind w:left="720" w:hanging="720"/>
        <w:rPr>
          <w:strike/>
          <w:sz w:val="20"/>
          <w:szCs w:val="20"/>
        </w:rPr>
      </w:pPr>
      <w:sdt>
        <w:sdtPr>
          <w:tag w:val="goog_rdk_663"/>
          <w:id w:val="402285288"/>
        </w:sdtPr>
        <w:sdtContent>
          <w:ins w:id="627" w:author="Ellett, Logan" w:date="2026-07-05T04:28:00Z">
            <w:r w:rsidRPr="00686BD5">
              <w:rPr>
                <w:color w:val="ED0000"/>
                <w:sz w:val="20"/>
                <w:szCs w:val="20"/>
              </w:rPr>
              <w:t>B.</w:t>
            </w:r>
          </w:ins>
        </w:sdtContent>
      </w:sdt>
      <w:r>
        <w:rPr>
          <w:color w:val="FF0000"/>
          <w:sz w:val="20"/>
          <w:szCs w:val="20"/>
        </w:rPr>
        <w:tab/>
      </w:r>
      <w:r>
        <w:rPr>
          <w:sz w:val="20"/>
          <w:szCs w:val="20"/>
        </w:rPr>
        <w:t>Goals and</w:t>
      </w:r>
      <w:sdt>
        <w:sdtPr>
          <w:tag w:val="goog_rdk_664"/>
          <w:id w:val="-184189249"/>
        </w:sdtPr>
        <w:sdtContent>
          <w:del w:id="628" w:author="Ellett, Logan" w:date="2026-07-05T04:35:00Z">
            <w:r>
              <w:rPr>
                <w:sz w:val="20"/>
                <w:szCs w:val="20"/>
              </w:rPr>
              <w:delText xml:space="preserve"> case</w:delText>
            </w:r>
          </w:del>
        </w:sdtContent>
      </w:sdt>
      <w:r>
        <w:rPr>
          <w:sz w:val="20"/>
          <w:szCs w:val="20"/>
        </w:rPr>
        <w:t xml:space="preserve"> plans</w:t>
      </w:r>
      <w:r>
        <w:rPr>
          <w:strike/>
          <w:sz w:val="20"/>
          <w:szCs w:val="20"/>
        </w:rPr>
        <w:t xml:space="preserve"> shall</w:t>
      </w:r>
      <w:r>
        <w:rPr>
          <w:sz w:val="20"/>
          <w:szCs w:val="20"/>
        </w:rPr>
        <w:t xml:space="preserve"> </w:t>
      </w:r>
      <w:sdt>
        <w:sdtPr>
          <w:tag w:val="goog_rdk_665"/>
          <w:id w:val="1567030809"/>
        </w:sdtPr>
        <w:sdtContent>
          <w:ins w:id="629" w:author="Ellett, Logan" w:date="2026-07-05T04:28:00Z">
            <w:r>
              <w:rPr>
                <w:sz w:val="20"/>
                <w:szCs w:val="20"/>
              </w:rPr>
              <w:t>must</w:t>
            </w:r>
          </w:ins>
        </w:sdtContent>
      </w:sdt>
      <w:r>
        <w:rPr>
          <w:color w:val="FF0000"/>
          <w:sz w:val="20"/>
          <w:szCs w:val="20"/>
        </w:rPr>
        <w:t xml:space="preserve"> </w:t>
      </w:r>
      <w:r>
        <w:rPr>
          <w:sz w:val="20"/>
          <w:szCs w:val="20"/>
        </w:rPr>
        <w:t>be evaluated at least monthly.</w:t>
      </w:r>
      <w:sdt>
        <w:sdtPr>
          <w:tag w:val="goog_rdk_666"/>
          <w:id w:val="-107689089"/>
        </w:sdtPr>
        <w:sdtContent>
          <w:del w:id="630" w:author="Ellett, Logan" w:date="2026-07-05T04:35:00Z">
            <w:r>
              <w:rPr>
                <w:sz w:val="20"/>
                <w:szCs w:val="20"/>
              </w:rPr>
              <w:delText xml:space="preserve"> The discharge plans shall become part of the case plan and shall describe the child's behavior at the time of discharge from the day treatment program.</w:delText>
            </w:r>
          </w:del>
        </w:sdtContent>
      </w:sdt>
      <w:r>
        <w:rPr>
          <w:sz w:val="20"/>
          <w:szCs w:val="20"/>
        </w:rPr>
        <w:t xml:space="preserve"> </w:t>
      </w:r>
    </w:p>
    <w:p w14:paraId="00000147" w14:textId="77777777" w:rsidR="00C10BEC" w:rsidRDefault="00000000">
      <w:pPr>
        <w:spacing w:before="200" w:after="200"/>
        <w:ind w:left="720" w:hanging="720"/>
        <w:rPr>
          <w:sz w:val="20"/>
          <w:szCs w:val="20"/>
        </w:rPr>
      </w:pPr>
      <w:sdt>
        <w:sdtPr>
          <w:tag w:val="goog_rdk_668"/>
          <w:id w:val="506507372"/>
        </w:sdtPr>
        <w:sdtContent>
          <w:ins w:id="631" w:author="Ellett, Logan" w:date="2026-07-05T04:28:00Z">
            <w:r w:rsidRPr="00686BD5">
              <w:rPr>
                <w:color w:val="ED0000"/>
                <w:sz w:val="20"/>
                <w:szCs w:val="20"/>
              </w:rPr>
              <w:t>C.</w:t>
            </w:r>
          </w:ins>
        </w:sdtContent>
      </w:sdt>
      <w:r>
        <w:rPr>
          <w:color w:val="FF0000"/>
          <w:sz w:val="20"/>
          <w:szCs w:val="20"/>
        </w:rPr>
        <w:tab/>
      </w:r>
      <w:r>
        <w:rPr>
          <w:sz w:val="20"/>
          <w:szCs w:val="20"/>
        </w:rPr>
        <w:t xml:space="preserve">The treatment leader </w:t>
      </w:r>
      <w:sdt>
        <w:sdtPr>
          <w:tag w:val="goog_rdk_669"/>
          <w:id w:val="72601211"/>
        </w:sdtPr>
        <w:sdtContent>
          <w:ins w:id="632" w:author="Ellett, Logan" w:date="2026-07-05T04:28:00Z">
            <w:r>
              <w:rPr>
                <w:sz w:val="20"/>
                <w:szCs w:val="20"/>
              </w:rPr>
              <w:t>or clinical supervisor</w:t>
            </w:r>
          </w:ins>
        </w:sdtContent>
      </w:sdt>
      <w:r>
        <w:rPr>
          <w:sz w:val="20"/>
          <w:szCs w:val="20"/>
        </w:rPr>
        <w:t xml:space="preserve"> shall be responsible for </w:t>
      </w:r>
      <w:sdt>
        <w:sdtPr>
          <w:tag w:val="goog_rdk_670"/>
          <w:id w:val="-690464362"/>
        </w:sdtPr>
        <w:sdtContent>
          <w:ins w:id="633" w:author="Ellett, Logan" w:date="2026-07-05T04:28:00Z">
            <w:r>
              <w:rPr>
                <w:sz w:val="20"/>
                <w:szCs w:val="20"/>
              </w:rPr>
              <w:t>the</w:t>
            </w:r>
          </w:ins>
        </w:sdtContent>
      </w:sdt>
      <w:r>
        <w:rPr>
          <w:color w:val="FF0000"/>
          <w:sz w:val="20"/>
          <w:szCs w:val="20"/>
        </w:rPr>
        <w:t xml:space="preserve"> </w:t>
      </w:r>
      <w:r>
        <w:rPr>
          <w:sz w:val="20"/>
          <w:szCs w:val="20"/>
        </w:rPr>
        <w:t>establishment</w:t>
      </w:r>
      <w:sdt>
        <w:sdtPr>
          <w:tag w:val="goog_rdk_671"/>
          <w:id w:val="127402038"/>
        </w:sdtPr>
        <w:sdtContent>
          <w:ins w:id="634" w:author="Ellett, Logan" w:date="2026-07-05T04:35:00Z">
            <w:r>
              <w:rPr>
                <w:sz w:val="20"/>
                <w:szCs w:val="20"/>
              </w:rPr>
              <w:t>,</w:t>
            </w:r>
            <w:r w:rsidRPr="00686BD5">
              <w:rPr>
                <w:color w:val="ED0000"/>
                <w:sz w:val="20"/>
                <w:szCs w:val="20"/>
              </w:rPr>
              <w:t xml:space="preserve"> ongoing evaluations, updates,</w:t>
            </w:r>
          </w:ins>
        </w:sdtContent>
      </w:sdt>
      <w:r>
        <w:rPr>
          <w:sz w:val="20"/>
          <w:szCs w:val="20"/>
        </w:rPr>
        <w:t xml:space="preserve"> and </w:t>
      </w:r>
      <w:sdt>
        <w:sdtPr>
          <w:tag w:val="goog_rdk_672"/>
          <w:id w:val="-2070749474"/>
        </w:sdtPr>
        <w:sdtContent>
          <w:del w:id="635" w:author="Ellett, Logan" w:date="2026-07-05T04:36:00Z">
            <w:r>
              <w:rPr>
                <w:sz w:val="20"/>
                <w:szCs w:val="20"/>
              </w:rPr>
              <w:delText xml:space="preserve">signing </w:delText>
            </w:r>
          </w:del>
        </w:sdtContent>
      </w:sdt>
      <w:sdt>
        <w:sdtPr>
          <w:tag w:val="goog_rdk_673"/>
          <w:id w:val="-1344153344"/>
        </w:sdtPr>
        <w:sdtContent>
          <w:ins w:id="636" w:author="Ellett, Logan" w:date="2026-07-05T04:36:00Z">
            <w:r>
              <w:rPr>
                <w:sz w:val="20"/>
                <w:szCs w:val="20"/>
              </w:rPr>
              <w:t xml:space="preserve">approval of </w:t>
            </w:r>
          </w:ins>
        </w:sdtContent>
      </w:sdt>
      <w:r>
        <w:rPr>
          <w:sz w:val="20"/>
          <w:szCs w:val="20"/>
        </w:rPr>
        <w:t xml:space="preserve">the </w:t>
      </w:r>
      <w:sdt>
        <w:sdtPr>
          <w:tag w:val="goog_rdk_674"/>
          <w:id w:val="-652590021"/>
        </w:sdtPr>
        <w:sdtContent>
          <w:ins w:id="637" w:author="Ellett, Logan" w:date="2026-07-05T04:28:00Z">
            <w:r>
              <w:rPr>
                <w:sz w:val="20"/>
                <w:szCs w:val="20"/>
              </w:rPr>
              <w:t>individual child/youth</w:t>
            </w:r>
          </w:ins>
        </w:sdtContent>
      </w:sdt>
      <w:sdt>
        <w:sdtPr>
          <w:tag w:val="goog_rdk_675"/>
          <w:id w:val="-1425954019"/>
        </w:sdtPr>
        <w:sdtContent>
          <w:del w:id="638" w:author="Ellett, Logan" w:date="2026-07-05T04:28:00Z">
            <w:r>
              <w:rPr>
                <w:color w:val="FF0000"/>
                <w:sz w:val="20"/>
                <w:szCs w:val="20"/>
              </w:rPr>
              <w:delText xml:space="preserve"> </w:delText>
            </w:r>
            <w:r>
              <w:rPr>
                <w:sz w:val="20"/>
                <w:szCs w:val="20"/>
              </w:rPr>
              <w:delText>case</w:delText>
            </w:r>
          </w:del>
        </w:sdtContent>
      </w:sdt>
      <w:r>
        <w:rPr>
          <w:sz w:val="20"/>
          <w:szCs w:val="20"/>
        </w:rPr>
        <w:t xml:space="preserve"> plans.</w:t>
      </w:r>
    </w:p>
    <w:p w14:paraId="00000148" w14:textId="77777777" w:rsidR="00C10BEC" w:rsidRDefault="00000000">
      <w:pPr>
        <w:spacing w:before="200" w:after="200"/>
        <w:ind w:left="1440" w:hanging="720"/>
        <w:rPr>
          <w:sz w:val="20"/>
          <w:szCs w:val="20"/>
        </w:rPr>
      </w:pPr>
      <w:r>
        <w:rPr>
          <w:sz w:val="20"/>
          <w:szCs w:val="20"/>
        </w:rPr>
        <w:t xml:space="preserve">1. </w:t>
      </w:r>
      <w:r>
        <w:rPr>
          <w:sz w:val="20"/>
          <w:szCs w:val="20"/>
        </w:rPr>
        <w:tab/>
        <w:t xml:space="preserve">Persons to be involved in the process of </w:t>
      </w:r>
      <w:sdt>
        <w:sdtPr>
          <w:tag w:val="goog_rdk_676"/>
          <w:id w:val="1561820441"/>
        </w:sdtPr>
        <w:sdtContent>
          <w:del w:id="639" w:author="Ellett, Logan" w:date="2026-07-05T04:37:00Z">
            <w:r>
              <w:rPr>
                <w:sz w:val="20"/>
                <w:szCs w:val="20"/>
              </w:rPr>
              <w:delText xml:space="preserve">case </w:delText>
            </w:r>
          </w:del>
        </w:sdtContent>
      </w:sdt>
      <w:sdt>
        <w:sdtPr>
          <w:tag w:val="goog_rdk_677"/>
          <w:id w:val="-1731837818"/>
        </w:sdtPr>
        <w:sdtContent>
          <w:ins w:id="640" w:author="Ellett, Logan" w:date="2026-07-05T04:37:00Z">
            <w:r w:rsidRPr="00686BD5">
              <w:rPr>
                <w:color w:val="ED0000"/>
                <w:sz w:val="20"/>
                <w:szCs w:val="20"/>
              </w:rPr>
              <w:t>treatment</w:t>
            </w:r>
          </w:ins>
        </w:sdtContent>
      </w:sdt>
      <w:r>
        <w:rPr>
          <w:color w:val="FF0000"/>
          <w:sz w:val="20"/>
          <w:szCs w:val="20"/>
        </w:rPr>
        <w:t xml:space="preserve"> </w:t>
      </w:r>
      <w:r>
        <w:rPr>
          <w:sz w:val="20"/>
          <w:szCs w:val="20"/>
        </w:rPr>
        <w:t>planning and periodic evaluation shall include a staff member of the agency having referred the child</w:t>
      </w:r>
      <w:sdt>
        <w:sdtPr>
          <w:tag w:val="goog_rdk_678"/>
          <w:id w:val="-1919714371"/>
        </w:sdtPr>
        <w:sdtContent>
          <w:ins w:id="641" w:author="Ellett, Logan" w:date="2026-07-05T04:28:00Z">
            <w:r>
              <w:rPr>
                <w:sz w:val="20"/>
                <w:szCs w:val="20"/>
              </w:rPr>
              <w:t>/youth</w:t>
            </w:r>
          </w:ins>
        </w:sdtContent>
      </w:sdt>
      <w:r>
        <w:rPr>
          <w:sz w:val="20"/>
          <w:szCs w:val="20"/>
        </w:rPr>
        <w:t>, the parent</w:t>
      </w:r>
      <w:sdt>
        <w:sdtPr>
          <w:tag w:val="goog_rdk_679"/>
          <w:id w:val="979196310"/>
        </w:sdtPr>
        <w:sdtContent>
          <w:ins w:id="642" w:author="Ellett, Logan" w:date="2026-07-05T04:28:00Z">
            <w:r>
              <w:rPr>
                <w:sz w:val="20"/>
                <w:szCs w:val="20"/>
              </w:rPr>
              <w:t>(s)</w:t>
            </w:r>
          </w:ins>
        </w:sdtContent>
      </w:sdt>
      <w:r>
        <w:rPr>
          <w:sz w:val="20"/>
          <w:szCs w:val="20"/>
        </w:rPr>
        <w:t xml:space="preserve"> or </w:t>
      </w:r>
      <w:sdt>
        <w:sdtPr>
          <w:tag w:val="goog_rdk_680"/>
          <w:id w:val="-587364269"/>
        </w:sdtPr>
        <w:sdtContent>
          <w:ins w:id="643" w:author="Ellett, Logan" w:date="2026-07-05T04:28:00Z">
            <w:r>
              <w:rPr>
                <w:sz w:val="20"/>
                <w:szCs w:val="20"/>
              </w:rPr>
              <w:t>legal</w:t>
            </w:r>
          </w:ins>
        </w:sdtContent>
      </w:sdt>
      <w:r>
        <w:rPr>
          <w:color w:val="FF0000"/>
          <w:sz w:val="20"/>
          <w:szCs w:val="20"/>
        </w:rPr>
        <w:t xml:space="preserve"> </w:t>
      </w:r>
      <w:r>
        <w:rPr>
          <w:sz w:val="20"/>
          <w:szCs w:val="20"/>
        </w:rPr>
        <w:t>guardian</w:t>
      </w:r>
      <w:sdt>
        <w:sdtPr>
          <w:tag w:val="goog_rdk_681"/>
          <w:id w:val="1726672995"/>
        </w:sdtPr>
        <w:sdtContent>
          <w:ins w:id="644" w:author="Ellett, Logan" w:date="2026-07-05T04:28:00Z">
            <w:r>
              <w:rPr>
                <w:sz w:val="20"/>
                <w:szCs w:val="20"/>
              </w:rPr>
              <w:t>(s) or custodian(s)</w:t>
            </w:r>
          </w:ins>
        </w:sdtContent>
      </w:sdt>
      <w:r>
        <w:rPr>
          <w:sz w:val="20"/>
          <w:szCs w:val="20"/>
        </w:rPr>
        <w:t>, as appropriate, and staff members of other agencies serving the child</w:t>
      </w:r>
      <w:sdt>
        <w:sdtPr>
          <w:tag w:val="goog_rdk_682"/>
          <w:id w:val="325544944"/>
        </w:sdtPr>
        <w:sdtContent>
          <w:ins w:id="645" w:author="Ellett, Logan" w:date="2026-07-05T04:29:00Z">
            <w:r>
              <w:rPr>
                <w:sz w:val="20"/>
                <w:szCs w:val="20"/>
              </w:rPr>
              <w:t>/youth</w:t>
            </w:r>
          </w:ins>
        </w:sdtContent>
      </w:sdt>
      <w:r>
        <w:rPr>
          <w:sz w:val="20"/>
          <w:szCs w:val="20"/>
        </w:rPr>
        <w:t>.</w:t>
      </w:r>
    </w:p>
    <w:p w14:paraId="00000149" w14:textId="77777777" w:rsidR="00C10BEC" w:rsidRDefault="00000000">
      <w:pPr>
        <w:spacing w:before="200" w:after="200"/>
        <w:ind w:left="1440" w:hanging="720"/>
        <w:rPr>
          <w:sz w:val="20"/>
          <w:szCs w:val="20"/>
        </w:rPr>
      </w:pPr>
      <w:r>
        <w:rPr>
          <w:sz w:val="20"/>
          <w:szCs w:val="20"/>
        </w:rPr>
        <w:t>2</w:t>
      </w:r>
      <w:proofErr w:type="gramStart"/>
      <w:r>
        <w:rPr>
          <w:sz w:val="20"/>
          <w:szCs w:val="20"/>
        </w:rPr>
        <w:t xml:space="preserve">. </w:t>
      </w:r>
      <w:r>
        <w:rPr>
          <w:sz w:val="20"/>
          <w:szCs w:val="20"/>
        </w:rPr>
        <w:tab/>
        <w:t>A</w:t>
      </w:r>
      <w:proofErr w:type="gramEnd"/>
      <w:r>
        <w:rPr>
          <w:sz w:val="20"/>
          <w:szCs w:val="20"/>
        </w:rPr>
        <w:t xml:space="preserve"> monthly progress report</w:t>
      </w:r>
      <w:sdt>
        <w:sdtPr>
          <w:tag w:val="goog_rdk_683"/>
          <w:id w:val="1062562243"/>
        </w:sdtPr>
        <w:sdtContent>
          <w:del w:id="646" w:author="Ellett, Logan" w:date="2026-07-05T04:38:00Z">
            <w:r>
              <w:rPr>
                <w:sz w:val="20"/>
                <w:szCs w:val="20"/>
              </w:rPr>
              <w:delText xml:space="preserve"> shall</w:delText>
            </w:r>
          </w:del>
        </w:sdtContent>
      </w:sdt>
      <w:r>
        <w:rPr>
          <w:sz w:val="20"/>
          <w:szCs w:val="20"/>
        </w:rPr>
        <w:t xml:space="preserve"> </w:t>
      </w:r>
      <w:sdt>
        <w:sdtPr>
          <w:tag w:val="goog_rdk_684"/>
          <w:id w:val="-2070139421"/>
        </w:sdtPr>
        <w:sdtContent>
          <w:ins w:id="647" w:author="Ellett, Logan" w:date="2026-07-05T04:29:00Z">
            <w:r>
              <w:rPr>
                <w:sz w:val="20"/>
                <w:szCs w:val="20"/>
              </w:rPr>
              <w:t>must</w:t>
            </w:r>
          </w:ins>
        </w:sdtContent>
      </w:sdt>
      <w:r>
        <w:rPr>
          <w:sz w:val="20"/>
          <w:szCs w:val="20"/>
        </w:rPr>
        <w:t xml:space="preserve"> include a description of the child's</w:t>
      </w:r>
      <w:sdt>
        <w:sdtPr>
          <w:tag w:val="goog_rdk_685"/>
          <w:id w:val="981668285"/>
        </w:sdtPr>
        <w:sdtContent>
          <w:ins w:id="648" w:author="Ellett, Logan" w:date="2026-07-05T04:29:00Z">
            <w:r>
              <w:rPr>
                <w:sz w:val="20"/>
                <w:szCs w:val="20"/>
              </w:rPr>
              <w:t>/youth’s needs</w:t>
            </w:r>
          </w:ins>
        </w:sdtContent>
      </w:sdt>
      <w:r>
        <w:rPr>
          <w:sz w:val="20"/>
          <w:szCs w:val="20"/>
        </w:rPr>
        <w:t xml:space="preserve">, behavior, </w:t>
      </w:r>
      <w:sdt>
        <w:sdtPr>
          <w:tag w:val="goog_rdk_686"/>
          <w:id w:val="-776050422"/>
        </w:sdtPr>
        <w:sdtContent>
          <w:ins w:id="649" w:author="Ellett, Logan" w:date="2026-07-05T04:29:00Z">
            <w:r>
              <w:rPr>
                <w:sz w:val="20"/>
                <w:szCs w:val="20"/>
              </w:rPr>
              <w:t>a</w:t>
            </w:r>
          </w:ins>
        </w:sdtContent>
      </w:sdt>
      <w:r>
        <w:rPr>
          <w:color w:val="FF0000"/>
          <w:sz w:val="20"/>
          <w:szCs w:val="20"/>
        </w:rPr>
        <w:t xml:space="preserve"> </w:t>
      </w:r>
      <w:r>
        <w:rPr>
          <w:sz w:val="20"/>
          <w:szCs w:val="20"/>
        </w:rPr>
        <w:t xml:space="preserve">summary of the treatment activities, and revision of the </w:t>
      </w:r>
      <w:sdt>
        <w:sdtPr>
          <w:tag w:val="goog_rdk_687"/>
          <w:id w:val="-802714899"/>
        </w:sdtPr>
        <w:sdtContent>
          <w:del w:id="650" w:author="Ellett, Logan" w:date="2026-07-05T04:39:00Z">
            <w:r>
              <w:rPr>
                <w:sz w:val="20"/>
                <w:szCs w:val="20"/>
              </w:rPr>
              <w:delText xml:space="preserve">case </w:delText>
            </w:r>
          </w:del>
        </w:sdtContent>
      </w:sdt>
      <w:sdt>
        <w:sdtPr>
          <w:tag w:val="goog_rdk_688"/>
          <w:id w:val="728203071"/>
        </w:sdtPr>
        <w:sdtContent>
          <w:ins w:id="651" w:author="Ellett, Logan" w:date="2026-07-05T04:39:00Z">
            <w:r>
              <w:rPr>
                <w:sz w:val="20"/>
                <w:szCs w:val="20"/>
              </w:rPr>
              <w:t>individual child/youth</w:t>
            </w:r>
          </w:ins>
        </w:sdtContent>
      </w:sdt>
      <w:r>
        <w:rPr>
          <w:sz w:val="20"/>
          <w:szCs w:val="20"/>
        </w:rPr>
        <w:t xml:space="preserve"> plan. The report shall be forwarded to the referring agency and reviewed with parent</w:t>
      </w:r>
      <w:sdt>
        <w:sdtPr>
          <w:tag w:val="goog_rdk_689"/>
          <w:id w:val="2030441897"/>
        </w:sdtPr>
        <w:sdtContent>
          <w:ins w:id="652" w:author="Ellett, Logan" w:date="2026-07-05T04:29:00Z">
            <w:r>
              <w:rPr>
                <w:sz w:val="20"/>
                <w:szCs w:val="20"/>
              </w:rPr>
              <w:t>(s)</w:t>
            </w:r>
          </w:ins>
        </w:sdtContent>
      </w:sdt>
      <w:r>
        <w:rPr>
          <w:sz w:val="20"/>
          <w:szCs w:val="20"/>
        </w:rPr>
        <w:t xml:space="preserve"> or </w:t>
      </w:r>
      <w:sdt>
        <w:sdtPr>
          <w:tag w:val="goog_rdk_690"/>
          <w:id w:val="-1995363501"/>
        </w:sdtPr>
        <w:sdtContent>
          <w:ins w:id="653" w:author="Ellett, Logan" w:date="2026-07-05T04:29:00Z">
            <w:r>
              <w:rPr>
                <w:sz w:val="20"/>
                <w:szCs w:val="20"/>
              </w:rPr>
              <w:t>legal</w:t>
            </w:r>
          </w:ins>
        </w:sdtContent>
      </w:sdt>
      <w:r>
        <w:rPr>
          <w:color w:val="FF0000"/>
          <w:sz w:val="20"/>
          <w:szCs w:val="20"/>
        </w:rPr>
        <w:t xml:space="preserve"> </w:t>
      </w:r>
      <w:r>
        <w:rPr>
          <w:sz w:val="20"/>
          <w:szCs w:val="20"/>
        </w:rPr>
        <w:t>guardian</w:t>
      </w:r>
      <w:sdt>
        <w:sdtPr>
          <w:tag w:val="goog_rdk_691"/>
          <w:id w:val="1249365728"/>
        </w:sdtPr>
        <w:sdtContent>
          <w:ins w:id="654" w:author="Ellett, Logan" w:date="2026-07-05T04:29:00Z">
            <w:r>
              <w:rPr>
                <w:sz w:val="20"/>
                <w:szCs w:val="20"/>
              </w:rPr>
              <w:t>(s) or custodian(s)</w:t>
            </w:r>
          </w:ins>
        </w:sdtContent>
      </w:sdt>
      <w:r>
        <w:rPr>
          <w:sz w:val="20"/>
          <w:szCs w:val="20"/>
        </w:rPr>
        <w:t xml:space="preserve"> monthly for the first six </w:t>
      </w:r>
      <w:sdt>
        <w:sdtPr>
          <w:tag w:val="goog_rdk_692"/>
          <w:id w:val="254228342"/>
        </w:sdtPr>
        <w:sdtContent>
          <w:ins w:id="655" w:author="Ellett, Logan" w:date="2026-07-05T04:29:00Z">
            <w:r>
              <w:rPr>
                <w:sz w:val="20"/>
                <w:szCs w:val="20"/>
              </w:rPr>
              <w:t>(6)</w:t>
            </w:r>
          </w:ins>
        </w:sdtContent>
      </w:sdt>
      <w:r>
        <w:rPr>
          <w:color w:val="FF0000"/>
          <w:sz w:val="20"/>
          <w:szCs w:val="20"/>
        </w:rPr>
        <w:t xml:space="preserve"> </w:t>
      </w:r>
      <w:r>
        <w:rPr>
          <w:sz w:val="20"/>
          <w:szCs w:val="20"/>
        </w:rPr>
        <w:t>months that the child</w:t>
      </w:r>
      <w:sdt>
        <w:sdtPr>
          <w:tag w:val="goog_rdk_693"/>
          <w:id w:val="-564965715"/>
        </w:sdtPr>
        <w:sdtContent>
          <w:ins w:id="656" w:author="Ellett, Logan" w:date="2026-07-05T04:29:00Z">
            <w:r>
              <w:rPr>
                <w:sz w:val="20"/>
                <w:szCs w:val="20"/>
              </w:rPr>
              <w:t>/youth</w:t>
            </w:r>
          </w:ins>
        </w:sdtContent>
      </w:sdt>
      <w:r>
        <w:rPr>
          <w:sz w:val="20"/>
          <w:szCs w:val="20"/>
        </w:rPr>
        <w:t xml:space="preserve"> is in the </w:t>
      </w:r>
      <w:sdt>
        <w:sdtPr>
          <w:tag w:val="goog_rdk_694"/>
          <w:id w:val="-289973212"/>
        </w:sdtPr>
        <w:sdtContent>
          <w:ins w:id="657" w:author="Ellett, Logan" w:date="2026-07-05T04:29:00Z">
            <w:r>
              <w:rPr>
                <w:sz w:val="20"/>
                <w:szCs w:val="20"/>
              </w:rPr>
              <w:t>facility</w:t>
            </w:r>
          </w:ins>
        </w:sdtContent>
      </w:sdt>
      <w:r>
        <w:rPr>
          <w:color w:val="FF0000"/>
          <w:sz w:val="20"/>
          <w:szCs w:val="20"/>
        </w:rPr>
        <w:t xml:space="preserve"> </w:t>
      </w:r>
      <w:sdt>
        <w:sdtPr>
          <w:tag w:val="goog_rdk_695"/>
          <w:id w:val="1648708026"/>
        </w:sdtPr>
        <w:sdtContent>
          <w:del w:id="658" w:author="Ellett, Logan" w:date="2026-07-05T04:39:00Z">
            <w:r>
              <w:rPr>
                <w:sz w:val="20"/>
                <w:szCs w:val="20"/>
              </w:rPr>
              <w:delText xml:space="preserve">center </w:delText>
            </w:r>
          </w:del>
        </w:sdtContent>
      </w:sdt>
      <w:r>
        <w:rPr>
          <w:sz w:val="20"/>
          <w:szCs w:val="20"/>
        </w:rPr>
        <w:t>and quarterly thereafter.</w:t>
      </w:r>
    </w:p>
    <w:p w14:paraId="0000014A" w14:textId="77777777" w:rsidR="00C10BEC" w:rsidRDefault="00000000">
      <w:pPr>
        <w:spacing w:before="200" w:after="200"/>
        <w:ind w:left="1440" w:hanging="720"/>
        <w:rPr>
          <w:sz w:val="20"/>
          <w:szCs w:val="20"/>
        </w:rPr>
      </w:pPr>
      <w:r>
        <w:rPr>
          <w:sz w:val="20"/>
          <w:szCs w:val="20"/>
        </w:rPr>
        <w:t xml:space="preserve">3. </w:t>
      </w:r>
      <w:r>
        <w:rPr>
          <w:sz w:val="20"/>
          <w:szCs w:val="20"/>
        </w:rPr>
        <w:tab/>
        <w:t xml:space="preserve">The </w:t>
      </w:r>
      <w:sdt>
        <w:sdtPr>
          <w:tag w:val="goog_rdk_696"/>
          <w:id w:val="-1265529587"/>
        </w:sdtPr>
        <w:sdtContent>
          <w:ins w:id="659" w:author="Ellett, Logan" w:date="2026-07-05T04:29:00Z">
            <w:r>
              <w:rPr>
                <w:sz w:val="20"/>
                <w:szCs w:val="20"/>
              </w:rPr>
              <w:t>facility</w:t>
            </w:r>
          </w:ins>
        </w:sdtContent>
      </w:sdt>
      <w:r>
        <w:rPr>
          <w:color w:val="FF0000"/>
          <w:sz w:val="20"/>
          <w:szCs w:val="20"/>
        </w:rPr>
        <w:t xml:space="preserve"> </w:t>
      </w:r>
      <w:sdt>
        <w:sdtPr>
          <w:tag w:val="goog_rdk_697"/>
          <w:id w:val="1484789566"/>
        </w:sdtPr>
        <w:sdtContent>
          <w:del w:id="660" w:author="Ellett, Logan" w:date="2026-07-05T04:40:00Z">
            <w:r>
              <w:rPr>
                <w:sz w:val="20"/>
                <w:szCs w:val="20"/>
              </w:rPr>
              <w:delText xml:space="preserve">center </w:delText>
            </w:r>
          </w:del>
        </w:sdtContent>
      </w:sdt>
      <w:r>
        <w:rPr>
          <w:sz w:val="20"/>
          <w:szCs w:val="20"/>
        </w:rPr>
        <w:t xml:space="preserve">shall maintain open communication with parents, </w:t>
      </w:r>
      <w:sdt>
        <w:sdtPr>
          <w:tag w:val="goog_rdk_698"/>
          <w:id w:val="302723831"/>
        </w:sdtPr>
        <w:sdtContent>
          <w:ins w:id="661" w:author="Ellett, Logan" w:date="2026-07-05T04:30:00Z">
            <w:r>
              <w:rPr>
                <w:sz w:val="20"/>
                <w:szCs w:val="20"/>
              </w:rPr>
              <w:t>legal</w:t>
            </w:r>
          </w:ins>
        </w:sdtContent>
      </w:sdt>
      <w:r>
        <w:rPr>
          <w:color w:val="FF0000"/>
          <w:sz w:val="20"/>
          <w:szCs w:val="20"/>
        </w:rPr>
        <w:t xml:space="preserve"> </w:t>
      </w:r>
      <w:r>
        <w:rPr>
          <w:sz w:val="20"/>
          <w:szCs w:val="20"/>
        </w:rPr>
        <w:t>guardians</w:t>
      </w:r>
      <w:sdt>
        <w:sdtPr>
          <w:tag w:val="goog_rdk_699"/>
          <w:id w:val="-1314766083"/>
        </w:sdtPr>
        <w:sdtContent>
          <w:ins w:id="662" w:author="Ellett, Logan" w:date="2026-07-05T04:30:00Z">
            <w:r>
              <w:rPr>
                <w:sz w:val="20"/>
                <w:szCs w:val="20"/>
              </w:rPr>
              <w:t>, custodians,</w:t>
            </w:r>
          </w:ins>
        </w:sdtContent>
      </w:sdt>
      <w:r>
        <w:rPr>
          <w:sz w:val="20"/>
          <w:szCs w:val="20"/>
        </w:rPr>
        <w:t xml:space="preserve"> and/or </w:t>
      </w:r>
      <w:sdt>
        <w:sdtPr>
          <w:tag w:val="goog_rdk_700"/>
          <w:id w:val="1002183295"/>
        </w:sdtPr>
        <w:sdtContent>
          <w:ins w:id="663" w:author="Ellett, Logan" w:date="2026-07-05T04:30:00Z">
            <w:r>
              <w:rPr>
                <w:sz w:val="20"/>
                <w:szCs w:val="20"/>
              </w:rPr>
              <w:t>the</w:t>
            </w:r>
          </w:ins>
        </w:sdtContent>
      </w:sdt>
      <w:r>
        <w:rPr>
          <w:color w:val="FF0000"/>
          <w:sz w:val="20"/>
          <w:szCs w:val="20"/>
        </w:rPr>
        <w:t xml:space="preserve"> </w:t>
      </w:r>
      <w:r>
        <w:rPr>
          <w:sz w:val="20"/>
          <w:szCs w:val="20"/>
        </w:rPr>
        <w:t xml:space="preserve">referring agency and include each party in the </w:t>
      </w:r>
      <w:sdt>
        <w:sdtPr>
          <w:tag w:val="goog_rdk_701"/>
          <w:id w:val="-1022194762"/>
        </w:sdtPr>
        <w:sdtContent>
          <w:ins w:id="664" w:author="Ellett, Logan" w:date="2026-07-05T04:30:00Z">
            <w:r>
              <w:rPr>
                <w:sz w:val="20"/>
                <w:szCs w:val="20"/>
              </w:rPr>
              <w:t>individual child/youth</w:t>
            </w:r>
          </w:ins>
        </w:sdtContent>
      </w:sdt>
      <w:sdt>
        <w:sdtPr>
          <w:tag w:val="goog_rdk_702"/>
          <w:id w:val="-1565253646"/>
        </w:sdtPr>
        <w:sdtContent>
          <w:del w:id="665" w:author="Ellett, Logan" w:date="2026-07-05T04:30:00Z">
            <w:r>
              <w:rPr>
                <w:color w:val="FF0000"/>
                <w:sz w:val="20"/>
                <w:szCs w:val="20"/>
              </w:rPr>
              <w:delText xml:space="preserve"> </w:delText>
            </w:r>
            <w:r>
              <w:rPr>
                <w:sz w:val="20"/>
                <w:szCs w:val="20"/>
              </w:rPr>
              <w:delText>treatment</w:delText>
            </w:r>
          </w:del>
        </w:sdtContent>
      </w:sdt>
      <w:r>
        <w:rPr>
          <w:sz w:val="20"/>
          <w:szCs w:val="20"/>
        </w:rPr>
        <w:t xml:space="preserve"> plan and reviews</w:t>
      </w:r>
      <w:sdt>
        <w:sdtPr>
          <w:tag w:val="goog_rdk_703"/>
          <w:id w:val="672265614"/>
        </w:sdtPr>
        <w:sdtContent>
          <w:del w:id="666" w:author="Ellett, Logan" w:date="2026-07-05T04:40:00Z">
            <w:r>
              <w:rPr>
                <w:sz w:val="20"/>
                <w:szCs w:val="20"/>
              </w:rPr>
              <w:delText>, as may be appropriate for each family and student</w:delText>
            </w:r>
          </w:del>
        </w:sdtContent>
      </w:sdt>
      <w:r>
        <w:rPr>
          <w:sz w:val="20"/>
          <w:szCs w:val="20"/>
        </w:rPr>
        <w:t>.</w:t>
      </w:r>
    </w:p>
    <w:p w14:paraId="0000014B" w14:textId="77777777" w:rsidR="00C10BEC" w:rsidRDefault="00000000">
      <w:pPr>
        <w:spacing w:before="200" w:after="200"/>
        <w:ind w:left="720" w:hanging="720"/>
        <w:rPr>
          <w:sz w:val="20"/>
          <w:szCs w:val="20"/>
        </w:rPr>
      </w:pPr>
      <w:sdt>
        <w:sdtPr>
          <w:tag w:val="goog_rdk_705"/>
          <w:id w:val="-1398091327"/>
        </w:sdtPr>
        <w:sdtContent>
          <w:ins w:id="667" w:author="Ellett, Logan" w:date="2026-07-05T04:30:00Z">
            <w:r w:rsidRPr="00686BD5">
              <w:rPr>
                <w:color w:val="ED0000"/>
                <w:sz w:val="20"/>
                <w:szCs w:val="20"/>
              </w:rPr>
              <w:t>D</w:t>
            </w:r>
          </w:ins>
        </w:sdtContent>
      </w:sdt>
      <w:sdt>
        <w:sdtPr>
          <w:tag w:val="goog_rdk_706"/>
          <w:id w:val="-806712573"/>
        </w:sdtPr>
        <w:sdtContent>
          <w:del w:id="668" w:author="Ellett, Logan" w:date="2026-07-05T04:30:00Z">
            <w:r>
              <w:rPr>
                <w:sz w:val="20"/>
                <w:szCs w:val="20"/>
              </w:rPr>
              <w:delText>C</w:delText>
            </w:r>
          </w:del>
        </w:sdtContent>
      </w:sdt>
      <w:r>
        <w:rPr>
          <w:sz w:val="20"/>
          <w:szCs w:val="20"/>
        </w:rPr>
        <w:t xml:space="preserve">. </w:t>
      </w:r>
      <w:r>
        <w:rPr>
          <w:sz w:val="20"/>
          <w:szCs w:val="20"/>
        </w:rPr>
        <w:tab/>
        <w:t>Treatment shall be provided to each child</w:t>
      </w:r>
      <w:sdt>
        <w:sdtPr>
          <w:tag w:val="goog_rdk_707"/>
          <w:id w:val="-223485713"/>
        </w:sdtPr>
        <w:sdtContent>
          <w:ins w:id="669" w:author="Ellett, Logan" w:date="2026-07-05T04:30:00Z">
            <w:r>
              <w:rPr>
                <w:sz w:val="20"/>
                <w:szCs w:val="20"/>
              </w:rPr>
              <w:t>/youth</w:t>
            </w:r>
          </w:ins>
        </w:sdtContent>
      </w:sdt>
      <w:r>
        <w:rPr>
          <w:sz w:val="20"/>
          <w:szCs w:val="20"/>
        </w:rPr>
        <w:t xml:space="preserve"> enrolled in the </w:t>
      </w:r>
      <w:sdt>
        <w:sdtPr>
          <w:tag w:val="goog_rdk_708"/>
          <w:id w:val="-137038467"/>
        </w:sdtPr>
        <w:sdtContent>
          <w:ins w:id="670" w:author="Ellett, Logan" w:date="2026-07-05T04:30:00Z">
            <w:r>
              <w:rPr>
                <w:sz w:val="20"/>
                <w:szCs w:val="20"/>
              </w:rPr>
              <w:t>facility</w:t>
            </w:r>
          </w:ins>
        </w:sdtContent>
      </w:sdt>
      <w:sdt>
        <w:sdtPr>
          <w:tag w:val="goog_rdk_709"/>
          <w:id w:val="-262344037"/>
        </w:sdtPr>
        <w:sdtContent>
          <w:del w:id="671" w:author="Ellett, Logan" w:date="2026-07-05T04:30:00Z">
            <w:r>
              <w:rPr>
                <w:sz w:val="20"/>
                <w:szCs w:val="20"/>
              </w:rPr>
              <w:delText xml:space="preserve"> center</w:delText>
            </w:r>
          </w:del>
        </w:sdtContent>
      </w:sdt>
      <w:r>
        <w:rPr>
          <w:sz w:val="20"/>
          <w:szCs w:val="20"/>
        </w:rPr>
        <w:t xml:space="preserve"> pursuant to </w:t>
      </w:r>
      <w:sdt>
        <w:sdtPr>
          <w:tag w:val="goog_rdk_710"/>
          <w:id w:val="-523854019"/>
        </w:sdtPr>
        <w:sdtContent>
          <w:ins w:id="672" w:author="Ellett, Logan" w:date="2026-07-05T04:30:00Z">
            <w:r>
              <w:rPr>
                <w:sz w:val="20"/>
                <w:szCs w:val="20"/>
              </w:rPr>
              <w:t>their individual child/youth</w:t>
            </w:r>
          </w:ins>
        </w:sdtContent>
      </w:sdt>
      <w:sdt>
        <w:sdtPr>
          <w:tag w:val="goog_rdk_711"/>
          <w:id w:val="-1200314164"/>
        </w:sdtPr>
        <w:sdtContent>
          <w:del w:id="673" w:author="Ellett, Logan" w:date="2026-07-05T04:30:00Z">
            <w:r>
              <w:rPr>
                <w:color w:val="FF0000"/>
                <w:sz w:val="20"/>
                <w:szCs w:val="20"/>
              </w:rPr>
              <w:delText xml:space="preserve"> </w:delText>
            </w:r>
            <w:r>
              <w:rPr>
                <w:sz w:val="20"/>
                <w:szCs w:val="20"/>
              </w:rPr>
              <w:delText>his/her case</w:delText>
            </w:r>
          </w:del>
        </w:sdtContent>
      </w:sdt>
      <w:r>
        <w:rPr>
          <w:sz w:val="20"/>
          <w:szCs w:val="20"/>
        </w:rPr>
        <w:t xml:space="preserve"> plan. Treatment sessions with members of the child's</w:t>
      </w:r>
      <w:sdt>
        <w:sdtPr>
          <w:tag w:val="goog_rdk_712"/>
          <w:id w:val="-1356839174"/>
        </w:sdtPr>
        <w:sdtContent>
          <w:ins w:id="674" w:author="Ellett, Logan" w:date="2026-07-05T04:30:00Z">
            <w:r>
              <w:rPr>
                <w:sz w:val="20"/>
                <w:szCs w:val="20"/>
              </w:rPr>
              <w:t>/youth’s</w:t>
            </w:r>
          </w:ins>
        </w:sdtContent>
      </w:sdt>
      <w:r>
        <w:rPr>
          <w:sz w:val="20"/>
          <w:szCs w:val="20"/>
        </w:rPr>
        <w:t xml:space="preserve"> family shall be included, as deemed necessary and as part of the</w:t>
      </w:r>
      <w:sdt>
        <w:sdtPr>
          <w:tag w:val="goog_rdk_713"/>
          <w:id w:val="306004217"/>
        </w:sdtPr>
        <w:sdtContent>
          <w:del w:id="675" w:author="Ellett, Logan" w:date="2026-07-05T04:42:00Z">
            <w:r>
              <w:rPr>
                <w:sz w:val="20"/>
                <w:szCs w:val="20"/>
              </w:rPr>
              <w:delText xml:space="preserve"> case</w:delText>
            </w:r>
          </w:del>
        </w:sdtContent>
      </w:sdt>
      <w:r>
        <w:rPr>
          <w:sz w:val="20"/>
          <w:szCs w:val="20"/>
        </w:rPr>
        <w:t xml:space="preserve"> plan. </w:t>
      </w:r>
      <w:sdt>
        <w:sdtPr>
          <w:tag w:val="goog_rdk_714"/>
          <w:id w:val="-705944147"/>
        </w:sdtPr>
        <w:sdtContent>
          <w:del w:id="676" w:author="Ellett, Logan" w:date="2026-07-05T04:42:00Z">
            <w:r>
              <w:rPr>
                <w:sz w:val="20"/>
                <w:szCs w:val="20"/>
              </w:rPr>
              <w:delText xml:space="preserve">Each child and/or his/her family shall participate in at least two weekly sessions of individual therapy, group therapy or family therapy. </w:delText>
            </w:r>
          </w:del>
        </w:sdtContent>
      </w:sdt>
      <w:r>
        <w:rPr>
          <w:sz w:val="20"/>
          <w:szCs w:val="20"/>
        </w:rPr>
        <w:t>All services shall be documented in the child's</w:t>
      </w:r>
      <w:sdt>
        <w:sdtPr>
          <w:tag w:val="goog_rdk_715"/>
          <w:id w:val="1348765185"/>
        </w:sdtPr>
        <w:sdtContent>
          <w:ins w:id="677" w:author="Ellett, Logan" w:date="2026-07-05T04:30:00Z">
            <w:r>
              <w:rPr>
                <w:sz w:val="20"/>
                <w:szCs w:val="20"/>
              </w:rPr>
              <w:t>/youth’s</w:t>
            </w:r>
          </w:ins>
        </w:sdtContent>
      </w:sdt>
      <w:r>
        <w:rPr>
          <w:sz w:val="20"/>
          <w:szCs w:val="20"/>
        </w:rPr>
        <w:t xml:space="preserve"> file.</w:t>
      </w:r>
    </w:p>
    <w:p w14:paraId="0000014C" w14:textId="77777777" w:rsidR="00C10BEC" w:rsidRDefault="00000000">
      <w:pPr>
        <w:spacing w:before="200" w:after="200"/>
        <w:ind w:left="720" w:hanging="720"/>
        <w:rPr>
          <w:sz w:val="20"/>
          <w:szCs w:val="20"/>
        </w:rPr>
      </w:pPr>
      <w:sdt>
        <w:sdtPr>
          <w:tag w:val="goog_rdk_717"/>
          <w:id w:val="-52341762"/>
        </w:sdtPr>
        <w:sdtContent>
          <w:ins w:id="678" w:author="Ellett, Logan" w:date="2026-07-05T04:30:00Z">
            <w:r w:rsidRPr="00686BD5">
              <w:rPr>
                <w:color w:val="ED0000"/>
                <w:sz w:val="20"/>
                <w:szCs w:val="20"/>
              </w:rPr>
              <w:t>E</w:t>
            </w:r>
          </w:ins>
        </w:sdtContent>
      </w:sdt>
      <w:sdt>
        <w:sdtPr>
          <w:tag w:val="goog_rdk_718"/>
          <w:id w:val="1562735832"/>
        </w:sdtPr>
        <w:sdtContent>
          <w:del w:id="679" w:author="Ellett, Logan" w:date="2026-07-05T04:30:00Z">
            <w:r>
              <w:rPr>
                <w:sz w:val="20"/>
                <w:szCs w:val="20"/>
              </w:rPr>
              <w:delText>D</w:delText>
            </w:r>
          </w:del>
        </w:sdtContent>
      </w:sdt>
      <w:r>
        <w:rPr>
          <w:sz w:val="20"/>
          <w:szCs w:val="20"/>
        </w:rPr>
        <w:t xml:space="preserve">. </w:t>
      </w:r>
      <w:r>
        <w:rPr>
          <w:sz w:val="20"/>
          <w:szCs w:val="20"/>
        </w:rPr>
        <w:tab/>
        <w:t>If the child</w:t>
      </w:r>
      <w:sdt>
        <w:sdtPr>
          <w:tag w:val="goog_rdk_719"/>
          <w:id w:val="1766016968"/>
        </w:sdtPr>
        <w:sdtContent>
          <w:ins w:id="680" w:author="Ellett, Logan" w:date="2026-07-05T04:30:00Z">
            <w:r>
              <w:rPr>
                <w:sz w:val="20"/>
                <w:szCs w:val="20"/>
              </w:rPr>
              <w:t>/youth</w:t>
            </w:r>
          </w:ins>
        </w:sdtContent>
      </w:sdt>
      <w:r>
        <w:rPr>
          <w:sz w:val="20"/>
          <w:szCs w:val="20"/>
        </w:rPr>
        <w:t xml:space="preserve"> is attending a school operated by the day treatment </w:t>
      </w:r>
      <w:sdt>
        <w:sdtPr>
          <w:tag w:val="goog_rdk_720"/>
          <w:id w:val="1958373848"/>
        </w:sdtPr>
        <w:sdtContent>
          <w:ins w:id="681" w:author="Ellett, Logan" w:date="2026-07-05T04:30:00Z">
            <w:r>
              <w:rPr>
                <w:sz w:val="20"/>
                <w:szCs w:val="20"/>
              </w:rPr>
              <w:t>facility</w:t>
            </w:r>
          </w:ins>
        </w:sdtContent>
      </w:sdt>
      <w:sdt>
        <w:sdtPr>
          <w:tag w:val="goog_rdk_721"/>
          <w:id w:val="-203977268"/>
        </w:sdtPr>
        <w:sdtContent>
          <w:del w:id="682" w:author="Ellett, Logan" w:date="2026-07-05T04:30:00Z">
            <w:r>
              <w:rPr>
                <w:color w:val="FF0000"/>
                <w:sz w:val="20"/>
                <w:szCs w:val="20"/>
              </w:rPr>
              <w:delText xml:space="preserve"> </w:delText>
            </w:r>
            <w:r>
              <w:rPr>
                <w:sz w:val="20"/>
                <w:szCs w:val="20"/>
              </w:rPr>
              <w:delText>program</w:delText>
            </w:r>
          </w:del>
        </w:sdtContent>
      </w:sdt>
      <w:r>
        <w:rPr>
          <w:sz w:val="20"/>
          <w:szCs w:val="20"/>
        </w:rPr>
        <w:t>, a plan shall be established with appropriate school personnel of the school most recently or currently attended and with the child's parent(s) or</w:t>
      </w:r>
      <w:sdt>
        <w:sdtPr>
          <w:tag w:val="goog_rdk_722"/>
          <w:id w:val="532638583"/>
        </w:sdtPr>
        <w:sdtContent>
          <w:ins w:id="683" w:author="Ellett, Logan" w:date="2026-07-05T04:30:00Z">
            <w:r>
              <w:rPr>
                <w:sz w:val="20"/>
                <w:szCs w:val="20"/>
              </w:rPr>
              <w:t xml:space="preserve"> legal</w:t>
            </w:r>
          </w:ins>
        </w:sdtContent>
      </w:sdt>
      <w:r>
        <w:rPr>
          <w:color w:val="FF0000"/>
          <w:sz w:val="20"/>
          <w:szCs w:val="20"/>
        </w:rPr>
        <w:t xml:space="preserve"> </w:t>
      </w:r>
      <w:r>
        <w:rPr>
          <w:sz w:val="20"/>
          <w:szCs w:val="20"/>
        </w:rPr>
        <w:t xml:space="preserve">guardian(s) </w:t>
      </w:r>
      <w:sdt>
        <w:sdtPr>
          <w:tag w:val="goog_rdk_723"/>
          <w:id w:val="-181017991"/>
        </w:sdtPr>
        <w:sdtContent>
          <w:ins w:id="684" w:author="Ellett, Logan" w:date="2026-07-05T04:31:00Z">
            <w:r>
              <w:rPr>
                <w:sz w:val="20"/>
                <w:szCs w:val="20"/>
              </w:rPr>
              <w:t>or custodians</w:t>
            </w:r>
          </w:ins>
        </w:sdtContent>
      </w:sdt>
      <w:r>
        <w:rPr>
          <w:sz w:val="20"/>
          <w:szCs w:val="20"/>
        </w:rPr>
        <w:t xml:space="preserve"> for the education of the child</w:t>
      </w:r>
      <w:sdt>
        <w:sdtPr>
          <w:tag w:val="goog_rdk_724"/>
          <w:id w:val="1124955012"/>
        </w:sdtPr>
        <w:sdtContent>
          <w:ins w:id="685" w:author="Ellett, Logan" w:date="2026-07-05T04:31:00Z">
            <w:r>
              <w:rPr>
                <w:sz w:val="20"/>
                <w:szCs w:val="20"/>
              </w:rPr>
              <w:t>/youth</w:t>
            </w:r>
          </w:ins>
        </w:sdtContent>
      </w:sdt>
      <w:r>
        <w:rPr>
          <w:sz w:val="20"/>
          <w:szCs w:val="20"/>
        </w:rPr>
        <w:t xml:space="preserve"> based upon his/her particular needs and </w:t>
      </w:r>
      <w:sdt>
        <w:sdtPr>
          <w:tag w:val="goog_rdk_725"/>
          <w:id w:val="1297561026"/>
        </w:sdtPr>
        <w:sdtContent>
          <w:ins w:id="686" w:author="Ellett, Logan" w:date="2026-07-05T04:31:00Z">
            <w:r>
              <w:rPr>
                <w:sz w:val="20"/>
                <w:szCs w:val="20"/>
              </w:rPr>
              <w:t>abilities</w:t>
            </w:r>
          </w:ins>
        </w:sdtContent>
      </w:sdt>
      <w:sdt>
        <w:sdtPr>
          <w:tag w:val="goog_rdk_726"/>
          <w:id w:val="-55018294"/>
        </w:sdtPr>
        <w:sdtContent>
          <w:del w:id="687" w:author="Ellett, Logan" w:date="2026-07-05T04:31:00Z">
            <w:r>
              <w:rPr>
                <w:color w:val="FF0000"/>
                <w:sz w:val="20"/>
                <w:szCs w:val="20"/>
              </w:rPr>
              <w:delText xml:space="preserve"> </w:delText>
            </w:r>
            <w:r>
              <w:rPr>
                <w:sz w:val="20"/>
                <w:szCs w:val="20"/>
              </w:rPr>
              <w:delText>special ability</w:delText>
            </w:r>
          </w:del>
        </w:sdtContent>
      </w:sdt>
      <w:r>
        <w:rPr>
          <w:sz w:val="20"/>
          <w:szCs w:val="20"/>
        </w:rPr>
        <w:t>.</w:t>
      </w:r>
    </w:p>
    <w:p w14:paraId="0000014D" w14:textId="77777777" w:rsidR="00C10BEC" w:rsidRDefault="00000000">
      <w:pPr>
        <w:spacing w:before="200" w:after="200"/>
        <w:ind w:left="720" w:hanging="720"/>
        <w:rPr>
          <w:sz w:val="20"/>
          <w:szCs w:val="20"/>
        </w:rPr>
      </w:pPr>
      <w:sdt>
        <w:sdtPr>
          <w:tag w:val="goog_rdk_728"/>
          <w:id w:val="1837543958"/>
        </w:sdtPr>
        <w:sdtContent>
          <w:ins w:id="688" w:author="Ellett, Logan" w:date="2026-07-05T04:31:00Z">
            <w:r w:rsidRPr="00686BD5">
              <w:rPr>
                <w:color w:val="ED0000"/>
                <w:sz w:val="20"/>
                <w:szCs w:val="20"/>
              </w:rPr>
              <w:t>F</w:t>
            </w:r>
          </w:ins>
        </w:sdtContent>
      </w:sdt>
      <w:sdt>
        <w:sdtPr>
          <w:tag w:val="goog_rdk_729"/>
          <w:id w:val="-877977580"/>
        </w:sdtPr>
        <w:sdtContent>
          <w:del w:id="689" w:author="Ellett, Logan" w:date="2026-07-05T04:31:00Z">
            <w:r>
              <w:rPr>
                <w:sz w:val="20"/>
                <w:szCs w:val="20"/>
              </w:rPr>
              <w:delText>E</w:delText>
            </w:r>
          </w:del>
        </w:sdtContent>
      </w:sdt>
      <w:r>
        <w:rPr>
          <w:sz w:val="20"/>
          <w:szCs w:val="20"/>
        </w:rPr>
        <w:t>.</w:t>
      </w:r>
      <w:r>
        <w:rPr>
          <w:sz w:val="20"/>
          <w:szCs w:val="20"/>
        </w:rPr>
        <w:tab/>
        <w:t xml:space="preserve">Each day treatment </w:t>
      </w:r>
      <w:sdt>
        <w:sdtPr>
          <w:tag w:val="goog_rdk_730"/>
          <w:id w:val="269798944"/>
        </w:sdtPr>
        <w:sdtContent>
          <w:ins w:id="690" w:author="Ellett, Logan" w:date="2026-07-05T04:31:00Z">
            <w:r>
              <w:rPr>
                <w:sz w:val="20"/>
                <w:szCs w:val="20"/>
              </w:rPr>
              <w:t>facility</w:t>
            </w:r>
          </w:ins>
        </w:sdtContent>
      </w:sdt>
      <w:sdt>
        <w:sdtPr>
          <w:tag w:val="goog_rdk_731"/>
          <w:id w:val="1833994021"/>
        </w:sdtPr>
        <w:sdtContent>
          <w:del w:id="691" w:author="Ellett, Logan" w:date="2026-07-05T04:31:00Z">
            <w:r>
              <w:rPr>
                <w:color w:val="FF0000"/>
                <w:sz w:val="20"/>
                <w:szCs w:val="20"/>
              </w:rPr>
              <w:delText xml:space="preserve"> </w:delText>
            </w:r>
            <w:r>
              <w:rPr>
                <w:sz w:val="20"/>
                <w:szCs w:val="20"/>
              </w:rPr>
              <w:delText>center</w:delText>
            </w:r>
          </w:del>
        </w:sdtContent>
      </w:sdt>
      <w:r>
        <w:rPr>
          <w:sz w:val="20"/>
          <w:szCs w:val="20"/>
        </w:rPr>
        <w:t xml:space="preserve"> shall establish a schedule or a plan of activities which shall indicate the plan for educational and treatment services, as well as other services such as recreation and employment as appropriate for children</w:t>
      </w:r>
      <w:sdt>
        <w:sdtPr>
          <w:tag w:val="goog_rdk_732"/>
          <w:id w:val="-933073099"/>
        </w:sdtPr>
        <w:sdtContent>
          <w:ins w:id="692" w:author="Ellett, Logan" w:date="2026-07-05T04:31:00Z">
            <w:r>
              <w:rPr>
                <w:sz w:val="20"/>
                <w:szCs w:val="20"/>
              </w:rPr>
              <w:t>/youth</w:t>
            </w:r>
          </w:ins>
        </w:sdtContent>
      </w:sdt>
      <w:r>
        <w:rPr>
          <w:sz w:val="20"/>
          <w:szCs w:val="20"/>
        </w:rPr>
        <w:t xml:space="preserve"> in care.</w:t>
      </w:r>
    </w:p>
    <w:p w14:paraId="0000014E" w14:textId="77777777" w:rsidR="00C10BEC" w:rsidRDefault="00000000">
      <w:pPr>
        <w:spacing w:before="200" w:after="200"/>
        <w:ind w:left="720" w:hanging="720"/>
        <w:rPr>
          <w:color w:val="FF0000"/>
          <w:sz w:val="20"/>
          <w:szCs w:val="20"/>
        </w:rPr>
      </w:pPr>
      <w:sdt>
        <w:sdtPr>
          <w:tag w:val="goog_rdk_734"/>
          <w:id w:val="-2132188528"/>
        </w:sdtPr>
        <w:sdtContent>
          <w:ins w:id="693" w:author="Ellett, Logan" w:date="2026-07-05T04:31:00Z">
            <w:r w:rsidRPr="00686BD5">
              <w:rPr>
                <w:color w:val="ED0000"/>
                <w:sz w:val="20"/>
                <w:szCs w:val="20"/>
              </w:rPr>
              <w:t>G.</w:t>
            </w:r>
            <w:r w:rsidRPr="00686BD5">
              <w:rPr>
                <w:color w:val="ED0000"/>
                <w:sz w:val="20"/>
                <w:szCs w:val="20"/>
              </w:rPr>
              <w:tab/>
              <w:t>The discharge plans shall become part of the individual child/youth plan and shall describe the child’s/youth’s needs and behavior at the time of discharge from the day treatment facility. School districts must be involved with discharge planning and notified of a planned discharge to address the change in treatment and any goals of the individualized education program (IEP), if applicable.</w:t>
            </w:r>
          </w:ins>
        </w:sdtContent>
      </w:sdt>
      <w:r>
        <w:rPr>
          <w:color w:val="FF0000"/>
          <w:sz w:val="20"/>
          <w:szCs w:val="20"/>
        </w:rPr>
        <w:t xml:space="preserve"> </w:t>
      </w:r>
    </w:p>
    <w:sdt>
      <w:sdtPr>
        <w:tag w:val="goog_rdk_737"/>
        <w:id w:val="-269461528"/>
      </w:sdtPr>
      <w:sdtContent>
        <w:p w14:paraId="0000014F" w14:textId="77777777" w:rsidR="00C10BEC" w:rsidRDefault="00000000">
          <w:pPr>
            <w:spacing w:before="200" w:after="200"/>
            <w:ind w:left="720" w:hanging="720"/>
            <w:rPr>
              <w:del w:id="694" w:author="Ellett, Logan" w:date="2026-07-05T04:45:00Z"/>
              <w:sz w:val="20"/>
              <w:szCs w:val="20"/>
            </w:rPr>
          </w:pPr>
          <w:sdt>
            <w:sdtPr>
              <w:tag w:val="goog_rdk_736"/>
              <w:id w:val="722415183"/>
            </w:sdtPr>
            <w:sdtContent>
              <w:del w:id="695" w:author="Ellett, Logan" w:date="2026-07-05T04:45:00Z">
                <w:r>
                  <w:rPr>
                    <w:sz w:val="20"/>
                    <w:szCs w:val="20"/>
                  </w:rPr>
                  <w:delText xml:space="preserve">F. </w:delText>
                </w:r>
                <w:r>
                  <w:rPr>
                    <w:sz w:val="20"/>
                    <w:szCs w:val="20"/>
                  </w:rPr>
                  <w:tab/>
                  <w:delText xml:space="preserve">Outdoor and indoor recreational equipment and material shall be provided in sufficient variety and quantity so the center may adequately sponsor and supervise necessary recreational activities. Games, toys, equipment, and arts and crafts material shall be selected according to age, number </w:delText>
                </w:r>
                <w:r>
                  <w:rPr>
                    <w:sz w:val="20"/>
                    <w:szCs w:val="20"/>
                  </w:rPr>
                  <w:lastRenderedPageBreak/>
                  <w:delText>of children, and with consideration of the needs of children to engage in both active and quiet play. All equipment and materials shall be of quality to assure safety, and shall be of a type which allows for imaginative play and creativeness.</w:delText>
                </w:r>
              </w:del>
            </w:sdtContent>
          </w:sdt>
        </w:p>
      </w:sdtContent>
    </w:sdt>
    <w:sdt>
      <w:sdtPr>
        <w:tag w:val="goog_rdk_739"/>
        <w:id w:val="-513702317"/>
      </w:sdtPr>
      <w:sdtContent>
        <w:p w14:paraId="00000150" w14:textId="77777777" w:rsidR="00C10BEC" w:rsidRDefault="00000000">
          <w:pPr>
            <w:spacing w:before="200" w:after="200"/>
            <w:ind w:left="1440" w:hanging="720"/>
            <w:rPr>
              <w:del w:id="696" w:author="Ellett, Logan" w:date="2026-07-05T04:45:00Z"/>
              <w:sz w:val="20"/>
              <w:szCs w:val="20"/>
            </w:rPr>
          </w:pPr>
          <w:sdt>
            <w:sdtPr>
              <w:tag w:val="goog_rdk_738"/>
              <w:id w:val="421459995"/>
            </w:sdtPr>
            <w:sdtContent>
              <w:del w:id="697" w:author="Ellett, Logan" w:date="2026-07-05T04:45:00Z">
                <w:r>
                  <w:rPr>
                    <w:sz w:val="20"/>
                    <w:szCs w:val="20"/>
                  </w:rPr>
                  <w:delText xml:space="preserve">1. </w:delText>
                </w:r>
                <w:r>
                  <w:rPr>
                    <w:sz w:val="20"/>
                    <w:szCs w:val="20"/>
                  </w:rPr>
                  <w:tab/>
                  <w:delText>The center shall establish a written policy related to the participation of children in potentially dangerous recreational activities which include the use of such equipment as trampolines, trail bikes, snowmobiles, boats, bodybuilding equipment and such activities as archery, riflery, horseback riding and backpacking (see Rules Regulating Children's Camps).</w:delText>
                </w:r>
              </w:del>
            </w:sdtContent>
          </w:sdt>
        </w:p>
      </w:sdtContent>
    </w:sdt>
    <w:sdt>
      <w:sdtPr>
        <w:tag w:val="goog_rdk_741"/>
        <w:id w:val="-1903030064"/>
      </w:sdtPr>
      <w:sdtContent>
        <w:p w14:paraId="00000151" w14:textId="77777777" w:rsidR="00C10BEC" w:rsidRDefault="00000000">
          <w:pPr>
            <w:spacing w:before="200" w:after="200"/>
            <w:ind w:left="1440" w:hanging="720"/>
            <w:rPr>
              <w:del w:id="698" w:author="Ellett, Logan" w:date="2026-07-05T04:45:00Z"/>
              <w:sz w:val="20"/>
              <w:szCs w:val="20"/>
            </w:rPr>
          </w:pPr>
          <w:sdt>
            <w:sdtPr>
              <w:tag w:val="goog_rdk_740"/>
              <w:id w:val="146289270"/>
            </w:sdtPr>
            <w:sdtContent>
              <w:del w:id="699" w:author="Ellett, Logan" w:date="2026-07-05T04:45:00Z">
                <w:r>
                  <w:rPr>
                    <w:sz w:val="20"/>
                    <w:szCs w:val="20"/>
                  </w:rPr>
                  <w:delText xml:space="preserve">2. </w:delText>
                </w:r>
                <w:r>
                  <w:rPr>
                    <w:sz w:val="20"/>
                    <w:szCs w:val="20"/>
                  </w:rPr>
                  <w:tab/>
                  <w:delText>A staff member shall be assigned the responsibility for supervision and coordination of the total recreational program including training and supervision of staff and volunteers.</w:delText>
                </w:r>
              </w:del>
            </w:sdtContent>
          </w:sdt>
        </w:p>
      </w:sdtContent>
    </w:sdt>
    <w:sdt>
      <w:sdtPr>
        <w:tag w:val="goog_rdk_743"/>
        <w:id w:val="2032712705"/>
      </w:sdtPr>
      <w:sdtContent>
        <w:p w14:paraId="00000152" w14:textId="77777777" w:rsidR="00C10BEC" w:rsidRDefault="00000000">
          <w:pPr>
            <w:spacing w:before="200" w:after="200"/>
            <w:ind w:left="720" w:hanging="720"/>
            <w:rPr>
              <w:del w:id="700" w:author="Ellett, Logan" w:date="2026-07-05T04:45:00Z"/>
              <w:sz w:val="20"/>
              <w:szCs w:val="20"/>
            </w:rPr>
          </w:pPr>
          <w:sdt>
            <w:sdtPr>
              <w:tag w:val="goog_rdk_742"/>
              <w:id w:val="-964277419"/>
            </w:sdtPr>
            <w:sdtContent>
              <w:del w:id="701" w:author="Ellett, Logan" w:date="2026-07-05T04:45:00Z">
                <w:r>
                  <w:rPr>
                    <w:sz w:val="20"/>
                    <w:szCs w:val="20"/>
                  </w:rPr>
                  <w:delText xml:space="preserve">G. </w:delText>
                </w:r>
                <w:r>
                  <w:rPr>
                    <w:sz w:val="20"/>
                    <w:szCs w:val="20"/>
                  </w:rPr>
                  <w:tab/>
                  <w:delText>As appropriate to the child's age and ability and as indicated in the case plan, the child shall be offered guidance and help in obtaining paid or voluntary work assignments. If employment services are part of the program of the day treatment center, one center staff member shall be assigned the responsibility of coordinating such work arrangement and shall know the employer of the child, the specific type of work and conditions of employment.</w:delText>
                </w:r>
              </w:del>
            </w:sdtContent>
          </w:sdt>
        </w:p>
      </w:sdtContent>
    </w:sdt>
    <w:sdt>
      <w:sdtPr>
        <w:tag w:val="goog_rdk_745"/>
        <w:id w:val="1075046456"/>
      </w:sdtPr>
      <w:sdtContent>
        <w:p w14:paraId="00000153" w14:textId="77777777" w:rsidR="00C10BEC" w:rsidRDefault="00000000">
          <w:pPr>
            <w:spacing w:before="200" w:after="200"/>
            <w:ind w:left="720" w:hanging="720"/>
            <w:rPr>
              <w:del w:id="702" w:author="Ellett, Logan" w:date="2026-07-05T04:45:00Z"/>
              <w:sz w:val="20"/>
              <w:szCs w:val="20"/>
            </w:rPr>
          </w:pPr>
          <w:sdt>
            <w:sdtPr>
              <w:tag w:val="goog_rdk_744"/>
              <w:id w:val="176576339"/>
            </w:sdtPr>
            <w:sdtContent>
              <w:del w:id="703" w:author="Ellett, Logan" w:date="2026-07-05T04:45:00Z">
                <w:r>
                  <w:rPr>
                    <w:sz w:val="20"/>
                    <w:szCs w:val="20"/>
                  </w:rPr>
                  <w:delText xml:space="preserve">H. </w:delText>
                </w:r>
                <w:r>
                  <w:rPr>
                    <w:sz w:val="20"/>
                    <w:szCs w:val="20"/>
                  </w:rPr>
                  <w:tab/>
                  <w:delText>Each child shall receive assistance or supervision needed to help him/her establish good habits of personal care, grooming and hygiene.</w:delText>
                </w:r>
              </w:del>
            </w:sdtContent>
          </w:sdt>
        </w:p>
      </w:sdtContent>
    </w:sdt>
    <w:sdt>
      <w:sdtPr>
        <w:tag w:val="goog_rdk_747"/>
        <w:id w:val="1319598884"/>
      </w:sdtPr>
      <w:sdtContent>
        <w:p w14:paraId="00000154" w14:textId="77777777" w:rsidR="00C10BEC" w:rsidRDefault="00000000">
          <w:pPr>
            <w:spacing w:before="200" w:after="200"/>
            <w:ind w:left="720" w:hanging="720"/>
            <w:rPr>
              <w:del w:id="704" w:author="Ellett, Logan" w:date="2026-07-05T04:45:00Z"/>
              <w:sz w:val="20"/>
              <w:szCs w:val="20"/>
            </w:rPr>
          </w:pPr>
          <w:sdt>
            <w:sdtPr>
              <w:tag w:val="goog_rdk_746"/>
              <w:id w:val="-1534330961"/>
            </w:sdtPr>
            <w:sdtContent>
              <w:del w:id="705" w:author="Ellett, Logan" w:date="2026-07-05T04:45:00Z">
                <w:r>
                  <w:rPr>
                    <w:sz w:val="20"/>
                    <w:szCs w:val="20"/>
                  </w:rPr>
                  <w:delText xml:space="preserve">I. </w:delText>
                </w:r>
                <w:r>
                  <w:rPr>
                    <w:sz w:val="20"/>
                    <w:szCs w:val="20"/>
                  </w:rPr>
                  <w:tab/>
                  <w:delText>Only prescribed medicines labeled with the child's name, name and strength of the medicine, directions for use, date filled, prescription number and name of practitioner shall be given with the written consent from the child's parent or guardian. Medicines must be in the original container. A record of medication administered which includes the child's name, the date and time the medication was administered, the name and dosage of the medication, and the name or initials of the staff person who administered it shall be maintained in the child's file. There shall be one staff member on duty at all times designated to administer and record all medication. The responsible staff person must have completed State approved medication administration training and have documentation on file. All medicines and drugs shall be kept in a locked storage area inaccessible to children.</w:delText>
                </w:r>
              </w:del>
            </w:sdtContent>
          </w:sdt>
        </w:p>
      </w:sdtContent>
    </w:sdt>
    <w:sdt>
      <w:sdtPr>
        <w:tag w:val="goog_rdk_749"/>
        <w:id w:val="-1867614832"/>
      </w:sdtPr>
      <w:sdtContent>
        <w:p w14:paraId="00000155" w14:textId="77777777" w:rsidR="00C10BEC" w:rsidRDefault="00000000">
          <w:pPr>
            <w:spacing w:before="200" w:after="200"/>
            <w:ind w:left="720" w:hanging="720"/>
            <w:rPr>
              <w:del w:id="706" w:author="Ellett, Logan" w:date="2026-07-05T04:45:00Z"/>
              <w:sz w:val="20"/>
              <w:szCs w:val="20"/>
            </w:rPr>
          </w:pPr>
          <w:sdt>
            <w:sdtPr>
              <w:tag w:val="goog_rdk_748"/>
              <w:id w:val="725049433"/>
            </w:sdtPr>
            <w:sdtContent>
              <w:del w:id="707" w:author="Ellett, Logan" w:date="2026-07-05T04:45:00Z">
                <w:r>
                  <w:rPr>
                    <w:sz w:val="20"/>
                    <w:szCs w:val="20"/>
                  </w:rPr>
                  <w:delText xml:space="preserve">J. </w:delText>
                </w:r>
                <w:r>
                  <w:rPr>
                    <w:sz w:val="20"/>
                    <w:szCs w:val="20"/>
                  </w:rPr>
                  <w:tab/>
                  <w:delText>Children who are in the day treatment center for more than four hours, day or evening, shall receive a meal.</w:delText>
                </w:r>
              </w:del>
            </w:sdtContent>
          </w:sdt>
        </w:p>
      </w:sdtContent>
    </w:sdt>
    <w:sdt>
      <w:sdtPr>
        <w:tag w:val="goog_rdk_751"/>
        <w:id w:val="921868742"/>
      </w:sdtPr>
      <w:sdtContent>
        <w:p w14:paraId="00000156" w14:textId="77777777" w:rsidR="00C10BEC" w:rsidRDefault="00000000">
          <w:pPr>
            <w:spacing w:before="200" w:after="200"/>
            <w:ind w:left="1440" w:hanging="720"/>
            <w:rPr>
              <w:del w:id="708" w:author="Ellett, Logan" w:date="2026-07-05T04:45:00Z"/>
              <w:sz w:val="20"/>
              <w:szCs w:val="20"/>
            </w:rPr>
          </w:pPr>
          <w:sdt>
            <w:sdtPr>
              <w:tag w:val="goog_rdk_750"/>
              <w:id w:val="-741821057"/>
            </w:sdtPr>
            <w:sdtContent>
              <w:del w:id="709" w:author="Ellett, Logan" w:date="2026-07-05T04:45:00Z">
                <w:r>
                  <w:rPr>
                    <w:sz w:val="20"/>
                    <w:szCs w:val="20"/>
                  </w:rPr>
                  <w:delText xml:space="preserve">1. </w:delText>
                </w:r>
                <w:r>
                  <w:rPr>
                    <w:sz w:val="20"/>
                    <w:szCs w:val="20"/>
                  </w:rPr>
                  <w:tab/>
                  <w:delText>If the facility provides the meal, menus shall be kept for at least a two week period, and there shall be a documented review periodically by a qualified nutritional consultant. Children shall not be given foods which are contrary to their religious beliefs or which are known to cause an allergic reaction or health hazard.</w:delText>
                </w:r>
              </w:del>
            </w:sdtContent>
          </w:sdt>
        </w:p>
      </w:sdtContent>
    </w:sdt>
    <w:sdt>
      <w:sdtPr>
        <w:tag w:val="goog_rdk_753"/>
        <w:id w:val="1357642779"/>
      </w:sdtPr>
      <w:sdtContent>
        <w:p w14:paraId="00000157" w14:textId="77777777" w:rsidR="00C10BEC" w:rsidRDefault="00000000">
          <w:pPr>
            <w:spacing w:before="200" w:after="200"/>
            <w:ind w:left="1440" w:hanging="720"/>
            <w:rPr>
              <w:del w:id="710" w:author="Ellett, Logan" w:date="2026-07-05T04:45:00Z"/>
              <w:sz w:val="20"/>
              <w:szCs w:val="20"/>
            </w:rPr>
          </w:pPr>
          <w:sdt>
            <w:sdtPr>
              <w:tag w:val="goog_rdk_752"/>
              <w:id w:val="1618077684"/>
            </w:sdtPr>
            <w:sdtContent>
              <w:del w:id="711" w:author="Ellett, Logan" w:date="2026-07-05T04:45:00Z">
                <w:r>
                  <w:rPr>
                    <w:sz w:val="20"/>
                    <w:szCs w:val="20"/>
                  </w:rPr>
                  <w:delText xml:space="preserve">2. </w:delText>
                </w:r>
                <w:r>
                  <w:rPr>
                    <w:sz w:val="20"/>
                    <w:szCs w:val="20"/>
                  </w:rPr>
                  <w:tab/>
                  <w:delText>Drinking water shall be freely available to children.</w:delText>
                </w:r>
              </w:del>
            </w:sdtContent>
          </w:sdt>
        </w:p>
      </w:sdtContent>
    </w:sdt>
    <w:sdt>
      <w:sdtPr>
        <w:tag w:val="goog_rdk_755"/>
        <w:id w:val="-739751566"/>
      </w:sdtPr>
      <w:sdtContent>
        <w:p w14:paraId="00000158" w14:textId="77777777" w:rsidR="00C10BEC" w:rsidRDefault="00000000">
          <w:pPr>
            <w:spacing w:before="200" w:after="200"/>
            <w:ind w:left="720" w:hanging="720"/>
            <w:rPr>
              <w:del w:id="712" w:author="Ellett, Logan" w:date="2026-07-05T04:45:00Z"/>
              <w:sz w:val="20"/>
              <w:szCs w:val="20"/>
            </w:rPr>
          </w:pPr>
          <w:sdt>
            <w:sdtPr>
              <w:tag w:val="goog_rdk_754"/>
              <w:id w:val="-106970906"/>
            </w:sdtPr>
            <w:sdtContent>
              <w:del w:id="713" w:author="Ellett, Logan" w:date="2026-07-05T04:45:00Z">
                <w:r>
                  <w:rPr>
                    <w:sz w:val="20"/>
                    <w:szCs w:val="20"/>
                  </w:rPr>
                  <w:delText xml:space="preserve">K. </w:delText>
                </w:r>
                <w:r>
                  <w:rPr>
                    <w:sz w:val="20"/>
                    <w:szCs w:val="20"/>
                  </w:rPr>
                  <w:tab/>
                  <w:delText>Any vehicle used for transportation of children and the vehicle driver shall meet the following regulations:</w:delText>
                </w:r>
              </w:del>
            </w:sdtContent>
          </w:sdt>
        </w:p>
      </w:sdtContent>
    </w:sdt>
    <w:sdt>
      <w:sdtPr>
        <w:tag w:val="goog_rdk_757"/>
        <w:id w:val="859965105"/>
      </w:sdtPr>
      <w:sdtContent>
        <w:p w14:paraId="00000159" w14:textId="77777777" w:rsidR="00C10BEC" w:rsidRDefault="00000000">
          <w:pPr>
            <w:spacing w:before="200" w:after="200"/>
            <w:ind w:left="1440" w:hanging="720"/>
            <w:rPr>
              <w:del w:id="714" w:author="Ellett, Logan" w:date="2026-07-05T04:45:00Z"/>
              <w:sz w:val="20"/>
              <w:szCs w:val="20"/>
            </w:rPr>
          </w:pPr>
          <w:sdt>
            <w:sdtPr>
              <w:tag w:val="goog_rdk_756"/>
              <w:id w:val="365430799"/>
            </w:sdtPr>
            <w:sdtContent>
              <w:del w:id="715" w:author="Ellett, Logan" w:date="2026-07-05T04:45:00Z">
                <w:r>
                  <w:rPr>
                    <w:sz w:val="20"/>
                    <w:szCs w:val="20"/>
                  </w:rPr>
                  <w:delText xml:space="preserve">1. </w:delText>
                </w:r>
                <w:r>
                  <w:rPr>
                    <w:sz w:val="20"/>
                    <w:szCs w:val="20"/>
                  </w:rPr>
                  <w:tab/>
                  <w:delText>Vehicles shall be licensed in accordance with Colorado state law, and drivers shall comply with applicable laws of the Colorado State Department of Revenue, Motor Vehicle Division, and ordinances of the municipality in which the day treatment center is located.</w:delText>
                </w:r>
              </w:del>
            </w:sdtContent>
          </w:sdt>
        </w:p>
      </w:sdtContent>
    </w:sdt>
    <w:sdt>
      <w:sdtPr>
        <w:tag w:val="goog_rdk_759"/>
        <w:id w:val="-1643206390"/>
      </w:sdtPr>
      <w:sdtContent>
        <w:p w14:paraId="0000015A" w14:textId="77777777" w:rsidR="00C10BEC" w:rsidRDefault="00000000">
          <w:pPr>
            <w:spacing w:before="200" w:after="200"/>
            <w:ind w:left="1440" w:hanging="720"/>
            <w:rPr>
              <w:del w:id="716" w:author="Ellett, Logan" w:date="2026-07-05T04:45:00Z"/>
              <w:sz w:val="20"/>
              <w:szCs w:val="20"/>
            </w:rPr>
          </w:pPr>
          <w:sdt>
            <w:sdtPr>
              <w:tag w:val="goog_rdk_758"/>
              <w:id w:val="551559489"/>
            </w:sdtPr>
            <w:sdtContent>
              <w:del w:id="717" w:author="Ellett, Logan" w:date="2026-07-05T04:45:00Z">
                <w:r>
                  <w:rPr>
                    <w:sz w:val="20"/>
                    <w:szCs w:val="20"/>
                  </w:rPr>
                  <w:delText xml:space="preserve">2. </w:delText>
                </w:r>
                <w:r>
                  <w:rPr>
                    <w:sz w:val="20"/>
                    <w:szCs w:val="20"/>
                  </w:rPr>
                  <w:tab/>
                  <w:delText>The drivers shall hold a valid Standard First Aid Certificate or equivalent and CPR card.</w:delText>
                </w:r>
              </w:del>
            </w:sdtContent>
          </w:sdt>
        </w:p>
      </w:sdtContent>
    </w:sdt>
    <w:sdt>
      <w:sdtPr>
        <w:tag w:val="goog_rdk_761"/>
        <w:id w:val="-1300354007"/>
      </w:sdtPr>
      <w:sdtContent>
        <w:p w14:paraId="0000015B" w14:textId="77777777" w:rsidR="00C10BEC" w:rsidRDefault="00000000">
          <w:pPr>
            <w:spacing w:before="200" w:after="200"/>
            <w:ind w:left="1440" w:hanging="720"/>
            <w:rPr>
              <w:del w:id="718" w:author="Ellett, Logan" w:date="2026-07-05T04:45:00Z"/>
              <w:sz w:val="20"/>
              <w:szCs w:val="20"/>
            </w:rPr>
          </w:pPr>
          <w:sdt>
            <w:sdtPr>
              <w:tag w:val="goog_rdk_760"/>
              <w:id w:val="1130579476"/>
            </w:sdtPr>
            <w:sdtContent>
              <w:del w:id="719" w:author="Ellett, Logan" w:date="2026-07-05T04:45:00Z">
                <w:r>
                  <w:rPr>
                    <w:sz w:val="20"/>
                    <w:szCs w:val="20"/>
                  </w:rPr>
                  <w:delText xml:space="preserve">3. </w:delText>
                </w:r>
                <w:r>
                  <w:rPr>
                    <w:sz w:val="20"/>
                    <w:szCs w:val="20"/>
                  </w:rPr>
                  <w:tab/>
                  <w:delText>Only enclosed vehicles shall be used to transport children except an enclosed pickup truck shall not be permitted. All seats must be forward-facing and shall be securely fastened to the vehicle body. A seat belt or booster seat for children under 40 pounds shall be provided for each seat. Only the number of passengers that can be comfortably seated on passenger seats shall be permitted in the vehicle. Each occupant shall be sitting when the vehicle is moving. Passengers shall not sit on the floor.</w:delText>
                </w:r>
              </w:del>
            </w:sdtContent>
          </w:sdt>
        </w:p>
      </w:sdtContent>
    </w:sdt>
    <w:sdt>
      <w:sdtPr>
        <w:tag w:val="goog_rdk_763"/>
        <w:id w:val="705057902"/>
      </w:sdtPr>
      <w:sdtContent>
        <w:p w14:paraId="0000015C" w14:textId="77777777" w:rsidR="00C10BEC" w:rsidRDefault="00000000">
          <w:pPr>
            <w:spacing w:before="200" w:after="200"/>
            <w:ind w:left="1440" w:hanging="720"/>
            <w:rPr>
              <w:del w:id="720" w:author="Ellett, Logan" w:date="2026-07-05T04:45:00Z"/>
              <w:sz w:val="20"/>
              <w:szCs w:val="20"/>
            </w:rPr>
          </w:pPr>
          <w:sdt>
            <w:sdtPr>
              <w:tag w:val="goog_rdk_762"/>
              <w:id w:val="276767317"/>
            </w:sdtPr>
            <w:sdtContent>
              <w:del w:id="721" w:author="Ellett, Logan" w:date="2026-07-05T04:45:00Z">
                <w:r>
                  <w:rPr>
                    <w:sz w:val="20"/>
                    <w:szCs w:val="20"/>
                  </w:rPr>
                  <w:delText xml:space="preserve">4. </w:delText>
                </w:r>
                <w:r>
                  <w:rPr>
                    <w:sz w:val="20"/>
                    <w:szCs w:val="20"/>
                  </w:rPr>
                  <w:tab/>
                  <w:delText>Each vehicle shall be equipped with a first aid kit, an operable fire extinguisher and seat belts in the front seats.</w:delText>
                </w:r>
              </w:del>
            </w:sdtContent>
          </w:sdt>
        </w:p>
      </w:sdtContent>
    </w:sdt>
    <w:sdt>
      <w:sdtPr>
        <w:tag w:val="goog_rdk_765"/>
        <w:id w:val="-709811348"/>
      </w:sdtPr>
      <w:sdtContent>
        <w:p w14:paraId="0000015D" w14:textId="77777777" w:rsidR="00C10BEC" w:rsidRDefault="00000000">
          <w:pPr>
            <w:spacing w:before="200" w:after="200"/>
            <w:ind w:left="1440" w:hanging="720"/>
            <w:rPr>
              <w:del w:id="722" w:author="Ellett, Logan" w:date="2026-07-05T04:45:00Z"/>
              <w:sz w:val="20"/>
              <w:szCs w:val="20"/>
            </w:rPr>
          </w:pPr>
          <w:sdt>
            <w:sdtPr>
              <w:tag w:val="goog_rdk_764"/>
              <w:id w:val="1407854839"/>
            </w:sdtPr>
            <w:sdtContent>
              <w:del w:id="723" w:author="Ellett, Logan" w:date="2026-07-05T04:45:00Z">
                <w:r>
                  <w:rPr>
                    <w:sz w:val="20"/>
                    <w:szCs w:val="20"/>
                  </w:rPr>
                  <w:delText xml:space="preserve">5. </w:delText>
                </w:r>
                <w:r>
                  <w:rPr>
                    <w:sz w:val="20"/>
                    <w:szCs w:val="20"/>
                  </w:rPr>
                  <w:tab/>
                  <w:delText>The day treatment center shall carry public liability insurance on vehicles used for transportation of children in the day treatment program.</w:delText>
                </w:r>
              </w:del>
            </w:sdtContent>
          </w:sdt>
        </w:p>
      </w:sdtContent>
    </w:sdt>
    <w:sdt>
      <w:sdtPr>
        <w:tag w:val="goog_rdk_767"/>
        <w:id w:val="2042800886"/>
      </w:sdtPr>
      <w:sdtContent>
        <w:p w14:paraId="0000015E" w14:textId="77777777" w:rsidR="00C10BEC" w:rsidRDefault="00000000">
          <w:pPr>
            <w:spacing w:before="200" w:after="200"/>
            <w:ind w:left="1440" w:hanging="720"/>
            <w:rPr>
              <w:del w:id="724" w:author="Ellett, Logan" w:date="2026-07-05T04:45:00Z"/>
              <w:sz w:val="20"/>
              <w:szCs w:val="20"/>
            </w:rPr>
          </w:pPr>
          <w:sdt>
            <w:sdtPr>
              <w:tag w:val="goog_rdk_766"/>
              <w:id w:val="1113130472"/>
            </w:sdtPr>
            <w:sdtContent>
              <w:del w:id="725" w:author="Ellett, Logan" w:date="2026-07-05T04:45:00Z">
                <w:r>
                  <w:rPr>
                    <w:sz w:val="20"/>
                    <w:szCs w:val="20"/>
                  </w:rPr>
                  <w:delText xml:space="preserve">6. </w:delText>
                </w:r>
                <w:r>
                  <w:rPr>
                    <w:sz w:val="20"/>
                    <w:szCs w:val="20"/>
                  </w:rPr>
                  <w:tab/>
                  <w:delText>The staff ratio required at the day treatment center shall be maintained in any vehicle when transporting children from the day treatment center. The driver may be considered in the staff ratio.</w:delText>
                </w:r>
              </w:del>
            </w:sdtContent>
          </w:sdt>
        </w:p>
      </w:sdtContent>
    </w:sdt>
    <w:sdt>
      <w:sdtPr>
        <w:tag w:val="goog_rdk_769"/>
        <w:id w:val="-98854844"/>
      </w:sdtPr>
      <w:sdtContent>
        <w:p w14:paraId="0000015F" w14:textId="77777777" w:rsidR="00C10BEC" w:rsidRDefault="00000000">
          <w:pPr>
            <w:spacing w:before="200" w:after="200"/>
            <w:ind w:left="1440" w:hanging="720"/>
            <w:rPr>
              <w:del w:id="726" w:author="Ellett, Logan" w:date="2026-07-05T04:45:00Z"/>
              <w:sz w:val="20"/>
              <w:szCs w:val="20"/>
            </w:rPr>
          </w:pPr>
          <w:sdt>
            <w:sdtPr>
              <w:tag w:val="goog_rdk_768"/>
              <w:id w:val="-1341903640"/>
            </w:sdtPr>
            <w:sdtContent>
              <w:del w:id="727" w:author="Ellett, Logan" w:date="2026-07-05T04:45:00Z">
                <w:r>
                  <w:rPr>
                    <w:sz w:val="20"/>
                    <w:szCs w:val="20"/>
                  </w:rPr>
                  <w:delText xml:space="preserve">7. </w:delText>
                </w:r>
                <w:r>
                  <w:rPr>
                    <w:sz w:val="20"/>
                    <w:szCs w:val="20"/>
                  </w:rPr>
                  <w:tab/>
                  <w:delText>The center shall receive written permission from parents or guardians for transportation of a child to and from a center or for center-sponsored excursions.</w:delText>
                </w:r>
              </w:del>
            </w:sdtContent>
          </w:sdt>
        </w:p>
      </w:sdtContent>
    </w:sdt>
    <w:p w14:paraId="00000160" w14:textId="77777777" w:rsidR="00C10BEC" w:rsidRDefault="00000000">
      <w:pPr>
        <w:spacing w:before="200" w:after="200"/>
        <w:ind w:left="1440" w:hanging="1440"/>
        <w:rPr>
          <w:b/>
          <w:bCs/>
          <w:color w:val="FF0000"/>
          <w:sz w:val="20"/>
          <w:szCs w:val="20"/>
        </w:rPr>
      </w:pPr>
      <w:sdt>
        <w:sdtPr>
          <w:tag w:val="goog_rdk_771"/>
          <w:id w:val="-1231065131"/>
        </w:sdtPr>
        <w:sdtContent>
          <w:ins w:id="728" w:author="Ellett, Logan" w:date="2026-07-05T04:45:00Z">
            <w:r w:rsidRPr="00686BD5">
              <w:rPr>
                <w:b/>
                <w:bCs/>
                <w:color w:val="ED0000"/>
                <w:sz w:val="20"/>
                <w:szCs w:val="20"/>
              </w:rPr>
              <w:t>7.706.33</w:t>
            </w:r>
            <w:r w:rsidRPr="00686BD5">
              <w:rPr>
                <w:b/>
                <w:bCs/>
                <w:color w:val="ED0000"/>
                <w:sz w:val="20"/>
                <w:szCs w:val="20"/>
              </w:rPr>
              <w:tab/>
              <w:t>Personal Hygiene and Daily Routine</w:t>
            </w:r>
          </w:ins>
        </w:sdtContent>
      </w:sdt>
    </w:p>
    <w:p w14:paraId="00000161" w14:textId="77777777" w:rsidR="00C10BEC" w:rsidRDefault="00000000">
      <w:pPr>
        <w:spacing w:before="200" w:after="200"/>
        <w:ind w:left="720" w:hanging="720"/>
        <w:rPr>
          <w:color w:val="FF0000"/>
          <w:sz w:val="20"/>
          <w:szCs w:val="20"/>
        </w:rPr>
      </w:pPr>
      <w:sdt>
        <w:sdtPr>
          <w:tag w:val="goog_rdk_773"/>
          <w:id w:val="1686175108"/>
        </w:sdtPr>
        <w:sdtContent>
          <w:ins w:id="729" w:author="Ellett, Logan" w:date="2026-07-05T04:46:00Z">
            <w:r w:rsidRPr="00686BD5">
              <w:rPr>
                <w:color w:val="ED0000"/>
                <w:sz w:val="20"/>
                <w:szCs w:val="20"/>
              </w:rPr>
              <w:t>A.</w:t>
            </w:r>
            <w:r w:rsidRPr="00686BD5">
              <w:rPr>
                <w:color w:val="ED0000"/>
                <w:sz w:val="20"/>
                <w:szCs w:val="20"/>
              </w:rPr>
              <w:tab/>
              <w:t>The facility shall establish procedures to ensure that children/youth receive coaching and/or assistance, as needed, in good habits of personal care, hygiene, and grooming appropriate to their age, gender identity, race, and culture.</w:t>
            </w:r>
          </w:ins>
        </w:sdtContent>
      </w:sdt>
      <w:r>
        <w:rPr>
          <w:color w:val="FF0000"/>
          <w:sz w:val="20"/>
          <w:szCs w:val="20"/>
        </w:rPr>
        <w:t xml:space="preserve"> </w:t>
      </w:r>
    </w:p>
    <w:p w14:paraId="00000162" w14:textId="77777777" w:rsidR="00C10BEC" w:rsidRDefault="00000000">
      <w:pPr>
        <w:spacing w:before="200" w:after="200"/>
        <w:ind w:left="1440" w:hanging="720"/>
        <w:rPr>
          <w:color w:val="FF0000"/>
          <w:sz w:val="20"/>
          <w:szCs w:val="20"/>
        </w:rPr>
      </w:pPr>
      <w:sdt>
        <w:sdtPr>
          <w:tag w:val="goog_rdk_775"/>
          <w:id w:val="-872126418"/>
        </w:sdtPr>
        <w:sdtContent>
          <w:ins w:id="730" w:author="Ellett, Logan" w:date="2026-07-05T04:47:00Z">
            <w:r w:rsidRPr="00686BD5">
              <w:rPr>
                <w:color w:val="ED0000"/>
                <w:sz w:val="20"/>
                <w:szCs w:val="20"/>
              </w:rPr>
              <w:t>1.</w:t>
            </w:r>
            <w:r w:rsidRPr="00686BD5">
              <w:rPr>
                <w:color w:val="ED0000"/>
                <w:sz w:val="20"/>
                <w:szCs w:val="20"/>
              </w:rPr>
              <w:tab/>
              <w:t>Facility staff must supervise children/youth to provide for proper grooming and physical cleanliness.</w:t>
            </w:r>
          </w:ins>
        </w:sdtContent>
      </w:sdt>
    </w:p>
    <w:p w14:paraId="00000163" w14:textId="77777777" w:rsidR="00C10BEC" w:rsidRDefault="00000000">
      <w:pPr>
        <w:spacing w:before="200" w:after="200"/>
        <w:ind w:left="1440" w:hanging="720"/>
        <w:rPr>
          <w:color w:val="FF0000"/>
          <w:sz w:val="20"/>
          <w:szCs w:val="20"/>
        </w:rPr>
      </w:pPr>
      <w:sdt>
        <w:sdtPr>
          <w:tag w:val="goog_rdk_777"/>
          <w:id w:val="-2047649141"/>
        </w:sdtPr>
        <w:sdtContent>
          <w:ins w:id="731" w:author="Ellett, Logan" w:date="2026-07-05T04:47:00Z">
            <w:r w:rsidRPr="00686BD5">
              <w:rPr>
                <w:color w:val="ED0000"/>
                <w:sz w:val="20"/>
                <w:szCs w:val="20"/>
              </w:rPr>
              <w:t>2.</w:t>
            </w:r>
            <w:r w:rsidRPr="00686BD5">
              <w:rPr>
                <w:color w:val="ED0000"/>
                <w:sz w:val="20"/>
                <w:szCs w:val="20"/>
              </w:rPr>
              <w:tab/>
              <w:t>The facility must ensure that children/youth have access to necessary and appropriately maintained toiletry items as well as gender and culturally affirming hygiene products during daily hygiene routine times and other times hygiene is necessary for the child/youth.</w:t>
            </w:r>
          </w:ins>
        </w:sdtContent>
      </w:sdt>
    </w:p>
    <w:p w14:paraId="00000164" w14:textId="77777777" w:rsidR="00C10BEC" w:rsidRDefault="00000000">
      <w:pPr>
        <w:spacing w:before="200" w:after="200"/>
        <w:ind w:left="720" w:hanging="720"/>
        <w:rPr>
          <w:color w:val="FF0000"/>
          <w:sz w:val="20"/>
          <w:szCs w:val="20"/>
        </w:rPr>
      </w:pPr>
      <w:sdt>
        <w:sdtPr>
          <w:tag w:val="goog_rdk_779"/>
          <w:id w:val="-388751480"/>
        </w:sdtPr>
        <w:sdtContent>
          <w:ins w:id="732" w:author="Ellett, Logan" w:date="2026-07-05T04:48:00Z">
            <w:r w:rsidRPr="00686BD5">
              <w:rPr>
                <w:color w:val="ED0000"/>
                <w:sz w:val="20"/>
                <w:szCs w:val="20"/>
              </w:rPr>
              <w:t>B.</w:t>
            </w:r>
            <w:r w:rsidRPr="00686BD5">
              <w:rPr>
                <w:color w:val="ED0000"/>
                <w:sz w:val="20"/>
                <w:szCs w:val="20"/>
              </w:rPr>
              <w:tab/>
              <w:t>The facility must have a plan for basic daily routines for children/youth in care.</w:t>
            </w:r>
          </w:ins>
        </w:sdtContent>
      </w:sdt>
    </w:p>
    <w:p w14:paraId="00000165" w14:textId="77777777" w:rsidR="00C10BEC" w:rsidRDefault="00000000">
      <w:pPr>
        <w:spacing w:before="200" w:after="200"/>
        <w:ind w:left="1440" w:hanging="720"/>
        <w:rPr>
          <w:color w:val="FF0000"/>
          <w:sz w:val="20"/>
          <w:szCs w:val="20"/>
        </w:rPr>
      </w:pPr>
      <w:sdt>
        <w:sdtPr>
          <w:tag w:val="goog_rdk_781"/>
          <w:id w:val="512767665"/>
        </w:sdtPr>
        <w:sdtContent>
          <w:ins w:id="733" w:author="Ellett, Logan" w:date="2026-07-05T04:48:00Z">
            <w:r w:rsidRPr="00686BD5">
              <w:rPr>
                <w:color w:val="ED0000"/>
                <w:sz w:val="20"/>
                <w:szCs w:val="20"/>
              </w:rPr>
              <w:t>1.</w:t>
            </w:r>
            <w:r w:rsidRPr="00686BD5">
              <w:rPr>
                <w:color w:val="ED0000"/>
                <w:sz w:val="20"/>
                <w:szCs w:val="20"/>
              </w:rPr>
              <w:tab/>
              <w:t>Daily routines must not be allowed to conflict with the implementation of a child’s/youth’s plan.</w:t>
            </w:r>
          </w:ins>
        </w:sdtContent>
      </w:sdt>
    </w:p>
    <w:p w14:paraId="00000166" w14:textId="77777777" w:rsidR="00C10BEC" w:rsidRDefault="00000000">
      <w:pPr>
        <w:spacing w:before="200" w:after="200"/>
        <w:ind w:left="1440" w:hanging="720"/>
        <w:rPr>
          <w:color w:val="FF0000"/>
          <w:sz w:val="20"/>
          <w:szCs w:val="20"/>
        </w:rPr>
      </w:pPr>
      <w:sdt>
        <w:sdtPr>
          <w:tag w:val="goog_rdk_783"/>
          <w:id w:val="-1306418571"/>
        </w:sdtPr>
        <w:sdtContent>
          <w:ins w:id="734" w:author="Ellett, Logan" w:date="2026-07-05T04:48:00Z">
            <w:r w:rsidRPr="00686BD5">
              <w:rPr>
                <w:color w:val="ED0000"/>
                <w:sz w:val="20"/>
                <w:szCs w:val="20"/>
              </w:rPr>
              <w:t>2.</w:t>
            </w:r>
            <w:r w:rsidRPr="00686BD5">
              <w:rPr>
                <w:color w:val="ED0000"/>
                <w:sz w:val="20"/>
                <w:szCs w:val="20"/>
              </w:rPr>
              <w:tab/>
              <w:t>Daily routines must be established for mealtimes.</w:t>
            </w:r>
          </w:ins>
        </w:sdtContent>
      </w:sdt>
    </w:p>
    <w:p w14:paraId="00000167" w14:textId="77777777" w:rsidR="00C10BEC" w:rsidRDefault="00000000">
      <w:pPr>
        <w:spacing w:before="200" w:after="200"/>
        <w:ind w:left="1440" w:hanging="720"/>
        <w:rPr>
          <w:color w:val="FF0000"/>
          <w:sz w:val="20"/>
          <w:szCs w:val="20"/>
        </w:rPr>
      </w:pPr>
      <w:sdt>
        <w:sdtPr>
          <w:tag w:val="goog_rdk_785"/>
          <w:id w:val="-1332839604"/>
        </w:sdtPr>
        <w:sdtContent>
          <w:ins w:id="735" w:author="Ellett, Logan" w:date="2026-07-05T04:49:00Z">
            <w:r w:rsidRPr="00686BD5">
              <w:rPr>
                <w:color w:val="ED0000"/>
                <w:sz w:val="20"/>
                <w:szCs w:val="20"/>
              </w:rPr>
              <w:t>3.</w:t>
            </w:r>
            <w:r w:rsidRPr="00686BD5">
              <w:rPr>
                <w:color w:val="ED0000"/>
                <w:sz w:val="20"/>
                <w:szCs w:val="20"/>
              </w:rPr>
              <w:tab/>
              <w:t>Opportunity for physical activity must be planned for each child/youth.</w:t>
            </w:r>
          </w:ins>
        </w:sdtContent>
      </w:sdt>
    </w:p>
    <w:p w14:paraId="00000168" w14:textId="77777777" w:rsidR="00C10BEC" w:rsidRDefault="00000000">
      <w:pPr>
        <w:spacing w:before="200" w:after="200"/>
        <w:ind w:left="1440" w:hanging="1440"/>
        <w:rPr>
          <w:b/>
          <w:bCs/>
          <w:color w:val="FF0000"/>
          <w:sz w:val="20"/>
          <w:szCs w:val="20"/>
        </w:rPr>
      </w:pPr>
      <w:sdt>
        <w:sdtPr>
          <w:tag w:val="goog_rdk_787"/>
          <w:id w:val="1726907205"/>
        </w:sdtPr>
        <w:sdtContent>
          <w:ins w:id="736" w:author="Ellett, Logan" w:date="2026-07-05T04:51:00Z">
            <w:r w:rsidRPr="00686BD5">
              <w:rPr>
                <w:b/>
                <w:bCs/>
                <w:color w:val="ED0000"/>
                <w:sz w:val="20"/>
                <w:szCs w:val="20"/>
              </w:rPr>
              <w:t>7.706.34</w:t>
            </w:r>
            <w:r w:rsidRPr="00686BD5">
              <w:rPr>
                <w:b/>
                <w:bCs/>
                <w:color w:val="ED0000"/>
                <w:sz w:val="20"/>
                <w:szCs w:val="20"/>
              </w:rPr>
              <w:tab/>
              <w:t>Medical Care and Medication Administration</w:t>
            </w:r>
          </w:ins>
        </w:sdtContent>
      </w:sdt>
    </w:p>
    <w:p w14:paraId="00000169" w14:textId="49500690" w:rsidR="00C10BEC" w:rsidRDefault="00000000">
      <w:pPr>
        <w:spacing w:before="200" w:after="200"/>
        <w:ind w:left="720" w:hanging="720"/>
        <w:rPr>
          <w:color w:val="FF0000"/>
          <w:sz w:val="20"/>
          <w:szCs w:val="20"/>
        </w:rPr>
      </w:pPr>
      <w:sdt>
        <w:sdtPr>
          <w:tag w:val="goog_rdk_789"/>
          <w:id w:val="-1062288883"/>
        </w:sdtPr>
        <w:sdtContent>
          <w:ins w:id="737" w:author="Ellett, Logan" w:date="2026-07-05T04:52:00Z">
            <w:r w:rsidRPr="00686BD5">
              <w:rPr>
                <w:color w:val="ED0000"/>
                <w:sz w:val="20"/>
                <w:szCs w:val="20"/>
              </w:rPr>
              <w:t>A.</w:t>
            </w:r>
            <w:r w:rsidRPr="00686BD5">
              <w:rPr>
                <w:color w:val="ED0000"/>
                <w:sz w:val="20"/>
                <w:szCs w:val="20"/>
              </w:rPr>
              <w:tab/>
              <w:t xml:space="preserve">At all times there must be first aid supplies readily available at the facility. For every ten (10) children/youth, at least one (1) person supervising the children/youth must be certified in </w:t>
            </w:r>
          </w:ins>
          <w:ins w:id="738" w:author="Ellett, Logan" w:date="2026-09-01T05:39:00Z" w16du:dateUtc="2026-09-01T11:39:00Z">
            <w:r w:rsidR="00296C56" w:rsidRPr="00686BD5">
              <w:rPr>
                <w:color w:val="ED0000"/>
                <w:sz w:val="20"/>
                <w:szCs w:val="20"/>
              </w:rPr>
              <w:t>F</w:t>
            </w:r>
          </w:ins>
          <w:ins w:id="739" w:author="Ellett, Logan" w:date="2026-07-05T04:52:00Z">
            <w:r w:rsidRPr="00686BD5">
              <w:rPr>
                <w:color w:val="ED0000"/>
                <w:sz w:val="20"/>
                <w:szCs w:val="20"/>
              </w:rPr>
              <w:t xml:space="preserve">irst </w:t>
            </w:r>
          </w:ins>
          <w:ins w:id="740" w:author="Ellett, Logan" w:date="2026-09-01T05:39:00Z" w16du:dateUtc="2026-09-01T11:39:00Z">
            <w:r w:rsidR="00296C56" w:rsidRPr="00686BD5">
              <w:rPr>
                <w:color w:val="ED0000"/>
                <w:sz w:val="20"/>
                <w:szCs w:val="20"/>
              </w:rPr>
              <w:t>A</w:t>
            </w:r>
          </w:ins>
          <w:ins w:id="741" w:author="Ellett, Logan" w:date="2026-07-05T04:52:00Z">
            <w:r w:rsidRPr="00686BD5">
              <w:rPr>
                <w:color w:val="ED0000"/>
                <w:sz w:val="20"/>
                <w:szCs w:val="20"/>
              </w:rPr>
              <w:t xml:space="preserve">id or the equivalent and CPR for all ages of children/youth in care. When children/youth are with a staff member away from the facility, the staff member must have a current certification in </w:t>
            </w:r>
          </w:ins>
          <w:ins w:id="742" w:author="Ellett, Logan" w:date="2026-09-01T05:39:00Z" w16du:dateUtc="2026-09-01T11:39:00Z">
            <w:r w:rsidR="00296C56" w:rsidRPr="00686BD5">
              <w:rPr>
                <w:color w:val="ED0000"/>
                <w:sz w:val="20"/>
                <w:szCs w:val="20"/>
              </w:rPr>
              <w:t>F</w:t>
            </w:r>
          </w:ins>
          <w:ins w:id="743" w:author="Ellett, Logan" w:date="2026-07-05T04:52:00Z">
            <w:r w:rsidRPr="00686BD5">
              <w:rPr>
                <w:color w:val="ED0000"/>
                <w:sz w:val="20"/>
                <w:szCs w:val="20"/>
              </w:rPr>
              <w:t xml:space="preserve">irst </w:t>
            </w:r>
          </w:ins>
          <w:ins w:id="744" w:author="Ellett, Logan" w:date="2026-09-01T05:39:00Z" w16du:dateUtc="2026-09-01T11:39:00Z">
            <w:r w:rsidR="00296C56" w:rsidRPr="00686BD5">
              <w:rPr>
                <w:color w:val="ED0000"/>
                <w:sz w:val="20"/>
                <w:szCs w:val="20"/>
              </w:rPr>
              <w:t>A</w:t>
            </w:r>
          </w:ins>
          <w:ins w:id="745" w:author="Ellett, Logan" w:date="2026-07-05T04:52:00Z">
            <w:r w:rsidRPr="00686BD5">
              <w:rPr>
                <w:color w:val="ED0000"/>
                <w:sz w:val="20"/>
                <w:szCs w:val="20"/>
              </w:rPr>
              <w:t xml:space="preserve">id and CPR. The </w:t>
            </w:r>
          </w:ins>
          <w:ins w:id="746" w:author="Ellett, Logan" w:date="2026-09-01T05:39:00Z" w16du:dateUtc="2026-09-01T11:39:00Z">
            <w:r w:rsidR="00296C56" w:rsidRPr="00686BD5">
              <w:rPr>
                <w:color w:val="ED0000"/>
                <w:sz w:val="20"/>
                <w:szCs w:val="20"/>
              </w:rPr>
              <w:t>F</w:t>
            </w:r>
          </w:ins>
          <w:ins w:id="747" w:author="Ellett, Logan" w:date="2026-07-05T04:52:00Z">
            <w:r w:rsidRPr="00686BD5">
              <w:rPr>
                <w:color w:val="ED0000"/>
                <w:sz w:val="20"/>
                <w:szCs w:val="20"/>
              </w:rPr>
              <w:t xml:space="preserve">irst </w:t>
            </w:r>
          </w:ins>
          <w:ins w:id="748" w:author="Ellett, Logan" w:date="2026-09-01T05:39:00Z" w16du:dateUtc="2026-09-01T11:39:00Z">
            <w:r w:rsidR="00296C56" w:rsidRPr="00686BD5">
              <w:rPr>
                <w:color w:val="ED0000"/>
                <w:sz w:val="20"/>
                <w:szCs w:val="20"/>
              </w:rPr>
              <w:t>A</w:t>
            </w:r>
          </w:ins>
          <w:ins w:id="749" w:author="Ellett, Logan" w:date="2026-07-05T04:52:00Z">
            <w:r w:rsidRPr="00686BD5">
              <w:rPr>
                <w:color w:val="ED0000"/>
                <w:sz w:val="20"/>
                <w:szCs w:val="20"/>
              </w:rPr>
              <w:t>id and CPR course must be from a nationally recognized organization and include a face-to-face demonstration of competency with a certified instructor in both child/youth and adult competencies.</w:t>
            </w:r>
          </w:ins>
        </w:sdtContent>
      </w:sdt>
    </w:p>
    <w:p w14:paraId="0000016A" w14:textId="77777777" w:rsidR="00C10BEC" w:rsidRDefault="00000000">
      <w:pPr>
        <w:spacing w:before="200" w:after="200"/>
        <w:ind w:left="720" w:hanging="720"/>
        <w:rPr>
          <w:color w:val="FF0000"/>
          <w:sz w:val="20"/>
          <w:szCs w:val="20"/>
        </w:rPr>
      </w:pPr>
      <w:sdt>
        <w:sdtPr>
          <w:tag w:val="goog_rdk_791"/>
          <w:id w:val="2047045651"/>
        </w:sdtPr>
        <w:sdtContent>
          <w:ins w:id="750" w:author="Ellett, Logan" w:date="2026-07-05T04:53:00Z">
            <w:r w:rsidRPr="00686BD5">
              <w:rPr>
                <w:color w:val="ED0000"/>
                <w:sz w:val="20"/>
                <w:szCs w:val="20"/>
              </w:rPr>
              <w:t>B.</w:t>
            </w:r>
            <w:r w:rsidRPr="00686BD5">
              <w:rPr>
                <w:color w:val="ED0000"/>
                <w:sz w:val="20"/>
                <w:szCs w:val="20"/>
              </w:rPr>
              <w:tab/>
              <w:t xml:space="preserve">If applicable as outlined in facility policy, the facility must </w:t>
            </w:r>
            <w:proofErr w:type="gramStart"/>
            <w:r w:rsidRPr="00686BD5">
              <w:rPr>
                <w:color w:val="ED0000"/>
                <w:sz w:val="20"/>
                <w:szCs w:val="20"/>
              </w:rPr>
              <w:t>have naloxone available onsite at all times</w:t>
            </w:r>
            <w:proofErr w:type="gramEnd"/>
            <w:r w:rsidRPr="00686BD5">
              <w:rPr>
                <w:color w:val="ED0000"/>
                <w:sz w:val="20"/>
                <w:szCs w:val="20"/>
              </w:rPr>
              <w:t xml:space="preserve"> and stored at room temperature. All staff must be trained </w:t>
            </w:r>
            <w:proofErr w:type="gramStart"/>
            <w:r w:rsidRPr="00686BD5">
              <w:rPr>
                <w:color w:val="ED0000"/>
                <w:sz w:val="20"/>
                <w:szCs w:val="20"/>
              </w:rPr>
              <w:t>on</w:t>
            </w:r>
            <w:proofErr w:type="gramEnd"/>
            <w:r w:rsidRPr="00686BD5">
              <w:rPr>
                <w:color w:val="ED0000"/>
                <w:sz w:val="20"/>
                <w:szCs w:val="20"/>
              </w:rPr>
              <w:t xml:space="preserve"> how to use naloxone. Certificates of training must be kept in each staff file.</w:t>
            </w:r>
          </w:ins>
        </w:sdtContent>
      </w:sdt>
      <w:r>
        <w:rPr>
          <w:color w:val="FF0000"/>
          <w:sz w:val="20"/>
          <w:szCs w:val="20"/>
        </w:rPr>
        <w:t xml:space="preserve"> </w:t>
      </w:r>
    </w:p>
    <w:p w14:paraId="0000016B" w14:textId="5E6BCF65" w:rsidR="00C10BEC" w:rsidRDefault="00000000">
      <w:pPr>
        <w:spacing w:before="200" w:after="200"/>
        <w:ind w:left="720" w:hanging="720"/>
        <w:rPr>
          <w:color w:val="FF0000"/>
          <w:sz w:val="20"/>
          <w:szCs w:val="20"/>
        </w:rPr>
      </w:pPr>
      <w:sdt>
        <w:sdtPr>
          <w:tag w:val="goog_rdk_793"/>
          <w:id w:val="1924706097"/>
        </w:sdtPr>
        <w:sdtContent>
          <w:ins w:id="751" w:author="Ellett, Logan" w:date="2026-07-05T04:54:00Z">
            <w:r w:rsidRPr="00686BD5">
              <w:rPr>
                <w:color w:val="ED0000"/>
                <w:sz w:val="20"/>
                <w:szCs w:val="20"/>
              </w:rPr>
              <w:t>C.</w:t>
            </w:r>
            <w:r w:rsidRPr="00686BD5">
              <w:rPr>
                <w:color w:val="ED0000"/>
                <w:sz w:val="20"/>
                <w:szCs w:val="20"/>
              </w:rPr>
              <w:tab/>
              <w:t xml:space="preserve">The facility, in conjunction with the parent(s), legal guardian(s), </w:t>
            </w:r>
          </w:ins>
          <w:ins w:id="752" w:author="Ellett, Logan" w:date="2026-09-01T05:39:00Z" w16du:dateUtc="2026-09-01T11:39:00Z">
            <w:r w:rsidR="00296C56" w:rsidRPr="00686BD5">
              <w:rPr>
                <w:color w:val="ED0000"/>
                <w:sz w:val="20"/>
                <w:szCs w:val="20"/>
              </w:rPr>
              <w:t>or</w:t>
            </w:r>
          </w:ins>
          <w:ins w:id="753" w:author="Ellett, Logan" w:date="2026-07-05T04:54:00Z">
            <w:r w:rsidRPr="00686BD5">
              <w:rPr>
                <w:color w:val="ED0000"/>
                <w:sz w:val="20"/>
                <w:szCs w:val="20"/>
              </w:rPr>
              <w:t xml:space="preserve"> custodian(s) must make every effort to ensure that a child/youth needing corrective devices such as glasses, hearing aids, etc., is provided with the necessary equipment.</w:t>
            </w:r>
          </w:ins>
        </w:sdtContent>
      </w:sdt>
    </w:p>
    <w:p w14:paraId="0000016C" w14:textId="77777777" w:rsidR="00C10BEC" w:rsidRDefault="00000000">
      <w:pPr>
        <w:spacing w:before="200" w:after="200"/>
        <w:ind w:left="720" w:hanging="720"/>
        <w:rPr>
          <w:color w:val="FF0000"/>
          <w:sz w:val="20"/>
          <w:szCs w:val="20"/>
        </w:rPr>
      </w:pPr>
      <w:sdt>
        <w:sdtPr>
          <w:tag w:val="goog_rdk_795"/>
          <w:id w:val="-510208249"/>
        </w:sdtPr>
        <w:sdtContent>
          <w:ins w:id="754" w:author="Ellett, Logan" w:date="2026-07-05T04:54:00Z">
            <w:r w:rsidRPr="00686BD5">
              <w:rPr>
                <w:color w:val="ED0000"/>
                <w:sz w:val="20"/>
                <w:szCs w:val="20"/>
              </w:rPr>
              <w:t>D.</w:t>
            </w:r>
            <w:r w:rsidRPr="00686BD5">
              <w:rPr>
                <w:color w:val="ED0000"/>
                <w:sz w:val="20"/>
                <w:szCs w:val="20"/>
              </w:rPr>
              <w:tab/>
              <w:t>The facility must regularly maintain and update a summary of the medical care received by the child/youth while at the facility, including the dates of service, the name and contact information of the medical professional who examined the child/youth, the results of the exam, and any medication that was prescribed or had a change of frequency or dosage, if applicable.</w:t>
            </w:r>
          </w:ins>
        </w:sdtContent>
      </w:sdt>
      <w:r>
        <w:rPr>
          <w:color w:val="FF0000"/>
          <w:sz w:val="20"/>
          <w:szCs w:val="20"/>
        </w:rPr>
        <w:t xml:space="preserve"> </w:t>
      </w:r>
    </w:p>
    <w:p w14:paraId="0000016D" w14:textId="77777777" w:rsidR="00C10BEC" w:rsidRDefault="00000000">
      <w:pPr>
        <w:spacing w:before="200" w:after="200"/>
        <w:ind w:left="720" w:hanging="720"/>
        <w:rPr>
          <w:color w:val="FF0000"/>
          <w:sz w:val="20"/>
          <w:szCs w:val="20"/>
        </w:rPr>
      </w:pPr>
      <w:sdt>
        <w:sdtPr>
          <w:tag w:val="goog_rdk_797"/>
          <w:id w:val="1888968381"/>
        </w:sdtPr>
        <w:sdtContent>
          <w:ins w:id="755" w:author="Ellett, Logan" w:date="2026-07-05T04:55:00Z">
            <w:r w:rsidRPr="00686BD5">
              <w:rPr>
                <w:color w:val="ED0000"/>
                <w:sz w:val="20"/>
                <w:szCs w:val="20"/>
              </w:rPr>
              <w:t>E.</w:t>
            </w:r>
            <w:r w:rsidRPr="00686BD5">
              <w:rPr>
                <w:color w:val="ED0000"/>
                <w:sz w:val="20"/>
                <w:szCs w:val="20"/>
              </w:rPr>
              <w:tab/>
              <w:t>All medications administered at the facility must follow all requirements outlined in Section 7.714.</w:t>
            </w:r>
            <w:proofErr w:type="gramStart"/>
            <w:r w:rsidRPr="00686BD5">
              <w:rPr>
                <w:color w:val="ED0000"/>
                <w:sz w:val="20"/>
                <w:szCs w:val="20"/>
              </w:rPr>
              <w:t>82.J.</w:t>
            </w:r>
          </w:ins>
          <w:proofErr w:type="gramEnd"/>
        </w:sdtContent>
      </w:sdt>
    </w:p>
    <w:p w14:paraId="0000016E" w14:textId="77777777" w:rsidR="00C10BEC" w:rsidRDefault="00000000">
      <w:pPr>
        <w:spacing w:before="200" w:after="200"/>
        <w:ind w:left="720" w:hanging="720"/>
        <w:rPr>
          <w:color w:val="FF0000"/>
          <w:sz w:val="20"/>
          <w:szCs w:val="20"/>
        </w:rPr>
      </w:pPr>
      <w:sdt>
        <w:sdtPr>
          <w:tag w:val="goog_rdk_799"/>
          <w:id w:val="578001495"/>
        </w:sdtPr>
        <w:sdtContent>
          <w:ins w:id="756" w:author="Ellett, Logan" w:date="2026-07-05T04:55:00Z">
            <w:r w:rsidRPr="00686BD5">
              <w:rPr>
                <w:color w:val="ED0000"/>
                <w:sz w:val="20"/>
                <w:szCs w:val="20"/>
              </w:rPr>
              <w:t>F.</w:t>
            </w:r>
            <w:r w:rsidRPr="00686BD5">
              <w:rPr>
                <w:color w:val="ED0000"/>
                <w:sz w:val="20"/>
                <w:szCs w:val="20"/>
              </w:rPr>
              <w:tab/>
              <w:t>No involuntary medications may be administered unless the facility is licensed as a PRTF and approved through facility policies and procedures to administer chemical restraints. Chemical restraint does not include administration of medication for voluntary or life-saving medical procedures.</w:t>
            </w:r>
          </w:ins>
        </w:sdtContent>
      </w:sdt>
      <w:r>
        <w:rPr>
          <w:color w:val="FF0000"/>
          <w:sz w:val="20"/>
          <w:szCs w:val="20"/>
        </w:rPr>
        <w:t xml:space="preserve">  </w:t>
      </w:r>
    </w:p>
    <w:p w14:paraId="0000016F" w14:textId="77777777" w:rsidR="00C10BEC" w:rsidRDefault="00000000">
      <w:pPr>
        <w:spacing w:before="200" w:after="200"/>
        <w:ind w:left="720" w:hanging="720"/>
        <w:rPr>
          <w:color w:val="FF0000"/>
          <w:sz w:val="20"/>
          <w:szCs w:val="20"/>
        </w:rPr>
      </w:pPr>
      <w:sdt>
        <w:sdtPr>
          <w:tag w:val="goog_rdk_801"/>
          <w:id w:val="-1964580468"/>
        </w:sdtPr>
        <w:sdtContent>
          <w:ins w:id="757" w:author="Ellett, Logan" w:date="2026-07-05T05:00:00Z">
            <w:r w:rsidRPr="00686BD5">
              <w:rPr>
                <w:color w:val="ED0000"/>
                <w:sz w:val="20"/>
                <w:szCs w:val="20"/>
              </w:rPr>
              <w:t>G.</w:t>
            </w:r>
            <w:r w:rsidRPr="00686BD5">
              <w:rPr>
                <w:color w:val="ED0000"/>
                <w:sz w:val="20"/>
                <w:szCs w:val="20"/>
              </w:rPr>
              <w:tab/>
              <w:t>The child/youth may refuse to take their medication at any time. The facility must document the refusal in the medication log and notify the parent(s) and/or legal guardian(s) by the end of the day. The facility must hold a staffing with the child’s/youth’s multidisciplinary team for a child/youth who has refused medication administered at the facility for more than five (5) days to determine possible solutions and evaluate continued treatment. The staffing must occur within twenty-four (24) hours if the child/youth is refusing any life-saving medications.</w:t>
            </w:r>
          </w:ins>
        </w:sdtContent>
      </w:sdt>
      <w:r>
        <w:rPr>
          <w:color w:val="FF0000"/>
          <w:sz w:val="20"/>
          <w:szCs w:val="20"/>
        </w:rPr>
        <w:t xml:space="preserve"> </w:t>
      </w:r>
    </w:p>
    <w:p w14:paraId="00000170" w14:textId="77777777" w:rsidR="00C10BEC" w:rsidRDefault="00000000">
      <w:pPr>
        <w:spacing w:before="200" w:after="200"/>
        <w:ind w:left="720" w:hanging="720"/>
        <w:rPr>
          <w:color w:val="FF0000"/>
          <w:sz w:val="20"/>
          <w:szCs w:val="20"/>
        </w:rPr>
      </w:pPr>
      <w:sdt>
        <w:sdtPr>
          <w:tag w:val="goog_rdk_803"/>
          <w:id w:val="1620169836"/>
        </w:sdtPr>
        <w:sdtContent>
          <w:ins w:id="758" w:author="Ellett, Logan" w:date="2026-07-05T05:01:00Z">
            <w:r w:rsidRPr="00686BD5">
              <w:rPr>
                <w:color w:val="ED0000"/>
                <w:sz w:val="20"/>
                <w:szCs w:val="20"/>
              </w:rPr>
              <w:t>H.</w:t>
            </w:r>
            <w:r w:rsidRPr="00686BD5">
              <w:rPr>
                <w:color w:val="ED0000"/>
                <w:sz w:val="20"/>
                <w:szCs w:val="20"/>
              </w:rPr>
              <w:tab/>
              <w:t>No child/youth shall be threatened with or experience any punishment or disciplinary action by staff due to refusal to take medication.</w:t>
            </w:r>
          </w:ins>
        </w:sdtContent>
      </w:sdt>
    </w:p>
    <w:p w14:paraId="00000171" w14:textId="77777777" w:rsidR="00C10BEC" w:rsidRDefault="00000000">
      <w:pPr>
        <w:spacing w:before="200" w:after="200"/>
        <w:ind w:left="1440" w:hanging="1440"/>
        <w:rPr>
          <w:b/>
          <w:bCs/>
          <w:color w:val="FF0000"/>
          <w:sz w:val="20"/>
          <w:szCs w:val="20"/>
        </w:rPr>
      </w:pPr>
      <w:sdt>
        <w:sdtPr>
          <w:tag w:val="goog_rdk_805"/>
          <w:id w:val="-905655697"/>
        </w:sdtPr>
        <w:sdtContent>
          <w:ins w:id="759" w:author="Ellett, Logan" w:date="2026-07-05T05:03:00Z">
            <w:r w:rsidRPr="00686BD5">
              <w:rPr>
                <w:b/>
                <w:bCs/>
                <w:color w:val="ED0000"/>
                <w:sz w:val="20"/>
                <w:szCs w:val="20"/>
              </w:rPr>
              <w:t>7.706.35</w:t>
            </w:r>
            <w:r w:rsidRPr="00686BD5">
              <w:rPr>
                <w:b/>
                <w:bCs/>
                <w:color w:val="ED0000"/>
                <w:sz w:val="20"/>
                <w:szCs w:val="20"/>
              </w:rPr>
              <w:tab/>
              <w:t>Food and Nutrition</w:t>
            </w:r>
          </w:ins>
        </w:sdtContent>
      </w:sdt>
    </w:p>
    <w:p w14:paraId="00000172" w14:textId="77777777" w:rsidR="00C10BEC" w:rsidRDefault="00000000">
      <w:pPr>
        <w:spacing w:before="200" w:after="200"/>
        <w:ind w:left="720" w:hanging="720"/>
        <w:rPr>
          <w:color w:val="FF0000"/>
          <w:sz w:val="20"/>
          <w:szCs w:val="20"/>
        </w:rPr>
      </w:pPr>
      <w:sdt>
        <w:sdtPr>
          <w:tag w:val="goog_rdk_807"/>
          <w:id w:val="1263775201"/>
        </w:sdtPr>
        <w:sdtContent>
          <w:ins w:id="760" w:author="Ellett, Logan" w:date="2026-07-05T05:03:00Z">
            <w:r w:rsidRPr="00686BD5">
              <w:rPr>
                <w:color w:val="ED0000"/>
                <w:sz w:val="20"/>
                <w:szCs w:val="20"/>
              </w:rPr>
              <w:t>A.</w:t>
            </w:r>
            <w:r w:rsidRPr="00686BD5">
              <w:rPr>
                <w:color w:val="ED0000"/>
                <w:sz w:val="20"/>
                <w:szCs w:val="20"/>
              </w:rPr>
              <w:tab/>
              <w:t>Children/youth who are in the facility more than four (4) hours per day must receive a meal.</w:t>
            </w:r>
          </w:ins>
        </w:sdtContent>
      </w:sdt>
      <w:r>
        <w:rPr>
          <w:color w:val="FF0000"/>
          <w:sz w:val="20"/>
          <w:szCs w:val="20"/>
        </w:rPr>
        <w:t xml:space="preserve"> </w:t>
      </w:r>
    </w:p>
    <w:p w14:paraId="00000173" w14:textId="77777777" w:rsidR="00C10BEC" w:rsidRDefault="00000000">
      <w:pPr>
        <w:spacing w:before="200" w:after="200"/>
        <w:ind w:left="720" w:hanging="720"/>
        <w:rPr>
          <w:color w:val="FF0000"/>
          <w:sz w:val="20"/>
          <w:szCs w:val="20"/>
        </w:rPr>
      </w:pPr>
      <w:sdt>
        <w:sdtPr>
          <w:tag w:val="goog_rdk_809"/>
          <w:id w:val="-1225406487"/>
        </w:sdtPr>
        <w:sdtContent>
          <w:ins w:id="761" w:author="Ellett, Logan" w:date="2026-07-05T05:03:00Z">
            <w:r w:rsidRPr="00686BD5">
              <w:rPr>
                <w:color w:val="ED0000"/>
                <w:sz w:val="20"/>
                <w:szCs w:val="20"/>
              </w:rPr>
              <w:t>B.</w:t>
            </w:r>
            <w:r w:rsidRPr="00686BD5">
              <w:rPr>
                <w:color w:val="ED0000"/>
                <w:sz w:val="20"/>
                <w:szCs w:val="20"/>
              </w:rPr>
              <w:tab/>
              <w:t>If the facility provides the meal, the following must be followed:</w:t>
            </w:r>
          </w:ins>
        </w:sdtContent>
      </w:sdt>
    </w:p>
    <w:p w14:paraId="00000174" w14:textId="77777777" w:rsidR="00C10BEC" w:rsidRDefault="00000000">
      <w:pPr>
        <w:spacing w:before="200" w:after="200"/>
        <w:ind w:left="1440" w:hanging="720"/>
        <w:rPr>
          <w:color w:val="FF0000"/>
          <w:sz w:val="20"/>
          <w:szCs w:val="20"/>
        </w:rPr>
      </w:pPr>
      <w:sdt>
        <w:sdtPr>
          <w:tag w:val="goog_rdk_811"/>
          <w:id w:val="-1881653188"/>
        </w:sdtPr>
        <w:sdtContent>
          <w:ins w:id="762" w:author="Ellett, Logan" w:date="2026-07-05T05:04:00Z">
            <w:r w:rsidRPr="00686BD5">
              <w:rPr>
                <w:color w:val="ED0000"/>
                <w:sz w:val="20"/>
                <w:szCs w:val="20"/>
              </w:rPr>
              <w:t>1.</w:t>
            </w:r>
            <w:r w:rsidRPr="00686BD5">
              <w:rPr>
                <w:color w:val="ED0000"/>
                <w:sz w:val="20"/>
                <w:szCs w:val="20"/>
              </w:rPr>
              <w:tab/>
              <w:t xml:space="preserve">Menus must be planned at least one (1) week at a time and must be dated, posted, and filed for at least one (1) year. </w:t>
            </w:r>
            <w:proofErr w:type="gramStart"/>
            <w:r w:rsidRPr="00686BD5">
              <w:rPr>
                <w:color w:val="ED0000"/>
                <w:sz w:val="20"/>
                <w:szCs w:val="20"/>
              </w:rPr>
              <w:t>Menus</w:t>
            </w:r>
            <w:proofErr w:type="gramEnd"/>
            <w:r w:rsidRPr="00686BD5">
              <w:rPr>
                <w:color w:val="ED0000"/>
                <w:sz w:val="20"/>
                <w:szCs w:val="20"/>
              </w:rPr>
              <w:t xml:space="preserve"> must be made available to the Department upon request.</w:t>
            </w:r>
          </w:ins>
        </w:sdtContent>
      </w:sdt>
    </w:p>
    <w:p w14:paraId="00000175" w14:textId="77777777" w:rsidR="00C10BEC" w:rsidRDefault="00000000">
      <w:pPr>
        <w:spacing w:before="200" w:after="200"/>
        <w:ind w:left="2160" w:hanging="720"/>
        <w:rPr>
          <w:color w:val="FF0000"/>
          <w:sz w:val="20"/>
          <w:szCs w:val="20"/>
        </w:rPr>
      </w:pPr>
      <w:sdt>
        <w:sdtPr>
          <w:tag w:val="goog_rdk_813"/>
          <w:id w:val="2075284487"/>
        </w:sdtPr>
        <w:sdtContent>
          <w:ins w:id="763" w:author="Ellett, Logan" w:date="2026-07-05T05:04:00Z">
            <w:r w:rsidRPr="00686BD5">
              <w:rPr>
                <w:color w:val="ED0000"/>
                <w:sz w:val="20"/>
                <w:szCs w:val="20"/>
              </w:rPr>
              <w:t>a.</w:t>
            </w:r>
            <w:r w:rsidRPr="00686BD5">
              <w:rPr>
                <w:color w:val="ED0000"/>
                <w:sz w:val="20"/>
                <w:szCs w:val="20"/>
              </w:rPr>
              <w:tab/>
              <w:t>If menus are used on a rotating basis, they must not repeat for three (3) weeks, or if cycle menus are used, they must be at least three (3) weeks long.</w:t>
            </w:r>
          </w:ins>
        </w:sdtContent>
      </w:sdt>
    </w:p>
    <w:p w14:paraId="00000176" w14:textId="77777777" w:rsidR="00C10BEC" w:rsidRDefault="00000000">
      <w:pPr>
        <w:spacing w:before="200" w:after="200"/>
        <w:ind w:left="2160" w:hanging="720"/>
        <w:rPr>
          <w:color w:val="FF0000"/>
          <w:sz w:val="20"/>
          <w:szCs w:val="20"/>
        </w:rPr>
      </w:pPr>
      <w:sdt>
        <w:sdtPr>
          <w:tag w:val="goog_rdk_815"/>
          <w:id w:val="-1743352857"/>
        </w:sdtPr>
        <w:sdtContent>
          <w:ins w:id="764" w:author="Ellett, Logan" w:date="2026-07-05T05:04:00Z">
            <w:r w:rsidRPr="00686BD5">
              <w:rPr>
                <w:color w:val="ED0000"/>
                <w:sz w:val="20"/>
                <w:szCs w:val="20"/>
              </w:rPr>
              <w:t>b.</w:t>
            </w:r>
            <w:r w:rsidRPr="00686BD5">
              <w:rPr>
                <w:color w:val="ED0000"/>
                <w:sz w:val="20"/>
                <w:szCs w:val="20"/>
              </w:rPr>
              <w:tab/>
              <w:t>If more than four (4) hours elapses between meals, a nutritious snack must be served.</w:t>
            </w:r>
          </w:ins>
        </w:sdtContent>
      </w:sdt>
    </w:p>
    <w:p w14:paraId="00000177" w14:textId="77777777" w:rsidR="00C10BEC" w:rsidRDefault="00000000">
      <w:pPr>
        <w:spacing w:before="200" w:after="200"/>
        <w:ind w:left="2160" w:hanging="720"/>
        <w:rPr>
          <w:color w:val="FF0000"/>
          <w:sz w:val="20"/>
          <w:szCs w:val="20"/>
        </w:rPr>
      </w:pPr>
      <w:sdt>
        <w:sdtPr>
          <w:tag w:val="goog_rdk_817"/>
          <w:id w:val="447508177"/>
        </w:sdtPr>
        <w:sdtContent>
          <w:ins w:id="765" w:author="Ellett, Logan" w:date="2026-07-05T05:05:00Z">
            <w:r w:rsidRPr="00686BD5">
              <w:rPr>
                <w:color w:val="ED0000"/>
                <w:sz w:val="20"/>
                <w:szCs w:val="20"/>
              </w:rPr>
              <w:t>c.</w:t>
            </w:r>
            <w:r w:rsidRPr="00686BD5">
              <w:rPr>
                <w:color w:val="ED0000"/>
                <w:sz w:val="20"/>
                <w:szCs w:val="20"/>
              </w:rPr>
              <w:tab/>
              <w:t>A facility must take into account any cultural and/or religious considerations and any special dietary restrictions of the children/youth in treatment when planning menus, such as, but not limited to, children/youth who are vegan, vegetarian, pescetarian, gluten free, dairy free, or who have any other specific food allergies, preferences, or dietary restrictions.</w:t>
            </w:r>
          </w:ins>
        </w:sdtContent>
      </w:sdt>
    </w:p>
    <w:p w14:paraId="00000178" w14:textId="77777777" w:rsidR="00C10BEC" w:rsidRDefault="00000000">
      <w:pPr>
        <w:spacing w:before="200" w:after="200"/>
        <w:ind w:left="2160" w:hanging="720"/>
        <w:rPr>
          <w:color w:val="FF0000"/>
          <w:sz w:val="20"/>
          <w:szCs w:val="20"/>
        </w:rPr>
      </w:pPr>
      <w:sdt>
        <w:sdtPr>
          <w:tag w:val="goog_rdk_819"/>
          <w:id w:val="-1045267474"/>
        </w:sdtPr>
        <w:sdtContent>
          <w:ins w:id="766" w:author="Ellett, Logan" w:date="2026-07-05T05:05:00Z">
            <w:r w:rsidRPr="00686BD5">
              <w:rPr>
                <w:color w:val="ED0000"/>
                <w:sz w:val="20"/>
                <w:szCs w:val="20"/>
              </w:rPr>
              <w:t>d.</w:t>
            </w:r>
            <w:r w:rsidRPr="00686BD5">
              <w:rPr>
                <w:color w:val="ED0000"/>
                <w:sz w:val="20"/>
                <w:szCs w:val="20"/>
              </w:rPr>
              <w:tab/>
              <w:t xml:space="preserve">Any </w:t>
            </w:r>
            <w:proofErr w:type="gramStart"/>
            <w:r w:rsidRPr="00686BD5">
              <w:rPr>
                <w:color w:val="ED0000"/>
                <w:sz w:val="20"/>
                <w:szCs w:val="20"/>
              </w:rPr>
              <w:t>accommodations</w:t>
            </w:r>
            <w:proofErr w:type="gramEnd"/>
            <w:r w:rsidRPr="00686BD5">
              <w:rPr>
                <w:color w:val="ED0000"/>
                <w:sz w:val="20"/>
                <w:szCs w:val="20"/>
              </w:rPr>
              <w:t xml:space="preserve"> made to menus specific to allergies, preferences, or other dietary restrictions must be approved by a registered dietitian and documented for review by the Department upon request.</w:t>
            </w:r>
          </w:ins>
        </w:sdtContent>
      </w:sdt>
    </w:p>
    <w:p w14:paraId="00000179" w14:textId="77777777" w:rsidR="00C10BEC" w:rsidRDefault="00000000">
      <w:pPr>
        <w:spacing w:before="200" w:after="200"/>
        <w:ind w:left="1440" w:hanging="720"/>
        <w:rPr>
          <w:color w:val="FF0000"/>
          <w:sz w:val="20"/>
          <w:szCs w:val="20"/>
        </w:rPr>
      </w:pPr>
      <w:sdt>
        <w:sdtPr>
          <w:tag w:val="goog_rdk_821"/>
          <w:id w:val="1705011915"/>
        </w:sdtPr>
        <w:sdtContent>
          <w:ins w:id="767" w:author="Ellett, Logan" w:date="2026-07-05T05:06:00Z">
            <w:r w:rsidRPr="00686BD5">
              <w:rPr>
                <w:color w:val="ED0000"/>
                <w:sz w:val="20"/>
                <w:szCs w:val="20"/>
              </w:rPr>
              <w:t>2.</w:t>
            </w:r>
            <w:r w:rsidRPr="00686BD5">
              <w:rPr>
                <w:color w:val="ED0000"/>
                <w:sz w:val="20"/>
                <w:szCs w:val="20"/>
              </w:rPr>
              <w:tab/>
              <w:t xml:space="preserve">If menus are not prepared by a registered dietitian, there must be </w:t>
            </w:r>
            <w:proofErr w:type="gramStart"/>
            <w:r w:rsidRPr="00686BD5">
              <w:rPr>
                <w:color w:val="ED0000"/>
                <w:sz w:val="20"/>
                <w:szCs w:val="20"/>
              </w:rPr>
              <w:t>a review</w:t>
            </w:r>
            <w:proofErr w:type="gramEnd"/>
            <w:r w:rsidRPr="00686BD5">
              <w:rPr>
                <w:color w:val="ED0000"/>
                <w:sz w:val="20"/>
                <w:szCs w:val="20"/>
              </w:rPr>
              <w:t xml:space="preserve"> and approval by a registered dietitian at least annually or when the menu is changed for more than three (3) days per month.</w:t>
            </w:r>
          </w:ins>
        </w:sdtContent>
      </w:sdt>
    </w:p>
    <w:p w14:paraId="0000017A" w14:textId="77777777" w:rsidR="00C10BEC" w:rsidRDefault="00000000">
      <w:pPr>
        <w:spacing w:before="200" w:after="200"/>
        <w:ind w:left="1440" w:hanging="720"/>
        <w:rPr>
          <w:color w:val="FF0000"/>
          <w:sz w:val="20"/>
          <w:szCs w:val="20"/>
        </w:rPr>
      </w:pPr>
      <w:sdt>
        <w:sdtPr>
          <w:tag w:val="goog_rdk_823"/>
          <w:id w:val="-474088940"/>
        </w:sdtPr>
        <w:sdtContent>
          <w:ins w:id="768" w:author="Ellett, Logan" w:date="2026-07-05T05:06:00Z">
            <w:r w:rsidRPr="00686BD5">
              <w:rPr>
                <w:color w:val="ED0000"/>
                <w:sz w:val="20"/>
                <w:szCs w:val="20"/>
              </w:rPr>
              <w:t>3.</w:t>
            </w:r>
            <w:r w:rsidRPr="00686BD5">
              <w:rPr>
                <w:color w:val="ED0000"/>
                <w:sz w:val="20"/>
                <w:szCs w:val="20"/>
              </w:rPr>
              <w:tab/>
              <w:t>Facilities participating in the United States Department of Agriculture (USDA) food program must offer menus that meet the Child and Adult Care Food Program (CACFP) meal pattern requirements. If a child/youth participating in the USDA CACFP requires a special diet, the participant must submit the special diet request form through CDPHE. Facilities participating in the CACFP with menus that meet CACFP requirements do not need to have menus approved by a dietitian or meet the requirements of Section 7.706.</w:t>
            </w:r>
            <w:proofErr w:type="gramStart"/>
            <w:r w:rsidRPr="00686BD5">
              <w:rPr>
                <w:color w:val="ED0000"/>
                <w:sz w:val="20"/>
                <w:szCs w:val="20"/>
              </w:rPr>
              <w:t>35.B.</w:t>
            </w:r>
            <w:proofErr w:type="gramEnd"/>
            <w:r w:rsidRPr="00686BD5">
              <w:rPr>
                <w:color w:val="ED0000"/>
                <w:sz w:val="20"/>
                <w:szCs w:val="20"/>
              </w:rPr>
              <w:t>2.</w:t>
            </w:r>
          </w:ins>
        </w:sdtContent>
      </w:sdt>
      <w:r>
        <w:rPr>
          <w:color w:val="FF0000"/>
          <w:sz w:val="20"/>
          <w:szCs w:val="20"/>
        </w:rPr>
        <w:t xml:space="preserve"> </w:t>
      </w:r>
    </w:p>
    <w:p w14:paraId="0000017B" w14:textId="77777777" w:rsidR="00C10BEC" w:rsidRDefault="00000000">
      <w:pPr>
        <w:spacing w:before="200" w:after="200"/>
        <w:ind w:left="1440" w:hanging="1440"/>
        <w:rPr>
          <w:b/>
          <w:bCs/>
          <w:color w:val="FF0000"/>
          <w:sz w:val="20"/>
          <w:szCs w:val="20"/>
        </w:rPr>
      </w:pPr>
      <w:sdt>
        <w:sdtPr>
          <w:tag w:val="goog_rdk_825"/>
          <w:id w:val="-1945973977"/>
        </w:sdtPr>
        <w:sdtContent>
          <w:ins w:id="769" w:author="Ellett, Logan" w:date="2026-07-05T05:12:00Z">
            <w:r w:rsidRPr="00686BD5">
              <w:rPr>
                <w:b/>
                <w:bCs/>
                <w:color w:val="ED0000"/>
                <w:sz w:val="20"/>
                <w:szCs w:val="20"/>
              </w:rPr>
              <w:t>7.706.36</w:t>
            </w:r>
            <w:r w:rsidRPr="00686BD5">
              <w:rPr>
                <w:b/>
                <w:bCs/>
                <w:color w:val="ED0000"/>
                <w:sz w:val="20"/>
                <w:szCs w:val="20"/>
              </w:rPr>
              <w:tab/>
              <w:t>Transportation</w:t>
            </w:r>
          </w:ins>
        </w:sdtContent>
      </w:sdt>
    </w:p>
    <w:p w14:paraId="0000017C" w14:textId="77777777" w:rsidR="00C10BEC" w:rsidRDefault="00000000">
      <w:pPr>
        <w:spacing w:before="200" w:after="200"/>
        <w:rPr>
          <w:color w:val="FF0000"/>
          <w:sz w:val="20"/>
          <w:szCs w:val="20"/>
        </w:rPr>
      </w:pPr>
      <w:sdt>
        <w:sdtPr>
          <w:tag w:val="goog_rdk_827"/>
          <w:id w:val="-287828735"/>
        </w:sdtPr>
        <w:sdtContent>
          <w:ins w:id="770" w:author="Ellett, Logan" w:date="2026-07-05T05:12:00Z">
            <w:r w:rsidRPr="00686BD5">
              <w:rPr>
                <w:color w:val="ED0000"/>
                <w:sz w:val="20"/>
                <w:szCs w:val="20"/>
              </w:rPr>
              <w:t xml:space="preserve">The following section only applies to day treatment facilities who provide their own transportation in facility owned and operated vehicles for children/youth attending the facility and does not apply to facilities who </w:t>
            </w:r>
            <w:r w:rsidRPr="00686BD5">
              <w:rPr>
                <w:color w:val="ED0000"/>
                <w:sz w:val="20"/>
                <w:szCs w:val="20"/>
              </w:rPr>
              <w:lastRenderedPageBreak/>
              <w:t>exclusively utilize school-provided transport, parent/guardian transport, or contracted transportation companies.</w:t>
            </w:r>
          </w:ins>
        </w:sdtContent>
      </w:sdt>
    </w:p>
    <w:p w14:paraId="0000017D" w14:textId="77777777" w:rsidR="00C10BEC" w:rsidRDefault="00000000">
      <w:pPr>
        <w:spacing w:before="200" w:after="200"/>
        <w:ind w:left="720" w:hanging="720"/>
        <w:rPr>
          <w:color w:val="FF0000"/>
          <w:sz w:val="20"/>
          <w:szCs w:val="20"/>
        </w:rPr>
      </w:pPr>
      <w:sdt>
        <w:sdtPr>
          <w:tag w:val="goog_rdk_829"/>
          <w:id w:val="295513661"/>
        </w:sdtPr>
        <w:sdtContent>
          <w:proofErr w:type="gramStart"/>
          <w:ins w:id="771" w:author="Ellett, Logan" w:date="2026-07-05T05:13:00Z">
            <w:r w:rsidRPr="00686BD5">
              <w:rPr>
                <w:color w:val="ED0000"/>
                <w:sz w:val="20"/>
                <w:szCs w:val="20"/>
              </w:rPr>
              <w:t>A.</w:t>
            </w:r>
            <w:r w:rsidRPr="00686BD5">
              <w:rPr>
                <w:color w:val="ED0000"/>
                <w:sz w:val="20"/>
                <w:szCs w:val="20"/>
              </w:rPr>
              <w:tab/>
              <w:t>Any</w:t>
            </w:r>
            <w:proofErr w:type="gramEnd"/>
            <w:r w:rsidRPr="00686BD5">
              <w:rPr>
                <w:color w:val="ED0000"/>
                <w:sz w:val="20"/>
                <w:szCs w:val="20"/>
              </w:rPr>
              <w:t xml:space="preserve"> vehicle used by the facility in transporting children/</w:t>
            </w:r>
            <w:proofErr w:type="gramStart"/>
            <w:r w:rsidRPr="00686BD5">
              <w:rPr>
                <w:color w:val="ED0000"/>
                <w:sz w:val="20"/>
                <w:szCs w:val="20"/>
              </w:rPr>
              <w:t>youth in</w:t>
            </w:r>
            <w:proofErr w:type="gramEnd"/>
            <w:r w:rsidRPr="00686BD5">
              <w:rPr>
                <w:color w:val="ED0000"/>
                <w:sz w:val="20"/>
                <w:szCs w:val="20"/>
              </w:rPr>
              <w:t xml:space="preserve"> care, whether such vehicle is operated by a staff member or any person acting on behalf of the facility, must be properly licensed, including current registration and insurance on file at the facility. The vehicle must be maintained in accordance with Colorado law.</w:t>
            </w:r>
          </w:ins>
        </w:sdtContent>
      </w:sdt>
    </w:p>
    <w:p w14:paraId="0000017E" w14:textId="37258BC0" w:rsidR="00C10BEC" w:rsidRDefault="00000000">
      <w:pPr>
        <w:spacing w:before="200" w:after="200"/>
        <w:ind w:left="720" w:hanging="720"/>
        <w:rPr>
          <w:color w:val="FF0000"/>
          <w:sz w:val="20"/>
          <w:szCs w:val="20"/>
        </w:rPr>
      </w:pPr>
      <w:sdt>
        <w:sdtPr>
          <w:tag w:val="goog_rdk_831"/>
          <w:id w:val="-1352912283"/>
        </w:sdtPr>
        <w:sdtContent>
          <w:ins w:id="772" w:author="Ellett, Logan" w:date="2026-07-05T05:14:00Z">
            <w:r w:rsidRPr="00686BD5">
              <w:rPr>
                <w:color w:val="ED0000"/>
                <w:sz w:val="20"/>
                <w:szCs w:val="20"/>
              </w:rPr>
              <w:t>B.</w:t>
            </w:r>
            <w:r w:rsidRPr="00686BD5">
              <w:rPr>
                <w:color w:val="ED0000"/>
                <w:sz w:val="20"/>
                <w:szCs w:val="20"/>
              </w:rPr>
              <w:tab/>
              <w:t xml:space="preserve">A facility must carry public liability insurance. The applicant or licensee must submit to the Department the </w:t>
            </w:r>
          </w:ins>
          <w:ins w:id="773" w:author="Ellett, Logan" w:date="2026-09-10T13:08:00Z" w16du:dateUtc="2026-09-10T19:08:00Z">
            <w:r w:rsidR="0073128C" w:rsidRPr="00686BD5">
              <w:rPr>
                <w:color w:val="ED0000"/>
                <w:sz w:val="20"/>
                <w:szCs w:val="20"/>
              </w:rPr>
              <w:t>details on the insurance coverage</w:t>
            </w:r>
          </w:ins>
          <w:ins w:id="774" w:author="Ellett, Logan" w:date="2026-07-05T05:14:00Z">
            <w:r w:rsidRPr="00686BD5">
              <w:rPr>
                <w:color w:val="ED0000"/>
                <w:sz w:val="20"/>
                <w:szCs w:val="20"/>
              </w:rPr>
              <w:t xml:space="preserve"> and the name and address of the insurance agency providing the insurance for the facility. </w:t>
            </w:r>
          </w:ins>
          <w:ins w:id="775" w:author="Ellett, Logan" w:date="2026-09-10T13:08:00Z" w16du:dateUtc="2026-09-10T19:08:00Z">
            <w:r w:rsidR="0073128C" w:rsidRPr="00686BD5">
              <w:rPr>
                <w:color w:val="ED0000"/>
                <w:sz w:val="20"/>
                <w:szCs w:val="20"/>
              </w:rPr>
              <w:t xml:space="preserve">A copy of the insurance policy in effect </w:t>
            </w:r>
          </w:ins>
          <w:ins w:id="776" w:author="Ellett, Logan" w:date="2026-07-05T05:14:00Z">
            <w:r w:rsidRPr="00686BD5">
              <w:rPr>
                <w:color w:val="ED0000"/>
                <w:sz w:val="20"/>
                <w:szCs w:val="20"/>
              </w:rPr>
              <w:t>must be maintained at the facility and made available to the Department upon request.</w:t>
            </w:r>
          </w:ins>
        </w:sdtContent>
      </w:sdt>
    </w:p>
    <w:p w14:paraId="0000017F" w14:textId="77777777" w:rsidR="00C10BEC" w:rsidRDefault="00000000">
      <w:pPr>
        <w:spacing w:before="200" w:after="200"/>
        <w:ind w:left="720" w:hanging="720"/>
        <w:rPr>
          <w:color w:val="FF0000"/>
          <w:sz w:val="20"/>
          <w:szCs w:val="20"/>
        </w:rPr>
      </w:pPr>
      <w:sdt>
        <w:sdtPr>
          <w:tag w:val="goog_rdk_833"/>
          <w:id w:val="-1104393593"/>
        </w:sdtPr>
        <w:sdtContent>
          <w:ins w:id="777" w:author="Ellett, Logan" w:date="2026-07-05T05:14:00Z">
            <w:r w:rsidRPr="00686BD5">
              <w:rPr>
                <w:color w:val="ED0000"/>
                <w:sz w:val="20"/>
                <w:szCs w:val="20"/>
              </w:rPr>
              <w:t>C.</w:t>
            </w:r>
            <w:r w:rsidRPr="00686BD5">
              <w:rPr>
                <w:color w:val="ED0000"/>
                <w:sz w:val="20"/>
                <w:szCs w:val="20"/>
              </w:rPr>
              <w:tab/>
              <w:t>Any staff member or other person acting on behalf of the facility operating a vehicle for the purpose of transporting children/youth must be properly licensed to operate the class of vehicle in accordance with Colorado law.</w:t>
            </w:r>
          </w:ins>
        </w:sdtContent>
      </w:sdt>
    </w:p>
    <w:p w14:paraId="00000180" w14:textId="77777777" w:rsidR="00C10BEC" w:rsidRDefault="00000000">
      <w:pPr>
        <w:spacing w:before="200" w:after="200"/>
        <w:ind w:left="720" w:hanging="720"/>
        <w:rPr>
          <w:color w:val="FF0000"/>
          <w:sz w:val="20"/>
          <w:szCs w:val="20"/>
        </w:rPr>
      </w:pPr>
      <w:sdt>
        <w:sdtPr>
          <w:tag w:val="goog_rdk_835"/>
          <w:id w:val="1033065858"/>
        </w:sdtPr>
        <w:sdtContent>
          <w:ins w:id="778" w:author="Ellett, Logan" w:date="2026-07-05T05:15:00Z">
            <w:r w:rsidRPr="00686BD5">
              <w:rPr>
                <w:color w:val="ED0000"/>
                <w:sz w:val="20"/>
                <w:szCs w:val="20"/>
              </w:rPr>
              <w:t>D.</w:t>
            </w:r>
            <w:r w:rsidRPr="00686BD5">
              <w:rPr>
                <w:color w:val="ED0000"/>
                <w:sz w:val="20"/>
                <w:szCs w:val="20"/>
              </w:rPr>
              <w:tab/>
              <w:t>All passengers in the vehicle must be properly fastened into a restraint system that conforms to all applicable federal motor vehicle safety standards pursuant to Colorado law.</w:t>
            </w:r>
          </w:ins>
        </w:sdtContent>
      </w:sdt>
    </w:p>
    <w:sdt>
      <w:sdtPr>
        <w:tag w:val="goog_rdk_837"/>
        <w:id w:val="-1626276636"/>
      </w:sdtPr>
      <w:sdtContent>
        <w:p w14:paraId="1D08C52C" w14:textId="307FAB33" w:rsidR="00FF6F1B" w:rsidRDefault="00000000" w:rsidP="00FF6F1B">
          <w:pPr>
            <w:spacing w:before="200" w:after="200"/>
            <w:ind w:left="720" w:hanging="720"/>
            <w:rPr>
              <w:color w:val="FF0000"/>
              <w:sz w:val="20"/>
              <w:szCs w:val="20"/>
            </w:rPr>
          </w:pPr>
          <w:ins w:id="779" w:author="Ellett, Logan" w:date="2026-07-05T05:15:00Z">
            <w:r w:rsidRPr="00686BD5">
              <w:rPr>
                <w:color w:val="ED0000"/>
                <w:sz w:val="20"/>
                <w:szCs w:val="20"/>
              </w:rPr>
              <w:t>E.</w:t>
            </w:r>
            <w:r w:rsidRPr="00686BD5">
              <w:rPr>
                <w:color w:val="ED0000"/>
                <w:sz w:val="20"/>
                <w:szCs w:val="20"/>
              </w:rPr>
              <w:tab/>
              <w:t>If children/youth who are attending the clinic utilize any vehicle safety equipment such as a transportation harness, buckle buddy, or other equipment, the stated safety equipment must be a part of the individualized education program (IEP) to be utilized at the clinic.</w:t>
            </w:r>
          </w:ins>
          <w:ins w:id="780" w:author="Ellett, Logan" w:date="2026-09-02T05:59:00Z" w16du:dateUtc="2026-09-02T11:59:00Z">
            <w:r w:rsidR="00FF6F1B" w:rsidRPr="00686BD5">
              <w:rPr>
                <w:color w:val="ED0000"/>
                <w:sz w:val="20"/>
                <w:szCs w:val="20"/>
              </w:rPr>
              <w:t xml:space="preserve"> If the child/youth does not have an IEP, the parent(s) and/or legal guardian(s) must fill out and sign the state-prescribed form, the form must be notarized, and it must include a statement from the child’s/youth’s physician releasing the Department of all liability and responsibility.</w:t>
            </w:r>
          </w:ins>
        </w:p>
      </w:sdtContent>
    </w:sdt>
    <w:p w14:paraId="00000182" w14:textId="77777777" w:rsidR="00C10BEC" w:rsidRDefault="00000000">
      <w:pPr>
        <w:spacing w:before="200" w:after="200"/>
        <w:ind w:left="720" w:hanging="720"/>
        <w:rPr>
          <w:color w:val="FF0000"/>
          <w:sz w:val="20"/>
          <w:szCs w:val="20"/>
        </w:rPr>
      </w:pPr>
      <w:sdt>
        <w:sdtPr>
          <w:tag w:val="goog_rdk_839"/>
          <w:id w:val="1947824838"/>
        </w:sdtPr>
        <w:sdtContent>
          <w:ins w:id="781" w:author="Ellett, Logan" w:date="2026-07-05T05:16:00Z">
            <w:r w:rsidRPr="00686BD5">
              <w:rPr>
                <w:color w:val="ED0000"/>
                <w:sz w:val="20"/>
                <w:szCs w:val="20"/>
              </w:rPr>
              <w:t>F.</w:t>
            </w:r>
            <w:r w:rsidRPr="00686BD5">
              <w:rPr>
                <w:color w:val="ED0000"/>
                <w:sz w:val="20"/>
                <w:szCs w:val="20"/>
              </w:rPr>
              <w:tab/>
              <w:t xml:space="preserve">A facility must not allow the number of </w:t>
            </w:r>
            <w:proofErr w:type="gramStart"/>
            <w:r w:rsidRPr="00686BD5">
              <w:rPr>
                <w:color w:val="ED0000"/>
                <w:sz w:val="20"/>
                <w:szCs w:val="20"/>
              </w:rPr>
              <w:t>persons</w:t>
            </w:r>
            <w:proofErr w:type="gramEnd"/>
            <w:r w:rsidRPr="00686BD5">
              <w:rPr>
                <w:color w:val="ED0000"/>
                <w:sz w:val="20"/>
                <w:szCs w:val="20"/>
              </w:rPr>
              <w:t xml:space="preserve"> in any vehicle used to transport children/youth to exceed the number of available seats with fully functioning seatbelts in the vehicle.</w:t>
            </w:r>
          </w:ins>
        </w:sdtContent>
      </w:sdt>
    </w:p>
    <w:p w14:paraId="00000183" w14:textId="77777777" w:rsidR="00C10BEC" w:rsidRDefault="00000000">
      <w:pPr>
        <w:spacing w:before="200" w:after="200"/>
        <w:ind w:left="1440" w:hanging="720"/>
        <w:rPr>
          <w:color w:val="FF0000"/>
          <w:sz w:val="20"/>
          <w:szCs w:val="20"/>
        </w:rPr>
      </w:pPr>
      <w:sdt>
        <w:sdtPr>
          <w:tag w:val="goog_rdk_841"/>
          <w:id w:val="-2073664895"/>
        </w:sdtPr>
        <w:sdtContent>
          <w:ins w:id="782" w:author="Ellett, Logan" w:date="2026-07-05T05:16:00Z">
            <w:r w:rsidRPr="00686BD5">
              <w:rPr>
                <w:color w:val="ED0000"/>
                <w:sz w:val="20"/>
                <w:szCs w:val="20"/>
              </w:rPr>
              <w:t>1.</w:t>
            </w:r>
            <w:r w:rsidRPr="00686BD5">
              <w:rPr>
                <w:color w:val="ED0000"/>
                <w:sz w:val="20"/>
                <w:szCs w:val="20"/>
              </w:rPr>
              <w:tab/>
              <w:t>All seats in vehicles used to transport children/youth must be forward-facing and must be securely fastened to the vehicle body.</w:t>
            </w:r>
          </w:ins>
        </w:sdtContent>
      </w:sdt>
    </w:p>
    <w:p w14:paraId="00000184" w14:textId="77777777" w:rsidR="00C10BEC" w:rsidRDefault="00000000">
      <w:pPr>
        <w:spacing w:before="200" w:after="200"/>
        <w:ind w:left="1440" w:hanging="720"/>
        <w:rPr>
          <w:color w:val="FF0000"/>
          <w:sz w:val="20"/>
          <w:szCs w:val="20"/>
        </w:rPr>
      </w:pPr>
      <w:sdt>
        <w:sdtPr>
          <w:tag w:val="goog_rdk_843"/>
          <w:id w:val="-655830064"/>
        </w:sdtPr>
        <w:sdtContent>
          <w:ins w:id="783" w:author="Ellett, Logan" w:date="2026-07-05T05:16:00Z">
            <w:r w:rsidRPr="00686BD5">
              <w:rPr>
                <w:color w:val="ED0000"/>
                <w:sz w:val="20"/>
                <w:szCs w:val="20"/>
              </w:rPr>
              <w:t>2.</w:t>
            </w:r>
            <w:r w:rsidRPr="00686BD5">
              <w:rPr>
                <w:color w:val="ED0000"/>
                <w:sz w:val="20"/>
                <w:szCs w:val="20"/>
              </w:rPr>
              <w:tab/>
              <w:t>A seat belt or booster seat for children/</w:t>
            </w:r>
            <w:proofErr w:type="gramStart"/>
            <w:r w:rsidRPr="00686BD5">
              <w:rPr>
                <w:color w:val="ED0000"/>
                <w:sz w:val="20"/>
                <w:szCs w:val="20"/>
              </w:rPr>
              <w:t>youth</w:t>
            </w:r>
            <w:proofErr w:type="gramEnd"/>
            <w:r w:rsidRPr="00686BD5">
              <w:rPr>
                <w:color w:val="ED0000"/>
                <w:sz w:val="20"/>
                <w:szCs w:val="20"/>
              </w:rPr>
              <w:t xml:space="preserve"> under forty (40) pounds must be provided for each seat.</w:t>
            </w:r>
          </w:ins>
        </w:sdtContent>
      </w:sdt>
    </w:p>
    <w:p w14:paraId="00000185" w14:textId="77777777" w:rsidR="00C10BEC" w:rsidRDefault="00000000">
      <w:pPr>
        <w:spacing w:before="200" w:after="200"/>
        <w:ind w:left="1440" w:hanging="720"/>
        <w:rPr>
          <w:color w:val="FF0000"/>
          <w:sz w:val="20"/>
          <w:szCs w:val="20"/>
        </w:rPr>
      </w:pPr>
      <w:sdt>
        <w:sdtPr>
          <w:tag w:val="goog_rdk_845"/>
          <w:id w:val="2064582403"/>
        </w:sdtPr>
        <w:sdtContent>
          <w:ins w:id="784" w:author="Ellett, Logan" w:date="2026-07-05T05:17:00Z">
            <w:r w:rsidRPr="00686BD5">
              <w:rPr>
                <w:color w:val="ED0000"/>
                <w:sz w:val="20"/>
                <w:szCs w:val="20"/>
              </w:rPr>
              <w:t>3.</w:t>
            </w:r>
            <w:r w:rsidRPr="00686BD5">
              <w:rPr>
                <w:color w:val="ED0000"/>
                <w:sz w:val="20"/>
                <w:szCs w:val="20"/>
              </w:rPr>
              <w:tab/>
              <w:t>Only the number of passengers that can be comfortably seated on passenger seats shall be permitted in the vehicle.</w:t>
            </w:r>
          </w:ins>
        </w:sdtContent>
      </w:sdt>
    </w:p>
    <w:p w14:paraId="00000186" w14:textId="77777777" w:rsidR="00C10BEC" w:rsidRDefault="00000000">
      <w:pPr>
        <w:spacing w:before="200" w:after="200"/>
        <w:ind w:left="1440" w:hanging="720"/>
        <w:rPr>
          <w:color w:val="FF0000"/>
          <w:sz w:val="20"/>
          <w:szCs w:val="20"/>
        </w:rPr>
      </w:pPr>
      <w:sdt>
        <w:sdtPr>
          <w:tag w:val="goog_rdk_847"/>
          <w:id w:val="-1044542088"/>
        </w:sdtPr>
        <w:sdtContent>
          <w:ins w:id="785" w:author="Ellett, Logan" w:date="2026-07-05T05:17:00Z">
            <w:r w:rsidRPr="00686BD5">
              <w:rPr>
                <w:color w:val="ED0000"/>
                <w:sz w:val="20"/>
                <w:szCs w:val="20"/>
              </w:rPr>
              <w:t>4.</w:t>
            </w:r>
            <w:r w:rsidRPr="00686BD5">
              <w:rPr>
                <w:color w:val="ED0000"/>
                <w:sz w:val="20"/>
                <w:szCs w:val="20"/>
              </w:rPr>
              <w:tab/>
              <w:t>Each occupant must be sitting when the vehicle is moving.</w:t>
            </w:r>
          </w:ins>
        </w:sdtContent>
      </w:sdt>
    </w:p>
    <w:p w14:paraId="00000187" w14:textId="77777777" w:rsidR="00C10BEC" w:rsidRDefault="00000000">
      <w:pPr>
        <w:spacing w:before="200" w:after="200"/>
        <w:ind w:left="1440" w:hanging="720"/>
        <w:rPr>
          <w:color w:val="FF0000"/>
          <w:sz w:val="20"/>
          <w:szCs w:val="20"/>
        </w:rPr>
      </w:pPr>
      <w:sdt>
        <w:sdtPr>
          <w:tag w:val="goog_rdk_849"/>
          <w:id w:val="-1517608712"/>
        </w:sdtPr>
        <w:sdtContent>
          <w:ins w:id="786" w:author="Ellett, Logan" w:date="2026-07-05T05:17:00Z">
            <w:r w:rsidRPr="00686BD5">
              <w:rPr>
                <w:color w:val="ED0000"/>
                <w:sz w:val="20"/>
                <w:szCs w:val="20"/>
              </w:rPr>
              <w:t>5.</w:t>
            </w:r>
            <w:r w:rsidRPr="00686BD5">
              <w:rPr>
                <w:color w:val="ED0000"/>
                <w:sz w:val="20"/>
                <w:szCs w:val="20"/>
              </w:rPr>
              <w:tab/>
              <w:t>Passengers must not sit on the floor.</w:t>
            </w:r>
          </w:ins>
        </w:sdtContent>
      </w:sdt>
    </w:p>
    <w:p w14:paraId="00000188" w14:textId="77777777" w:rsidR="00C10BEC" w:rsidRDefault="00000000">
      <w:pPr>
        <w:spacing w:before="200" w:after="200"/>
        <w:ind w:left="720" w:hanging="720"/>
        <w:rPr>
          <w:color w:val="FF0000"/>
          <w:sz w:val="20"/>
          <w:szCs w:val="20"/>
        </w:rPr>
      </w:pPr>
      <w:sdt>
        <w:sdtPr>
          <w:tag w:val="goog_rdk_851"/>
          <w:id w:val="549650983"/>
        </w:sdtPr>
        <w:sdtContent>
          <w:ins w:id="787" w:author="Ellett, Logan" w:date="2026-07-05T05:17:00Z">
            <w:r w:rsidRPr="00686BD5">
              <w:rPr>
                <w:color w:val="ED0000"/>
                <w:sz w:val="20"/>
                <w:szCs w:val="20"/>
              </w:rPr>
              <w:t>G.</w:t>
            </w:r>
            <w:r w:rsidRPr="00686BD5">
              <w:rPr>
                <w:color w:val="ED0000"/>
                <w:sz w:val="20"/>
                <w:szCs w:val="20"/>
              </w:rPr>
              <w:tab/>
              <w:t>The day treatment facility’s vehicle(s) must be enclosed and provided with locks and contain a first aid kit and fire extinguisher.</w:t>
            </w:r>
          </w:ins>
        </w:sdtContent>
      </w:sdt>
    </w:p>
    <w:p w14:paraId="00000189" w14:textId="77777777" w:rsidR="00C10BEC" w:rsidRDefault="00000000">
      <w:pPr>
        <w:spacing w:before="200" w:after="200"/>
        <w:ind w:left="720" w:hanging="720"/>
        <w:rPr>
          <w:color w:val="FF0000"/>
          <w:sz w:val="20"/>
          <w:szCs w:val="20"/>
        </w:rPr>
      </w:pPr>
      <w:sdt>
        <w:sdtPr>
          <w:tag w:val="goog_rdk_853"/>
          <w:id w:val="2108284148"/>
        </w:sdtPr>
        <w:sdtContent>
          <w:ins w:id="788" w:author="Ellett, Logan" w:date="2026-07-05T05:18:00Z">
            <w:r w:rsidRPr="00686BD5">
              <w:rPr>
                <w:color w:val="ED0000"/>
                <w:sz w:val="20"/>
                <w:szCs w:val="20"/>
              </w:rPr>
              <w:t>H.</w:t>
            </w:r>
            <w:r w:rsidRPr="00686BD5">
              <w:rPr>
                <w:color w:val="ED0000"/>
                <w:sz w:val="20"/>
                <w:szCs w:val="20"/>
              </w:rPr>
              <w:tab/>
              <w:t>The facility must ascertain the nature of any need or problem, as needed, of a child/youth which might cause difficulty during transportation, such as seizures, a tendency toward motion sickness, or identified behaviors that would place the driver or other children/youth in the vehicle at risk. The facility must communicate this information to the driver of any vehicle transporting the children/youth in care.</w:t>
            </w:r>
          </w:ins>
        </w:sdtContent>
      </w:sdt>
    </w:p>
    <w:p w14:paraId="0000018A" w14:textId="77777777" w:rsidR="00C10BEC" w:rsidRDefault="00000000">
      <w:pPr>
        <w:spacing w:before="200" w:after="200"/>
        <w:ind w:left="720" w:hanging="720"/>
        <w:rPr>
          <w:color w:val="FF0000"/>
          <w:sz w:val="20"/>
          <w:szCs w:val="20"/>
        </w:rPr>
      </w:pPr>
      <w:sdt>
        <w:sdtPr>
          <w:tag w:val="goog_rdk_855"/>
          <w:id w:val="1388148886"/>
        </w:sdtPr>
        <w:sdtContent>
          <w:ins w:id="789" w:author="Ellett, Logan" w:date="2026-07-05T05:18:00Z">
            <w:r w:rsidRPr="00686BD5">
              <w:rPr>
                <w:color w:val="ED0000"/>
                <w:sz w:val="20"/>
                <w:szCs w:val="20"/>
              </w:rPr>
              <w:t>I.</w:t>
            </w:r>
            <w:r w:rsidRPr="00686BD5">
              <w:rPr>
                <w:color w:val="ED0000"/>
                <w:sz w:val="20"/>
                <w:szCs w:val="20"/>
              </w:rPr>
              <w:tab/>
              <w:t xml:space="preserve">The facility must have naloxone available in facility vehicles whenever children/youth are being transported. Naloxone should not be stored in vehicles for long-term storage purposes, as it is sensitive to temperature fluctuations and can render the medication ineffective. All staff must be trained </w:t>
            </w:r>
            <w:proofErr w:type="gramStart"/>
            <w:r w:rsidRPr="00686BD5">
              <w:rPr>
                <w:color w:val="ED0000"/>
                <w:sz w:val="20"/>
                <w:szCs w:val="20"/>
              </w:rPr>
              <w:t>on</w:t>
            </w:r>
            <w:proofErr w:type="gramEnd"/>
            <w:r w:rsidRPr="00686BD5">
              <w:rPr>
                <w:color w:val="ED0000"/>
                <w:sz w:val="20"/>
                <w:szCs w:val="20"/>
              </w:rPr>
              <w:t xml:space="preserve"> how to use naloxone. Current certificates of training must be kept in each staff file and renewed as required.</w:t>
            </w:r>
          </w:ins>
        </w:sdtContent>
      </w:sdt>
      <w:r>
        <w:rPr>
          <w:color w:val="FF0000"/>
          <w:sz w:val="20"/>
          <w:szCs w:val="20"/>
        </w:rPr>
        <w:t xml:space="preserve"> </w:t>
      </w:r>
    </w:p>
    <w:p w14:paraId="0000018B" w14:textId="77777777" w:rsidR="00C10BEC" w:rsidRDefault="00000000">
      <w:pPr>
        <w:spacing w:before="200" w:after="200"/>
        <w:ind w:left="720" w:hanging="720"/>
        <w:rPr>
          <w:color w:val="FF0000"/>
          <w:sz w:val="20"/>
          <w:szCs w:val="20"/>
        </w:rPr>
      </w:pPr>
      <w:sdt>
        <w:sdtPr>
          <w:tag w:val="goog_rdk_857"/>
          <w:id w:val="-110642274"/>
        </w:sdtPr>
        <w:sdtContent>
          <w:ins w:id="790" w:author="Ellett, Logan" w:date="2026-07-05T05:20:00Z">
            <w:r w:rsidRPr="00686BD5">
              <w:rPr>
                <w:color w:val="ED0000"/>
                <w:sz w:val="20"/>
                <w:szCs w:val="20"/>
              </w:rPr>
              <w:t>J.</w:t>
            </w:r>
            <w:r w:rsidRPr="00686BD5">
              <w:rPr>
                <w:color w:val="ED0000"/>
                <w:sz w:val="20"/>
                <w:szCs w:val="20"/>
              </w:rPr>
              <w:tab/>
              <w:t>The facility must receive written permission from parent(s) or guardian(s) for transportation of a child/youth to and from a facility for facility-sponsored excursions.</w:t>
            </w:r>
          </w:ins>
        </w:sdtContent>
      </w:sdt>
    </w:p>
    <w:p w14:paraId="0000018C" w14:textId="169FE941" w:rsidR="00C10BEC" w:rsidRDefault="00000000">
      <w:pPr>
        <w:spacing w:before="200" w:after="200"/>
        <w:ind w:left="720" w:hanging="720"/>
        <w:rPr>
          <w:color w:val="FF0000"/>
          <w:sz w:val="20"/>
          <w:szCs w:val="20"/>
        </w:rPr>
      </w:pPr>
      <w:sdt>
        <w:sdtPr>
          <w:tag w:val="goog_rdk_859"/>
          <w:id w:val="2082586412"/>
        </w:sdtPr>
        <w:sdtContent>
          <w:ins w:id="791" w:author="Ellett, Logan" w:date="2026-07-05T05:20:00Z">
            <w:r w:rsidRPr="00686BD5">
              <w:rPr>
                <w:color w:val="ED0000"/>
                <w:sz w:val="20"/>
                <w:szCs w:val="20"/>
              </w:rPr>
              <w:t>K.</w:t>
            </w:r>
            <w:r w:rsidRPr="00686BD5">
              <w:rPr>
                <w:color w:val="ED0000"/>
                <w:sz w:val="20"/>
                <w:szCs w:val="20"/>
              </w:rPr>
              <w:tab/>
              <w:t xml:space="preserve">Compliance with this Section 7.706.36 does not authorize or justify billing Medicaid Non-Emergent Medical Transportation (NEMT) for transportation to or from the facility. Any Medicaid NEMT transportation must independently meet all applicable eligibility, authorization, and billing requirements under 10 CCR 2505-10 Section 8.014 </w:t>
            </w:r>
          </w:ins>
          <w:ins w:id="792" w:author="Ellett, Logan" w:date="2026-09-02T05:43:00Z" w16du:dateUtc="2026-09-02T11:43:00Z">
            <w:r w:rsidR="009168DB" w:rsidRPr="00686BD5">
              <w:rPr>
                <w:color w:val="ED0000"/>
                <w:sz w:val="20"/>
                <w:szCs w:val="20"/>
              </w:rPr>
              <w:t>(</w:t>
            </w:r>
          </w:ins>
          <w:ins w:id="793" w:author="Ellett, Logan" w:date="2026-09-10T13:07:00Z" w16du:dateUtc="2026-09-10T19:07:00Z">
            <w:r w:rsidR="0073128C" w:rsidRPr="00686BD5">
              <w:rPr>
                <w:color w:val="ED0000"/>
                <w:sz w:val="20"/>
                <w:szCs w:val="20"/>
              </w:rPr>
              <w:t>July 10, 2026</w:t>
            </w:r>
          </w:ins>
          <w:ins w:id="794" w:author="Ellett, Logan" w:date="2026-09-02T05:43:00Z" w16du:dateUtc="2026-09-02T11:43:00Z">
            <w:r w:rsidR="009168DB" w:rsidRPr="00686BD5">
              <w:rPr>
                <w:color w:val="ED0000"/>
                <w:sz w:val="20"/>
                <w:szCs w:val="20"/>
              </w:rPr>
              <w:t xml:space="preserve">) </w:t>
            </w:r>
          </w:ins>
          <w:ins w:id="795" w:author="Ellett, Logan" w:date="2026-07-05T05:20:00Z">
            <w:r w:rsidRPr="00686BD5">
              <w:rPr>
                <w:color w:val="ED0000"/>
                <w:sz w:val="20"/>
                <w:szCs w:val="20"/>
              </w:rPr>
              <w:t>hereby incorporated by reference. These regulations are available for public inspection and copying at the Colorado Department of Human Services 1575 Sherman Street, Denver, Colorado 80203 during regular business hours. These regulations are also available for public inspection at no cost at https://www.sos.state.co.us/CCR/GenerateRulePdf.do?ruleVersionID=6329&amp;fileName=10.</w:t>
            </w:r>
          </w:ins>
        </w:sdtContent>
      </w:sdt>
      <w:r>
        <w:rPr>
          <w:color w:val="FF0000"/>
          <w:sz w:val="20"/>
          <w:szCs w:val="20"/>
        </w:rPr>
        <w:t xml:space="preserve"> </w:t>
      </w:r>
    </w:p>
    <w:p w14:paraId="0000018D" w14:textId="77777777" w:rsidR="00C10BEC" w:rsidRDefault="00000000">
      <w:pPr>
        <w:spacing w:before="200" w:after="200"/>
        <w:ind w:left="1440" w:hanging="1440"/>
        <w:rPr>
          <w:b/>
          <w:bCs/>
          <w:color w:val="FF0000"/>
          <w:sz w:val="20"/>
          <w:szCs w:val="20"/>
        </w:rPr>
      </w:pPr>
      <w:sdt>
        <w:sdtPr>
          <w:tag w:val="goog_rdk_861"/>
          <w:id w:val="1166802445"/>
        </w:sdtPr>
        <w:sdtContent>
          <w:ins w:id="796" w:author="Ellett, Logan" w:date="2026-07-05T05:42:00Z">
            <w:r w:rsidRPr="00686BD5">
              <w:rPr>
                <w:b/>
                <w:bCs/>
                <w:color w:val="ED0000"/>
                <w:sz w:val="20"/>
                <w:szCs w:val="20"/>
              </w:rPr>
              <w:t>7.706.37</w:t>
            </w:r>
            <w:r w:rsidRPr="00686BD5">
              <w:rPr>
                <w:b/>
                <w:bCs/>
                <w:color w:val="ED0000"/>
                <w:sz w:val="20"/>
                <w:szCs w:val="20"/>
              </w:rPr>
              <w:tab/>
              <w:t>Child/Youth Rights</w:t>
            </w:r>
          </w:ins>
        </w:sdtContent>
      </w:sdt>
    </w:p>
    <w:p w14:paraId="0000018E" w14:textId="77777777" w:rsidR="00C10BEC" w:rsidRDefault="00000000">
      <w:pPr>
        <w:spacing w:before="200" w:after="200"/>
        <w:ind w:left="720" w:hanging="720"/>
        <w:rPr>
          <w:color w:val="FF0000"/>
          <w:sz w:val="20"/>
          <w:szCs w:val="20"/>
        </w:rPr>
      </w:pPr>
      <w:sdt>
        <w:sdtPr>
          <w:tag w:val="goog_rdk_863"/>
          <w:id w:val="2127355782"/>
        </w:sdtPr>
        <w:sdtContent>
          <w:ins w:id="797" w:author="Ellett, Logan" w:date="2026-07-05T05:42:00Z">
            <w:r w:rsidRPr="00686BD5">
              <w:rPr>
                <w:color w:val="ED0000"/>
                <w:sz w:val="20"/>
                <w:szCs w:val="20"/>
              </w:rPr>
              <w:t>A.</w:t>
            </w:r>
            <w:r w:rsidRPr="00686BD5">
              <w:rPr>
                <w:color w:val="ED0000"/>
                <w:sz w:val="20"/>
                <w:szCs w:val="20"/>
              </w:rPr>
              <w:tab/>
              <w:t xml:space="preserve">The </w:t>
            </w:r>
            <w:proofErr w:type="gramStart"/>
            <w:r w:rsidRPr="00686BD5">
              <w:rPr>
                <w:color w:val="ED0000"/>
                <w:sz w:val="20"/>
                <w:szCs w:val="20"/>
              </w:rPr>
              <w:t xml:space="preserve">day </w:t>
            </w:r>
            <w:proofErr w:type="gramEnd"/>
            <w:r w:rsidRPr="00686BD5">
              <w:rPr>
                <w:color w:val="ED0000"/>
                <w:sz w:val="20"/>
                <w:szCs w:val="20"/>
              </w:rPr>
              <w:t>treatment facility must have written policies and procedures that address and ensure the availability of each of the following rights for children/youth in treatment. A list of children’s/youth’s rights and the grievance procedure is described in Sections 7.706.37 through 7.706.381. For children/youth in foster care or participating in a foster youth in transition program, additional rights and grievance procedures apply and must be posted as outlined in Sections 7.706.38 through 7.706.381.</w:t>
            </w:r>
          </w:ins>
        </w:sdtContent>
      </w:sdt>
    </w:p>
    <w:p w14:paraId="0000018F" w14:textId="4BCFE2C2" w:rsidR="00C10BEC" w:rsidRDefault="00000000">
      <w:pPr>
        <w:spacing w:before="200" w:after="200"/>
        <w:ind w:left="720" w:hanging="720"/>
        <w:rPr>
          <w:color w:val="FF0000"/>
          <w:sz w:val="20"/>
          <w:szCs w:val="20"/>
        </w:rPr>
      </w:pPr>
      <w:sdt>
        <w:sdtPr>
          <w:tag w:val="goog_rdk_865"/>
          <w:id w:val="-925425316"/>
        </w:sdtPr>
        <w:sdtContent>
          <w:ins w:id="798" w:author="Ellett, Logan" w:date="2026-07-05T05:43:00Z">
            <w:r w:rsidRPr="00686BD5">
              <w:rPr>
                <w:color w:val="ED0000"/>
                <w:sz w:val="20"/>
                <w:szCs w:val="20"/>
              </w:rPr>
              <w:t>B.</w:t>
            </w:r>
            <w:r w:rsidRPr="00686BD5">
              <w:rPr>
                <w:color w:val="ED0000"/>
                <w:sz w:val="20"/>
                <w:szCs w:val="20"/>
              </w:rPr>
              <w:tab/>
              <w:t>Day treatment facilities who serve children/youth enrolled in the Children’s Habilitation Residential Program (CHRP) waiver must be in compliance with rules contained within the Department of Health Care Policy and Financing (HCPF) Home and Community-Based Services rule at 10 CCR 2505-10 Section 8.7000.B, which is hereby incorporated by reference</w:t>
            </w:r>
          </w:ins>
          <w:ins w:id="799" w:author="Ellett, Logan" w:date="2026-09-02T05:43:00Z" w16du:dateUtc="2026-09-02T11:43:00Z">
            <w:r w:rsidR="009168DB" w:rsidRPr="00686BD5">
              <w:rPr>
                <w:color w:val="ED0000"/>
                <w:sz w:val="20"/>
                <w:szCs w:val="20"/>
              </w:rPr>
              <w:t xml:space="preserve"> (</w:t>
            </w:r>
          </w:ins>
          <w:ins w:id="800" w:author="Ellett, Logan" w:date="2026-09-10T13:07:00Z" w16du:dateUtc="2026-09-10T19:07:00Z">
            <w:r w:rsidR="0073128C" w:rsidRPr="00686BD5">
              <w:rPr>
                <w:color w:val="ED0000"/>
                <w:sz w:val="20"/>
                <w:szCs w:val="20"/>
              </w:rPr>
              <w:t>June 30, 2026</w:t>
            </w:r>
          </w:ins>
          <w:ins w:id="801" w:author="Ellett, Logan" w:date="2026-09-02T05:43:00Z" w16du:dateUtc="2026-09-02T11:43:00Z">
            <w:r w:rsidR="009168DB" w:rsidRPr="00686BD5">
              <w:rPr>
                <w:color w:val="ED0000"/>
                <w:sz w:val="20"/>
                <w:szCs w:val="20"/>
              </w:rPr>
              <w:t>)</w:t>
            </w:r>
          </w:ins>
          <w:ins w:id="802" w:author="Ellett, Logan" w:date="2026-07-05T05:43:00Z">
            <w:r w:rsidRPr="00686BD5">
              <w:rPr>
                <w:color w:val="ED0000"/>
                <w:sz w:val="20"/>
                <w:szCs w:val="20"/>
              </w:rPr>
              <w:t xml:space="preserve">. These regulations are available at </w:t>
            </w:r>
            <w:r>
              <w:fldChar w:fldCharType="begin"/>
            </w:r>
            <w:r>
              <w:instrText>HYPERLINK "https://www.sos.state.co.us/CCR/Generate/RulePdf.do?ruleVersionID=11994&amp;fileName=10%20CCR%202505-10%208.7000"</w:instrText>
            </w:r>
            <w:r>
              <w:fldChar w:fldCharType="separate"/>
            </w:r>
            <w:r>
              <w:rPr>
                <w:color w:val="0000FF"/>
                <w:sz w:val="20"/>
                <w:szCs w:val="20"/>
                <w:u w:val="single"/>
              </w:rPr>
              <w:t>https://www.sos.state.co.us/CCR/Generate/RulePdf.do?ruleVersionID=11994&amp;fileName=10%20CCR%202505-10%208.7000</w:t>
            </w:r>
            <w:r>
              <w:fldChar w:fldCharType="end"/>
            </w:r>
            <w:r w:rsidRPr="00686BD5">
              <w:rPr>
                <w:color w:val="ED0000"/>
                <w:sz w:val="20"/>
                <w:szCs w:val="20"/>
              </w:rPr>
              <w:t>. Copies are also available for public inspection and copying by contacting the Colorado Department of Human Services, 1575 Sherman Street, Denver, Colorado 80203 or at any state publications library during regular business hours.</w:t>
            </w:r>
          </w:ins>
        </w:sdtContent>
      </w:sdt>
    </w:p>
    <w:p w14:paraId="00000190" w14:textId="77777777" w:rsidR="00C10BEC" w:rsidRDefault="00000000">
      <w:pPr>
        <w:spacing w:after="200"/>
        <w:ind w:left="720" w:right="-720" w:hanging="720"/>
        <w:rPr>
          <w:color w:val="FF0000"/>
          <w:sz w:val="20"/>
          <w:szCs w:val="20"/>
        </w:rPr>
      </w:pPr>
      <w:sdt>
        <w:sdtPr>
          <w:tag w:val="goog_rdk_867"/>
          <w:id w:val="1447945633"/>
        </w:sdtPr>
        <w:sdtContent>
          <w:ins w:id="803" w:author="Ellett, Logan" w:date="2026-07-05T05:46:00Z">
            <w:r w:rsidRPr="00686BD5">
              <w:rPr>
                <w:color w:val="ED0000"/>
                <w:sz w:val="20"/>
                <w:szCs w:val="20"/>
              </w:rPr>
              <w:t>C.</w:t>
            </w:r>
            <w:r w:rsidRPr="00686BD5">
              <w:rPr>
                <w:color w:val="ED0000"/>
                <w:sz w:val="20"/>
                <w:szCs w:val="20"/>
              </w:rPr>
              <w:tab/>
              <w:t>The following rights apply to all children/youth who are placed in day treatment facilities. These rights may not be limited or denied by day treatment staff while children/youth are attending the facility unless limited or denied in accordance with Sections 7.706.371 and 7.706.381. Every child/youth has the right to:</w:t>
            </w:r>
          </w:ins>
        </w:sdtContent>
      </w:sdt>
    </w:p>
    <w:p w14:paraId="00000191" w14:textId="77777777" w:rsidR="00C10BEC" w:rsidRDefault="00000000">
      <w:pPr>
        <w:spacing w:after="200"/>
        <w:ind w:left="1440" w:right="-720" w:hanging="720"/>
        <w:rPr>
          <w:color w:val="FF0000"/>
          <w:sz w:val="20"/>
          <w:szCs w:val="20"/>
        </w:rPr>
      </w:pPr>
      <w:sdt>
        <w:sdtPr>
          <w:tag w:val="goog_rdk_869"/>
          <w:id w:val="-355177554"/>
        </w:sdtPr>
        <w:sdtContent>
          <w:ins w:id="804" w:author="Ellett, Logan" w:date="2026-07-05T05:46:00Z">
            <w:r w:rsidRPr="00686BD5">
              <w:rPr>
                <w:color w:val="ED0000"/>
                <w:sz w:val="20"/>
                <w:szCs w:val="20"/>
              </w:rPr>
              <w:t>1.</w:t>
            </w:r>
            <w:r w:rsidRPr="00686BD5">
              <w:rPr>
                <w:color w:val="ED0000"/>
                <w:sz w:val="20"/>
                <w:szCs w:val="20"/>
              </w:rPr>
              <w:tab/>
              <w:t>Enjoy freedom of thought, conscience, cultural and ethnic practice, and religion;</w:t>
            </w:r>
          </w:ins>
        </w:sdtContent>
      </w:sdt>
    </w:p>
    <w:p w14:paraId="00000192" w14:textId="77777777" w:rsidR="00C10BEC" w:rsidRDefault="00000000">
      <w:pPr>
        <w:spacing w:after="200"/>
        <w:ind w:left="1440" w:right="-720" w:hanging="720"/>
        <w:rPr>
          <w:color w:val="FF0000"/>
          <w:sz w:val="20"/>
          <w:szCs w:val="20"/>
        </w:rPr>
      </w:pPr>
      <w:sdt>
        <w:sdtPr>
          <w:tag w:val="goog_rdk_871"/>
          <w:id w:val="-1259097747"/>
        </w:sdtPr>
        <w:sdtContent>
          <w:ins w:id="805" w:author="Ellett, Logan" w:date="2026-07-05T05:47:00Z">
            <w:r w:rsidRPr="00686BD5">
              <w:rPr>
                <w:color w:val="ED0000"/>
                <w:sz w:val="20"/>
                <w:szCs w:val="20"/>
              </w:rPr>
              <w:t>2.</w:t>
            </w:r>
            <w:r w:rsidRPr="00686BD5">
              <w:rPr>
                <w:color w:val="ED0000"/>
                <w:sz w:val="20"/>
                <w:szCs w:val="20"/>
              </w:rPr>
              <w:tab/>
              <w:t>A reasonable degree of privacy;</w:t>
            </w:r>
          </w:ins>
        </w:sdtContent>
      </w:sdt>
    </w:p>
    <w:p w14:paraId="00000193" w14:textId="77777777" w:rsidR="00C10BEC" w:rsidRDefault="00000000">
      <w:pPr>
        <w:spacing w:after="200"/>
        <w:ind w:left="1440" w:right="-720" w:hanging="720"/>
        <w:rPr>
          <w:color w:val="FF0000"/>
          <w:sz w:val="20"/>
          <w:szCs w:val="20"/>
        </w:rPr>
      </w:pPr>
      <w:sdt>
        <w:sdtPr>
          <w:tag w:val="goog_rdk_873"/>
          <w:id w:val="-1449097118"/>
        </w:sdtPr>
        <w:sdtContent>
          <w:ins w:id="806" w:author="Ellett, Logan" w:date="2026-07-05T05:47:00Z">
            <w:r w:rsidRPr="00686BD5">
              <w:rPr>
                <w:color w:val="ED0000"/>
                <w:sz w:val="20"/>
                <w:szCs w:val="20"/>
              </w:rPr>
              <w:t>3.</w:t>
            </w:r>
            <w:r w:rsidRPr="00686BD5">
              <w:rPr>
                <w:color w:val="ED0000"/>
                <w:sz w:val="20"/>
                <w:szCs w:val="20"/>
              </w:rPr>
              <w:tab/>
              <w:t>Have their opinions heard and considered, to the greatest extent possible, when any decisions are being made affecting their life;</w:t>
            </w:r>
          </w:ins>
        </w:sdtContent>
      </w:sdt>
    </w:p>
    <w:p w14:paraId="00000194" w14:textId="77777777" w:rsidR="00C10BEC" w:rsidRDefault="00000000">
      <w:pPr>
        <w:spacing w:after="200"/>
        <w:ind w:left="1440" w:right="-720" w:hanging="720"/>
        <w:rPr>
          <w:color w:val="FF0000"/>
          <w:sz w:val="20"/>
          <w:szCs w:val="20"/>
        </w:rPr>
      </w:pPr>
      <w:sdt>
        <w:sdtPr>
          <w:tag w:val="goog_rdk_875"/>
          <w:id w:val="269540600"/>
        </w:sdtPr>
        <w:sdtContent>
          <w:ins w:id="807" w:author="Ellett, Logan" w:date="2026-07-05T05:47:00Z">
            <w:r w:rsidRPr="00686BD5">
              <w:rPr>
                <w:color w:val="ED0000"/>
                <w:sz w:val="20"/>
                <w:szCs w:val="20"/>
              </w:rPr>
              <w:t>4.</w:t>
            </w:r>
            <w:r w:rsidRPr="00686BD5">
              <w:rPr>
                <w:color w:val="ED0000"/>
                <w:sz w:val="20"/>
                <w:szCs w:val="20"/>
              </w:rPr>
              <w:tab/>
              <w:t>Receive appropriate and reasonable adult guidance, support, and supervision;</w:t>
            </w:r>
          </w:ins>
        </w:sdtContent>
      </w:sdt>
    </w:p>
    <w:p w14:paraId="00000195" w14:textId="77777777" w:rsidR="00C10BEC" w:rsidRDefault="00000000">
      <w:pPr>
        <w:spacing w:after="200"/>
        <w:ind w:left="1440" w:right="-720" w:hanging="720"/>
        <w:rPr>
          <w:color w:val="FF0000"/>
          <w:sz w:val="20"/>
          <w:szCs w:val="20"/>
        </w:rPr>
      </w:pPr>
      <w:sdt>
        <w:sdtPr>
          <w:tag w:val="goog_rdk_877"/>
          <w:id w:val="1647785416"/>
        </w:sdtPr>
        <w:sdtContent>
          <w:ins w:id="808" w:author="Ellett, Logan" w:date="2026-07-05T05:47:00Z">
            <w:r w:rsidRPr="00686BD5">
              <w:rPr>
                <w:color w:val="ED0000"/>
                <w:sz w:val="20"/>
                <w:szCs w:val="20"/>
              </w:rPr>
              <w:t>5.</w:t>
            </w:r>
            <w:r w:rsidRPr="00686BD5">
              <w:rPr>
                <w:color w:val="ED0000"/>
                <w:sz w:val="20"/>
                <w:szCs w:val="20"/>
              </w:rPr>
              <w:tab/>
              <w:t>Be free from physical abuse or neglect and inhumane treatment. Every child/youth in placement has the right to be protected from all forms of exploitation;</w:t>
            </w:r>
          </w:ins>
        </w:sdtContent>
      </w:sdt>
    </w:p>
    <w:p w14:paraId="00000196" w14:textId="77777777" w:rsidR="00C10BEC" w:rsidRDefault="00000000">
      <w:pPr>
        <w:spacing w:after="200"/>
        <w:ind w:left="1440" w:right="-720" w:hanging="720"/>
        <w:rPr>
          <w:color w:val="FF0000"/>
          <w:sz w:val="20"/>
          <w:szCs w:val="20"/>
        </w:rPr>
      </w:pPr>
      <w:sdt>
        <w:sdtPr>
          <w:tag w:val="goog_rdk_879"/>
          <w:id w:val="-433606411"/>
        </w:sdtPr>
        <w:sdtContent>
          <w:ins w:id="809" w:author="Ellett, Logan" w:date="2026-07-05T05:48:00Z">
            <w:r w:rsidRPr="00686BD5">
              <w:rPr>
                <w:color w:val="ED0000"/>
                <w:sz w:val="20"/>
                <w:szCs w:val="20"/>
              </w:rPr>
              <w:t>6.</w:t>
            </w:r>
            <w:r w:rsidRPr="00686BD5">
              <w:rPr>
                <w:color w:val="ED0000"/>
                <w:sz w:val="20"/>
                <w:szCs w:val="20"/>
              </w:rPr>
              <w:tab/>
              <w:t>Receive adequate and appropriate medical, mental health, and behavioral health care in the least restrictive setting possible, suited to meet their individual needs;</w:t>
            </w:r>
          </w:ins>
        </w:sdtContent>
      </w:sdt>
    </w:p>
    <w:p w14:paraId="00000197" w14:textId="77777777" w:rsidR="00C10BEC" w:rsidRDefault="00000000">
      <w:pPr>
        <w:spacing w:after="200"/>
        <w:ind w:left="1440" w:right="-720" w:hanging="720"/>
        <w:rPr>
          <w:color w:val="FF0000"/>
          <w:sz w:val="20"/>
          <w:szCs w:val="20"/>
        </w:rPr>
      </w:pPr>
      <w:sdt>
        <w:sdtPr>
          <w:tag w:val="goog_rdk_881"/>
          <w:id w:val="1327103954"/>
        </w:sdtPr>
        <w:sdtContent>
          <w:ins w:id="810" w:author="Ellett, Logan" w:date="2026-07-05T05:48:00Z">
            <w:r w:rsidRPr="00686BD5">
              <w:rPr>
                <w:color w:val="ED0000"/>
                <w:sz w:val="20"/>
                <w:szCs w:val="20"/>
              </w:rPr>
              <w:t>7.</w:t>
            </w:r>
            <w:r w:rsidRPr="00686BD5">
              <w:rPr>
                <w:color w:val="ED0000"/>
                <w:sz w:val="20"/>
                <w:szCs w:val="20"/>
              </w:rPr>
              <w:tab/>
              <w:t>Receive adequate and appropriate food, clothing, and housing when present at the facility;</w:t>
            </w:r>
          </w:ins>
        </w:sdtContent>
      </w:sdt>
    </w:p>
    <w:p w14:paraId="00000198" w14:textId="77777777" w:rsidR="00C10BEC" w:rsidRDefault="00000000">
      <w:pPr>
        <w:spacing w:after="200"/>
        <w:ind w:left="1440" w:right="-720" w:hanging="720"/>
        <w:rPr>
          <w:color w:val="FF0000"/>
          <w:sz w:val="20"/>
          <w:szCs w:val="20"/>
        </w:rPr>
      </w:pPr>
      <w:sdt>
        <w:sdtPr>
          <w:tag w:val="goog_rdk_883"/>
          <w:id w:val="-303028152"/>
        </w:sdtPr>
        <w:sdtContent>
          <w:ins w:id="811" w:author="Ellett, Logan" w:date="2026-07-05T05:48:00Z">
            <w:r w:rsidRPr="00686BD5">
              <w:rPr>
                <w:color w:val="ED0000"/>
                <w:sz w:val="20"/>
                <w:szCs w:val="20"/>
              </w:rPr>
              <w:t>8.</w:t>
            </w:r>
            <w:r w:rsidRPr="00686BD5">
              <w:rPr>
                <w:color w:val="ED0000"/>
                <w:sz w:val="20"/>
                <w:szCs w:val="20"/>
              </w:rPr>
              <w:tab/>
              <w:t>Be in clean, safe surroundings;</w:t>
            </w:r>
          </w:ins>
        </w:sdtContent>
      </w:sdt>
    </w:p>
    <w:p w14:paraId="00000199" w14:textId="77777777" w:rsidR="00C10BEC" w:rsidRDefault="00000000">
      <w:pPr>
        <w:spacing w:after="200"/>
        <w:ind w:left="1440" w:right="-720" w:hanging="720"/>
        <w:rPr>
          <w:color w:val="FF0000"/>
          <w:sz w:val="20"/>
          <w:szCs w:val="20"/>
        </w:rPr>
      </w:pPr>
      <w:sdt>
        <w:sdtPr>
          <w:tag w:val="goog_rdk_885"/>
          <w:id w:val="694291912"/>
        </w:sdtPr>
        <w:sdtContent>
          <w:ins w:id="812" w:author="Ellett, Logan" w:date="2026-07-05T05:49:00Z">
            <w:r w:rsidRPr="00686BD5">
              <w:rPr>
                <w:color w:val="ED0000"/>
                <w:sz w:val="20"/>
                <w:szCs w:val="20"/>
              </w:rPr>
              <w:t>9.</w:t>
            </w:r>
            <w:r w:rsidRPr="00686BD5">
              <w:rPr>
                <w:color w:val="ED0000"/>
                <w:sz w:val="20"/>
                <w:szCs w:val="20"/>
              </w:rPr>
              <w:tab/>
              <w:t>Participate in an educational program in the least-restrictive environment that will maximize their potential in accordance with existing law;</w:t>
            </w:r>
          </w:ins>
        </w:sdtContent>
      </w:sdt>
    </w:p>
    <w:p w14:paraId="0000019A" w14:textId="77777777" w:rsidR="00C10BEC" w:rsidRDefault="00000000">
      <w:pPr>
        <w:spacing w:after="200"/>
        <w:ind w:left="1440" w:right="-720" w:hanging="720"/>
        <w:rPr>
          <w:color w:val="FF0000"/>
          <w:sz w:val="20"/>
          <w:szCs w:val="20"/>
        </w:rPr>
      </w:pPr>
      <w:sdt>
        <w:sdtPr>
          <w:tag w:val="goog_rdk_887"/>
          <w:id w:val="157943294"/>
        </w:sdtPr>
        <w:sdtContent>
          <w:ins w:id="813" w:author="Ellett, Logan" w:date="2026-07-05T05:49:00Z">
            <w:r w:rsidRPr="00686BD5">
              <w:rPr>
                <w:color w:val="ED0000"/>
                <w:sz w:val="20"/>
                <w:szCs w:val="20"/>
              </w:rPr>
              <w:t>10.</w:t>
            </w:r>
            <w:r w:rsidRPr="00686BD5">
              <w:rPr>
                <w:color w:val="ED0000"/>
                <w:sz w:val="20"/>
                <w:szCs w:val="20"/>
              </w:rPr>
              <w:tab/>
              <w:t>Communicate with a parent or legal guardian or custodian, caseworker, attorney, guardian ad litem, counsel for youth, therapist, physician, religious advisor, probation officer, school staff, other significant members of the child’s/youth’s team outside of the facility, and/or other significant approved connections;</w:t>
            </w:r>
          </w:ins>
        </w:sdtContent>
      </w:sdt>
    </w:p>
    <w:p w14:paraId="0000019B" w14:textId="77777777" w:rsidR="00C10BEC" w:rsidRDefault="00000000">
      <w:pPr>
        <w:spacing w:after="200"/>
        <w:ind w:left="1440" w:right="-720" w:hanging="720"/>
        <w:rPr>
          <w:color w:val="FF0000"/>
          <w:sz w:val="20"/>
          <w:szCs w:val="20"/>
        </w:rPr>
      </w:pPr>
      <w:sdt>
        <w:sdtPr>
          <w:tag w:val="goog_rdk_889"/>
          <w:id w:val="143589041"/>
        </w:sdtPr>
        <w:sdtContent>
          <w:ins w:id="814" w:author="Ellett, Logan" w:date="2026-07-05T05:50:00Z">
            <w:r w:rsidRPr="00686BD5">
              <w:rPr>
                <w:color w:val="ED0000"/>
                <w:sz w:val="20"/>
                <w:szCs w:val="20"/>
              </w:rPr>
              <w:t>11.</w:t>
            </w:r>
            <w:r w:rsidRPr="00686BD5">
              <w:rPr>
                <w:color w:val="ED0000"/>
                <w:sz w:val="20"/>
                <w:szCs w:val="20"/>
              </w:rPr>
              <w:tab/>
              <w:t>No child/youth may be fingerprinted for the purpose of a criminal background check unless required by law enforcement or for purposes of employment;</w:t>
            </w:r>
          </w:ins>
        </w:sdtContent>
      </w:sdt>
    </w:p>
    <w:p w14:paraId="0000019C" w14:textId="77777777" w:rsidR="00C10BEC" w:rsidRDefault="00000000">
      <w:pPr>
        <w:spacing w:after="200"/>
        <w:ind w:left="1440" w:right="-720" w:hanging="720"/>
        <w:rPr>
          <w:color w:val="FF0000"/>
          <w:sz w:val="20"/>
          <w:szCs w:val="20"/>
        </w:rPr>
      </w:pPr>
      <w:sdt>
        <w:sdtPr>
          <w:tag w:val="goog_rdk_891"/>
          <w:id w:val="1282209673"/>
        </w:sdtPr>
        <w:sdtContent>
          <w:ins w:id="815" w:author="Ellett, Logan" w:date="2026-07-05T05:50:00Z">
            <w:r w:rsidRPr="00686BD5">
              <w:rPr>
                <w:color w:val="ED0000"/>
                <w:sz w:val="20"/>
                <w:szCs w:val="20"/>
              </w:rPr>
              <w:t>12.</w:t>
            </w:r>
            <w:r w:rsidRPr="00686BD5">
              <w:rPr>
                <w:color w:val="ED0000"/>
                <w:sz w:val="20"/>
                <w:szCs w:val="20"/>
              </w:rPr>
              <w:tab/>
              <w:t>Every child/youth has the right to the same consideration for care and treatment as anyone regardless of race, color, national origin, religion, age, sex, gender identity, gender expression, political affiliation, sexual orientation, financial status, or disability;</w:t>
            </w:r>
          </w:ins>
        </w:sdtContent>
      </w:sdt>
    </w:p>
    <w:p w14:paraId="0000019D" w14:textId="77777777" w:rsidR="00C10BEC" w:rsidRDefault="00000000">
      <w:pPr>
        <w:spacing w:after="200"/>
        <w:ind w:left="1440" w:right="-720" w:hanging="720"/>
        <w:rPr>
          <w:color w:val="FF0000"/>
          <w:sz w:val="20"/>
          <w:szCs w:val="20"/>
        </w:rPr>
      </w:pPr>
      <w:sdt>
        <w:sdtPr>
          <w:tag w:val="goog_rdk_893"/>
          <w:id w:val="363123926"/>
        </w:sdtPr>
        <w:sdtContent>
          <w:ins w:id="816" w:author="Ellett, Logan" w:date="2026-07-05T05:50:00Z">
            <w:r w:rsidRPr="00686BD5">
              <w:rPr>
                <w:color w:val="ED0000"/>
                <w:sz w:val="20"/>
                <w:szCs w:val="20"/>
              </w:rPr>
              <w:t>13.</w:t>
            </w:r>
            <w:r w:rsidRPr="00686BD5">
              <w:rPr>
                <w:color w:val="ED0000"/>
                <w:sz w:val="20"/>
                <w:szCs w:val="20"/>
              </w:rPr>
              <w:tab/>
              <w:t>Every child/youth has the right to be given the names and professional status of the facility and professional staff members responsible for their care;</w:t>
            </w:r>
          </w:ins>
        </w:sdtContent>
      </w:sdt>
    </w:p>
    <w:p w14:paraId="0000019E" w14:textId="77777777" w:rsidR="00C10BEC" w:rsidRDefault="00000000">
      <w:pPr>
        <w:spacing w:after="200"/>
        <w:ind w:left="1440" w:right="-720" w:hanging="720"/>
        <w:rPr>
          <w:color w:val="FF0000"/>
          <w:sz w:val="20"/>
          <w:szCs w:val="20"/>
        </w:rPr>
      </w:pPr>
      <w:sdt>
        <w:sdtPr>
          <w:tag w:val="goog_rdk_895"/>
          <w:id w:val="577293315"/>
        </w:sdtPr>
        <w:sdtContent>
          <w:ins w:id="817" w:author="Ellett, Logan" w:date="2026-07-05T05:51:00Z">
            <w:r w:rsidRPr="00686BD5">
              <w:rPr>
                <w:color w:val="ED0000"/>
                <w:sz w:val="20"/>
                <w:szCs w:val="20"/>
              </w:rPr>
              <w:t>14.</w:t>
            </w:r>
            <w:r w:rsidRPr="00686BD5">
              <w:rPr>
                <w:color w:val="ED0000"/>
                <w:sz w:val="20"/>
                <w:szCs w:val="20"/>
              </w:rPr>
              <w:tab/>
              <w:t>Every child/youth has the right to receive assistance in filing a grievance or making complaints including, but not limited to, grievances or complaints to local law enforcement, the county department of human/social services, the Department, or the Child Protection Ombudsman (CPO);</w:t>
            </w:r>
          </w:ins>
        </w:sdtContent>
      </w:sdt>
    </w:p>
    <w:p w14:paraId="0000019F" w14:textId="77777777" w:rsidR="00C10BEC" w:rsidRDefault="00000000">
      <w:pPr>
        <w:spacing w:after="200"/>
        <w:ind w:left="1440" w:right="-720" w:hanging="720"/>
        <w:rPr>
          <w:color w:val="FF0000"/>
          <w:sz w:val="20"/>
          <w:szCs w:val="20"/>
        </w:rPr>
      </w:pPr>
      <w:sdt>
        <w:sdtPr>
          <w:tag w:val="goog_rdk_897"/>
          <w:id w:val="-429198315"/>
        </w:sdtPr>
        <w:sdtContent>
          <w:ins w:id="818" w:author="Ellett, Logan" w:date="2026-07-05T05:51:00Z">
            <w:r w:rsidRPr="00686BD5">
              <w:rPr>
                <w:color w:val="ED0000"/>
                <w:sz w:val="20"/>
                <w:szCs w:val="20"/>
              </w:rPr>
              <w:t>15.</w:t>
            </w:r>
            <w:r w:rsidRPr="00686BD5">
              <w:rPr>
                <w:color w:val="ED0000"/>
                <w:sz w:val="20"/>
                <w:szCs w:val="20"/>
              </w:rPr>
              <w:tab/>
              <w:t xml:space="preserve">Every child/youth eighteen (18) years of age and older has the right to request and receive their own medical records, to see the records at reasonable times, and to be given written access if the request is denied. The youth </w:t>
            </w:r>
            <w:proofErr w:type="gramStart"/>
            <w:r w:rsidRPr="00686BD5">
              <w:rPr>
                <w:color w:val="ED0000"/>
                <w:sz w:val="20"/>
                <w:szCs w:val="20"/>
              </w:rPr>
              <w:t>is</w:t>
            </w:r>
            <w:proofErr w:type="gramEnd"/>
            <w:r w:rsidRPr="00686BD5">
              <w:rPr>
                <w:color w:val="ED0000"/>
                <w:sz w:val="20"/>
                <w:szCs w:val="20"/>
              </w:rPr>
              <w:t xml:space="preserve"> not responsible for any costs associated with records requests;</w:t>
            </w:r>
          </w:ins>
        </w:sdtContent>
      </w:sdt>
    </w:p>
    <w:p w14:paraId="000001A0" w14:textId="7C70680E" w:rsidR="00C10BEC" w:rsidRDefault="00000000">
      <w:pPr>
        <w:spacing w:after="200"/>
        <w:ind w:left="1440" w:right="-720" w:hanging="720"/>
        <w:rPr>
          <w:color w:val="FF0000"/>
          <w:sz w:val="20"/>
          <w:szCs w:val="20"/>
        </w:rPr>
      </w:pPr>
      <w:sdt>
        <w:sdtPr>
          <w:tag w:val="goog_rdk_899"/>
          <w:id w:val="-1555581286"/>
        </w:sdtPr>
        <w:sdtContent>
          <w:ins w:id="819" w:author="Ellett, Logan" w:date="2026-07-05T05:52:00Z">
            <w:r w:rsidRPr="00686BD5">
              <w:rPr>
                <w:color w:val="ED0000"/>
                <w:sz w:val="20"/>
                <w:szCs w:val="20"/>
              </w:rPr>
              <w:t>16.</w:t>
            </w:r>
            <w:r w:rsidRPr="00686BD5">
              <w:rPr>
                <w:color w:val="ED0000"/>
                <w:sz w:val="20"/>
                <w:szCs w:val="20"/>
              </w:rPr>
              <w:tab/>
              <w:t>Notwithstanding any other provision of law, a child who is fifteen (15) years of age or older whether with or without the consent of a parent or legal guardian or custodian, may consent to receive mental health services rendered by a facility, a professional person, or mental health professional licensed pursuant to Part 3, 4, 5, 6, or 8 of Article 245 of Title 12 in any practice setting. A licensed mental health professional may provide psychotherapy services, as defined in Section 12-245-202(14)(A), C.R.S., to a child who is twelve (12) years of age or older, without the consent of a parent or legal guardian or custodian, if the mental health professional determines the minor is knowingly and voluntarily seeking such services and the provision of psychotherapy services is clinically indicated and necessary to the child’s/youth’s well-being</w:t>
            </w:r>
          </w:ins>
          <w:ins w:id="820" w:author="Ellett, Logan" w:date="2026-09-01T05:47:00Z" w16du:dateUtc="2026-09-01T11:47:00Z">
            <w:r w:rsidR="003B5302" w:rsidRPr="00686BD5">
              <w:rPr>
                <w:color w:val="ED0000"/>
                <w:sz w:val="20"/>
                <w:szCs w:val="20"/>
              </w:rPr>
              <w:t xml:space="preserve"> according to Section </w:t>
            </w:r>
          </w:ins>
          <w:ins w:id="821" w:author="Ellett, Logan" w:date="2026-09-01T05:48:00Z" w16du:dateUtc="2026-09-01T11:48:00Z">
            <w:r w:rsidR="003B5302" w:rsidRPr="00686BD5">
              <w:rPr>
                <w:color w:val="ED0000"/>
                <w:sz w:val="20"/>
                <w:szCs w:val="20"/>
              </w:rPr>
              <w:t>12-245-203.5(2), C.R.S.</w:t>
            </w:r>
          </w:ins>
          <w:ins w:id="822" w:author="Ellett, Logan" w:date="2026-07-05T05:52:00Z">
            <w:r w:rsidRPr="00686BD5">
              <w:rPr>
                <w:color w:val="ED0000"/>
                <w:sz w:val="20"/>
                <w:szCs w:val="20"/>
              </w:rPr>
              <w:t>;</w:t>
            </w:r>
          </w:ins>
        </w:sdtContent>
      </w:sdt>
    </w:p>
    <w:p w14:paraId="000001A1" w14:textId="77777777" w:rsidR="00C10BEC" w:rsidRDefault="00000000">
      <w:pPr>
        <w:spacing w:after="200"/>
        <w:ind w:left="1440" w:right="-720" w:hanging="720"/>
        <w:rPr>
          <w:color w:val="FF0000"/>
          <w:sz w:val="20"/>
          <w:szCs w:val="20"/>
        </w:rPr>
      </w:pPr>
      <w:sdt>
        <w:sdtPr>
          <w:tag w:val="goog_rdk_901"/>
          <w:id w:val="1574841532"/>
        </w:sdtPr>
        <w:sdtContent>
          <w:ins w:id="823" w:author="Ellett, Logan" w:date="2026-07-05T05:54:00Z">
            <w:r w:rsidRPr="00686BD5">
              <w:rPr>
                <w:color w:val="ED0000"/>
                <w:sz w:val="20"/>
                <w:szCs w:val="20"/>
              </w:rPr>
              <w:t>17.</w:t>
            </w:r>
            <w:r w:rsidRPr="00686BD5">
              <w:rPr>
                <w:color w:val="ED0000"/>
                <w:sz w:val="20"/>
                <w:szCs w:val="20"/>
              </w:rPr>
              <w:tab/>
              <w:t>Every child/youth has the right to receive culturally responsive care, treatment, and services;</w:t>
            </w:r>
          </w:ins>
        </w:sdtContent>
      </w:sdt>
    </w:p>
    <w:p w14:paraId="000001A2" w14:textId="77777777" w:rsidR="00C10BEC" w:rsidRDefault="00000000">
      <w:pPr>
        <w:spacing w:after="200"/>
        <w:ind w:left="1440" w:right="-720" w:hanging="720"/>
        <w:rPr>
          <w:color w:val="FF0000"/>
          <w:sz w:val="20"/>
          <w:szCs w:val="20"/>
        </w:rPr>
      </w:pPr>
      <w:sdt>
        <w:sdtPr>
          <w:tag w:val="goog_rdk_903"/>
          <w:id w:val="1940169681"/>
        </w:sdtPr>
        <w:sdtContent>
          <w:ins w:id="824" w:author="Ellett, Logan" w:date="2026-07-05T05:54:00Z">
            <w:r w:rsidRPr="00686BD5">
              <w:rPr>
                <w:color w:val="ED0000"/>
                <w:sz w:val="20"/>
                <w:szCs w:val="20"/>
              </w:rPr>
              <w:t>18.</w:t>
            </w:r>
            <w:r w:rsidRPr="00686BD5">
              <w:rPr>
                <w:color w:val="ED0000"/>
                <w:sz w:val="20"/>
                <w:szCs w:val="20"/>
              </w:rPr>
              <w:tab/>
              <w:t>Every child/youth has the right to receive trauma-responsive care, treatment, and services;</w:t>
            </w:r>
          </w:ins>
        </w:sdtContent>
      </w:sdt>
    </w:p>
    <w:p w14:paraId="000001A3" w14:textId="77777777" w:rsidR="00C10BEC" w:rsidRDefault="00000000">
      <w:pPr>
        <w:spacing w:after="200"/>
        <w:ind w:left="1440" w:right="-720" w:hanging="720"/>
        <w:rPr>
          <w:color w:val="FF0000"/>
          <w:sz w:val="20"/>
          <w:szCs w:val="20"/>
        </w:rPr>
      </w:pPr>
      <w:sdt>
        <w:sdtPr>
          <w:tag w:val="goog_rdk_905"/>
          <w:id w:val="-1087907856"/>
        </w:sdtPr>
        <w:sdtContent>
          <w:ins w:id="825" w:author="Ellett, Logan" w:date="2026-07-05T05:54:00Z">
            <w:r w:rsidRPr="00686BD5">
              <w:rPr>
                <w:color w:val="ED0000"/>
                <w:sz w:val="20"/>
                <w:szCs w:val="20"/>
              </w:rPr>
              <w:t>19.</w:t>
            </w:r>
            <w:r w:rsidRPr="00686BD5">
              <w:rPr>
                <w:color w:val="ED0000"/>
                <w:sz w:val="20"/>
                <w:szCs w:val="20"/>
              </w:rPr>
              <w:tab/>
              <w:t>Every child/youth has the right to have contact and correspondence with their siblings, unless restricted by a court order; and</w:t>
            </w:r>
          </w:ins>
        </w:sdtContent>
      </w:sdt>
    </w:p>
    <w:p w14:paraId="000001A4" w14:textId="77777777" w:rsidR="00C10BEC" w:rsidRDefault="00000000">
      <w:pPr>
        <w:spacing w:after="200"/>
        <w:ind w:left="1440" w:right="-720" w:hanging="720"/>
        <w:rPr>
          <w:color w:val="FF0000"/>
          <w:sz w:val="20"/>
          <w:szCs w:val="20"/>
        </w:rPr>
      </w:pPr>
      <w:sdt>
        <w:sdtPr>
          <w:tag w:val="goog_rdk_907"/>
          <w:id w:val="549952950"/>
        </w:sdtPr>
        <w:sdtContent>
          <w:ins w:id="826" w:author="Ellett, Logan" w:date="2026-07-05T05:55:00Z">
            <w:r w:rsidRPr="00686BD5">
              <w:rPr>
                <w:color w:val="ED0000"/>
                <w:sz w:val="20"/>
                <w:szCs w:val="20"/>
              </w:rPr>
              <w:t>20.</w:t>
            </w:r>
            <w:r w:rsidRPr="00686BD5">
              <w:rPr>
                <w:color w:val="ED0000"/>
                <w:sz w:val="20"/>
                <w:szCs w:val="20"/>
              </w:rPr>
              <w:tab/>
              <w:t>Every child has the right to consent to substance use treatment in accordance with Section 13-22-102, C.R.S. All youth over the age of eighteen (18) years old have the right to consent to substance use treatment pursuant to Section 13-22-101, C.R.S.</w:t>
            </w:r>
          </w:ins>
        </w:sdtContent>
      </w:sdt>
    </w:p>
    <w:p w14:paraId="000001A5" w14:textId="77777777" w:rsidR="00C10BEC" w:rsidRDefault="00000000">
      <w:pPr>
        <w:spacing w:after="200"/>
        <w:ind w:left="720" w:right="-720" w:hanging="720"/>
        <w:rPr>
          <w:strike/>
          <w:color w:val="FF0000"/>
          <w:sz w:val="20"/>
          <w:szCs w:val="20"/>
        </w:rPr>
      </w:pPr>
      <w:sdt>
        <w:sdtPr>
          <w:tag w:val="goog_rdk_909"/>
          <w:id w:val="950797910"/>
        </w:sdtPr>
        <w:sdtContent>
          <w:ins w:id="827" w:author="Ellett, Logan" w:date="2026-07-05T05:55:00Z">
            <w:r w:rsidRPr="00686BD5">
              <w:rPr>
                <w:color w:val="ED0000"/>
                <w:sz w:val="20"/>
                <w:szCs w:val="20"/>
              </w:rPr>
              <w:t>D.</w:t>
            </w:r>
            <w:r w:rsidRPr="00686BD5">
              <w:rPr>
                <w:color w:val="ED0000"/>
                <w:sz w:val="20"/>
                <w:szCs w:val="20"/>
              </w:rPr>
              <w:tab/>
              <w:t xml:space="preserve">The following children’s/youth’s rights may be limited to reasonable periods during the day or restricted according to routine of the day treatment facility to ensure the protection of the children/youth in placement and any staff from unreasonable and unnecessary intrusions and disruptions and from health and safety hazards. All day treatment staff are responsible </w:t>
            </w:r>
            <w:proofErr w:type="gramStart"/>
            <w:r w:rsidRPr="00686BD5">
              <w:rPr>
                <w:color w:val="ED0000"/>
                <w:sz w:val="20"/>
                <w:szCs w:val="20"/>
              </w:rPr>
              <w:t>to adhere</w:t>
            </w:r>
            <w:proofErr w:type="gramEnd"/>
            <w:r w:rsidRPr="00686BD5">
              <w:rPr>
                <w:color w:val="ED0000"/>
                <w:sz w:val="20"/>
                <w:szCs w:val="20"/>
              </w:rPr>
              <w:t xml:space="preserve"> to the rights of children/youth and must also take reasonable steps to ensure safety of all involved.</w:t>
            </w:r>
          </w:ins>
        </w:sdtContent>
      </w:sdt>
    </w:p>
    <w:p w14:paraId="000001A6" w14:textId="77777777" w:rsidR="00C10BEC" w:rsidRDefault="00000000">
      <w:pPr>
        <w:spacing w:after="200"/>
        <w:ind w:left="1440" w:right="-720" w:hanging="720"/>
        <w:rPr>
          <w:color w:val="FF0000"/>
          <w:sz w:val="20"/>
          <w:szCs w:val="20"/>
        </w:rPr>
      </w:pPr>
      <w:sdt>
        <w:sdtPr>
          <w:tag w:val="goog_rdk_911"/>
          <w:id w:val="-988135210"/>
        </w:sdtPr>
        <w:sdtContent>
          <w:ins w:id="828" w:author="Ellett, Logan" w:date="2026-07-05T05:56:00Z">
            <w:r w:rsidRPr="00686BD5">
              <w:rPr>
                <w:color w:val="ED0000"/>
                <w:sz w:val="20"/>
                <w:szCs w:val="20"/>
              </w:rPr>
              <w:t>1.</w:t>
            </w:r>
            <w:r w:rsidRPr="00686BD5">
              <w:rPr>
                <w:color w:val="ED0000"/>
                <w:sz w:val="20"/>
                <w:szCs w:val="20"/>
              </w:rPr>
              <w:tab/>
              <w:t>Every child/youth has the right to have access to letter-writing materials, including postage, and to have staff assist them unable to write, prepare, and mail correspondence. Every child/youth has the right to receive and send sealed correspondence, including email if made available. No incoming or outgoing correspondence shall be opened, delayed, held, or censored by the certified parent(s).</w:t>
            </w:r>
          </w:ins>
        </w:sdtContent>
      </w:sdt>
    </w:p>
    <w:p w14:paraId="000001A7" w14:textId="77777777" w:rsidR="00C10BEC" w:rsidRDefault="00000000">
      <w:pPr>
        <w:spacing w:after="200"/>
        <w:ind w:left="1440" w:right="-720" w:hanging="720"/>
        <w:rPr>
          <w:color w:val="FF0000"/>
          <w:sz w:val="20"/>
          <w:szCs w:val="20"/>
        </w:rPr>
      </w:pPr>
      <w:sdt>
        <w:sdtPr>
          <w:tag w:val="goog_rdk_913"/>
          <w:id w:val="-1929332194"/>
        </w:sdtPr>
        <w:sdtContent>
          <w:ins w:id="829" w:author="Ellett, Logan" w:date="2026-07-05T05:57:00Z">
            <w:r w:rsidRPr="00686BD5">
              <w:rPr>
                <w:color w:val="ED0000"/>
                <w:sz w:val="20"/>
                <w:szCs w:val="20"/>
              </w:rPr>
              <w:t>2.</w:t>
            </w:r>
            <w:r w:rsidRPr="00686BD5">
              <w:rPr>
                <w:color w:val="ED0000"/>
                <w:sz w:val="20"/>
                <w:szCs w:val="20"/>
              </w:rPr>
              <w:tab/>
              <w:t xml:space="preserve">Every child/youth has the right to have access to telephones to both make and receive calls with approved contacts or members of the </w:t>
            </w:r>
            <w:proofErr w:type="gramStart"/>
            <w:r w:rsidRPr="00686BD5">
              <w:rPr>
                <w:color w:val="ED0000"/>
                <w:sz w:val="20"/>
                <w:szCs w:val="20"/>
              </w:rPr>
              <w:t>child’s</w:t>
            </w:r>
            <w:proofErr w:type="gramEnd"/>
            <w:r w:rsidRPr="00686BD5">
              <w:rPr>
                <w:color w:val="ED0000"/>
                <w:sz w:val="20"/>
                <w:szCs w:val="20"/>
              </w:rPr>
              <w:t>/youth’s team in private.</w:t>
            </w:r>
          </w:ins>
        </w:sdtContent>
      </w:sdt>
    </w:p>
    <w:p w14:paraId="000001A8" w14:textId="77777777" w:rsidR="00C10BEC" w:rsidRDefault="00000000">
      <w:pPr>
        <w:spacing w:after="200"/>
        <w:ind w:left="1440" w:right="-720" w:hanging="720"/>
        <w:rPr>
          <w:color w:val="FF0000"/>
          <w:sz w:val="20"/>
          <w:szCs w:val="20"/>
        </w:rPr>
      </w:pPr>
      <w:sdt>
        <w:sdtPr>
          <w:tag w:val="goog_rdk_915"/>
          <w:id w:val="-435797791"/>
        </w:sdtPr>
        <w:sdtContent>
          <w:ins w:id="830" w:author="Ellett, Logan" w:date="2026-07-05T05:58:00Z">
            <w:r w:rsidRPr="00686BD5">
              <w:rPr>
                <w:color w:val="ED0000"/>
                <w:sz w:val="20"/>
                <w:szCs w:val="20"/>
              </w:rPr>
              <w:t>3.</w:t>
            </w:r>
            <w:r w:rsidRPr="00686BD5">
              <w:rPr>
                <w:color w:val="ED0000"/>
                <w:sz w:val="20"/>
                <w:szCs w:val="20"/>
              </w:rPr>
              <w:tab/>
              <w:t>Every child/youth has the right to have convenient opportunities to meet with visitors.</w:t>
            </w:r>
          </w:ins>
        </w:sdtContent>
      </w:sdt>
    </w:p>
    <w:p w14:paraId="000001A9" w14:textId="77777777" w:rsidR="00C10BEC" w:rsidRDefault="00000000">
      <w:pPr>
        <w:spacing w:after="200"/>
        <w:ind w:left="1440" w:right="-720" w:hanging="720"/>
      </w:pPr>
      <w:sdt>
        <w:sdtPr>
          <w:tag w:val="goog_rdk_917"/>
          <w:id w:val="-1478478760"/>
        </w:sdtPr>
        <w:sdtContent>
          <w:ins w:id="831" w:author="Ellett, Logan" w:date="2026-07-05T05:58:00Z">
            <w:r w:rsidRPr="00686BD5">
              <w:rPr>
                <w:color w:val="ED0000"/>
                <w:sz w:val="20"/>
                <w:szCs w:val="20"/>
              </w:rPr>
              <w:t>4.</w:t>
            </w:r>
            <w:r w:rsidRPr="00686BD5">
              <w:rPr>
                <w:color w:val="ED0000"/>
                <w:sz w:val="20"/>
                <w:szCs w:val="20"/>
              </w:rPr>
              <w:tab/>
              <w:t>Every child/youth has the right to wear their own clothes, including shoes, keep and use their own personal possessions, and keep and be allowed to spend a reasonable sum of their own money.</w:t>
            </w:r>
          </w:ins>
        </w:sdtContent>
      </w:sdt>
    </w:p>
    <w:p w14:paraId="000001AA" w14:textId="77777777" w:rsidR="00C10BEC" w:rsidRDefault="00000000">
      <w:pPr>
        <w:spacing w:after="200"/>
        <w:ind w:left="720" w:right="-720" w:hanging="720"/>
        <w:rPr>
          <w:color w:val="FF0000"/>
          <w:sz w:val="20"/>
          <w:szCs w:val="20"/>
        </w:rPr>
      </w:pPr>
      <w:sdt>
        <w:sdtPr>
          <w:tag w:val="goog_rdk_919"/>
          <w:id w:val="-395314152"/>
        </w:sdtPr>
        <w:sdtContent>
          <w:ins w:id="832" w:author="Ellett, Logan" w:date="2026-07-05T05:59:00Z">
            <w:r w:rsidRPr="00686BD5">
              <w:rPr>
                <w:color w:val="ED0000"/>
                <w:sz w:val="20"/>
                <w:szCs w:val="20"/>
              </w:rPr>
              <w:t>E.</w:t>
            </w:r>
            <w:r w:rsidRPr="00686BD5">
              <w:rPr>
                <w:color w:val="ED0000"/>
                <w:sz w:val="20"/>
                <w:szCs w:val="20"/>
              </w:rPr>
              <w:tab/>
              <w:t>If the day treatment facility enforces a limitation or denial of the child’s/youth’s rights as listed at Section 7.706.37.C, the day treatment facility staff must:</w:t>
            </w:r>
          </w:ins>
        </w:sdtContent>
      </w:sdt>
    </w:p>
    <w:p w14:paraId="000001AB" w14:textId="77777777" w:rsidR="00C10BEC" w:rsidRDefault="00000000">
      <w:pPr>
        <w:spacing w:after="200"/>
        <w:ind w:left="1440" w:right="-720" w:hanging="720"/>
        <w:rPr>
          <w:color w:val="FF0000"/>
          <w:sz w:val="20"/>
          <w:szCs w:val="20"/>
        </w:rPr>
      </w:pPr>
      <w:sdt>
        <w:sdtPr>
          <w:tag w:val="goog_rdk_921"/>
          <w:id w:val="-580365750"/>
        </w:sdtPr>
        <w:sdtContent>
          <w:ins w:id="833" w:author="Ellett, Logan" w:date="2026-07-05T05:59:00Z">
            <w:r w:rsidRPr="00686BD5">
              <w:rPr>
                <w:color w:val="ED0000"/>
                <w:sz w:val="20"/>
                <w:szCs w:val="20"/>
              </w:rPr>
              <w:t>1.</w:t>
            </w:r>
            <w:r w:rsidRPr="00686BD5">
              <w:rPr>
                <w:color w:val="ED0000"/>
                <w:sz w:val="20"/>
                <w:szCs w:val="20"/>
              </w:rPr>
              <w:tab/>
              <w:t>Inform the child/youth and the child’s/youth’s legal guardian(s) in a language or mode of communication the child/youth and legal guardian(s) can understand, of the conditions of and reasons for limitations or denials of their rights and document the notification in the child’s/youth’s file.</w:t>
            </w:r>
          </w:ins>
        </w:sdtContent>
      </w:sdt>
    </w:p>
    <w:p w14:paraId="000001AC" w14:textId="0DB560A0" w:rsidR="00C10BEC" w:rsidRDefault="00000000">
      <w:pPr>
        <w:spacing w:after="200"/>
        <w:ind w:left="1440" w:right="-720" w:hanging="720"/>
        <w:rPr>
          <w:color w:val="FF0000"/>
          <w:sz w:val="20"/>
          <w:szCs w:val="20"/>
        </w:rPr>
      </w:pPr>
      <w:sdt>
        <w:sdtPr>
          <w:tag w:val="goog_rdk_923"/>
          <w:id w:val="759111982"/>
        </w:sdtPr>
        <w:sdtContent>
          <w:ins w:id="834" w:author="Ellett, Logan" w:date="2026-07-05T06:00:00Z">
            <w:r w:rsidRPr="00686BD5">
              <w:rPr>
                <w:color w:val="ED0000"/>
                <w:sz w:val="20"/>
                <w:szCs w:val="20"/>
              </w:rPr>
              <w:t>2.</w:t>
            </w:r>
            <w:r w:rsidRPr="00686BD5">
              <w:rPr>
                <w:color w:val="ED0000"/>
                <w:sz w:val="20"/>
                <w:szCs w:val="20"/>
              </w:rPr>
              <w:tab/>
              <w:t xml:space="preserve">The multidisciplinary team for the child/youth must review the </w:t>
            </w:r>
            <w:proofErr w:type="gramStart"/>
            <w:r w:rsidRPr="00686BD5">
              <w:rPr>
                <w:color w:val="ED0000"/>
                <w:sz w:val="20"/>
                <w:szCs w:val="20"/>
              </w:rPr>
              <w:t>limitation</w:t>
            </w:r>
            <w:proofErr w:type="gramEnd"/>
            <w:r w:rsidRPr="00686BD5">
              <w:rPr>
                <w:color w:val="ED0000"/>
                <w:sz w:val="20"/>
                <w:szCs w:val="20"/>
              </w:rPr>
              <w:t xml:space="preserve"> or denial at least </w:t>
            </w:r>
          </w:ins>
          <w:ins w:id="835" w:author="Ellett, Logan" w:date="2026-09-01T10:21:00Z" w16du:dateUtc="2026-09-01T16:21:00Z">
            <w:r w:rsidR="00143BD1" w:rsidRPr="00686BD5">
              <w:rPr>
                <w:color w:val="ED0000"/>
                <w:sz w:val="20"/>
                <w:szCs w:val="20"/>
              </w:rPr>
              <w:t>every ninety (90) days as outline</w:t>
            </w:r>
          </w:ins>
          <w:ins w:id="836" w:author="Ellett, Logan" w:date="2026-09-01T10:42:00Z" w16du:dateUtc="2026-09-01T16:42:00Z">
            <w:r w:rsidR="009C4D2F" w:rsidRPr="00686BD5">
              <w:rPr>
                <w:color w:val="ED0000"/>
                <w:sz w:val="20"/>
                <w:szCs w:val="20"/>
              </w:rPr>
              <w:t>d</w:t>
            </w:r>
          </w:ins>
          <w:ins w:id="837" w:author="Ellett, Logan" w:date="2026-09-01T10:21:00Z" w16du:dateUtc="2026-09-01T16:21:00Z">
            <w:r w:rsidR="00143BD1" w:rsidRPr="00686BD5">
              <w:rPr>
                <w:color w:val="ED0000"/>
                <w:sz w:val="20"/>
                <w:szCs w:val="20"/>
              </w:rPr>
              <w:t xml:space="preserve"> in the individual child/youth plan or mo</w:t>
            </w:r>
          </w:ins>
          <w:ins w:id="838" w:author="Ellett, Logan" w:date="2026-09-01T10:22:00Z" w16du:dateUtc="2026-09-01T16:22:00Z">
            <w:r w:rsidR="00143BD1" w:rsidRPr="00686BD5">
              <w:rPr>
                <w:color w:val="ED0000"/>
                <w:sz w:val="20"/>
                <w:szCs w:val="20"/>
              </w:rPr>
              <w:t>re frequently if required. Written documentation of the reason for continuing the restriction must be maintained in the child’s/youth’s file. If a review cannot be obtained within the stated timeframe, then the limitation or denial must be discontinued.</w:t>
            </w:r>
          </w:ins>
        </w:sdtContent>
      </w:sdt>
    </w:p>
    <w:p w14:paraId="000001AD" w14:textId="72EC1029" w:rsidR="00C10BEC" w:rsidRDefault="00000000">
      <w:pPr>
        <w:spacing w:after="200"/>
        <w:ind w:left="1440" w:right="-720" w:hanging="720"/>
        <w:rPr>
          <w:strike/>
        </w:rPr>
      </w:pPr>
      <w:sdt>
        <w:sdtPr>
          <w:tag w:val="goog_rdk_925"/>
          <w:id w:val="1245247741"/>
        </w:sdtPr>
        <w:sdtContent>
          <w:ins w:id="839" w:author="Ellett, Logan" w:date="2026-07-05T06:00:00Z">
            <w:r w:rsidRPr="00686BD5">
              <w:rPr>
                <w:color w:val="ED0000"/>
                <w:sz w:val="20"/>
                <w:szCs w:val="20"/>
              </w:rPr>
              <w:t>3.</w:t>
            </w:r>
            <w:r w:rsidRPr="00686BD5">
              <w:rPr>
                <w:color w:val="ED0000"/>
                <w:sz w:val="20"/>
                <w:szCs w:val="20"/>
              </w:rPr>
              <w:tab/>
              <w:t xml:space="preserve">If the child/youth </w:t>
            </w:r>
            <w:proofErr w:type="gramStart"/>
            <w:r w:rsidRPr="00686BD5">
              <w:rPr>
                <w:color w:val="ED0000"/>
                <w:sz w:val="20"/>
                <w:szCs w:val="20"/>
              </w:rPr>
              <w:t>resides</w:t>
            </w:r>
            <w:proofErr w:type="gramEnd"/>
            <w:r w:rsidRPr="00686BD5">
              <w:rPr>
                <w:color w:val="ED0000"/>
                <w:sz w:val="20"/>
                <w:szCs w:val="20"/>
              </w:rPr>
              <w:t xml:space="preserve"> in foster care or is participating in a foster youth in transition program, all limitations or denials of rights enumerated in Section 19-7-101(2), C.R.S. must follow </w:t>
            </w:r>
          </w:ins>
          <w:ins w:id="840" w:author="Ellett, Logan" w:date="2026-09-01T05:40:00Z" w16du:dateUtc="2026-09-01T11:40:00Z">
            <w:r w:rsidR="003765EF" w:rsidRPr="00686BD5">
              <w:rPr>
                <w:color w:val="ED0000"/>
                <w:sz w:val="20"/>
                <w:szCs w:val="20"/>
              </w:rPr>
              <w:t xml:space="preserve">Section </w:t>
            </w:r>
          </w:ins>
          <w:ins w:id="841" w:author="Ellett, Logan" w:date="2026-07-05T06:00:00Z">
            <w:r w:rsidRPr="00686BD5">
              <w:rPr>
                <w:color w:val="ED0000"/>
                <w:sz w:val="20"/>
                <w:szCs w:val="20"/>
              </w:rPr>
              <w:t>19-7-101(7), C.R.S. and Section 7.706.381.</w:t>
            </w:r>
          </w:ins>
        </w:sdtContent>
      </w:sdt>
    </w:p>
    <w:p w14:paraId="000001AE" w14:textId="77777777" w:rsidR="00C10BEC" w:rsidRDefault="00000000">
      <w:pPr>
        <w:spacing w:after="200"/>
        <w:ind w:left="1440" w:right="-720" w:hanging="1440"/>
        <w:rPr>
          <w:b/>
          <w:bCs/>
          <w:strike/>
          <w:sz w:val="20"/>
          <w:szCs w:val="20"/>
        </w:rPr>
      </w:pPr>
      <w:sdt>
        <w:sdtPr>
          <w:tag w:val="goog_rdk_927"/>
          <w:id w:val="-475569572"/>
        </w:sdtPr>
        <w:sdtContent>
          <w:ins w:id="842" w:author="Ellett, Logan" w:date="2026-07-05T06:01:00Z">
            <w:r w:rsidRPr="00686BD5">
              <w:rPr>
                <w:b/>
                <w:bCs/>
                <w:color w:val="ED0000"/>
                <w:sz w:val="20"/>
                <w:szCs w:val="20"/>
              </w:rPr>
              <w:t>7.706.371</w:t>
            </w:r>
            <w:r w:rsidRPr="00686BD5">
              <w:rPr>
                <w:b/>
                <w:bCs/>
                <w:color w:val="ED0000"/>
                <w:sz w:val="20"/>
                <w:szCs w:val="20"/>
              </w:rPr>
              <w:tab/>
              <w:t>Children’s/Youth’s Grievance Procedure</w:t>
            </w:r>
          </w:ins>
        </w:sdtContent>
      </w:sdt>
    </w:p>
    <w:p w14:paraId="000001AF" w14:textId="77777777" w:rsidR="00C10BEC" w:rsidRDefault="00000000">
      <w:pPr>
        <w:spacing w:after="200"/>
        <w:ind w:right="-720"/>
        <w:rPr>
          <w:color w:val="FF0000"/>
          <w:sz w:val="20"/>
          <w:szCs w:val="20"/>
        </w:rPr>
      </w:pPr>
      <w:sdt>
        <w:sdtPr>
          <w:tag w:val="goog_rdk_929"/>
          <w:id w:val="1262719308"/>
        </w:sdtPr>
        <w:sdtContent>
          <w:ins w:id="843" w:author="Ellett, Logan" w:date="2026-07-05T06:01:00Z">
            <w:r w:rsidRPr="00686BD5">
              <w:rPr>
                <w:color w:val="ED0000"/>
                <w:sz w:val="20"/>
                <w:szCs w:val="20"/>
              </w:rPr>
              <w:t>The certifying authority must establish a written grievance procedure that provides adequate due process safeguards, spells out the appeal process, and assures that children/youth, their parent(s), custodian(s), or legal guardian(s) are entitled to report any grievance and shall not be subject to any adverse action as a result of filing a grievance. If requested, a child/youth shall have a support person to help them write and file a grievance.</w:t>
            </w:r>
          </w:ins>
        </w:sdtContent>
      </w:sdt>
    </w:p>
    <w:p w14:paraId="000001B0" w14:textId="77777777" w:rsidR="00C10BEC" w:rsidRDefault="00000000">
      <w:pPr>
        <w:spacing w:after="200"/>
        <w:ind w:left="720" w:right="-720" w:hanging="720"/>
        <w:rPr>
          <w:color w:val="FF0000"/>
          <w:sz w:val="20"/>
          <w:szCs w:val="20"/>
        </w:rPr>
      </w:pPr>
      <w:sdt>
        <w:sdtPr>
          <w:tag w:val="goog_rdk_931"/>
          <w:id w:val="-484230364"/>
        </w:sdtPr>
        <w:sdtContent>
          <w:ins w:id="844" w:author="Ellett, Logan" w:date="2026-07-05T06:03:00Z">
            <w:r w:rsidRPr="00686BD5">
              <w:rPr>
                <w:color w:val="ED0000"/>
                <w:sz w:val="20"/>
                <w:szCs w:val="20"/>
              </w:rPr>
              <w:t>A.</w:t>
            </w:r>
            <w:r w:rsidRPr="00686BD5">
              <w:rPr>
                <w:color w:val="ED0000"/>
                <w:sz w:val="20"/>
                <w:szCs w:val="20"/>
              </w:rPr>
              <w:tab/>
              <w:t>The day treatment facility must follow grievance procedures without alteration, interference, or unreasonable delay and must respond in writing to any grievance filed within seventy-two (72) hours. The documented response must include whether the grievance was approved or denied and the specific reasons for the decision. The response must also be reviewed and communicated with the child/youth in their preferred language or mode of communication.</w:t>
            </w:r>
          </w:ins>
        </w:sdtContent>
      </w:sdt>
    </w:p>
    <w:p w14:paraId="000001B1" w14:textId="77777777" w:rsidR="00C10BEC" w:rsidRDefault="00000000">
      <w:pPr>
        <w:spacing w:after="200"/>
        <w:ind w:left="720" w:right="-720" w:hanging="720"/>
        <w:rPr>
          <w:color w:val="FF0000"/>
          <w:sz w:val="20"/>
          <w:szCs w:val="20"/>
        </w:rPr>
      </w:pPr>
      <w:sdt>
        <w:sdtPr>
          <w:tag w:val="goog_rdk_933"/>
          <w:id w:val="1281201705"/>
        </w:sdtPr>
        <w:sdtContent>
          <w:ins w:id="845" w:author="Ellett, Logan" w:date="2026-07-05T06:04:00Z">
            <w:r w:rsidRPr="00686BD5">
              <w:rPr>
                <w:color w:val="ED0000"/>
                <w:sz w:val="20"/>
                <w:szCs w:val="20"/>
              </w:rPr>
              <w:t>B.</w:t>
            </w:r>
            <w:r w:rsidRPr="00686BD5">
              <w:rPr>
                <w:color w:val="ED0000"/>
                <w:sz w:val="20"/>
                <w:szCs w:val="20"/>
              </w:rPr>
              <w:tab/>
              <w:t>The grievance procedure must be made available to all children/youth.</w:t>
            </w:r>
          </w:ins>
        </w:sdtContent>
      </w:sdt>
    </w:p>
    <w:p w14:paraId="000001B2" w14:textId="77777777" w:rsidR="00C10BEC" w:rsidRDefault="00000000">
      <w:pPr>
        <w:spacing w:after="200"/>
        <w:ind w:left="720" w:right="-720" w:hanging="720"/>
        <w:rPr>
          <w:color w:val="FF0000"/>
          <w:sz w:val="20"/>
          <w:szCs w:val="20"/>
        </w:rPr>
      </w:pPr>
      <w:sdt>
        <w:sdtPr>
          <w:tag w:val="goog_rdk_935"/>
          <w:id w:val="1800586325"/>
        </w:sdtPr>
        <w:sdtContent>
          <w:ins w:id="846" w:author="Ellett, Logan" w:date="2026-07-05T06:04:00Z">
            <w:r w:rsidRPr="00686BD5">
              <w:rPr>
                <w:color w:val="ED0000"/>
                <w:sz w:val="20"/>
                <w:szCs w:val="20"/>
              </w:rPr>
              <w:t>C.</w:t>
            </w:r>
            <w:r w:rsidRPr="00686BD5">
              <w:rPr>
                <w:color w:val="ED0000"/>
                <w:sz w:val="20"/>
                <w:szCs w:val="20"/>
              </w:rPr>
              <w:tab/>
              <w:t>If a grievance is filed with the day treatment facility, the grievance shall be recorded in the child’s/youth’s file along with the investigation findings and resulting action taken by the day treatment facility. Information regarding the grievance must be sent to the individual or agency holding legal custody of the child/youth within seven (7) business days. A copy of the child’s/youth’s grievance must be sent to the parent(s) or legal guardian(s) or custodian(s) and the placing authority. Upon request, a copy must be provided to the child’s/youth’s guardian ad litem or counsel for youth.</w:t>
            </w:r>
          </w:ins>
        </w:sdtContent>
      </w:sdt>
    </w:p>
    <w:p w14:paraId="000001B3" w14:textId="77777777" w:rsidR="00C10BEC" w:rsidRDefault="00000000">
      <w:pPr>
        <w:spacing w:after="200"/>
        <w:ind w:left="720" w:right="-720" w:hanging="720"/>
        <w:rPr>
          <w:color w:val="FF0000"/>
          <w:sz w:val="20"/>
          <w:szCs w:val="20"/>
        </w:rPr>
      </w:pPr>
      <w:sdt>
        <w:sdtPr>
          <w:tag w:val="goog_rdk_937"/>
          <w:id w:val="1021849410"/>
        </w:sdtPr>
        <w:sdtContent>
          <w:ins w:id="847" w:author="Ellett, Logan" w:date="2026-07-05T06:05:00Z">
            <w:r w:rsidRPr="00686BD5">
              <w:rPr>
                <w:color w:val="ED0000"/>
                <w:sz w:val="20"/>
                <w:szCs w:val="20"/>
              </w:rPr>
              <w:t>D.</w:t>
            </w:r>
            <w:r w:rsidRPr="00686BD5">
              <w:rPr>
                <w:color w:val="ED0000"/>
                <w:sz w:val="20"/>
                <w:szCs w:val="20"/>
              </w:rPr>
              <w:tab/>
              <w:t>A list of the child’s/youth’s rights and the grievance procedure must be provided and explained to the child/youth and the parent(s) or legal guardian(s) or custodian(s) in a language or manner of communication that they can understand.</w:t>
            </w:r>
          </w:ins>
        </w:sdtContent>
      </w:sdt>
    </w:p>
    <w:p w14:paraId="000001B4" w14:textId="77777777" w:rsidR="00C10BEC" w:rsidRDefault="00000000">
      <w:pPr>
        <w:spacing w:after="200"/>
        <w:ind w:left="720" w:right="-720" w:hanging="720"/>
        <w:rPr>
          <w:b/>
          <w:bCs/>
          <w:color w:val="FF0000"/>
          <w:sz w:val="20"/>
          <w:szCs w:val="20"/>
        </w:rPr>
      </w:pPr>
      <w:sdt>
        <w:sdtPr>
          <w:tag w:val="goog_rdk_939"/>
          <w:id w:val="2083559538"/>
        </w:sdtPr>
        <w:sdtContent>
          <w:ins w:id="848" w:author="Ellett, Logan" w:date="2026-07-05T06:06:00Z">
            <w:r w:rsidRPr="00686BD5">
              <w:rPr>
                <w:color w:val="ED0000"/>
                <w:sz w:val="20"/>
                <w:szCs w:val="20"/>
              </w:rPr>
              <w:t>E.</w:t>
            </w:r>
            <w:r w:rsidRPr="00686BD5">
              <w:rPr>
                <w:color w:val="ED0000"/>
                <w:sz w:val="20"/>
                <w:szCs w:val="20"/>
              </w:rPr>
              <w:tab/>
              <w:t>The child/youth has the right to file a complaint with the Child Protection Ombudsman’s (CPO’s) office, the Department, the placing authority, and, if applicable, the appointed legal counsel.</w:t>
            </w:r>
          </w:ins>
        </w:sdtContent>
      </w:sdt>
    </w:p>
    <w:p w14:paraId="000001B5" w14:textId="77777777" w:rsidR="00C10BEC" w:rsidRDefault="00000000">
      <w:pPr>
        <w:spacing w:after="200"/>
        <w:ind w:left="1440" w:right="-720" w:hanging="1440"/>
        <w:rPr>
          <w:b/>
          <w:bCs/>
          <w:color w:val="FF0000"/>
          <w:sz w:val="20"/>
          <w:szCs w:val="20"/>
        </w:rPr>
      </w:pPr>
      <w:sdt>
        <w:sdtPr>
          <w:tag w:val="goog_rdk_941"/>
          <w:id w:val="-769728704"/>
        </w:sdtPr>
        <w:sdtContent>
          <w:ins w:id="849" w:author="Ellett, Logan" w:date="2026-07-05T06:07:00Z">
            <w:r w:rsidRPr="00686BD5">
              <w:rPr>
                <w:b/>
                <w:bCs/>
                <w:color w:val="ED0000"/>
                <w:sz w:val="20"/>
                <w:szCs w:val="20"/>
              </w:rPr>
              <w:t>7.706.38</w:t>
            </w:r>
            <w:r w:rsidRPr="00686BD5">
              <w:rPr>
                <w:b/>
                <w:bCs/>
                <w:color w:val="ED0000"/>
                <w:sz w:val="20"/>
                <w:szCs w:val="20"/>
              </w:rPr>
              <w:tab/>
              <w:t>Children’s/Youth’s Rights Pursuant to Section 19-7-101, C.R.S.</w:t>
            </w:r>
          </w:ins>
        </w:sdtContent>
      </w:sdt>
    </w:p>
    <w:p w14:paraId="000001B6" w14:textId="77777777" w:rsidR="00C10BEC" w:rsidRDefault="00000000">
      <w:pPr>
        <w:tabs>
          <w:tab w:val="left" w:pos="1440"/>
          <w:tab w:val="left" w:pos="2160"/>
        </w:tabs>
        <w:spacing w:before="240" w:after="200"/>
        <w:ind w:left="720" w:right="-720" w:hanging="720"/>
        <w:rPr>
          <w:color w:val="FF0000"/>
          <w:sz w:val="20"/>
          <w:szCs w:val="20"/>
        </w:rPr>
      </w:pPr>
      <w:sdt>
        <w:sdtPr>
          <w:tag w:val="goog_rdk_943"/>
          <w:id w:val="-1789999209"/>
        </w:sdtPr>
        <w:sdtContent>
          <w:ins w:id="850" w:author="Ellett, Logan" w:date="2026-07-05T06:07:00Z">
            <w:r w:rsidRPr="00686BD5">
              <w:rPr>
                <w:color w:val="ED0000"/>
                <w:sz w:val="20"/>
                <w:szCs w:val="20"/>
              </w:rPr>
              <w:t>A.</w:t>
            </w:r>
            <w:r w:rsidRPr="00686BD5">
              <w:rPr>
                <w:color w:val="ED0000"/>
                <w:sz w:val="20"/>
                <w:szCs w:val="20"/>
              </w:rPr>
              <w:tab/>
              <w:t>In addition to the rights described in Section 7.706.37, children/youth in foster care or participating in the foster youth in transition program must receive the following rights described in Section 19-7-101(2), C.R.S.:</w:t>
            </w:r>
          </w:ins>
        </w:sdtContent>
      </w:sdt>
    </w:p>
    <w:p w14:paraId="000001B7" w14:textId="77777777" w:rsidR="00C10BEC" w:rsidRDefault="00000000">
      <w:pPr>
        <w:tabs>
          <w:tab w:val="left" w:pos="1440"/>
          <w:tab w:val="left" w:pos="2160"/>
        </w:tabs>
        <w:spacing w:before="240" w:after="200"/>
        <w:ind w:left="1440" w:right="-720" w:hanging="720"/>
        <w:rPr>
          <w:color w:val="FF0000"/>
          <w:sz w:val="20"/>
          <w:szCs w:val="20"/>
        </w:rPr>
      </w:pPr>
      <w:sdt>
        <w:sdtPr>
          <w:tag w:val="goog_rdk_945"/>
          <w:id w:val="1591688577"/>
        </w:sdtPr>
        <w:sdtContent>
          <w:ins w:id="851" w:author="Ellett, Logan" w:date="2026-07-05T06:09:00Z">
            <w:r w:rsidRPr="00686BD5">
              <w:rPr>
                <w:color w:val="ED0000"/>
                <w:sz w:val="20"/>
                <w:szCs w:val="20"/>
              </w:rPr>
              <w:t>1.</w:t>
            </w:r>
            <w:r w:rsidRPr="00686BD5">
              <w:rPr>
                <w:color w:val="ED0000"/>
                <w:sz w:val="20"/>
                <w:szCs w:val="20"/>
              </w:rPr>
              <w:tab/>
              <w:t>Fair and equal access, including:</w:t>
            </w:r>
          </w:ins>
        </w:sdtContent>
      </w:sdt>
    </w:p>
    <w:p w14:paraId="000001B8" w14:textId="77777777" w:rsidR="00C10BEC" w:rsidRDefault="00000000">
      <w:pPr>
        <w:tabs>
          <w:tab w:val="left" w:pos="720"/>
          <w:tab w:val="left" w:pos="1440"/>
          <w:tab w:val="left" w:pos="2160"/>
        </w:tabs>
        <w:spacing w:before="240" w:after="200"/>
        <w:ind w:left="2160" w:right="-720" w:hanging="720"/>
        <w:rPr>
          <w:color w:val="FF0000"/>
          <w:sz w:val="20"/>
          <w:szCs w:val="20"/>
        </w:rPr>
      </w:pPr>
      <w:sdt>
        <w:sdtPr>
          <w:tag w:val="goog_rdk_947"/>
          <w:id w:val="252566999"/>
        </w:sdtPr>
        <w:sdtContent>
          <w:ins w:id="852" w:author="Ellett, Logan" w:date="2026-07-05T06:09:00Z">
            <w:r w:rsidRPr="00686BD5">
              <w:rPr>
                <w:color w:val="ED0000"/>
                <w:sz w:val="20"/>
                <w:szCs w:val="20"/>
              </w:rPr>
              <w:t>a.</w:t>
            </w:r>
            <w:r w:rsidRPr="00686BD5">
              <w:rPr>
                <w:color w:val="ED0000"/>
                <w:sz w:val="20"/>
                <w:szCs w:val="20"/>
              </w:rPr>
              <w:tab/>
              <w:t xml:space="preserve">Freedom from discrimination or harassment </w:t>
            </w:r>
            <w:proofErr w:type="gramStart"/>
            <w:r w:rsidRPr="00686BD5">
              <w:rPr>
                <w:color w:val="ED0000"/>
                <w:sz w:val="20"/>
                <w:szCs w:val="20"/>
              </w:rPr>
              <w:t>on the basis of</w:t>
            </w:r>
            <w:proofErr w:type="gramEnd"/>
            <w:r w:rsidRPr="00686BD5">
              <w:rPr>
                <w:color w:val="ED0000"/>
                <w:sz w:val="20"/>
                <w:szCs w:val="20"/>
              </w:rPr>
              <w:t xml:space="preserve"> actual or perceived race or ancestry, ethnic group, national origin, religion, sex, sexual orientation, gender identity, gender expression, disability, marital status, familial status, source of income, military status, or HIV status;</w:t>
            </w:r>
          </w:ins>
        </w:sdtContent>
      </w:sdt>
    </w:p>
    <w:p w14:paraId="000001B9" w14:textId="77777777" w:rsidR="00C10BEC" w:rsidRDefault="00000000">
      <w:pPr>
        <w:tabs>
          <w:tab w:val="left" w:pos="720"/>
          <w:tab w:val="left" w:pos="1440"/>
          <w:tab w:val="left" w:pos="2160"/>
        </w:tabs>
        <w:spacing w:before="240" w:after="200"/>
        <w:ind w:left="2160" w:right="-720" w:hanging="720"/>
        <w:rPr>
          <w:sz w:val="20"/>
          <w:szCs w:val="20"/>
        </w:rPr>
      </w:pPr>
      <w:sdt>
        <w:sdtPr>
          <w:tag w:val="goog_rdk_949"/>
          <w:id w:val="1895548581"/>
        </w:sdtPr>
        <w:sdtContent>
          <w:ins w:id="853" w:author="Ellett, Logan" w:date="2026-07-05T06:10:00Z">
            <w:r w:rsidRPr="00686BD5">
              <w:rPr>
                <w:color w:val="ED0000"/>
                <w:sz w:val="20"/>
                <w:szCs w:val="20"/>
              </w:rPr>
              <w:t>b.</w:t>
            </w:r>
            <w:r w:rsidRPr="00686BD5">
              <w:rPr>
                <w:color w:val="ED0000"/>
                <w:sz w:val="20"/>
                <w:szCs w:val="20"/>
              </w:rPr>
              <w:tab/>
              <w:t>Freedom of thought, conscience, cultural and ethnic practice, and religion, including the right to attend or refuse to attend cultural, ethnic, and religious services and activities;</w:t>
            </w:r>
          </w:ins>
        </w:sdtContent>
      </w:sdt>
    </w:p>
    <w:p w14:paraId="000001BA" w14:textId="77777777" w:rsidR="00C10BEC" w:rsidRDefault="00000000">
      <w:pPr>
        <w:tabs>
          <w:tab w:val="left" w:pos="720"/>
          <w:tab w:val="left" w:pos="1440"/>
          <w:tab w:val="left" w:pos="2160"/>
        </w:tabs>
        <w:spacing w:before="240" w:after="200"/>
        <w:ind w:left="2160" w:right="-720" w:hanging="720"/>
        <w:rPr>
          <w:color w:val="FF0000"/>
          <w:sz w:val="20"/>
          <w:szCs w:val="20"/>
        </w:rPr>
      </w:pPr>
      <w:sdt>
        <w:sdtPr>
          <w:tag w:val="goog_rdk_951"/>
          <w:id w:val="-318769746"/>
        </w:sdtPr>
        <w:sdtContent>
          <w:ins w:id="854" w:author="Ellett, Logan" w:date="2026-07-05T06:10:00Z">
            <w:r w:rsidRPr="00686BD5">
              <w:rPr>
                <w:color w:val="ED0000"/>
                <w:sz w:val="20"/>
                <w:szCs w:val="20"/>
              </w:rPr>
              <w:t>c.</w:t>
            </w:r>
            <w:r w:rsidRPr="00686BD5">
              <w:rPr>
                <w:color w:val="ED0000"/>
                <w:sz w:val="20"/>
                <w:szCs w:val="20"/>
              </w:rPr>
              <w:tab/>
              <w:t>Expression of the child’s or youth’s gender identity and to be referred to by the child’s or youth’s preferred name or gender pronouns;</w:t>
            </w:r>
          </w:ins>
        </w:sdtContent>
      </w:sdt>
    </w:p>
    <w:p w14:paraId="000001BB" w14:textId="1D3F139C" w:rsidR="00C10BEC" w:rsidRDefault="00000000">
      <w:pPr>
        <w:tabs>
          <w:tab w:val="left" w:pos="720"/>
          <w:tab w:val="left" w:pos="1440"/>
          <w:tab w:val="left" w:pos="2160"/>
        </w:tabs>
        <w:spacing w:before="240" w:after="200"/>
        <w:ind w:left="2160" w:right="-720" w:hanging="720"/>
        <w:rPr>
          <w:color w:val="FF0000"/>
          <w:sz w:val="20"/>
          <w:szCs w:val="20"/>
        </w:rPr>
      </w:pPr>
      <w:sdt>
        <w:sdtPr>
          <w:tag w:val="goog_rdk_953"/>
          <w:id w:val="-1804880615"/>
        </w:sdtPr>
        <w:sdtContent>
          <w:ins w:id="855" w:author="Ellett, Logan" w:date="2026-07-05T06:10:00Z">
            <w:r w:rsidRPr="00686BD5">
              <w:rPr>
                <w:color w:val="ED0000"/>
                <w:sz w:val="20"/>
                <w:szCs w:val="20"/>
              </w:rPr>
              <w:t>d.</w:t>
            </w:r>
            <w:r w:rsidRPr="00686BD5">
              <w:rPr>
                <w:color w:val="ED0000"/>
                <w:sz w:val="20"/>
                <w:szCs w:val="20"/>
              </w:rPr>
              <w:tab/>
              <w:t>Freedom from threats, punishment, or retaliation for asking questions, stating concerns, or making complaints about a violation of the rights and protections established in Article 7 o</w:t>
            </w:r>
          </w:ins>
          <w:ins w:id="856" w:author="Ellett, Logan" w:date="2026-09-01T05:41:00Z" w16du:dateUtc="2026-09-01T11:41:00Z">
            <w:r w:rsidR="003765EF" w:rsidRPr="00686BD5">
              <w:rPr>
                <w:color w:val="ED0000"/>
                <w:sz w:val="20"/>
                <w:szCs w:val="20"/>
              </w:rPr>
              <w:t>f</w:t>
            </w:r>
          </w:ins>
          <w:ins w:id="857" w:author="Ellett, Logan" w:date="2026-07-05T06:10:00Z">
            <w:r w:rsidRPr="00686BD5">
              <w:rPr>
                <w:color w:val="ED0000"/>
                <w:sz w:val="20"/>
                <w:szCs w:val="20"/>
              </w:rPr>
              <w:t xml:space="preserve"> Title 19, C.R.S.;</w:t>
            </w:r>
          </w:ins>
        </w:sdtContent>
      </w:sdt>
    </w:p>
    <w:p w14:paraId="000001BC" w14:textId="77777777" w:rsidR="00C10BEC" w:rsidRDefault="00000000">
      <w:pPr>
        <w:tabs>
          <w:tab w:val="left" w:pos="720"/>
          <w:tab w:val="left" w:pos="1440"/>
          <w:tab w:val="left" w:pos="2160"/>
        </w:tabs>
        <w:spacing w:before="240" w:after="200"/>
        <w:ind w:left="2160" w:right="-720" w:hanging="720"/>
        <w:rPr>
          <w:color w:val="FF0000"/>
          <w:sz w:val="20"/>
          <w:szCs w:val="20"/>
        </w:rPr>
      </w:pPr>
      <w:sdt>
        <w:sdtPr>
          <w:tag w:val="goog_rdk_955"/>
          <w:id w:val="-51782237"/>
        </w:sdtPr>
        <w:sdtContent>
          <w:ins w:id="858" w:author="Ellett, Logan" w:date="2026-07-05T06:11:00Z">
            <w:r w:rsidRPr="00686BD5">
              <w:rPr>
                <w:color w:val="ED0000"/>
                <w:sz w:val="20"/>
                <w:szCs w:val="20"/>
              </w:rPr>
              <w:t>e.</w:t>
            </w:r>
            <w:r w:rsidRPr="00686BD5">
              <w:rPr>
                <w:color w:val="ED0000"/>
                <w:sz w:val="20"/>
                <w:szCs w:val="20"/>
              </w:rPr>
              <w:tab/>
              <w:t>Access to services, placement, and state and federal programs and services for which the child or youth is eligible;</w:t>
            </w:r>
          </w:ins>
        </w:sdtContent>
      </w:sdt>
    </w:p>
    <w:p w14:paraId="000001BD" w14:textId="65FBA9C9" w:rsidR="00C10BEC" w:rsidRDefault="00000000">
      <w:pPr>
        <w:tabs>
          <w:tab w:val="left" w:pos="720"/>
          <w:tab w:val="left" w:pos="1440"/>
          <w:tab w:val="left" w:pos="2160"/>
        </w:tabs>
        <w:spacing w:before="240" w:after="200"/>
        <w:ind w:left="2160" w:right="-720" w:hanging="720"/>
        <w:rPr>
          <w:color w:val="FF0000"/>
          <w:sz w:val="20"/>
          <w:szCs w:val="20"/>
        </w:rPr>
      </w:pPr>
      <w:sdt>
        <w:sdtPr>
          <w:tag w:val="goog_rdk_957"/>
          <w:id w:val="-1796607997"/>
        </w:sdtPr>
        <w:sdtContent>
          <w:ins w:id="859" w:author="Ellett, Logan" w:date="2026-07-05T06:12:00Z">
            <w:r w:rsidRPr="00686BD5">
              <w:rPr>
                <w:color w:val="ED0000"/>
                <w:sz w:val="20"/>
                <w:szCs w:val="20"/>
              </w:rPr>
              <w:t>f.</w:t>
            </w:r>
            <w:r w:rsidRPr="00686BD5">
              <w:rPr>
                <w:color w:val="ED0000"/>
                <w:sz w:val="20"/>
                <w:szCs w:val="20"/>
              </w:rPr>
              <w:tab/>
              <w:t>Developmentally appropriate notification of any benefits for which the child or youth is eligible or receiving, including written notification of who is serving as representative payee, when applicable, and;</w:t>
            </w:r>
          </w:ins>
        </w:sdtContent>
      </w:sdt>
    </w:p>
    <w:p w14:paraId="000001BE" w14:textId="77777777" w:rsidR="00C10BEC" w:rsidRDefault="00000000">
      <w:pPr>
        <w:tabs>
          <w:tab w:val="left" w:pos="720"/>
          <w:tab w:val="left" w:pos="1440"/>
          <w:tab w:val="left" w:pos="2160"/>
        </w:tabs>
        <w:spacing w:before="240" w:after="200"/>
        <w:ind w:left="2160" w:right="-720" w:hanging="720"/>
        <w:rPr>
          <w:color w:val="FF0000"/>
          <w:sz w:val="20"/>
          <w:szCs w:val="20"/>
        </w:rPr>
      </w:pPr>
      <w:sdt>
        <w:sdtPr>
          <w:tag w:val="goog_rdk_959"/>
          <w:id w:val="1377061903"/>
        </w:sdtPr>
        <w:sdtContent>
          <w:ins w:id="860" w:author="Ellett, Logan" w:date="2026-07-05T06:12:00Z">
            <w:r w:rsidRPr="00686BD5">
              <w:rPr>
                <w:color w:val="ED0000"/>
                <w:sz w:val="20"/>
                <w:szCs w:val="20"/>
              </w:rPr>
              <w:t>g.</w:t>
            </w:r>
            <w:r w:rsidRPr="00686BD5">
              <w:rPr>
                <w:color w:val="ED0000"/>
                <w:sz w:val="20"/>
                <w:szCs w:val="20"/>
              </w:rPr>
              <w:tab/>
              <w:t>If there is a representative payee who accepts payments for a child or youth, an accounting of the use of those payments when requested by the child or youth and on an annual basis.</w:t>
            </w:r>
          </w:ins>
        </w:sdtContent>
      </w:sdt>
    </w:p>
    <w:p w14:paraId="000001BF" w14:textId="77777777" w:rsidR="00C10BEC" w:rsidRDefault="00000000">
      <w:pPr>
        <w:tabs>
          <w:tab w:val="left" w:pos="720"/>
          <w:tab w:val="left" w:pos="1440"/>
          <w:tab w:val="left" w:pos="2160"/>
        </w:tabs>
        <w:spacing w:before="240" w:after="200"/>
        <w:ind w:left="1440" w:right="-720" w:hanging="720"/>
        <w:rPr>
          <w:color w:val="FF0000"/>
          <w:sz w:val="20"/>
          <w:szCs w:val="20"/>
        </w:rPr>
      </w:pPr>
      <w:sdt>
        <w:sdtPr>
          <w:tag w:val="goog_rdk_961"/>
          <w:id w:val="1456801574"/>
        </w:sdtPr>
        <w:sdtContent>
          <w:ins w:id="861" w:author="Ellett, Logan" w:date="2026-07-05T06:38:00Z">
            <w:r w:rsidRPr="00686BD5">
              <w:rPr>
                <w:color w:val="ED0000"/>
                <w:sz w:val="20"/>
                <w:szCs w:val="20"/>
              </w:rPr>
              <w:t>2.</w:t>
            </w:r>
            <w:r w:rsidRPr="00686BD5">
              <w:rPr>
                <w:color w:val="ED0000"/>
                <w:sz w:val="20"/>
                <w:szCs w:val="20"/>
              </w:rPr>
              <w:tab/>
              <w:t>Appropriate placement and care, including:</w:t>
            </w:r>
          </w:ins>
        </w:sdtContent>
      </w:sdt>
    </w:p>
    <w:p w14:paraId="000001C0" w14:textId="77777777" w:rsidR="00C10BEC" w:rsidRDefault="00000000">
      <w:pPr>
        <w:tabs>
          <w:tab w:val="left" w:pos="1440"/>
        </w:tabs>
        <w:spacing w:before="240" w:after="200"/>
        <w:ind w:left="2160" w:right="-720" w:hanging="720"/>
        <w:rPr>
          <w:color w:val="FF0000"/>
          <w:sz w:val="20"/>
          <w:szCs w:val="20"/>
        </w:rPr>
      </w:pPr>
      <w:sdt>
        <w:sdtPr>
          <w:tag w:val="goog_rdk_963"/>
          <w:id w:val="-1327553236"/>
        </w:sdtPr>
        <w:sdtContent>
          <w:ins w:id="862" w:author="Ellett, Logan" w:date="2026-07-05T06:38:00Z">
            <w:r w:rsidRPr="00686BD5">
              <w:rPr>
                <w:color w:val="ED0000"/>
                <w:sz w:val="20"/>
                <w:szCs w:val="20"/>
              </w:rPr>
              <w:t>a.</w:t>
            </w:r>
            <w:r w:rsidRPr="00686BD5">
              <w:rPr>
                <w:color w:val="ED0000"/>
                <w:sz w:val="20"/>
                <w:szCs w:val="20"/>
              </w:rPr>
              <w:tab/>
              <w:t>Appropriate adult guidance, support, and supervision in a safe, healthy, and comfortable environment in which the child or youth is treated with fairness, respect and dignity;</w:t>
            </w:r>
          </w:ins>
        </w:sdtContent>
      </w:sdt>
    </w:p>
    <w:p w14:paraId="000001C1" w14:textId="77777777" w:rsidR="00C10BEC" w:rsidRDefault="00000000">
      <w:pPr>
        <w:tabs>
          <w:tab w:val="left" w:pos="1440"/>
        </w:tabs>
        <w:spacing w:before="240" w:after="200"/>
        <w:ind w:left="2160" w:right="-720" w:hanging="720"/>
        <w:rPr>
          <w:color w:val="FF0000"/>
          <w:sz w:val="20"/>
          <w:szCs w:val="20"/>
        </w:rPr>
      </w:pPr>
      <w:sdt>
        <w:sdtPr>
          <w:tag w:val="goog_rdk_965"/>
          <w:id w:val="-396214646"/>
        </w:sdtPr>
        <w:sdtContent>
          <w:ins w:id="863" w:author="Ellett, Logan" w:date="2026-07-05T06:39:00Z">
            <w:r w:rsidRPr="00686BD5">
              <w:rPr>
                <w:color w:val="ED0000"/>
                <w:sz w:val="20"/>
                <w:szCs w:val="20"/>
              </w:rPr>
              <w:t>b.</w:t>
            </w:r>
            <w:r w:rsidRPr="00686BD5">
              <w:rPr>
                <w:color w:val="ED0000"/>
                <w:sz w:val="20"/>
                <w:szCs w:val="20"/>
              </w:rPr>
              <w:tab/>
              <w:t>Consideration of the child’s or youth’s preference regarding the child’s or youth’s placement;</w:t>
            </w:r>
          </w:ins>
        </w:sdtContent>
      </w:sdt>
    </w:p>
    <w:p w14:paraId="000001C2" w14:textId="77777777" w:rsidR="00C10BEC" w:rsidRDefault="00000000">
      <w:pPr>
        <w:tabs>
          <w:tab w:val="left" w:pos="1440"/>
        </w:tabs>
        <w:spacing w:before="240" w:after="200"/>
        <w:ind w:left="2160" w:right="-720" w:hanging="720"/>
        <w:rPr>
          <w:color w:val="FF0000"/>
          <w:sz w:val="20"/>
          <w:szCs w:val="20"/>
        </w:rPr>
      </w:pPr>
      <w:sdt>
        <w:sdtPr>
          <w:tag w:val="goog_rdk_967"/>
          <w:id w:val="1254673768"/>
        </w:sdtPr>
        <w:sdtContent>
          <w:ins w:id="864" w:author="Ellett, Logan" w:date="2026-07-05T06:39:00Z">
            <w:r w:rsidRPr="00686BD5">
              <w:rPr>
                <w:color w:val="ED0000"/>
                <w:sz w:val="20"/>
                <w:szCs w:val="20"/>
              </w:rPr>
              <w:t>c.</w:t>
            </w:r>
            <w:r w:rsidRPr="00686BD5">
              <w:rPr>
                <w:color w:val="ED0000"/>
                <w:sz w:val="20"/>
                <w:szCs w:val="20"/>
              </w:rPr>
              <w:tab/>
              <w:t>Freedom from physical, sexual, emotional, or other abuse; corporal punishment; neglect; or any other form of inhumane treatment, such as exploitation or trafficking;</w:t>
            </w:r>
          </w:ins>
        </w:sdtContent>
      </w:sdt>
    </w:p>
    <w:p w14:paraId="000001C3" w14:textId="77777777" w:rsidR="00C10BEC" w:rsidRDefault="00000000">
      <w:pPr>
        <w:tabs>
          <w:tab w:val="left" w:pos="1440"/>
        </w:tabs>
        <w:spacing w:before="240" w:after="200"/>
        <w:ind w:left="2160" w:right="-720" w:hanging="720"/>
        <w:rPr>
          <w:color w:val="FF0000"/>
          <w:sz w:val="20"/>
          <w:szCs w:val="20"/>
        </w:rPr>
      </w:pPr>
      <w:sdt>
        <w:sdtPr>
          <w:tag w:val="goog_rdk_969"/>
          <w:id w:val="-1133138669"/>
        </w:sdtPr>
        <w:sdtContent>
          <w:ins w:id="865" w:author="Ellett, Logan" w:date="2026-07-05T06:39:00Z">
            <w:r w:rsidRPr="00686BD5">
              <w:rPr>
                <w:color w:val="ED0000"/>
                <w:sz w:val="20"/>
                <w:szCs w:val="20"/>
              </w:rPr>
              <w:t>d.</w:t>
            </w:r>
            <w:r w:rsidRPr="00686BD5">
              <w:rPr>
                <w:color w:val="ED0000"/>
                <w:sz w:val="20"/>
                <w:szCs w:val="20"/>
              </w:rPr>
              <w:tab/>
              <w:t xml:space="preserve">Placement in the least restrictive setting that is appropriate to the child’s or youth’s needs, and receipt of the services and </w:t>
            </w:r>
            <w:proofErr w:type="gramStart"/>
            <w:r w:rsidRPr="00686BD5">
              <w:rPr>
                <w:color w:val="ED0000"/>
                <w:sz w:val="20"/>
                <w:szCs w:val="20"/>
              </w:rPr>
              <w:t>supports</w:t>
            </w:r>
            <w:proofErr w:type="gramEnd"/>
            <w:r w:rsidRPr="00686BD5">
              <w:rPr>
                <w:color w:val="ED0000"/>
                <w:sz w:val="20"/>
                <w:szCs w:val="20"/>
              </w:rPr>
              <w:t xml:space="preserve"> necessary to maintain that placement;</w:t>
            </w:r>
          </w:ins>
        </w:sdtContent>
      </w:sdt>
    </w:p>
    <w:p w14:paraId="000001C4" w14:textId="77777777" w:rsidR="00C10BEC" w:rsidRDefault="00000000">
      <w:pPr>
        <w:tabs>
          <w:tab w:val="left" w:pos="1440"/>
        </w:tabs>
        <w:spacing w:before="240" w:after="200"/>
        <w:ind w:left="2160" w:right="-720" w:hanging="720"/>
        <w:rPr>
          <w:color w:val="FF0000"/>
          <w:sz w:val="20"/>
          <w:szCs w:val="20"/>
        </w:rPr>
      </w:pPr>
      <w:sdt>
        <w:sdtPr>
          <w:tag w:val="goog_rdk_971"/>
          <w:id w:val="1062965043"/>
        </w:sdtPr>
        <w:sdtContent>
          <w:ins w:id="866" w:author="Ellett, Logan" w:date="2026-07-05T06:40:00Z">
            <w:r w:rsidRPr="00686BD5">
              <w:rPr>
                <w:color w:val="ED0000"/>
                <w:sz w:val="20"/>
                <w:szCs w:val="20"/>
              </w:rPr>
              <w:t>e.</w:t>
            </w:r>
            <w:r w:rsidRPr="00686BD5">
              <w:rPr>
                <w:color w:val="ED0000"/>
                <w:sz w:val="20"/>
                <w:szCs w:val="20"/>
              </w:rPr>
              <w:tab/>
              <w:t>Freedom from abandonment or being locked in a room, building, or premises, or being subjected to isolation or other physical or medical restraint, unless otherwise authorized by statute;</w:t>
            </w:r>
          </w:ins>
        </w:sdtContent>
      </w:sdt>
    </w:p>
    <w:p w14:paraId="000001C5" w14:textId="77777777" w:rsidR="00C10BEC" w:rsidRDefault="00000000">
      <w:pPr>
        <w:tabs>
          <w:tab w:val="left" w:pos="1440"/>
        </w:tabs>
        <w:spacing w:before="240" w:after="200"/>
        <w:ind w:left="2160" w:right="-720" w:hanging="720"/>
        <w:rPr>
          <w:color w:val="FF0000"/>
          <w:sz w:val="20"/>
          <w:szCs w:val="20"/>
        </w:rPr>
      </w:pPr>
      <w:sdt>
        <w:sdtPr>
          <w:tag w:val="goog_rdk_973"/>
          <w:id w:val="414279277"/>
        </w:sdtPr>
        <w:sdtContent>
          <w:ins w:id="867" w:author="Ellett, Logan" w:date="2026-07-05T06:40:00Z">
            <w:r w:rsidRPr="00686BD5">
              <w:rPr>
                <w:color w:val="ED0000"/>
                <w:sz w:val="20"/>
                <w:szCs w:val="20"/>
              </w:rPr>
              <w:t>f.</w:t>
            </w:r>
            <w:r w:rsidRPr="00686BD5">
              <w:rPr>
                <w:color w:val="ED0000"/>
                <w:sz w:val="20"/>
                <w:szCs w:val="20"/>
              </w:rPr>
              <w:tab/>
              <w:t>Placement with a foster care provider who is aware of and understands the child’s or youth’s unique history as it relates to the child’s or youth’s care and who possesses the appropriate knowledge and skills to provide for the child’s or youth’s needs;</w:t>
            </w:r>
          </w:ins>
        </w:sdtContent>
      </w:sdt>
    </w:p>
    <w:p w14:paraId="000001C6" w14:textId="77777777" w:rsidR="00C10BEC" w:rsidRDefault="00000000">
      <w:pPr>
        <w:tabs>
          <w:tab w:val="left" w:pos="1440"/>
        </w:tabs>
        <w:spacing w:before="240" w:after="200"/>
        <w:ind w:left="2160" w:right="-720" w:hanging="720"/>
        <w:rPr>
          <w:color w:val="FF0000"/>
          <w:sz w:val="20"/>
          <w:szCs w:val="20"/>
        </w:rPr>
      </w:pPr>
      <w:sdt>
        <w:sdtPr>
          <w:tag w:val="goog_rdk_975"/>
          <w:id w:val="-1296887962"/>
        </w:sdtPr>
        <w:sdtContent>
          <w:ins w:id="868" w:author="Ellett, Logan" w:date="2026-07-05T06:41:00Z">
            <w:r w:rsidRPr="00686BD5">
              <w:rPr>
                <w:color w:val="ED0000"/>
                <w:sz w:val="20"/>
                <w:szCs w:val="20"/>
              </w:rPr>
              <w:t>g.</w:t>
            </w:r>
            <w:r w:rsidRPr="00686BD5">
              <w:rPr>
                <w:color w:val="ED0000"/>
                <w:sz w:val="20"/>
                <w:szCs w:val="20"/>
              </w:rPr>
              <w:tab/>
              <w:t>Application of the reasonable and prudent parent standard as required by federal law;</w:t>
            </w:r>
          </w:ins>
        </w:sdtContent>
      </w:sdt>
    </w:p>
    <w:p w14:paraId="000001C7" w14:textId="77777777" w:rsidR="00C10BEC" w:rsidRDefault="00000000">
      <w:pPr>
        <w:tabs>
          <w:tab w:val="left" w:pos="1440"/>
        </w:tabs>
        <w:spacing w:before="240" w:after="200"/>
        <w:ind w:left="2160" w:right="-720" w:hanging="720"/>
        <w:rPr>
          <w:color w:val="FF0000"/>
          <w:sz w:val="20"/>
          <w:szCs w:val="20"/>
        </w:rPr>
      </w:pPr>
      <w:sdt>
        <w:sdtPr>
          <w:tag w:val="goog_rdk_977"/>
          <w:id w:val="-1601324738"/>
        </w:sdtPr>
        <w:sdtContent>
          <w:ins w:id="869" w:author="Ellett, Logan" w:date="2026-07-05T06:41:00Z">
            <w:r w:rsidRPr="00686BD5">
              <w:rPr>
                <w:color w:val="ED0000"/>
                <w:sz w:val="20"/>
                <w:szCs w:val="20"/>
              </w:rPr>
              <w:t>h.</w:t>
            </w:r>
            <w:r w:rsidRPr="00686BD5">
              <w:rPr>
                <w:color w:val="ED0000"/>
                <w:sz w:val="20"/>
                <w:szCs w:val="20"/>
              </w:rPr>
              <w:tab/>
              <w:t>Return to the custody of a parent or legal guardian, consistent with applicable legal standards and considering the preferences of the child or youth;</w:t>
            </w:r>
          </w:ins>
        </w:sdtContent>
      </w:sdt>
    </w:p>
    <w:p w14:paraId="000001C8" w14:textId="77777777" w:rsidR="00C10BEC" w:rsidRDefault="00000000">
      <w:pPr>
        <w:tabs>
          <w:tab w:val="left" w:pos="1440"/>
        </w:tabs>
        <w:spacing w:before="240" w:after="200"/>
        <w:ind w:left="2160" w:right="-720" w:hanging="720"/>
        <w:rPr>
          <w:color w:val="FF0000"/>
          <w:sz w:val="20"/>
          <w:szCs w:val="20"/>
        </w:rPr>
      </w:pPr>
      <w:sdt>
        <w:sdtPr>
          <w:tag w:val="goog_rdk_979"/>
          <w:id w:val="-292826738"/>
        </w:sdtPr>
        <w:sdtContent>
          <w:proofErr w:type="spellStart"/>
          <w:ins w:id="870" w:author="Ellett, Logan" w:date="2026-07-05T06:41:00Z">
            <w:r w:rsidRPr="00686BD5">
              <w:rPr>
                <w:color w:val="ED0000"/>
                <w:sz w:val="20"/>
                <w:szCs w:val="20"/>
              </w:rPr>
              <w:t>i</w:t>
            </w:r>
            <w:proofErr w:type="spellEnd"/>
            <w:r w:rsidRPr="00686BD5">
              <w:rPr>
                <w:color w:val="ED0000"/>
                <w:sz w:val="20"/>
                <w:szCs w:val="20"/>
              </w:rPr>
              <w:t>.</w:t>
            </w:r>
            <w:r w:rsidRPr="00686BD5">
              <w:rPr>
                <w:color w:val="ED0000"/>
                <w:sz w:val="20"/>
                <w:szCs w:val="20"/>
              </w:rPr>
              <w:tab/>
              <w:t>Timely court proceedings and determinations about the child’s or youth’s placement;</w:t>
            </w:r>
          </w:ins>
        </w:sdtContent>
      </w:sdt>
    </w:p>
    <w:p w14:paraId="000001C9" w14:textId="77777777" w:rsidR="00C10BEC" w:rsidRDefault="00000000">
      <w:pPr>
        <w:tabs>
          <w:tab w:val="left" w:pos="1440"/>
        </w:tabs>
        <w:spacing w:before="240" w:after="200"/>
        <w:ind w:left="2160" w:right="-720" w:hanging="720"/>
        <w:rPr>
          <w:color w:val="FF0000"/>
          <w:sz w:val="20"/>
          <w:szCs w:val="20"/>
        </w:rPr>
      </w:pPr>
      <w:sdt>
        <w:sdtPr>
          <w:tag w:val="goog_rdk_981"/>
          <w:id w:val="-1886618893"/>
        </w:sdtPr>
        <w:sdtContent>
          <w:ins w:id="871" w:author="Ellett, Logan" w:date="2026-07-05T06:41:00Z">
            <w:r w:rsidRPr="00686BD5">
              <w:rPr>
                <w:color w:val="ED0000"/>
                <w:sz w:val="20"/>
                <w:szCs w:val="20"/>
              </w:rPr>
              <w:t>j.</w:t>
            </w:r>
            <w:r w:rsidRPr="00686BD5">
              <w:rPr>
                <w:color w:val="ED0000"/>
                <w:sz w:val="20"/>
                <w:szCs w:val="20"/>
              </w:rPr>
              <w:tab/>
              <w:t>Effective case management and planning that prioritizes the safe return of the child or youth to the child’s or youth’s parents, legal guardians, relatives, or kin, or moving the child or youth to other forms of permanent placement, if necessary;</w:t>
            </w:r>
          </w:ins>
        </w:sdtContent>
      </w:sdt>
    </w:p>
    <w:p w14:paraId="000001CA" w14:textId="77777777" w:rsidR="00C10BEC" w:rsidRDefault="00000000">
      <w:pPr>
        <w:tabs>
          <w:tab w:val="left" w:pos="1440"/>
        </w:tabs>
        <w:spacing w:before="240" w:after="200"/>
        <w:ind w:left="2160" w:right="-720" w:hanging="720"/>
        <w:rPr>
          <w:color w:val="FF0000"/>
          <w:sz w:val="20"/>
          <w:szCs w:val="20"/>
        </w:rPr>
      </w:pPr>
      <w:sdt>
        <w:sdtPr>
          <w:tag w:val="goog_rdk_983"/>
          <w:id w:val="-284242776"/>
        </w:sdtPr>
        <w:sdtContent>
          <w:ins w:id="872" w:author="Ellett, Logan" w:date="2026-07-05T06:42:00Z">
            <w:r w:rsidRPr="00686BD5">
              <w:rPr>
                <w:color w:val="ED0000"/>
                <w:sz w:val="20"/>
                <w:szCs w:val="20"/>
              </w:rPr>
              <w:t>k.</w:t>
            </w:r>
            <w:r w:rsidRPr="00686BD5">
              <w:rPr>
                <w:color w:val="ED0000"/>
                <w:sz w:val="20"/>
                <w:szCs w:val="20"/>
              </w:rPr>
              <w:tab/>
              <w:t xml:space="preserve">A requirement that the representative payee for the child or youth, including the Department of Human Services if it is acting as the representative payee, use any benefits the child or youth receives to meet the child’s or youth’s individual needs after </w:t>
            </w:r>
            <w:r w:rsidRPr="00686BD5">
              <w:rPr>
                <w:color w:val="ED0000"/>
                <w:sz w:val="20"/>
                <w:szCs w:val="20"/>
              </w:rPr>
              <w:lastRenderedPageBreak/>
              <w:t>the representative payee meets with the child or youth to ascertain the child’s or youth’s current and foreseeable needs; and</w:t>
            </w:r>
          </w:ins>
        </w:sdtContent>
      </w:sdt>
    </w:p>
    <w:p w14:paraId="000001CB" w14:textId="77777777" w:rsidR="00C10BEC" w:rsidRDefault="00000000">
      <w:pPr>
        <w:tabs>
          <w:tab w:val="left" w:pos="1440"/>
        </w:tabs>
        <w:spacing w:before="240" w:after="200"/>
        <w:ind w:left="2160" w:right="-720" w:hanging="720"/>
        <w:rPr>
          <w:color w:val="FF0000"/>
          <w:sz w:val="20"/>
          <w:szCs w:val="20"/>
        </w:rPr>
      </w:pPr>
      <w:sdt>
        <w:sdtPr>
          <w:tag w:val="goog_rdk_985"/>
          <w:id w:val="-1529256649"/>
        </w:sdtPr>
        <w:sdtContent>
          <w:ins w:id="873" w:author="Ellett, Logan" w:date="2026-07-05T06:43:00Z">
            <w:r w:rsidRPr="00686BD5">
              <w:rPr>
                <w:color w:val="ED0000"/>
                <w:sz w:val="20"/>
                <w:szCs w:val="20"/>
              </w:rPr>
              <w:t>l.</w:t>
            </w:r>
            <w:r w:rsidRPr="00686BD5">
              <w:rPr>
                <w:color w:val="ED0000"/>
                <w:sz w:val="20"/>
                <w:szCs w:val="20"/>
              </w:rPr>
              <w:tab/>
              <w:t>Timely notification to the Social Security Administration to initiate the transfer of benefits from a representative payee when a child or youth who is receiving benefits leaves the custody of the Department of Human Services.</w:t>
            </w:r>
          </w:ins>
        </w:sdtContent>
      </w:sdt>
    </w:p>
    <w:p w14:paraId="000001CC" w14:textId="77777777" w:rsidR="00C10BEC" w:rsidRDefault="00000000">
      <w:pPr>
        <w:tabs>
          <w:tab w:val="left" w:pos="1440"/>
        </w:tabs>
        <w:spacing w:before="240" w:after="200"/>
        <w:ind w:left="1440" w:right="-720" w:hanging="720"/>
        <w:rPr>
          <w:color w:val="FF0000"/>
          <w:sz w:val="20"/>
          <w:szCs w:val="20"/>
        </w:rPr>
      </w:pPr>
      <w:sdt>
        <w:sdtPr>
          <w:tag w:val="goog_rdk_987"/>
          <w:id w:val="-255127697"/>
        </w:sdtPr>
        <w:sdtContent>
          <w:ins w:id="874" w:author="Ellett, Logan" w:date="2026-07-05T06:43:00Z">
            <w:r w:rsidRPr="00686BD5">
              <w:rPr>
                <w:color w:val="ED0000"/>
                <w:sz w:val="20"/>
                <w:szCs w:val="20"/>
              </w:rPr>
              <w:t>3.</w:t>
            </w:r>
            <w:r w:rsidRPr="00686BD5">
              <w:rPr>
                <w:color w:val="ED0000"/>
                <w:sz w:val="20"/>
                <w:szCs w:val="20"/>
              </w:rPr>
              <w:tab/>
              <w:t>Access and communication, in a setting that provides privacy for in-person or other methods of contact, with professionals and other supports, including:</w:t>
            </w:r>
          </w:ins>
        </w:sdtContent>
      </w:sdt>
    </w:p>
    <w:p w14:paraId="000001CD" w14:textId="6D84F3DB" w:rsidR="00C10BEC" w:rsidRDefault="00000000">
      <w:pPr>
        <w:tabs>
          <w:tab w:val="left" w:pos="1440"/>
        </w:tabs>
        <w:spacing w:before="240" w:after="200"/>
        <w:ind w:left="2160" w:right="-720" w:hanging="720"/>
        <w:rPr>
          <w:color w:val="FF0000"/>
          <w:sz w:val="20"/>
          <w:szCs w:val="20"/>
        </w:rPr>
      </w:pPr>
      <w:sdt>
        <w:sdtPr>
          <w:tag w:val="goog_rdk_989"/>
          <w:id w:val="-85360397"/>
        </w:sdtPr>
        <w:sdtContent>
          <w:ins w:id="875" w:author="Ellett, Logan" w:date="2026-07-05T06:44:00Z">
            <w:r w:rsidRPr="00686BD5">
              <w:rPr>
                <w:color w:val="ED0000"/>
                <w:sz w:val="20"/>
                <w:szCs w:val="20"/>
              </w:rPr>
              <w:t>a.</w:t>
            </w:r>
            <w:r w:rsidRPr="00686BD5">
              <w:rPr>
                <w:color w:val="ED0000"/>
                <w:sz w:val="20"/>
                <w:szCs w:val="20"/>
              </w:rPr>
              <w:tab/>
              <w:t>Persons working on the child’s or youth’s behalf, including, but not limited to, caseworkers, the child’s or youth’s guardian ad litem or counsel for youth and their legal teams, mental health professionals, tribe, foster youth advocates and supporters, court-appointed special advocates, education rights holders, and probation officers. The child’s or youth’s contact with the child’s or youth’s guardian ad litem, counsel for youth, other attorneys, and members of the child’s or youth’s legal team must protect the applicable legal privileges and confidentiality;</w:t>
            </w:r>
          </w:ins>
        </w:sdtContent>
      </w:sdt>
    </w:p>
    <w:p w14:paraId="000001CE" w14:textId="77777777" w:rsidR="00C10BEC" w:rsidRDefault="00000000">
      <w:pPr>
        <w:tabs>
          <w:tab w:val="left" w:pos="1440"/>
        </w:tabs>
        <w:spacing w:before="240" w:after="200"/>
        <w:ind w:left="2160" w:right="-720" w:hanging="720"/>
        <w:rPr>
          <w:color w:val="FF0000"/>
          <w:sz w:val="20"/>
          <w:szCs w:val="20"/>
        </w:rPr>
      </w:pPr>
      <w:sdt>
        <w:sdtPr>
          <w:tag w:val="goog_rdk_991"/>
          <w:id w:val="294614076"/>
        </w:sdtPr>
        <w:sdtContent>
          <w:ins w:id="876" w:author="Ellett, Logan" w:date="2026-07-05T06:45:00Z">
            <w:r w:rsidRPr="00686BD5">
              <w:rPr>
                <w:color w:val="ED0000"/>
                <w:sz w:val="20"/>
                <w:szCs w:val="20"/>
              </w:rPr>
              <w:t>b.</w:t>
            </w:r>
            <w:r w:rsidRPr="00686BD5">
              <w:rPr>
                <w:color w:val="ED0000"/>
                <w:sz w:val="20"/>
                <w:szCs w:val="20"/>
              </w:rPr>
              <w:tab/>
              <w:t>The child’s or youth’s guardian ad litem or counsel for youth, the Child Protection Ombudsman, county departments of human/social services, or the Department of Human Services regarding any questions, concerns, or violations of the rights and protections established in Article 7 of Title 19, C.R.S.; and</w:t>
            </w:r>
          </w:ins>
        </w:sdtContent>
      </w:sdt>
    </w:p>
    <w:p w14:paraId="000001CF" w14:textId="77777777" w:rsidR="00C10BEC" w:rsidRDefault="00000000">
      <w:pPr>
        <w:tabs>
          <w:tab w:val="left" w:pos="1440"/>
        </w:tabs>
        <w:spacing w:before="240" w:after="200"/>
        <w:ind w:left="2160" w:right="-720" w:hanging="720"/>
        <w:rPr>
          <w:color w:val="FF0000"/>
          <w:sz w:val="20"/>
          <w:szCs w:val="20"/>
        </w:rPr>
      </w:pPr>
      <w:sdt>
        <w:sdtPr>
          <w:tag w:val="goog_rdk_993"/>
          <w:id w:val="99328919"/>
        </w:sdtPr>
        <w:sdtContent>
          <w:ins w:id="877" w:author="Ellett, Logan" w:date="2026-07-05T06:46:00Z">
            <w:r w:rsidRPr="00686BD5">
              <w:rPr>
                <w:color w:val="ED0000"/>
                <w:sz w:val="20"/>
                <w:szCs w:val="20"/>
              </w:rPr>
              <w:t>c.</w:t>
            </w:r>
            <w:r w:rsidRPr="00686BD5">
              <w:rPr>
                <w:color w:val="ED0000"/>
                <w:sz w:val="20"/>
                <w:szCs w:val="20"/>
              </w:rPr>
              <w:tab/>
              <w:t xml:space="preserve">Connections to the child’s or youth’s community and </w:t>
            </w:r>
            <w:proofErr w:type="gramStart"/>
            <w:r w:rsidRPr="00686BD5">
              <w:rPr>
                <w:color w:val="ED0000"/>
                <w:sz w:val="20"/>
                <w:szCs w:val="20"/>
              </w:rPr>
              <w:t>supports</w:t>
            </w:r>
            <w:proofErr w:type="gramEnd"/>
            <w:r w:rsidRPr="00686BD5">
              <w:rPr>
                <w:color w:val="ED0000"/>
                <w:sz w:val="20"/>
                <w:szCs w:val="20"/>
              </w:rPr>
              <w:t>, including communication and contact with people outside the foster care system who are important to the child or youth, unless otherwise limited by law or court order.</w:t>
            </w:r>
          </w:ins>
        </w:sdtContent>
      </w:sdt>
    </w:p>
    <w:p w14:paraId="000001D0" w14:textId="77777777" w:rsidR="00C10BEC" w:rsidRDefault="00000000">
      <w:pPr>
        <w:tabs>
          <w:tab w:val="left" w:pos="720"/>
        </w:tabs>
        <w:spacing w:before="240" w:after="200"/>
        <w:ind w:left="1440" w:right="-720" w:hanging="720"/>
        <w:rPr>
          <w:color w:val="FF0000"/>
          <w:sz w:val="20"/>
          <w:szCs w:val="20"/>
        </w:rPr>
      </w:pPr>
      <w:sdt>
        <w:sdtPr>
          <w:tag w:val="goog_rdk_995"/>
          <w:id w:val="-636066027"/>
        </w:sdtPr>
        <w:sdtContent>
          <w:ins w:id="878" w:author="Ellett, Logan" w:date="2026-07-05T06:46:00Z">
            <w:r w:rsidRPr="00686BD5">
              <w:rPr>
                <w:color w:val="ED0000"/>
                <w:sz w:val="20"/>
                <w:szCs w:val="20"/>
              </w:rPr>
              <w:t>4.</w:t>
            </w:r>
            <w:r w:rsidRPr="00686BD5">
              <w:rPr>
                <w:color w:val="ED0000"/>
                <w:sz w:val="20"/>
                <w:szCs w:val="20"/>
              </w:rPr>
              <w:tab/>
              <w:t>Confidentiality and privacy, including:</w:t>
            </w:r>
          </w:ins>
        </w:sdtContent>
      </w:sdt>
    </w:p>
    <w:p w14:paraId="000001D1" w14:textId="77777777" w:rsidR="00C10BEC" w:rsidRDefault="00000000">
      <w:pPr>
        <w:tabs>
          <w:tab w:val="left" w:pos="1440"/>
        </w:tabs>
        <w:spacing w:before="240" w:after="200"/>
        <w:ind w:left="2160" w:right="-720" w:hanging="720"/>
        <w:rPr>
          <w:color w:val="FF0000"/>
          <w:sz w:val="20"/>
          <w:szCs w:val="20"/>
        </w:rPr>
      </w:pPr>
      <w:sdt>
        <w:sdtPr>
          <w:tag w:val="goog_rdk_997"/>
          <w:id w:val="-1139016623"/>
        </w:sdtPr>
        <w:sdtContent>
          <w:ins w:id="879" w:author="Ellett, Logan" w:date="2026-07-05T06:46:00Z">
            <w:r w:rsidRPr="00686BD5">
              <w:rPr>
                <w:color w:val="ED0000"/>
                <w:sz w:val="20"/>
                <w:szCs w:val="20"/>
              </w:rPr>
              <w:t>a.</w:t>
            </w:r>
            <w:r w:rsidRPr="00686BD5">
              <w:rPr>
                <w:color w:val="ED0000"/>
                <w:sz w:val="20"/>
                <w:szCs w:val="20"/>
              </w:rPr>
              <w:tab/>
              <w:t>Confidentiality of all juvenile court records, consistent with existing law;</w:t>
            </w:r>
          </w:ins>
        </w:sdtContent>
      </w:sdt>
    </w:p>
    <w:p w14:paraId="000001D2" w14:textId="77777777" w:rsidR="00C10BEC" w:rsidRDefault="00000000">
      <w:pPr>
        <w:tabs>
          <w:tab w:val="left" w:pos="1440"/>
        </w:tabs>
        <w:spacing w:before="240" w:after="200"/>
        <w:ind w:left="2160" w:right="-720" w:hanging="720"/>
        <w:rPr>
          <w:color w:val="FF0000"/>
          <w:sz w:val="20"/>
          <w:szCs w:val="20"/>
        </w:rPr>
      </w:pPr>
      <w:sdt>
        <w:sdtPr>
          <w:tag w:val="goog_rdk_999"/>
          <w:id w:val="-1833584425"/>
        </w:sdtPr>
        <w:sdtContent>
          <w:ins w:id="880" w:author="Ellett, Logan" w:date="2026-07-05T06:46:00Z">
            <w:r w:rsidRPr="00686BD5">
              <w:rPr>
                <w:color w:val="ED0000"/>
                <w:sz w:val="20"/>
                <w:szCs w:val="20"/>
              </w:rPr>
              <w:t>b.</w:t>
            </w:r>
            <w:r w:rsidRPr="00686BD5">
              <w:rPr>
                <w:color w:val="ED0000"/>
                <w:sz w:val="20"/>
                <w:szCs w:val="20"/>
              </w:rPr>
              <w:tab/>
              <w:t>Freedom from unreasonable searches, limitation of use, or taking of personal belongings or other unreasonable invasions of privacy; and</w:t>
            </w:r>
          </w:ins>
        </w:sdtContent>
      </w:sdt>
    </w:p>
    <w:p w14:paraId="000001D3" w14:textId="77777777" w:rsidR="00C10BEC" w:rsidRDefault="00000000">
      <w:pPr>
        <w:tabs>
          <w:tab w:val="left" w:pos="1440"/>
        </w:tabs>
        <w:spacing w:before="240" w:after="200"/>
        <w:ind w:left="2160" w:right="-720" w:hanging="720"/>
        <w:rPr>
          <w:color w:val="FF0000"/>
          <w:sz w:val="20"/>
          <w:szCs w:val="20"/>
        </w:rPr>
      </w:pPr>
      <w:sdt>
        <w:sdtPr>
          <w:tag w:val="goog_rdk_1001"/>
          <w:id w:val="2068623150"/>
        </w:sdtPr>
        <w:sdtContent>
          <w:ins w:id="881" w:author="Ellett, Logan" w:date="2026-07-05T06:47:00Z">
            <w:r w:rsidRPr="00686BD5">
              <w:rPr>
                <w:color w:val="ED0000"/>
                <w:sz w:val="20"/>
                <w:szCs w:val="20"/>
              </w:rPr>
              <w:t>c.</w:t>
            </w:r>
            <w:r w:rsidRPr="00686BD5">
              <w:rPr>
                <w:color w:val="ED0000"/>
                <w:sz w:val="20"/>
                <w:szCs w:val="20"/>
              </w:rPr>
              <w:tab/>
              <w:t>Reasonable expectations of privacy to make and receive telephone calls and send and receive text messages, e-mail, and postal mail.</w:t>
            </w:r>
          </w:ins>
        </w:sdtContent>
      </w:sdt>
    </w:p>
    <w:p w14:paraId="000001D4" w14:textId="77777777" w:rsidR="00C10BEC" w:rsidRDefault="00000000">
      <w:pPr>
        <w:tabs>
          <w:tab w:val="left" w:pos="1440"/>
        </w:tabs>
        <w:spacing w:before="240" w:after="200"/>
        <w:ind w:left="1440" w:right="-720" w:hanging="720"/>
        <w:rPr>
          <w:color w:val="FF0000"/>
          <w:sz w:val="20"/>
          <w:szCs w:val="20"/>
        </w:rPr>
      </w:pPr>
      <w:sdt>
        <w:sdtPr>
          <w:tag w:val="goog_rdk_1003"/>
          <w:id w:val="-1719368608"/>
        </w:sdtPr>
        <w:sdtContent>
          <w:ins w:id="882" w:author="Ellett, Logan" w:date="2026-07-05T06:47:00Z">
            <w:r w:rsidRPr="00686BD5">
              <w:rPr>
                <w:color w:val="ED0000"/>
                <w:sz w:val="20"/>
                <w:szCs w:val="20"/>
              </w:rPr>
              <w:t>5.</w:t>
            </w:r>
            <w:r w:rsidRPr="00686BD5">
              <w:rPr>
                <w:color w:val="ED0000"/>
                <w:sz w:val="20"/>
                <w:szCs w:val="20"/>
              </w:rPr>
              <w:tab/>
              <w:t>Education, including:</w:t>
            </w:r>
          </w:ins>
        </w:sdtContent>
      </w:sdt>
    </w:p>
    <w:p w14:paraId="000001D5" w14:textId="77777777" w:rsidR="00C10BEC" w:rsidRDefault="00000000">
      <w:pPr>
        <w:tabs>
          <w:tab w:val="left" w:pos="1440"/>
        </w:tabs>
        <w:spacing w:before="240" w:after="200"/>
        <w:ind w:left="2160" w:right="-720" w:hanging="720"/>
        <w:rPr>
          <w:color w:val="FF0000"/>
          <w:sz w:val="20"/>
          <w:szCs w:val="20"/>
        </w:rPr>
      </w:pPr>
      <w:sdt>
        <w:sdtPr>
          <w:tag w:val="goog_rdk_1005"/>
          <w:id w:val="-1758100928"/>
        </w:sdtPr>
        <w:sdtContent>
          <w:ins w:id="883" w:author="Ellett, Logan" w:date="2026-07-06T03:54:00Z">
            <w:r w:rsidRPr="00686BD5">
              <w:rPr>
                <w:color w:val="ED0000"/>
                <w:sz w:val="20"/>
                <w:szCs w:val="20"/>
              </w:rPr>
              <w:t>a.</w:t>
            </w:r>
            <w:r w:rsidRPr="00686BD5">
              <w:rPr>
                <w:color w:val="ED0000"/>
                <w:sz w:val="20"/>
                <w:szCs w:val="20"/>
              </w:rPr>
              <w:tab/>
              <w:t>Receipt of a free and appropriate education, access to transportation to educational institutions, and an opportunity to participate in sports and extracurricular, cultural, personal enrichment, and social activities consistent with the child’s or youth’s age and developmental level, including access to computer technology and the internet as necessary for the child’s or youth’s education; and</w:t>
            </w:r>
          </w:ins>
        </w:sdtContent>
      </w:sdt>
    </w:p>
    <w:p w14:paraId="000001D6" w14:textId="77777777" w:rsidR="00C10BEC" w:rsidRDefault="00000000">
      <w:pPr>
        <w:tabs>
          <w:tab w:val="left" w:pos="1440"/>
        </w:tabs>
        <w:spacing w:before="240" w:after="200"/>
        <w:ind w:left="2160" w:right="-720" w:hanging="720"/>
        <w:rPr>
          <w:color w:val="FF0000"/>
          <w:sz w:val="20"/>
          <w:szCs w:val="20"/>
        </w:rPr>
      </w:pPr>
      <w:sdt>
        <w:sdtPr>
          <w:tag w:val="goog_rdk_1007"/>
          <w:id w:val="-1935072736"/>
        </w:sdtPr>
        <w:sdtContent>
          <w:ins w:id="884" w:author="Ellett, Logan" w:date="2026-07-06T03:55:00Z">
            <w:r w:rsidRPr="00686BD5">
              <w:rPr>
                <w:color w:val="ED0000"/>
                <w:sz w:val="20"/>
                <w:szCs w:val="20"/>
              </w:rPr>
              <w:t>b.</w:t>
            </w:r>
            <w:r w:rsidRPr="00686BD5">
              <w:rPr>
                <w:color w:val="ED0000"/>
                <w:sz w:val="20"/>
                <w:szCs w:val="20"/>
              </w:rPr>
              <w:tab/>
              <w:t>School stability that presumes the child or youth will remain in the school of origin, as defined in Section 22-32-138, C.R.S., in which the child or youth is enrolled at the time of placement, unless remaining in that school is not in the child’s or youth’s best interests.</w:t>
            </w:r>
          </w:ins>
        </w:sdtContent>
      </w:sdt>
    </w:p>
    <w:p w14:paraId="000001D7" w14:textId="77777777" w:rsidR="00C10BEC" w:rsidRDefault="00000000">
      <w:pPr>
        <w:tabs>
          <w:tab w:val="left" w:pos="900"/>
        </w:tabs>
        <w:spacing w:before="240" w:after="200"/>
        <w:ind w:left="1440" w:right="-720" w:hanging="720"/>
        <w:rPr>
          <w:color w:val="FF0000"/>
          <w:sz w:val="20"/>
          <w:szCs w:val="20"/>
        </w:rPr>
      </w:pPr>
      <w:sdt>
        <w:sdtPr>
          <w:tag w:val="goog_rdk_1009"/>
          <w:id w:val="-1671652780"/>
        </w:sdtPr>
        <w:sdtContent>
          <w:ins w:id="885" w:author="Ellett, Logan" w:date="2026-07-06T03:56:00Z">
            <w:r w:rsidRPr="00686BD5">
              <w:rPr>
                <w:color w:val="ED0000"/>
                <w:sz w:val="20"/>
                <w:szCs w:val="20"/>
              </w:rPr>
              <w:t>6.</w:t>
            </w:r>
            <w:r w:rsidRPr="00686BD5">
              <w:rPr>
                <w:color w:val="ED0000"/>
                <w:sz w:val="20"/>
                <w:szCs w:val="20"/>
              </w:rPr>
              <w:tab/>
            </w:r>
            <w:r w:rsidRPr="00686BD5">
              <w:rPr>
                <w:color w:val="ED0000"/>
                <w:sz w:val="20"/>
                <w:szCs w:val="20"/>
              </w:rPr>
              <w:tab/>
              <w:t>Basic essentials, including:</w:t>
            </w:r>
          </w:ins>
        </w:sdtContent>
      </w:sdt>
    </w:p>
    <w:p w14:paraId="000001D8" w14:textId="77777777" w:rsidR="00C10BEC" w:rsidRDefault="00000000">
      <w:pPr>
        <w:tabs>
          <w:tab w:val="left" w:pos="900"/>
        </w:tabs>
        <w:spacing w:before="240" w:after="200"/>
        <w:ind w:left="2160" w:right="-720" w:hanging="720"/>
        <w:rPr>
          <w:color w:val="FF0000"/>
          <w:sz w:val="20"/>
          <w:szCs w:val="20"/>
        </w:rPr>
      </w:pPr>
      <w:sdt>
        <w:sdtPr>
          <w:tag w:val="goog_rdk_1011"/>
          <w:id w:val="-4116972"/>
        </w:sdtPr>
        <w:sdtContent>
          <w:ins w:id="886" w:author="Ellett, Logan" w:date="2026-07-06T03:56:00Z">
            <w:r w:rsidRPr="00686BD5">
              <w:rPr>
                <w:color w:val="ED0000"/>
                <w:sz w:val="20"/>
                <w:szCs w:val="20"/>
              </w:rPr>
              <w:t>a.</w:t>
            </w:r>
            <w:r w:rsidRPr="00686BD5">
              <w:rPr>
                <w:color w:val="ED0000"/>
                <w:sz w:val="20"/>
                <w:szCs w:val="20"/>
              </w:rPr>
              <w:tab/>
              <w:t>Adequate and gender and culturally affirming food, clothing, hygiene products, and necessary hygiene services;</w:t>
            </w:r>
          </w:ins>
        </w:sdtContent>
      </w:sdt>
    </w:p>
    <w:p w14:paraId="000001D9" w14:textId="77777777" w:rsidR="00C10BEC" w:rsidRDefault="00000000">
      <w:pPr>
        <w:tabs>
          <w:tab w:val="left" w:pos="900"/>
        </w:tabs>
        <w:spacing w:before="240" w:after="200"/>
        <w:ind w:left="2160" w:right="-720" w:hanging="720"/>
        <w:rPr>
          <w:color w:val="FF0000"/>
          <w:sz w:val="20"/>
          <w:szCs w:val="20"/>
        </w:rPr>
      </w:pPr>
      <w:sdt>
        <w:sdtPr>
          <w:tag w:val="goog_rdk_1013"/>
          <w:id w:val="1001015158"/>
        </w:sdtPr>
        <w:sdtContent>
          <w:ins w:id="887" w:author="Ellett, Logan" w:date="2026-07-06T03:57:00Z">
            <w:r w:rsidRPr="00686BD5">
              <w:rPr>
                <w:color w:val="ED0000"/>
                <w:sz w:val="20"/>
                <w:szCs w:val="20"/>
              </w:rPr>
              <w:t>b.</w:t>
            </w:r>
            <w:r w:rsidRPr="00686BD5">
              <w:rPr>
                <w:color w:val="ED0000"/>
                <w:sz w:val="20"/>
                <w:szCs w:val="20"/>
              </w:rPr>
              <w:tab/>
              <w:t>Personal allowance or employment opportunities appropriate to the child’s or youth’s age and developmental level, including appropriate opportunities to experience the use and value of money by making purchases for items according to the child’s or youth’s choice; and</w:t>
            </w:r>
          </w:ins>
        </w:sdtContent>
      </w:sdt>
    </w:p>
    <w:p w14:paraId="000001DA" w14:textId="77777777" w:rsidR="00C10BEC" w:rsidRDefault="00000000">
      <w:pPr>
        <w:tabs>
          <w:tab w:val="left" w:pos="900"/>
        </w:tabs>
        <w:spacing w:before="240" w:after="200"/>
        <w:ind w:left="2160" w:right="-720" w:hanging="720"/>
        <w:rPr>
          <w:color w:val="FF0000"/>
          <w:sz w:val="20"/>
          <w:szCs w:val="20"/>
        </w:rPr>
      </w:pPr>
      <w:sdt>
        <w:sdtPr>
          <w:tag w:val="goog_rdk_1015"/>
          <w:id w:val="-1617585281"/>
        </w:sdtPr>
        <w:sdtContent>
          <w:ins w:id="888" w:author="Ellett, Logan" w:date="2026-07-06T03:57:00Z">
            <w:r w:rsidRPr="00686BD5">
              <w:rPr>
                <w:color w:val="ED0000"/>
                <w:sz w:val="20"/>
                <w:szCs w:val="20"/>
              </w:rPr>
              <w:t>c.</w:t>
            </w:r>
            <w:r w:rsidRPr="00686BD5">
              <w:rPr>
                <w:color w:val="ED0000"/>
                <w:sz w:val="20"/>
                <w:szCs w:val="20"/>
              </w:rPr>
              <w:tab/>
              <w:t>Personal belongings, including wearing the child’s or youth’s own clothing, having a safe place to store personal belongings, and having personal belongings transported in appropriate luggage with the child or youth during or shortly after a change of placement. Personal belongings stored and transported after a change of placement must be maintained in the same or better condition.</w:t>
            </w:r>
          </w:ins>
        </w:sdtContent>
      </w:sdt>
    </w:p>
    <w:p w14:paraId="000001DB" w14:textId="77777777" w:rsidR="00C10BEC" w:rsidRDefault="00000000">
      <w:pPr>
        <w:tabs>
          <w:tab w:val="left" w:pos="900"/>
        </w:tabs>
        <w:spacing w:before="240" w:after="200"/>
        <w:ind w:left="1440" w:right="-720" w:hanging="720"/>
        <w:rPr>
          <w:color w:val="FF0000"/>
          <w:sz w:val="20"/>
          <w:szCs w:val="20"/>
        </w:rPr>
      </w:pPr>
      <w:sdt>
        <w:sdtPr>
          <w:tag w:val="goog_rdk_1017"/>
          <w:id w:val="-2097553273"/>
        </w:sdtPr>
        <w:sdtContent>
          <w:ins w:id="889" w:author="Ellett, Logan" w:date="2026-07-06T03:58:00Z">
            <w:r w:rsidRPr="00686BD5">
              <w:rPr>
                <w:color w:val="ED0000"/>
                <w:sz w:val="20"/>
                <w:szCs w:val="20"/>
              </w:rPr>
              <w:t>7</w:t>
            </w:r>
            <w:proofErr w:type="gramStart"/>
            <w:r w:rsidRPr="00686BD5">
              <w:rPr>
                <w:color w:val="ED0000"/>
                <w:sz w:val="20"/>
                <w:szCs w:val="20"/>
              </w:rPr>
              <w:t>.</w:t>
            </w:r>
            <w:r w:rsidRPr="00686BD5">
              <w:rPr>
                <w:color w:val="ED0000"/>
                <w:sz w:val="20"/>
                <w:szCs w:val="20"/>
              </w:rPr>
              <w:tab/>
            </w:r>
            <w:r w:rsidRPr="00686BD5">
              <w:rPr>
                <w:color w:val="ED0000"/>
                <w:sz w:val="20"/>
                <w:szCs w:val="20"/>
              </w:rPr>
              <w:tab/>
              <w:t>Health</w:t>
            </w:r>
            <w:proofErr w:type="gramEnd"/>
            <w:r w:rsidRPr="00686BD5">
              <w:rPr>
                <w:color w:val="ED0000"/>
                <w:sz w:val="20"/>
                <w:szCs w:val="20"/>
              </w:rPr>
              <w:t xml:space="preserve"> care, including:</w:t>
            </w:r>
          </w:ins>
        </w:sdtContent>
      </w:sdt>
    </w:p>
    <w:p w14:paraId="000001DC" w14:textId="77777777" w:rsidR="00C10BEC" w:rsidRDefault="00000000">
      <w:pPr>
        <w:tabs>
          <w:tab w:val="left" w:pos="900"/>
        </w:tabs>
        <w:spacing w:before="240" w:after="200"/>
        <w:ind w:left="2160" w:right="-720" w:hanging="720"/>
        <w:rPr>
          <w:color w:val="FF0000"/>
          <w:sz w:val="20"/>
          <w:szCs w:val="20"/>
        </w:rPr>
      </w:pPr>
      <w:sdt>
        <w:sdtPr>
          <w:tag w:val="goog_rdk_1019"/>
          <w:id w:val="462215305"/>
        </w:sdtPr>
        <w:sdtContent>
          <w:ins w:id="890" w:author="Ellett, Logan" w:date="2026-07-06T03:59:00Z">
            <w:r w:rsidRPr="00686BD5">
              <w:rPr>
                <w:color w:val="ED0000"/>
                <w:sz w:val="20"/>
                <w:szCs w:val="20"/>
              </w:rPr>
              <w:t>a.</w:t>
            </w:r>
            <w:r w:rsidRPr="00686BD5">
              <w:rPr>
                <w:color w:val="ED0000"/>
                <w:sz w:val="20"/>
                <w:szCs w:val="20"/>
              </w:rPr>
              <w:tab/>
              <w:t>Adequate and appropriate medical, dental, vision, mental health, and substance use disorder services;</w:t>
            </w:r>
          </w:ins>
        </w:sdtContent>
      </w:sdt>
    </w:p>
    <w:p w14:paraId="000001DD" w14:textId="77777777" w:rsidR="00C10BEC" w:rsidRDefault="00000000">
      <w:pPr>
        <w:tabs>
          <w:tab w:val="left" w:pos="900"/>
        </w:tabs>
        <w:spacing w:before="240" w:after="200"/>
        <w:ind w:left="2160" w:right="-720" w:hanging="720"/>
        <w:rPr>
          <w:color w:val="FF0000"/>
          <w:sz w:val="20"/>
          <w:szCs w:val="20"/>
        </w:rPr>
      </w:pPr>
      <w:sdt>
        <w:sdtPr>
          <w:tag w:val="goog_rdk_1021"/>
          <w:id w:val="2134487395"/>
        </w:sdtPr>
        <w:sdtContent>
          <w:ins w:id="891" w:author="Ellett, Logan" w:date="2026-07-06T03:59:00Z">
            <w:r w:rsidRPr="00686BD5">
              <w:rPr>
                <w:color w:val="ED0000"/>
                <w:sz w:val="20"/>
                <w:szCs w:val="20"/>
              </w:rPr>
              <w:t>b.</w:t>
            </w:r>
            <w:r w:rsidRPr="00686BD5">
              <w:rPr>
                <w:color w:val="ED0000"/>
                <w:sz w:val="20"/>
                <w:szCs w:val="20"/>
              </w:rPr>
              <w:tab/>
              <w:t>Reproductive and sexual health care consistent with Colorado state law;</w:t>
            </w:r>
          </w:ins>
        </w:sdtContent>
      </w:sdt>
    </w:p>
    <w:p w14:paraId="000001DE" w14:textId="77777777" w:rsidR="00C10BEC" w:rsidRDefault="00000000">
      <w:pPr>
        <w:tabs>
          <w:tab w:val="left" w:pos="900"/>
        </w:tabs>
        <w:spacing w:before="240" w:after="200"/>
        <w:ind w:left="2160" w:right="-720" w:hanging="720"/>
        <w:rPr>
          <w:color w:val="FF0000"/>
          <w:sz w:val="20"/>
          <w:szCs w:val="20"/>
        </w:rPr>
      </w:pPr>
      <w:sdt>
        <w:sdtPr>
          <w:tag w:val="goog_rdk_1023"/>
          <w:id w:val="-393411466"/>
        </w:sdtPr>
        <w:sdtContent>
          <w:ins w:id="892" w:author="Ellett, Logan" w:date="2026-07-06T03:59:00Z">
            <w:r w:rsidRPr="00686BD5">
              <w:rPr>
                <w:color w:val="ED0000"/>
                <w:sz w:val="20"/>
                <w:szCs w:val="20"/>
              </w:rPr>
              <w:t>c.</w:t>
            </w:r>
            <w:r w:rsidRPr="00686BD5">
              <w:rPr>
                <w:color w:val="ED0000"/>
                <w:sz w:val="20"/>
                <w:szCs w:val="20"/>
              </w:rPr>
              <w:tab/>
              <w:t xml:space="preserve">Freedom from the administration of prescription medication or other chemical substances, unless authorized by a physician or, when necessary, court order, after an individualized assessment of the child or youth, including </w:t>
            </w:r>
            <w:proofErr w:type="gramStart"/>
            <w:r w:rsidRPr="00686BD5">
              <w:rPr>
                <w:color w:val="ED0000"/>
                <w:sz w:val="20"/>
                <w:szCs w:val="20"/>
              </w:rPr>
              <w:t>a consultation</w:t>
            </w:r>
            <w:proofErr w:type="gramEnd"/>
            <w:r w:rsidRPr="00686BD5">
              <w:rPr>
                <w:color w:val="ED0000"/>
                <w:sz w:val="20"/>
                <w:szCs w:val="20"/>
              </w:rPr>
              <w:t xml:space="preserve"> with the child or youth, and with the child’s or youth’s consent, consistent with Colorado state law;</w:t>
            </w:r>
          </w:ins>
        </w:sdtContent>
      </w:sdt>
    </w:p>
    <w:p w14:paraId="000001DF" w14:textId="77777777" w:rsidR="00C10BEC" w:rsidRDefault="00000000">
      <w:pPr>
        <w:tabs>
          <w:tab w:val="left" w:pos="900"/>
        </w:tabs>
        <w:spacing w:before="240" w:after="200"/>
        <w:ind w:left="2160" w:right="-720" w:hanging="720"/>
        <w:rPr>
          <w:color w:val="FF0000"/>
          <w:sz w:val="20"/>
          <w:szCs w:val="20"/>
        </w:rPr>
      </w:pPr>
      <w:sdt>
        <w:sdtPr>
          <w:tag w:val="goog_rdk_1025"/>
          <w:id w:val="-1528040191"/>
        </w:sdtPr>
        <w:sdtContent>
          <w:ins w:id="893" w:author="Ellett, Logan" w:date="2026-07-06T04:00:00Z">
            <w:r w:rsidRPr="00686BD5">
              <w:rPr>
                <w:color w:val="ED0000"/>
                <w:sz w:val="20"/>
                <w:szCs w:val="20"/>
              </w:rPr>
              <w:t>d.</w:t>
            </w:r>
            <w:r w:rsidRPr="00686BD5">
              <w:rPr>
                <w:color w:val="ED0000"/>
                <w:sz w:val="20"/>
                <w:szCs w:val="20"/>
              </w:rPr>
              <w:tab/>
              <w:t xml:space="preserve">Access to prescribed medications during a placement change or similar transition so the child or youth does not experience </w:t>
            </w:r>
            <w:proofErr w:type="gramStart"/>
            <w:r w:rsidRPr="00686BD5">
              <w:rPr>
                <w:color w:val="ED0000"/>
                <w:sz w:val="20"/>
                <w:szCs w:val="20"/>
              </w:rPr>
              <w:t>a disruption</w:t>
            </w:r>
            <w:proofErr w:type="gramEnd"/>
            <w:r w:rsidRPr="00686BD5">
              <w:rPr>
                <w:color w:val="ED0000"/>
                <w:sz w:val="20"/>
                <w:szCs w:val="20"/>
              </w:rPr>
              <w:t xml:space="preserve"> in the availability of necessary prescription medication; and</w:t>
            </w:r>
          </w:ins>
        </w:sdtContent>
      </w:sdt>
    </w:p>
    <w:p w14:paraId="000001E0" w14:textId="77777777" w:rsidR="00C10BEC" w:rsidRDefault="00000000">
      <w:pPr>
        <w:tabs>
          <w:tab w:val="left" w:pos="900"/>
        </w:tabs>
        <w:spacing w:before="240" w:after="200"/>
        <w:ind w:left="2160" w:right="-720" w:hanging="720"/>
        <w:rPr>
          <w:color w:val="FF0000"/>
          <w:sz w:val="20"/>
          <w:szCs w:val="20"/>
        </w:rPr>
      </w:pPr>
      <w:sdt>
        <w:sdtPr>
          <w:tag w:val="goog_rdk_1027"/>
          <w:id w:val="-180341986"/>
        </w:sdtPr>
        <w:sdtContent>
          <w:ins w:id="894" w:author="Ellett, Logan" w:date="2026-07-06T04:01:00Z">
            <w:r w:rsidRPr="00686BD5">
              <w:rPr>
                <w:color w:val="ED0000"/>
                <w:sz w:val="20"/>
                <w:szCs w:val="20"/>
              </w:rPr>
              <w:t>e.</w:t>
            </w:r>
            <w:r w:rsidRPr="00686BD5">
              <w:rPr>
                <w:color w:val="ED0000"/>
                <w:sz w:val="20"/>
                <w:szCs w:val="20"/>
              </w:rPr>
              <w:tab/>
              <w:t>Notification of the medications that were prescribed to the child or youth and the purpose for each medication for the child or youth.</w:t>
            </w:r>
          </w:ins>
        </w:sdtContent>
      </w:sdt>
    </w:p>
    <w:p w14:paraId="000001E1" w14:textId="77777777" w:rsidR="00C10BEC" w:rsidRDefault="00000000">
      <w:pPr>
        <w:tabs>
          <w:tab w:val="left" w:pos="900"/>
        </w:tabs>
        <w:spacing w:before="240" w:after="200"/>
        <w:ind w:left="1440" w:right="-720" w:hanging="720"/>
        <w:rPr>
          <w:color w:val="FF0000"/>
          <w:sz w:val="20"/>
          <w:szCs w:val="20"/>
        </w:rPr>
      </w:pPr>
      <w:sdt>
        <w:sdtPr>
          <w:tag w:val="goog_rdk_1029"/>
          <w:id w:val="1679484166"/>
        </w:sdtPr>
        <w:sdtContent>
          <w:ins w:id="895" w:author="Ellett, Logan" w:date="2026-07-06T04:01:00Z">
            <w:r w:rsidRPr="00686BD5">
              <w:rPr>
                <w:color w:val="ED0000"/>
                <w:sz w:val="20"/>
                <w:szCs w:val="20"/>
              </w:rPr>
              <w:t>8</w:t>
            </w:r>
            <w:proofErr w:type="gramStart"/>
            <w:r w:rsidRPr="00686BD5">
              <w:rPr>
                <w:color w:val="ED0000"/>
                <w:sz w:val="20"/>
                <w:szCs w:val="20"/>
              </w:rPr>
              <w:t>.</w:t>
            </w:r>
            <w:r w:rsidRPr="00686BD5">
              <w:rPr>
                <w:color w:val="ED0000"/>
                <w:sz w:val="20"/>
                <w:szCs w:val="20"/>
              </w:rPr>
              <w:tab/>
            </w:r>
            <w:r w:rsidRPr="00686BD5">
              <w:rPr>
                <w:color w:val="ED0000"/>
                <w:sz w:val="20"/>
                <w:szCs w:val="20"/>
              </w:rPr>
              <w:tab/>
              <w:t>Participation</w:t>
            </w:r>
            <w:proofErr w:type="gramEnd"/>
            <w:r w:rsidRPr="00686BD5">
              <w:rPr>
                <w:color w:val="ED0000"/>
                <w:sz w:val="20"/>
                <w:szCs w:val="20"/>
              </w:rPr>
              <w:t xml:space="preserve"> in legal and case planning, including:</w:t>
            </w:r>
          </w:ins>
        </w:sdtContent>
      </w:sdt>
    </w:p>
    <w:p w14:paraId="000001E2" w14:textId="77777777" w:rsidR="00C10BEC" w:rsidRDefault="00000000">
      <w:pPr>
        <w:tabs>
          <w:tab w:val="left" w:pos="900"/>
        </w:tabs>
        <w:spacing w:before="240" w:after="200"/>
        <w:ind w:left="2160" w:right="-720" w:hanging="720"/>
        <w:rPr>
          <w:color w:val="FF0000"/>
          <w:sz w:val="20"/>
          <w:szCs w:val="20"/>
        </w:rPr>
      </w:pPr>
      <w:sdt>
        <w:sdtPr>
          <w:tag w:val="goog_rdk_1031"/>
          <w:id w:val="-1276329631"/>
        </w:sdtPr>
        <w:sdtContent>
          <w:ins w:id="896" w:author="Ellett, Logan" w:date="2026-07-06T04:01:00Z">
            <w:r w:rsidRPr="00686BD5">
              <w:rPr>
                <w:color w:val="ED0000"/>
                <w:sz w:val="20"/>
                <w:szCs w:val="20"/>
              </w:rPr>
              <w:t>a.</w:t>
            </w:r>
            <w:r w:rsidRPr="00686BD5">
              <w:rPr>
                <w:color w:val="ED0000"/>
                <w:sz w:val="20"/>
                <w:szCs w:val="20"/>
              </w:rPr>
              <w:tab/>
              <w:t>Appointment of a guardian ad litem or counsel for youth pursuant to Sections 19-3-203 and 19-7-308, C.R.S.;</w:t>
            </w:r>
          </w:ins>
        </w:sdtContent>
      </w:sdt>
    </w:p>
    <w:p w14:paraId="000001E3" w14:textId="77777777" w:rsidR="00C10BEC" w:rsidRDefault="00000000">
      <w:pPr>
        <w:tabs>
          <w:tab w:val="left" w:pos="900"/>
        </w:tabs>
        <w:spacing w:before="240" w:after="200"/>
        <w:ind w:left="2160" w:right="-720" w:hanging="720"/>
        <w:rPr>
          <w:color w:val="FF0000"/>
          <w:sz w:val="20"/>
          <w:szCs w:val="20"/>
        </w:rPr>
      </w:pPr>
      <w:sdt>
        <w:sdtPr>
          <w:tag w:val="goog_rdk_1033"/>
          <w:id w:val="487707545"/>
        </w:sdtPr>
        <w:sdtContent>
          <w:ins w:id="897" w:author="Ellett, Logan" w:date="2026-07-06T04:02:00Z">
            <w:r w:rsidRPr="00686BD5">
              <w:rPr>
                <w:color w:val="ED0000"/>
                <w:sz w:val="20"/>
                <w:szCs w:val="20"/>
              </w:rPr>
              <w:t>b.</w:t>
            </w:r>
            <w:r w:rsidRPr="00686BD5">
              <w:rPr>
                <w:color w:val="ED0000"/>
                <w:sz w:val="20"/>
                <w:szCs w:val="20"/>
              </w:rPr>
              <w:tab/>
              <w:t>Attending and fully participating in all hearings related to the child’s or youth’s case, including access to appropriate transportation for the child’s or youth’s court proceedings, and the opportunity to be heard separately when deemed necessary by the court pursuant to Section 19-1-106(5), C.R.S.;</w:t>
            </w:r>
          </w:ins>
        </w:sdtContent>
      </w:sdt>
    </w:p>
    <w:p w14:paraId="000001E4" w14:textId="77777777" w:rsidR="00C10BEC" w:rsidRDefault="00000000">
      <w:pPr>
        <w:tabs>
          <w:tab w:val="left" w:pos="900"/>
        </w:tabs>
        <w:spacing w:before="240" w:after="200"/>
        <w:ind w:left="2160" w:right="-720" w:hanging="720"/>
        <w:rPr>
          <w:color w:val="FF0000"/>
          <w:sz w:val="20"/>
          <w:szCs w:val="20"/>
        </w:rPr>
      </w:pPr>
      <w:sdt>
        <w:sdtPr>
          <w:tag w:val="goog_rdk_1035"/>
          <w:id w:val="1918089741"/>
        </w:sdtPr>
        <w:sdtContent>
          <w:ins w:id="898" w:author="Ellett, Logan" w:date="2026-07-06T04:02:00Z">
            <w:r w:rsidRPr="00686BD5">
              <w:rPr>
                <w:color w:val="ED0000"/>
                <w:sz w:val="20"/>
                <w:szCs w:val="20"/>
              </w:rPr>
              <w:t>c.</w:t>
            </w:r>
            <w:r w:rsidRPr="00686BD5">
              <w:rPr>
                <w:color w:val="ED0000"/>
                <w:sz w:val="20"/>
                <w:szCs w:val="20"/>
              </w:rPr>
              <w:tab/>
              <w:t>At the child’s or youth’s request, allowing certain people to be present for the child’s or youth’s court proceedings that take place pursuant to Section 19-1-106, C.R.S.;</w:t>
            </w:r>
          </w:ins>
        </w:sdtContent>
      </w:sdt>
    </w:p>
    <w:p w14:paraId="000001E5" w14:textId="77777777" w:rsidR="00C10BEC" w:rsidRDefault="00000000">
      <w:pPr>
        <w:tabs>
          <w:tab w:val="left" w:pos="900"/>
        </w:tabs>
        <w:spacing w:before="240" w:after="200"/>
        <w:ind w:left="2160" w:right="-720" w:hanging="720"/>
        <w:rPr>
          <w:color w:val="FF0000"/>
          <w:sz w:val="20"/>
          <w:szCs w:val="20"/>
        </w:rPr>
      </w:pPr>
      <w:sdt>
        <w:sdtPr>
          <w:tag w:val="goog_rdk_1037"/>
          <w:id w:val="1131239655"/>
        </w:sdtPr>
        <w:sdtContent>
          <w:ins w:id="899" w:author="Ellett, Logan" w:date="2026-07-06T04:03:00Z">
            <w:r w:rsidRPr="00686BD5">
              <w:rPr>
                <w:color w:val="ED0000"/>
                <w:sz w:val="20"/>
                <w:szCs w:val="20"/>
              </w:rPr>
              <w:t>d.</w:t>
            </w:r>
            <w:r w:rsidRPr="00686BD5">
              <w:rPr>
                <w:color w:val="ED0000"/>
                <w:sz w:val="20"/>
                <w:szCs w:val="20"/>
              </w:rPr>
              <w:tab/>
              <w:t>Consulting with the court regarding the child’s or youth’s permanency goals pursuant to Section 19-3-702(1)(a), C.R.S.; and</w:t>
            </w:r>
          </w:ins>
        </w:sdtContent>
      </w:sdt>
    </w:p>
    <w:p w14:paraId="000001E6" w14:textId="77777777" w:rsidR="00C10BEC" w:rsidRDefault="00000000">
      <w:pPr>
        <w:tabs>
          <w:tab w:val="left" w:pos="900"/>
        </w:tabs>
        <w:spacing w:before="240" w:after="200"/>
        <w:ind w:left="2160" w:right="-720" w:hanging="720"/>
        <w:rPr>
          <w:color w:val="FF0000"/>
          <w:sz w:val="20"/>
          <w:szCs w:val="20"/>
        </w:rPr>
      </w:pPr>
      <w:sdt>
        <w:sdtPr>
          <w:tag w:val="goog_rdk_1039"/>
          <w:id w:val="-733525410"/>
        </w:sdtPr>
        <w:sdtContent>
          <w:ins w:id="900" w:author="Ellett, Logan" w:date="2026-07-06T04:03:00Z">
            <w:r w:rsidRPr="00686BD5">
              <w:rPr>
                <w:color w:val="ED0000"/>
                <w:sz w:val="20"/>
                <w:szCs w:val="20"/>
              </w:rPr>
              <w:t>e.</w:t>
            </w:r>
            <w:r w:rsidRPr="00686BD5">
              <w:rPr>
                <w:color w:val="ED0000"/>
                <w:sz w:val="20"/>
                <w:szCs w:val="20"/>
              </w:rPr>
              <w:tab/>
              <w:t>As appropriate to a child’s or youth’s age and developmental level, being informed of and participating in the development of the child’s or youth’s case plan, consistent with state and federal law; and</w:t>
            </w:r>
          </w:ins>
        </w:sdtContent>
      </w:sdt>
    </w:p>
    <w:p w14:paraId="000001E7" w14:textId="77777777" w:rsidR="00C10BEC" w:rsidRDefault="00000000">
      <w:pPr>
        <w:tabs>
          <w:tab w:val="left" w:pos="900"/>
        </w:tabs>
        <w:spacing w:before="240" w:after="200"/>
        <w:ind w:left="2160" w:right="-720" w:hanging="720"/>
        <w:rPr>
          <w:color w:val="FF0000"/>
          <w:sz w:val="20"/>
          <w:szCs w:val="20"/>
        </w:rPr>
      </w:pPr>
      <w:sdt>
        <w:sdtPr>
          <w:tag w:val="goog_rdk_1041"/>
          <w:id w:val="-581660724"/>
        </w:sdtPr>
        <w:sdtContent>
          <w:ins w:id="901" w:author="Ellett, Logan" w:date="2026-07-06T04:04:00Z">
            <w:r w:rsidRPr="00686BD5">
              <w:rPr>
                <w:color w:val="ED0000"/>
                <w:sz w:val="20"/>
                <w:szCs w:val="20"/>
              </w:rPr>
              <w:t>f.</w:t>
            </w:r>
            <w:r w:rsidRPr="00686BD5">
              <w:rPr>
                <w:color w:val="ED0000"/>
                <w:sz w:val="20"/>
                <w:szCs w:val="20"/>
              </w:rPr>
              <w:tab/>
              <w:t>As appropriate to a child’s or youth’s age and developmental level, participation in and accompaniment of supports to meetings about the child’s or youth’s court proceedings.</w:t>
            </w:r>
          </w:ins>
        </w:sdtContent>
      </w:sdt>
    </w:p>
    <w:p w14:paraId="000001E8" w14:textId="77777777" w:rsidR="00C10BEC" w:rsidRDefault="00000000">
      <w:pPr>
        <w:tabs>
          <w:tab w:val="left" w:pos="1440"/>
        </w:tabs>
        <w:spacing w:before="240" w:after="200"/>
        <w:ind w:left="1440" w:right="-720" w:hanging="720"/>
        <w:rPr>
          <w:color w:val="FF0000"/>
          <w:sz w:val="20"/>
          <w:szCs w:val="20"/>
        </w:rPr>
      </w:pPr>
      <w:sdt>
        <w:sdtPr>
          <w:tag w:val="goog_rdk_1043"/>
          <w:id w:val="1777026609"/>
        </w:sdtPr>
        <w:sdtContent>
          <w:ins w:id="902" w:author="Ellett, Logan" w:date="2026-07-06T04:04:00Z">
            <w:r w:rsidRPr="00686BD5">
              <w:rPr>
                <w:color w:val="ED0000"/>
                <w:sz w:val="20"/>
                <w:szCs w:val="20"/>
              </w:rPr>
              <w:t>9.</w:t>
            </w:r>
            <w:r w:rsidRPr="00686BD5">
              <w:rPr>
                <w:color w:val="ED0000"/>
                <w:sz w:val="20"/>
                <w:szCs w:val="20"/>
              </w:rPr>
              <w:tab/>
              <w:t>The necessities to be self-sufficient during the transition to adulthood, including:</w:t>
            </w:r>
          </w:ins>
        </w:sdtContent>
      </w:sdt>
    </w:p>
    <w:p w14:paraId="000001E9" w14:textId="77777777" w:rsidR="00C10BEC" w:rsidRDefault="00000000">
      <w:pPr>
        <w:tabs>
          <w:tab w:val="left" w:pos="900"/>
        </w:tabs>
        <w:spacing w:before="240" w:after="200"/>
        <w:ind w:left="2160" w:right="-720" w:hanging="720"/>
        <w:rPr>
          <w:color w:val="FF0000"/>
          <w:sz w:val="20"/>
          <w:szCs w:val="20"/>
        </w:rPr>
      </w:pPr>
      <w:sdt>
        <w:sdtPr>
          <w:tag w:val="goog_rdk_1045"/>
          <w:id w:val="-1259511223"/>
        </w:sdtPr>
        <w:sdtContent>
          <w:ins w:id="903" w:author="Ellett, Logan" w:date="2026-07-06T04:04:00Z">
            <w:r w:rsidRPr="00686BD5">
              <w:rPr>
                <w:color w:val="ED0000"/>
                <w:sz w:val="20"/>
                <w:szCs w:val="20"/>
              </w:rPr>
              <w:t>a.</w:t>
            </w:r>
            <w:r w:rsidRPr="00686BD5">
              <w:rPr>
                <w:color w:val="ED0000"/>
                <w:sz w:val="20"/>
                <w:szCs w:val="20"/>
              </w:rPr>
              <w:tab/>
              <w:t>Consistent with the child’s or youth’s developmental level, assistance with establishing a bank account, including identifying institutions where a child or youth may open a bank account, obtaining documents necessary to open an account, learning how to spend a reasonable amount of money, and managing personal income. This does not create an obligation to fund the child’s or youth’s bank account if one is created;</w:t>
            </w:r>
          </w:ins>
        </w:sdtContent>
      </w:sdt>
    </w:p>
    <w:p w14:paraId="000001EA" w14:textId="77777777" w:rsidR="00C10BEC" w:rsidRDefault="00000000">
      <w:pPr>
        <w:tabs>
          <w:tab w:val="left" w:pos="900"/>
        </w:tabs>
        <w:spacing w:before="240" w:after="200"/>
        <w:ind w:left="2160" w:right="-720" w:hanging="720"/>
        <w:rPr>
          <w:color w:val="FF0000"/>
          <w:sz w:val="20"/>
          <w:szCs w:val="20"/>
        </w:rPr>
      </w:pPr>
      <w:sdt>
        <w:sdtPr>
          <w:tag w:val="goog_rdk_1047"/>
          <w:id w:val="-959333323"/>
        </w:sdtPr>
        <w:sdtContent>
          <w:ins w:id="904" w:author="Ellett, Logan" w:date="2026-07-06T04:06:00Z">
            <w:r w:rsidRPr="00686BD5">
              <w:rPr>
                <w:color w:val="ED0000"/>
                <w:sz w:val="20"/>
                <w:szCs w:val="20"/>
              </w:rPr>
              <w:t>b.</w:t>
            </w:r>
            <w:r w:rsidRPr="00686BD5">
              <w:rPr>
                <w:color w:val="ED0000"/>
                <w:sz w:val="20"/>
                <w:szCs w:val="20"/>
              </w:rPr>
              <w:tab/>
              <w:t>Having access to information regarding the work and educational options available to the child or youth, including, but not limited to, information regarding available financial aid and postsecondary education support consistent with state law;</w:t>
            </w:r>
          </w:ins>
        </w:sdtContent>
      </w:sdt>
    </w:p>
    <w:p w14:paraId="000001EB" w14:textId="77777777" w:rsidR="00C10BEC" w:rsidRDefault="00000000">
      <w:pPr>
        <w:tabs>
          <w:tab w:val="left" w:pos="900"/>
        </w:tabs>
        <w:spacing w:before="240" w:after="200"/>
        <w:ind w:left="2160" w:right="-720" w:hanging="720"/>
        <w:rPr>
          <w:color w:val="FF0000"/>
          <w:sz w:val="20"/>
          <w:szCs w:val="20"/>
        </w:rPr>
      </w:pPr>
      <w:sdt>
        <w:sdtPr>
          <w:tag w:val="goog_rdk_1049"/>
          <w:id w:val="-2107775511"/>
        </w:sdtPr>
        <w:sdtContent>
          <w:ins w:id="905" w:author="Ellett, Logan" w:date="2026-07-06T04:06:00Z">
            <w:r w:rsidRPr="00686BD5">
              <w:rPr>
                <w:color w:val="ED0000"/>
                <w:sz w:val="20"/>
                <w:szCs w:val="20"/>
              </w:rPr>
              <w:t>c.</w:t>
            </w:r>
            <w:r w:rsidRPr="00686BD5">
              <w:rPr>
                <w:color w:val="ED0000"/>
                <w:sz w:val="20"/>
                <w:szCs w:val="20"/>
              </w:rPr>
              <w:tab/>
              <w:t>Being allowed to work and develop job skills, consistent with state law and the child’s or youth’s age and developmental level;</w:t>
            </w:r>
          </w:ins>
        </w:sdtContent>
      </w:sdt>
    </w:p>
    <w:p w14:paraId="000001EC" w14:textId="7C19A9BC" w:rsidR="00C10BEC" w:rsidRDefault="00000000">
      <w:pPr>
        <w:tabs>
          <w:tab w:val="left" w:pos="900"/>
        </w:tabs>
        <w:spacing w:before="240" w:after="200"/>
        <w:ind w:left="2160" w:right="-720" w:hanging="720"/>
        <w:rPr>
          <w:color w:val="FF0000"/>
          <w:sz w:val="20"/>
          <w:szCs w:val="20"/>
        </w:rPr>
      </w:pPr>
      <w:sdt>
        <w:sdtPr>
          <w:tag w:val="goog_rdk_1051"/>
          <w:id w:val="862296981"/>
        </w:sdtPr>
        <w:sdtContent>
          <w:ins w:id="906" w:author="Ellett, Logan" w:date="2026-07-06T04:06:00Z">
            <w:r w:rsidRPr="00686BD5">
              <w:rPr>
                <w:color w:val="ED0000"/>
                <w:sz w:val="20"/>
                <w:szCs w:val="20"/>
              </w:rPr>
              <w:t>d.</w:t>
            </w:r>
            <w:r w:rsidRPr="00686BD5">
              <w:rPr>
                <w:color w:val="ED0000"/>
                <w:sz w:val="20"/>
                <w:szCs w:val="20"/>
              </w:rPr>
              <w:tab/>
              <w:t>Obtaining or receiving a free annual credit report from the Department of Human Services or a county department of human</w:t>
            </w:r>
          </w:ins>
          <w:ins w:id="907" w:author="Ellett, Logan" w:date="2026-09-01T05:42:00Z" w16du:dateUtc="2026-09-01T11:42:00Z">
            <w:r w:rsidR="003765EF" w:rsidRPr="00686BD5">
              <w:rPr>
                <w:color w:val="ED0000"/>
                <w:sz w:val="20"/>
                <w:szCs w:val="20"/>
              </w:rPr>
              <w:t xml:space="preserve"> or </w:t>
            </w:r>
          </w:ins>
          <w:ins w:id="908" w:author="Ellett, Logan" w:date="2026-07-06T04:06:00Z">
            <w:r w:rsidRPr="00686BD5">
              <w:rPr>
                <w:color w:val="ED0000"/>
                <w:sz w:val="20"/>
                <w:szCs w:val="20"/>
              </w:rPr>
              <w:t>social service and the additional credit-related and identity theft protections provided in Section 19-7-102, C.R.S. if the child or youth is in the legal custody of a county department of human</w:t>
            </w:r>
          </w:ins>
          <w:ins w:id="909" w:author="Ellett, Logan" w:date="2026-09-01T05:42:00Z" w16du:dateUtc="2026-09-01T11:42:00Z">
            <w:r w:rsidR="003765EF" w:rsidRPr="00686BD5">
              <w:rPr>
                <w:color w:val="ED0000"/>
                <w:sz w:val="20"/>
                <w:szCs w:val="20"/>
              </w:rPr>
              <w:t xml:space="preserve"> or </w:t>
            </w:r>
          </w:ins>
          <w:ins w:id="910" w:author="Ellett, Logan" w:date="2026-07-06T04:06:00Z">
            <w:r w:rsidRPr="00686BD5">
              <w:rPr>
                <w:color w:val="ED0000"/>
                <w:sz w:val="20"/>
                <w:szCs w:val="20"/>
              </w:rPr>
              <w:t>social service and is fourteen (14) years of age or older;</w:t>
            </w:r>
          </w:ins>
        </w:sdtContent>
      </w:sdt>
    </w:p>
    <w:p w14:paraId="000001ED" w14:textId="77777777" w:rsidR="00C10BEC" w:rsidRDefault="00000000">
      <w:pPr>
        <w:tabs>
          <w:tab w:val="left" w:pos="900"/>
        </w:tabs>
        <w:spacing w:before="240" w:after="200"/>
        <w:ind w:left="2160" w:right="-720" w:hanging="720"/>
        <w:rPr>
          <w:color w:val="FF0000"/>
          <w:sz w:val="20"/>
          <w:szCs w:val="20"/>
        </w:rPr>
      </w:pPr>
      <w:sdt>
        <w:sdtPr>
          <w:tag w:val="goog_rdk_1053"/>
          <w:id w:val="216844233"/>
        </w:sdtPr>
        <w:sdtContent>
          <w:ins w:id="911" w:author="Ellett, Logan" w:date="2026-07-06T04:07:00Z">
            <w:r w:rsidRPr="00686BD5">
              <w:rPr>
                <w:color w:val="ED0000"/>
                <w:sz w:val="20"/>
                <w:szCs w:val="20"/>
              </w:rPr>
              <w:t>e.</w:t>
            </w:r>
            <w:r w:rsidRPr="00686BD5">
              <w:rPr>
                <w:color w:val="ED0000"/>
                <w:sz w:val="20"/>
                <w:szCs w:val="20"/>
              </w:rPr>
              <w:tab/>
              <w:t>When the youth is eighteen (18) years of age or older and leaving foster care, being provided with the youth’s birth certificate, social security card, immigration documents, health insurance information, medical records, education records, either a driver’s license or a state-issued identification card, written information concerning the youth’s family history and contact information for siblings, if appropriate, and proof of foster care pursuant to Section 19-3-702(4)(d), C.R.S.;</w:t>
            </w:r>
          </w:ins>
        </w:sdtContent>
      </w:sdt>
    </w:p>
    <w:p w14:paraId="000001EE" w14:textId="0BB98DA1" w:rsidR="00C10BEC" w:rsidRDefault="00000000">
      <w:pPr>
        <w:tabs>
          <w:tab w:val="left" w:pos="900"/>
        </w:tabs>
        <w:spacing w:before="240" w:after="200"/>
        <w:ind w:left="2160" w:right="-720" w:hanging="720"/>
        <w:rPr>
          <w:color w:val="FF0000"/>
          <w:sz w:val="20"/>
          <w:szCs w:val="20"/>
        </w:rPr>
      </w:pPr>
      <w:sdt>
        <w:sdtPr>
          <w:tag w:val="goog_rdk_1055"/>
          <w:id w:val="240478075"/>
        </w:sdtPr>
        <w:sdtContent>
          <w:ins w:id="912" w:author="Ellett, Logan" w:date="2026-07-06T04:08:00Z">
            <w:r w:rsidRPr="00686BD5">
              <w:rPr>
                <w:color w:val="ED0000"/>
                <w:sz w:val="20"/>
                <w:szCs w:val="20"/>
              </w:rPr>
              <w:t>f.</w:t>
            </w:r>
            <w:r w:rsidRPr="00686BD5">
              <w:rPr>
                <w:color w:val="ED0000"/>
                <w:sz w:val="20"/>
                <w:szCs w:val="20"/>
              </w:rPr>
              <w:tab/>
              <w:t>Notifying a youth who is turning sixteen (16) years of age of the youth’s eligibility for the foster youth in transition program</w:t>
            </w:r>
          </w:ins>
          <w:ins w:id="913" w:author="Ellett, Logan" w:date="2026-09-01T05:42:00Z" w16du:dateUtc="2026-09-01T11:42:00Z">
            <w:r w:rsidR="003765EF" w:rsidRPr="00686BD5">
              <w:rPr>
                <w:color w:val="ED0000"/>
                <w:sz w:val="20"/>
                <w:szCs w:val="20"/>
              </w:rPr>
              <w:t xml:space="preserve"> created in part</w:t>
            </w:r>
          </w:ins>
          <w:ins w:id="914" w:author="Ellett, Logan" w:date="2026-09-01T05:43:00Z" w16du:dateUtc="2026-09-01T11:43:00Z">
            <w:r w:rsidR="003765EF" w:rsidRPr="00686BD5">
              <w:rPr>
                <w:color w:val="ED0000"/>
                <w:sz w:val="20"/>
                <w:szCs w:val="20"/>
              </w:rPr>
              <w:t xml:space="preserve"> 3 of this article 7</w:t>
            </w:r>
          </w:ins>
          <w:ins w:id="915" w:author="Ellett, Logan" w:date="2026-07-06T04:08:00Z">
            <w:r w:rsidRPr="00686BD5">
              <w:rPr>
                <w:color w:val="ED0000"/>
                <w:sz w:val="20"/>
                <w:szCs w:val="20"/>
              </w:rPr>
              <w:t>;</w:t>
            </w:r>
          </w:ins>
        </w:sdtContent>
      </w:sdt>
    </w:p>
    <w:p w14:paraId="000001EF" w14:textId="77777777" w:rsidR="00C10BEC" w:rsidRDefault="00000000">
      <w:pPr>
        <w:tabs>
          <w:tab w:val="left" w:pos="900"/>
        </w:tabs>
        <w:spacing w:before="240" w:after="200"/>
        <w:ind w:left="2160" w:right="-720" w:hanging="720"/>
        <w:rPr>
          <w:color w:val="FF0000"/>
          <w:sz w:val="20"/>
          <w:szCs w:val="20"/>
        </w:rPr>
      </w:pPr>
      <w:sdt>
        <w:sdtPr>
          <w:tag w:val="goog_rdk_1057"/>
          <w:id w:val="-1038956011"/>
        </w:sdtPr>
        <w:sdtContent>
          <w:ins w:id="916" w:author="Ellett, Logan" w:date="2026-07-06T04:09:00Z">
            <w:r w:rsidRPr="00686BD5">
              <w:rPr>
                <w:color w:val="ED0000"/>
                <w:sz w:val="20"/>
                <w:szCs w:val="20"/>
              </w:rPr>
              <w:t>g.</w:t>
            </w:r>
            <w:r w:rsidRPr="00686BD5">
              <w:rPr>
                <w:color w:val="ED0000"/>
                <w:sz w:val="20"/>
                <w:szCs w:val="20"/>
              </w:rPr>
              <w:tab/>
              <w:t>Assisting a youth in applying for benefits the youth is eligible for or currently receiving, to ensure that benefits continue once the youth turns eighteen (18) years of age or transitions out of foster care, including redetermination for the purposes of social security benefits; and</w:t>
            </w:r>
          </w:ins>
        </w:sdtContent>
      </w:sdt>
    </w:p>
    <w:p w14:paraId="000001F0" w14:textId="77777777" w:rsidR="00C10BEC" w:rsidRDefault="00000000">
      <w:pPr>
        <w:tabs>
          <w:tab w:val="left" w:pos="900"/>
        </w:tabs>
        <w:spacing w:before="240" w:after="200"/>
        <w:ind w:left="2160" w:right="-720" w:hanging="720"/>
        <w:rPr>
          <w:color w:val="FF0000"/>
          <w:sz w:val="20"/>
          <w:szCs w:val="20"/>
        </w:rPr>
      </w:pPr>
      <w:sdt>
        <w:sdtPr>
          <w:tag w:val="goog_rdk_1059"/>
          <w:id w:val="938474318"/>
        </w:sdtPr>
        <w:sdtContent>
          <w:ins w:id="917" w:author="Ellett, Logan" w:date="2026-07-06T04:09:00Z">
            <w:r w:rsidRPr="00686BD5">
              <w:rPr>
                <w:color w:val="ED0000"/>
                <w:sz w:val="20"/>
                <w:szCs w:val="20"/>
              </w:rPr>
              <w:t>h.</w:t>
            </w:r>
            <w:r w:rsidRPr="00686BD5">
              <w:rPr>
                <w:color w:val="ED0000"/>
                <w:sz w:val="20"/>
                <w:szCs w:val="20"/>
              </w:rPr>
              <w:tab/>
              <w:t>Driving instruction for youth fifteen (15) years of age and older pursuant to Section 26-5-115, C.R.S.</w:t>
            </w:r>
          </w:ins>
        </w:sdtContent>
      </w:sdt>
    </w:p>
    <w:p w14:paraId="000001F1" w14:textId="77777777" w:rsidR="00C10BEC" w:rsidRDefault="00000000">
      <w:pPr>
        <w:tabs>
          <w:tab w:val="left" w:pos="900"/>
        </w:tabs>
        <w:spacing w:before="240" w:after="200"/>
        <w:ind w:left="720" w:right="-720" w:hanging="720"/>
        <w:rPr>
          <w:color w:val="FF0000"/>
          <w:sz w:val="20"/>
          <w:szCs w:val="20"/>
        </w:rPr>
      </w:pPr>
      <w:sdt>
        <w:sdtPr>
          <w:tag w:val="goog_rdk_1061"/>
          <w:id w:val="-1987096627"/>
        </w:sdtPr>
        <w:sdtContent>
          <w:ins w:id="918" w:author="Ellett, Logan" w:date="2026-07-06T04:23:00Z">
            <w:r w:rsidRPr="00686BD5">
              <w:rPr>
                <w:color w:val="ED0000"/>
                <w:sz w:val="20"/>
                <w:szCs w:val="20"/>
              </w:rPr>
              <w:t>B.</w:t>
            </w:r>
            <w:r w:rsidRPr="00686BD5">
              <w:rPr>
                <w:color w:val="ED0000"/>
                <w:sz w:val="20"/>
                <w:szCs w:val="20"/>
              </w:rPr>
              <w:tab/>
              <w:t>A juvenile court shall not limit or deny the rights enumerated in Section 19-7-101(2), C.R.S.</w:t>
            </w:r>
            <w:proofErr w:type="gramStart"/>
            <w:r w:rsidRPr="00686BD5">
              <w:rPr>
                <w:color w:val="ED0000"/>
                <w:sz w:val="20"/>
                <w:szCs w:val="20"/>
              </w:rPr>
              <w:t xml:space="preserve"> unless</w:t>
            </w:r>
            <w:proofErr w:type="gramEnd"/>
            <w:r w:rsidRPr="00686BD5">
              <w:rPr>
                <w:color w:val="ED0000"/>
                <w:sz w:val="20"/>
                <w:szCs w:val="20"/>
              </w:rPr>
              <w:t xml:space="preserve"> the court </w:t>
            </w:r>
            <w:proofErr w:type="gramStart"/>
            <w:r w:rsidRPr="00686BD5">
              <w:rPr>
                <w:color w:val="ED0000"/>
                <w:sz w:val="20"/>
                <w:szCs w:val="20"/>
              </w:rPr>
              <w:t>finds by</w:t>
            </w:r>
            <w:proofErr w:type="gramEnd"/>
            <w:r w:rsidRPr="00686BD5">
              <w:rPr>
                <w:color w:val="ED0000"/>
                <w:sz w:val="20"/>
                <w:szCs w:val="20"/>
              </w:rPr>
              <w:t xml:space="preserve"> clear and convincing evidence that there are extraordinary circumstances and </w:t>
            </w:r>
            <w:proofErr w:type="gramStart"/>
            <w:r w:rsidRPr="00686BD5">
              <w:rPr>
                <w:color w:val="ED0000"/>
                <w:sz w:val="20"/>
                <w:szCs w:val="20"/>
              </w:rPr>
              <w:t>the limitation</w:t>
            </w:r>
            <w:proofErr w:type="gramEnd"/>
            <w:r w:rsidRPr="00686BD5">
              <w:rPr>
                <w:color w:val="ED0000"/>
                <w:sz w:val="20"/>
                <w:szCs w:val="20"/>
              </w:rPr>
              <w:t xml:space="preserve"> or denial is necessary for the safety of the child/youth in foster care.</w:t>
            </w:r>
          </w:ins>
        </w:sdtContent>
      </w:sdt>
    </w:p>
    <w:p w14:paraId="000001F2" w14:textId="77777777" w:rsidR="00C10BEC" w:rsidRDefault="00000000">
      <w:pPr>
        <w:tabs>
          <w:tab w:val="left" w:pos="720"/>
        </w:tabs>
        <w:spacing w:before="240" w:after="200"/>
        <w:ind w:left="1440" w:right="-720" w:hanging="720"/>
        <w:rPr>
          <w:color w:val="FF0000"/>
          <w:sz w:val="20"/>
          <w:szCs w:val="20"/>
        </w:rPr>
      </w:pPr>
      <w:sdt>
        <w:sdtPr>
          <w:tag w:val="goog_rdk_1063"/>
          <w:id w:val="1839554787"/>
        </w:sdtPr>
        <w:sdtContent>
          <w:ins w:id="919" w:author="Ellett, Logan" w:date="2026-07-06T04:24:00Z">
            <w:r w:rsidRPr="00686BD5">
              <w:rPr>
                <w:color w:val="ED0000"/>
                <w:sz w:val="20"/>
                <w:szCs w:val="20"/>
              </w:rPr>
              <w:t>1.</w:t>
            </w:r>
            <w:r w:rsidRPr="00686BD5">
              <w:rPr>
                <w:color w:val="ED0000"/>
                <w:sz w:val="20"/>
                <w:szCs w:val="20"/>
              </w:rPr>
              <w:tab/>
              <w:t>This is applicable only to the rights enumerated in Section 19-7-101(2), C.R.S. and does not alter the hearing requirements or standards otherwise established in Title 19, C.R.S.</w:t>
            </w:r>
          </w:ins>
        </w:sdtContent>
      </w:sdt>
    </w:p>
    <w:p w14:paraId="000001F3" w14:textId="77777777" w:rsidR="00C10BEC" w:rsidRDefault="00000000">
      <w:pPr>
        <w:tabs>
          <w:tab w:val="left" w:pos="720"/>
          <w:tab w:val="left" w:pos="1440"/>
          <w:tab w:val="left" w:pos="2160"/>
        </w:tabs>
        <w:spacing w:before="240" w:after="200"/>
        <w:ind w:left="1440" w:right="-720" w:hanging="1440"/>
        <w:rPr>
          <w:b/>
          <w:bCs/>
          <w:color w:val="FF0000"/>
          <w:sz w:val="20"/>
          <w:szCs w:val="20"/>
        </w:rPr>
      </w:pPr>
      <w:sdt>
        <w:sdtPr>
          <w:tag w:val="goog_rdk_1065"/>
          <w:id w:val="-1378748138"/>
        </w:sdtPr>
        <w:sdtContent>
          <w:ins w:id="920" w:author="Ellett, Logan" w:date="2026-07-06T04:24:00Z">
            <w:r w:rsidRPr="00686BD5">
              <w:rPr>
                <w:b/>
                <w:bCs/>
                <w:color w:val="ED0000"/>
                <w:sz w:val="20"/>
                <w:szCs w:val="20"/>
              </w:rPr>
              <w:t>7.706.381</w:t>
            </w:r>
            <w:r w:rsidRPr="00686BD5">
              <w:rPr>
                <w:b/>
                <w:bCs/>
                <w:color w:val="ED0000"/>
                <w:sz w:val="20"/>
                <w:szCs w:val="20"/>
              </w:rPr>
              <w:tab/>
              <w:t>Children’s/Youth’s Grievance Procedure Pursuant to Section 19-7-101, C.R.S.</w:t>
            </w:r>
          </w:ins>
        </w:sdtContent>
      </w:sdt>
    </w:p>
    <w:p w14:paraId="000001F4" w14:textId="7091851B" w:rsidR="00C10BEC" w:rsidRDefault="00000000">
      <w:pPr>
        <w:tabs>
          <w:tab w:val="left" w:pos="0"/>
          <w:tab w:val="left" w:pos="1440"/>
          <w:tab w:val="left" w:pos="2160"/>
        </w:tabs>
        <w:spacing w:before="240" w:after="200"/>
        <w:ind w:left="720" w:right="-720" w:hanging="720"/>
        <w:rPr>
          <w:color w:val="FF0000"/>
          <w:sz w:val="20"/>
          <w:szCs w:val="20"/>
        </w:rPr>
      </w:pPr>
      <w:sdt>
        <w:sdtPr>
          <w:tag w:val="goog_rdk_1067"/>
          <w:id w:val="1344123628"/>
        </w:sdtPr>
        <w:sdtContent>
          <w:ins w:id="921" w:author="Ellett, Logan" w:date="2026-07-06T04:25:00Z">
            <w:r w:rsidRPr="00686BD5">
              <w:rPr>
                <w:color w:val="ED0000"/>
                <w:sz w:val="20"/>
                <w:szCs w:val="20"/>
              </w:rPr>
              <w:t>A.</w:t>
            </w:r>
            <w:r w:rsidRPr="00686BD5">
              <w:rPr>
                <w:color w:val="ED0000"/>
                <w:sz w:val="20"/>
                <w:szCs w:val="20"/>
              </w:rPr>
              <w:tab/>
              <w:t>According to Section 19-7-101(</w:t>
            </w:r>
          </w:ins>
          <w:ins w:id="922" w:author="Ellett, Logan" w:date="2026-09-01T05:43:00Z" w16du:dateUtc="2026-09-01T11:43:00Z">
            <w:r w:rsidR="003765EF" w:rsidRPr="00686BD5">
              <w:rPr>
                <w:color w:val="ED0000"/>
                <w:sz w:val="20"/>
                <w:szCs w:val="20"/>
              </w:rPr>
              <w:t>4</w:t>
            </w:r>
          </w:ins>
          <w:ins w:id="923" w:author="Ellett, Logan" w:date="2026-07-06T04:25:00Z">
            <w:r w:rsidRPr="00686BD5">
              <w:rPr>
                <w:color w:val="ED0000"/>
                <w:sz w:val="20"/>
                <w:szCs w:val="20"/>
              </w:rPr>
              <w:t>), C.R.S., the county department of human/social services shall provide each child or youth who is five (5) years of age or older with the written notice developed pursuant to Subsection 3 of Part 7 of Title 19, C.R.S. at the time of the child’s or youth’s initial placement in foster care, at each placement change, and at least annually. The notice must be in the child’s or youth’s primary language.</w:t>
            </w:r>
          </w:ins>
        </w:sdtContent>
      </w:sdt>
    </w:p>
    <w:sdt>
      <w:sdtPr>
        <w:tag w:val="goog_rdk_1069"/>
        <w:id w:val="-2008330000"/>
      </w:sdtPr>
      <w:sdtContent>
        <w:p w14:paraId="64C7DE71" w14:textId="44966B49" w:rsidR="004C1888" w:rsidRPr="004C1888" w:rsidRDefault="00000000" w:rsidP="004C1888">
          <w:pPr>
            <w:tabs>
              <w:tab w:val="left" w:pos="0"/>
              <w:tab w:val="left" w:pos="1440"/>
              <w:tab w:val="left" w:pos="2160"/>
            </w:tabs>
            <w:spacing w:before="240" w:after="200"/>
            <w:ind w:left="720" w:right="-720" w:hanging="720"/>
            <w:rPr>
              <w:color w:val="FF0000"/>
              <w:sz w:val="20"/>
              <w:szCs w:val="20"/>
            </w:rPr>
          </w:pPr>
          <w:ins w:id="924" w:author="Ellett, Logan" w:date="2026-07-06T04:26:00Z">
            <w:r w:rsidRPr="00686BD5">
              <w:rPr>
                <w:color w:val="ED0000"/>
                <w:sz w:val="20"/>
                <w:szCs w:val="20"/>
              </w:rPr>
              <w:t>B.</w:t>
            </w:r>
            <w:r w:rsidRPr="00686BD5">
              <w:rPr>
                <w:color w:val="ED0000"/>
                <w:sz w:val="20"/>
                <w:szCs w:val="20"/>
              </w:rPr>
              <w:tab/>
            </w:r>
          </w:ins>
          <w:ins w:id="925" w:author="Ellett, Logan" w:date="2026-09-02T05:50:00Z" w16du:dateUtc="2026-09-02T11:50:00Z">
            <w:r w:rsidR="004C1888" w:rsidRPr="00686BD5">
              <w:rPr>
                <w:color w:val="ED0000"/>
                <w:sz w:val="20"/>
                <w:szCs w:val="20"/>
              </w:rPr>
              <w:t xml:space="preserve">The notice of rights </w:t>
            </w:r>
          </w:ins>
          <w:ins w:id="926" w:author="Ellett, Logan" w:date="2026-09-02T05:51:00Z" w16du:dateUtc="2026-09-02T11:51:00Z">
            <w:r w:rsidR="004C1888" w:rsidRPr="00686BD5">
              <w:rPr>
                <w:color w:val="ED0000"/>
                <w:sz w:val="20"/>
                <w:szCs w:val="20"/>
              </w:rPr>
              <w:t xml:space="preserve">must outline the names and contact information for </w:t>
            </w:r>
            <w:proofErr w:type="gramStart"/>
            <w:r w:rsidR="004C1888" w:rsidRPr="00686BD5">
              <w:rPr>
                <w:color w:val="ED0000"/>
                <w:sz w:val="20"/>
                <w:szCs w:val="20"/>
              </w:rPr>
              <w:t>persons</w:t>
            </w:r>
            <w:proofErr w:type="gramEnd"/>
            <w:r w:rsidR="004C1888" w:rsidRPr="00686BD5">
              <w:rPr>
                <w:color w:val="ED0000"/>
                <w:sz w:val="20"/>
                <w:szCs w:val="20"/>
              </w:rPr>
              <w:t xml:space="preserve"> </w:t>
            </w:r>
            <w:proofErr w:type="gramStart"/>
            <w:r w:rsidR="004C1888" w:rsidRPr="00686BD5">
              <w:rPr>
                <w:color w:val="ED0000"/>
                <w:sz w:val="20"/>
                <w:szCs w:val="20"/>
              </w:rPr>
              <w:t>of</w:t>
            </w:r>
            <w:proofErr w:type="gramEnd"/>
            <w:r w:rsidR="004C1888" w:rsidRPr="00686BD5">
              <w:rPr>
                <w:color w:val="ED0000"/>
                <w:sz w:val="20"/>
                <w:szCs w:val="20"/>
              </w:rPr>
              <w:t xml:space="preserve"> the child’s/youth’s team whom they may contact to file a grievance </w:t>
            </w:r>
            <w:r w:rsidR="00AB64E3" w:rsidRPr="00686BD5">
              <w:rPr>
                <w:color w:val="ED0000"/>
                <w:sz w:val="20"/>
                <w:szCs w:val="20"/>
              </w:rPr>
              <w:t>or ex</w:t>
            </w:r>
          </w:ins>
          <w:ins w:id="927" w:author="Ellett, Logan" w:date="2026-09-02T05:52:00Z" w16du:dateUtc="2026-09-02T11:52:00Z">
            <w:r w:rsidR="00AB64E3" w:rsidRPr="00686BD5">
              <w:rPr>
                <w:color w:val="ED0000"/>
                <w:sz w:val="20"/>
                <w:szCs w:val="20"/>
              </w:rPr>
              <w:t xml:space="preserve">press a concern </w:t>
            </w:r>
          </w:ins>
          <w:ins w:id="928" w:author="Ellett, Logan" w:date="2026-09-02T05:51:00Z" w16du:dateUtc="2026-09-02T11:51:00Z">
            <w:r w:rsidR="004C1888" w:rsidRPr="00686BD5">
              <w:rPr>
                <w:color w:val="ED0000"/>
                <w:sz w:val="20"/>
                <w:szCs w:val="20"/>
              </w:rPr>
              <w:t>related to the</w:t>
            </w:r>
          </w:ins>
          <w:ins w:id="929" w:author="Ellett, Logan" w:date="2026-09-02T05:52:00Z" w16du:dateUtc="2026-09-02T11:52:00Z">
            <w:r w:rsidR="00AB64E3" w:rsidRPr="00686BD5">
              <w:rPr>
                <w:color w:val="ED0000"/>
                <w:sz w:val="20"/>
                <w:szCs w:val="20"/>
              </w:rPr>
              <w:t xml:space="preserve"> child/youth</w:t>
            </w:r>
          </w:ins>
          <w:ins w:id="930" w:author="Ellett, Logan" w:date="2026-09-02T05:51:00Z" w16du:dateUtc="2026-09-02T11:51:00Z">
            <w:r w:rsidR="004C1888" w:rsidRPr="00686BD5">
              <w:rPr>
                <w:color w:val="ED0000"/>
                <w:sz w:val="20"/>
                <w:szCs w:val="20"/>
              </w:rPr>
              <w:t xml:space="preserve"> rights.</w:t>
            </w:r>
          </w:ins>
        </w:p>
      </w:sdtContent>
    </w:sdt>
    <w:p w14:paraId="000001F6" w14:textId="77777777" w:rsidR="00C10BEC" w:rsidRDefault="00000000">
      <w:pPr>
        <w:spacing w:before="200" w:after="200"/>
        <w:ind w:left="1440" w:hanging="1440"/>
        <w:rPr>
          <w:b/>
          <w:bCs/>
          <w:color w:val="FF0000"/>
          <w:sz w:val="20"/>
          <w:szCs w:val="20"/>
        </w:rPr>
      </w:pPr>
      <w:sdt>
        <w:sdtPr>
          <w:tag w:val="goog_rdk_1071"/>
          <w:id w:val="-359132593"/>
        </w:sdtPr>
        <w:sdtContent>
          <w:ins w:id="931" w:author="Ellett, Logan" w:date="2026-07-06T04:26:00Z">
            <w:r w:rsidRPr="00686BD5">
              <w:rPr>
                <w:b/>
                <w:bCs/>
                <w:color w:val="ED0000"/>
                <w:sz w:val="20"/>
                <w:szCs w:val="20"/>
              </w:rPr>
              <w:t>7.706.39</w:t>
            </w:r>
            <w:r w:rsidRPr="00686BD5">
              <w:rPr>
                <w:b/>
                <w:bCs/>
                <w:color w:val="ED0000"/>
                <w:sz w:val="20"/>
                <w:szCs w:val="20"/>
              </w:rPr>
              <w:tab/>
              <w:t>Clothing and Personal Belongings</w:t>
            </w:r>
          </w:ins>
        </w:sdtContent>
      </w:sdt>
    </w:p>
    <w:p w14:paraId="000001F7" w14:textId="77777777" w:rsidR="00C10BEC" w:rsidRDefault="00000000">
      <w:pPr>
        <w:spacing w:before="200" w:after="200"/>
        <w:ind w:left="720" w:hanging="720"/>
        <w:rPr>
          <w:color w:val="FF0000"/>
          <w:sz w:val="20"/>
          <w:szCs w:val="20"/>
        </w:rPr>
      </w:pPr>
      <w:sdt>
        <w:sdtPr>
          <w:tag w:val="goog_rdk_1073"/>
          <w:id w:val="1098287045"/>
        </w:sdtPr>
        <w:sdtContent>
          <w:ins w:id="932" w:author="Ellett, Logan" w:date="2026-07-06T04:26:00Z">
            <w:r w:rsidRPr="00686BD5">
              <w:rPr>
                <w:color w:val="ED0000"/>
                <w:sz w:val="20"/>
                <w:szCs w:val="20"/>
              </w:rPr>
              <w:t>A.</w:t>
            </w:r>
            <w:r w:rsidRPr="00686BD5">
              <w:rPr>
                <w:color w:val="ED0000"/>
                <w:sz w:val="20"/>
                <w:szCs w:val="20"/>
              </w:rPr>
              <w:tab/>
              <w:t>The facility shall make provisions for the storage and protection of children’s/youth’s property and personal belongings while in attendance at the facility.</w:t>
            </w:r>
          </w:ins>
        </w:sdtContent>
      </w:sdt>
    </w:p>
    <w:p w14:paraId="000001F8" w14:textId="3882A1E0" w:rsidR="00C10BEC" w:rsidRDefault="00000000">
      <w:pPr>
        <w:spacing w:before="200" w:after="200"/>
        <w:ind w:left="720" w:hanging="720"/>
        <w:rPr>
          <w:color w:val="FF0000"/>
          <w:sz w:val="20"/>
          <w:szCs w:val="20"/>
        </w:rPr>
      </w:pPr>
      <w:sdt>
        <w:sdtPr>
          <w:tag w:val="goog_rdk_1075"/>
          <w:id w:val="-159143042"/>
        </w:sdtPr>
        <w:sdtContent>
          <w:ins w:id="933" w:author="Ellett, Logan" w:date="2026-07-06T04:27:00Z">
            <w:r w:rsidRPr="00686BD5">
              <w:rPr>
                <w:color w:val="ED0000"/>
                <w:sz w:val="20"/>
                <w:szCs w:val="20"/>
              </w:rPr>
              <w:t>B.</w:t>
            </w:r>
            <w:r w:rsidRPr="00686BD5">
              <w:rPr>
                <w:color w:val="ED0000"/>
                <w:sz w:val="20"/>
                <w:szCs w:val="20"/>
              </w:rPr>
              <w:tab/>
              <w:t xml:space="preserve">The facility shall allow a child/youth in care to bring their personal belongings to the facility. However, the facility shall, as necessary, supervise the use of these items while the child/youth </w:t>
            </w:r>
            <w:proofErr w:type="gramStart"/>
            <w:r w:rsidRPr="00686BD5">
              <w:rPr>
                <w:color w:val="ED0000"/>
                <w:sz w:val="20"/>
                <w:szCs w:val="20"/>
              </w:rPr>
              <w:t>attends</w:t>
            </w:r>
            <w:proofErr w:type="gramEnd"/>
            <w:r w:rsidRPr="00686BD5">
              <w:rPr>
                <w:color w:val="ED0000"/>
                <w:sz w:val="20"/>
                <w:szCs w:val="20"/>
              </w:rPr>
              <w:t xml:space="preserve"> the facility. Children/youth residing in foster care or participating in the foster youth in transition program have a right to </w:t>
            </w:r>
            <w:proofErr w:type="gramStart"/>
            <w:r w:rsidRPr="00686BD5">
              <w:rPr>
                <w:color w:val="ED0000"/>
                <w:sz w:val="20"/>
                <w:szCs w:val="20"/>
              </w:rPr>
              <w:t>basic essentials</w:t>
            </w:r>
            <w:proofErr w:type="gramEnd"/>
            <w:r w:rsidRPr="00686BD5">
              <w:rPr>
                <w:color w:val="ED0000"/>
                <w:sz w:val="20"/>
                <w:szCs w:val="20"/>
              </w:rPr>
              <w:t xml:space="preserve"> including personal belongings as outlined in </w:t>
            </w:r>
            <w:r w:rsidRPr="00686BD5">
              <w:rPr>
                <w:color w:val="ED0000"/>
                <w:sz w:val="20"/>
                <w:szCs w:val="20"/>
              </w:rPr>
              <w:lastRenderedPageBreak/>
              <w:t>Section 19-7-101(2)(f)(III), C.R.S. (202</w:t>
            </w:r>
          </w:ins>
          <w:ins w:id="934" w:author="Ellett, Logan" w:date="2026-09-10T13:05:00Z" w16du:dateUtc="2026-09-10T19:05:00Z">
            <w:r w:rsidR="00FA1BBC" w:rsidRPr="00686BD5">
              <w:rPr>
                <w:color w:val="ED0000"/>
                <w:sz w:val="20"/>
                <w:szCs w:val="20"/>
              </w:rPr>
              <w:t>5</w:t>
            </w:r>
          </w:ins>
          <w:ins w:id="935" w:author="Ellett, Logan" w:date="2026-07-06T04:27:00Z">
            <w:r w:rsidRPr="00686BD5">
              <w:rPr>
                <w:color w:val="ED0000"/>
                <w:sz w:val="20"/>
                <w:szCs w:val="20"/>
              </w:rPr>
              <w:t xml:space="preserve">) that shall only be limited or denied by court order. For other children/youth who are not residing in foster care or not participating in the foster youth in transition program, the facility shall, as necessary for the safety of the child/youth, limit the use of these items while the child/youth </w:t>
            </w:r>
            <w:proofErr w:type="gramStart"/>
            <w:r w:rsidRPr="00686BD5">
              <w:rPr>
                <w:color w:val="ED0000"/>
                <w:sz w:val="20"/>
                <w:szCs w:val="20"/>
              </w:rPr>
              <w:t>attends</w:t>
            </w:r>
            <w:proofErr w:type="gramEnd"/>
            <w:r w:rsidRPr="00686BD5">
              <w:rPr>
                <w:color w:val="ED0000"/>
                <w:sz w:val="20"/>
                <w:szCs w:val="20"/>
              </w:rPr>
              <w:t xml:space="preserve"> the facility. Where limitations are imposed, the child/youth shall be informed of the reasons, in a language or manner of communication the child/youth can understand. The decision and reasons shall be recorded in the child’s/youth’s file. Provisions shall be made for protection of the child’s/youth’s property.</w:t>
            </w:r>
          </w:ins>
        </w:sdtContent>
      </w:sdt>
    </w:p>
    <w:p w14:paraId="000001F9" w14:textId="77777777" w:rsidR="00C10BEC" w:rsidRDefault="00000000">
      <w:pPr>
        <w:spacing w:before="200" w:after="200"/>
        <w:ind w:left="720" w:hanging="720"/>
        <w:rPr>
          <w:sz w:val="18"/>
          <w:szCs w:val="18"/>
        </w:rPr>
      </w:pPr>
      <w:sdt>
        <w:sdtPr>
          <w:tag w:val="goog_rdk_1077"/>
          <w:id w:val="1554924035"/>
        </w:sdtPr>
        <w:sdtContent>
          <w:proofErr w:type="gramStart"/>
          <w:ins w:id="936" w:author="Ellett, Logan" w:date="2026-07-06T04:40:00Z">
            <w:r w:rsidRPr="00686BD5">
              <w:rPr>
                <w:color w:val="ED0000"/>
                <w:sz w:val="20"/>
                <w:szCs w:val="20"/>
              </w:rPr>
              <w:t>C.</w:t>
            </w:r>
            <w:r w:rsidRPr="00686BD5">
              <w:rPr>
                <w:color w:val="ED0000"/>
                <w:sz w:val="20"/>
                <w:szCs w:val="20"/>
              </w:rPr>
              <w:tab/>
              <w:t>Should</w:t>
            </w:r>
            <w:proofErr w:type="gramEnd"/>
            <w:r w:rsidRPr="00686BD5">
              <w:rPr>
                <w:color w:val="ED0000"/>
                <w:sz w:val="20"/>
                <w:szCs w:val="20"/>
              </w:rPr>
              <w:t xml:space="preserve"> there be belongings left at the time of the child’s/youth’s discharge, the facility is responsible for following their policy for storage and disposal of belongings.</w:t>
            </w:r>
          </w:ins>
        </w:sdtContent>
      </w:sdt>
      <w:r>
        <w:rPr>
          <w:sz w:val="18"/>
          <w:szCs w:val="18"/>
        </w:rPr>
        <w:t xml:space="preserve"> </w:t>
      </w:r>
    </w:p>
    <w:p w14:paraId="000001FA" w14:textId="77777777" w:rsidR="00C10BEC" w:rsidRDefault="00000000">
      <w:pPr>
        <w:spacing w:before="200" w:after="200"/>
        <w:ind w:left="720" w:hanging="720"/>
        <w:rPr>
          <w:color w:val="FF0000"/>
          <w:sz w:val="20"/>
          <w:szCs w:val="20"/>
        </w:rPr>
      </w:pPr>
      <w:sdt>
        <w:sdtPr>
          <w:tag w:val="goog_rdk_1079"/>
          <w:id w:val="-1031485135"/>
        </w:sdtPr>
        <w:sdtContent>
          <w:ins w:id="937" w:author="Ellett, Logan" w:date="2026-07-06T04:40:00Z">
            <w:r w:rsidRPr="00686BD5">
              <w:rPr>
                <w:color w:val="ED0000"/>
                <w:sz w:val="20"/>
                <w:szCs w:val="20"/>
              </w:rPr>
              <w:t>D.</w:t>
            </w:r>
            <w:r w:rsidRPr="00686BD5">
              <w:rPr>
                <w:color w:val="ED0000"/>
                <w:sz w:val="20"/>
                <w:szCs w:val="20"/>
              </w:rPr>
              <w:tab/>
              <w:t>Should a facility choose to implement policies and procedures surrounding searches and control of contraband, the facility must comply with Section 7.714.51.</w:t>
            </w:r>
          </w:ins>
        </w:sdtContent>
      </w:sdt>
      <w:r>
        <w:rPr>
          <w:color w:val="FF0000"/>
          <w:sz w:val="20"/>
          <w:szCs w:val="20"/>
        </w:rPr>
        <w:t xml:space="preserve"> </w:t>
      </w:r>
    </w:p>
    <w:p w14:paraId="000001FB" w14:textId="77777777" w:rsidR="00C10BEC" w:rsidRDefault="00000000">
      <w:pPr>
        <w:spacing w:before="200" w:after="200"/>
        <w:ind w:left="1440" w:hanging="1440"/>
        <w:rPr>
          <w:b/>
          <w:bCs/>
          <w:color w:val="FF0000"/>
          <w:sz w:val="20"/>
          <w:szCs w:val="20"/>
        </w:rPr>
      </w:pPr>
      <w:sdt>
        <w:sdtPr>
          <w:tag w:val="goog_rdk_1081"/>
          <w:id w:val="-132222207"/>
        </w:sdtPr>
        <w:sdtContent>
          <w:ins w:id="938" w:author="Ellett, Logan" w:date="2026-07-06T04:41:00Z">
            <w:r w:rsidRPr="00686BD5">
              <w:rPr>
                <w:b/>
                <w:bCs/>
                <w:color w:val="ED0000"/>
                <w:sz w:val="20"/>
                <w:szCs w:val="20"/>
              </w:rPr>
              <w:t>7.706.391</w:t>
            </w:r>
            <w:r w:rsidRPr="00686BD5">
              <w:rPr>
                <w:b/>
                <w:bCs/>
                <w:color w:val="ED0000"/>
                <w:sz w:val="20"/>
                <w:szCs w:val="20"/>
              </w:rPr>
              <w:tab/>
              <w:t>Preschool Age Care</w:t>
            </w:r>
          </w:ins>
        </w:sdtContent>
      </w:sdt>
    </w:p>
    <w:p w14:paraId="000001FC" w14:textId="77777777" w:rsidR="00C10BEC" w:rsidRDefault="00000000">
      <w:pPr>
        <w:spacing w:before="200" w:after="200"/>
        <w:rPr>
          <w:color w:val="FF0000"/>
          <w:sz w:val="20"/>
          <w:szCs w:val="20"/>
        </w:rPr>
      </w:pPr>
      <w:sdt>
        <w:sdtPr>
          <w:tag w:val="goog_rdk_1083"/>
          <w:id w:val="-1739064664"/>
        </w:sdtPr>
        <w:sdtContent>
          <w:ins w:id="939" w:author="Ellett, Logan" w:date="2026-07-06T04:41:00Z">
            <w:r w:rsidRPr="00686BD5">
              <w:rPr>
                <w:color w:val="ED0000"/>
                <w:sz w:val="20"/>
                <w:szCs w:val="20"/>
              </w:rPr>
              <w:t>If the day treatment facility serves children aged three (3) years of age up to five (5) years of age, the following must be followed:</w:t>
            </w:r>
          </w:ins>
        </w:sdtContent>
      </w:sdt>
    </w:p>
    <w:p w14:paraId="000001FD" w14:textId="68245361" w:rsidR="00C10BEC" w:rsidRDefault="00000000">
      <w:pPr>
        <w:spacing w:before="200" w:after="200"/>
        <w:ind w:left="720" w:hanging="720"/>
        <w:rPr>
          <w:color w:val="FF0000"/>
          <w:sz w:val="20"/>
          <w:szCs w:val="20"/>
        </w:rPr>
      </w:pPr>
      <w:sdt>
        <w:sdtPr>
          <w:tag w:val="goog_rdk_1085"/>
          <w:id w:val="-1587197235"/>
        </w:sdtPr>
        <w:sdtContent>
          <w:ins w:id="940" w:author="Ellett, Logan" w:date="2026-07-06T04:41:00Z">
            <w:r w:rsidRPr="00686BD5">
              <w:rPr>
                <w:color w:val="ED0000"/>
                <w:sz w:val="20"/>
                <w:szCs w:val="20"/>
              </w:rPr>
              <w:t>A.</w:t>
            </w:r>
            <w:r w:rsidRPr="00686BD5">
              <w:rPr>
                <w:color w:val="ED0000"/>
                <w:sz w:val="20"/>
                <w:szCs w:val="20"/>
              </w:rPr>
              <w:tab/>
              <w:t xml:space="preserve">If children under age five (5) are in care for longer than five (5) consecutive hours in one </w:t>
            </w:r>
          </w:ins>
          <w:ins w:id="941" w:author="Ellett, Logan" w:date="2026-09-01T05:43:00Z" w16du:dateUtc="2026-09-01T11:43:00Z">
            <w:r w:rsidR="002026F8" w:rsidRPr="00686BD5">
              <w:rPr>
                <w:color w:val="ED0000"/>
                <w:sz w:val="20"/>
                <w:szCs w:val="20"/>
              </w:rPr>
              <w:t xml:space="preserve">(1) </w:t>
            </w:r>
          </w:ins>
          <w:ins w:id="942" w:author="Ellett, Logan" w:date="2026-07-06T04:41:00Z">
            <w:r w:rsidRPr="00686BD5">
              <w:rPr>
                <w:color w:val="ED0000"/>
                <w:sz w:val="20"/>
                <w:szCs w:val="20"/>
              </w:rPr>
              <w:t>day, the facility must provide at least a thirty (30</w:t>
            </w:r>
          </w:ins>
          <w:ins w:id="943" w:author="Ellett, Logan" w:date="2026-09-01T05:44:00Z" w16du:dateUtc="2026-09-01T11:44:00Z">
            <w:r w:rsidR="002026F8" w:rsidRPr="00686BD5">
              <w:rPr>
                <w:color w:val="ED0000"/>
                <w:sz w:val="20"/>
                <w:szCs w:val="20"/>
              </w:rPr>
              <w:t>)</w:t>
            </w:r>
          </w:ins>
          <w:ins w:id="944" w:author="Ellett, Logan" w:date="2026-07-06T04:41:00Z">
            <w:r w:rsidRPr="00686BD5">
              <w:rPr>
                <w:color w:val="ED0000"/>
                <w:sz w:val="20"/>
                <w:szCs w:val="20"/>
              </w:rPr>
              <w:t xml:space="preserve"> minute rest period meeting the following:</w:t>
            </w:r>
          </w:ins>
        </w:sdtContent>
      </w:sdt>
    </w:p>
    <w:p w14:paraId="000001FE" w14:textId="77777777" w:rsidR="00C10BEC" w:rsidRDefault="00000000">
      <w:pPr>
        <w:spacing w:before="200" w:after="200"/>
        <w:ind w:left="1440" w:hanging="720"/>
        <w:rPr>
          <w:color w:val="FF0000"/>
          <w:sz w:val="20"/>
          <w:szCs w:val="20"/>
        </w:rPr>
      </w:pPr>
      <w:sdt>
        <w:sdtPr>
          <w:tag w:val="goog_rdk_1087"/>
          <w:id w:val="-1186642232"/>
        </w:sdtPr>
        <w:sdtContent>
          <w:ins w:id="945" w:author="Ellett, Logan" w:date="2026-07-06T04:42:00Z">
            <w:r w:rsidRPr="00686BD5">
              <w:rPr>
                <w:color w:val="ED0000"/>
                <w:sz w:val="20"/>
                <w:szCs w:val="20"/>
              </w:rPr>
              <w:t>1.</w:t>
            </w:r>
            <w:r w:rsidRPr="00686BD5">
              <w:rPr>
                <w:color w:val="ED0000"/>
                <w:sz w:val="20"/>
                <w:szCs w:val="20"/>
              </w:rPr>
              <w:tab/>
              <w:t>A firm cot or two (2) inch mat with a sheet and blanket, or other suitable covering, must be provided for each child. Cots and mats must be of firm construction and in good repair. Cots or pads must be spaced at least two (2) feet apart on all sides during rest time. Children must have a safe area in which to rest that is easily supervised, out of the path of traffic, and free of hazards.</w:t>
            </w:r>
          </w:ins>
        </w:sdtContent>
      </w:sdt>
    </w:p>
    <w:p w14:paraId="000001FF" w14:textId="77777777" w:rsidR="00C10BEC" w:rsidRDefault="00000000">
      <w:pPr>
        <w:spacing w:before="200" w:after="200"/>
        <w:ind w:left="1440" w:hanging="720"/>
        <w:rPr>
          <w:color w:val="FF0000"/>
          <w:sz w:val="20"/>
          <w:szCs w:val="20"/>
        </w:rPr>
      </w:pPr>
      <w:sdt>
        <w:sdtPr>
          <w:tag w:val="goog_rdk_1089"/>
          <w:id w:val="1605709976"/>
        </w:sdtPr>
        <w:sdtContent>
          <w:ins w:id="946" w:author="Ellett, Logan" w:date="2026-07-06T04:43:00Z">
            <w:r w:rsidRPr="00686BD5">
              <w:rPr>
                <w:color w:val="ED0000"/>
                <w:sz w:val="20"/>
                <w:szCs w:val="20"/>
              </w:rPr>
              <w:t>2.</w:t>
            </w:r>
            <w:r w:rsidRPr="00686BD5">
              <w:rPr>
                <w:color w:val="ED0000"/>
                <w:sz w:val="20"/>
                <w:szCs w:val="20"/>
              </w:rPr>
              <w:tab/>
              <w:t>Quiet activities must be available for children who do not sleep during the thirty (30) minute period, or the children may be brought to another space to engage in quiet play or sensory activities, as outlined in facility policy or the individual child plan. Older children requiring a rest time, as outlined in the individual child/youth plan, must be given one.</w:t>
            </w:r>
          </w:ins>
        </w:sdtContent>
      </w:sdt>
      <w:r>
        <w:rPr>
          <w:color w:val="FF0000"/>
          <w:sz w:val="20"/>
          <w:szCs w:val="20"/>
        </w:rPr>
        <w:t xml:space="preserve"> </w:t>
      </w:r>
    </w:p>
    <w:p w14:paraId="00000200" w14:textId="77777777" w:rsidR="00C10BEC" w:rsidRDefault="00000000">
      <w:pPr>
        <w:spacing w:before="200" w:after="200"/>
        <w:ind w:left="1440" w:hanging="720"/>
        <w:rPr>
          <w:color w:val="FF0000"/>
          <w:sz w:val="20"/>
          <w:szCs w:val="20"/>
        </w:rPr>
      </w:pPr>
      <w:sdt>
        <w:sdtPr>
          <w:tag w:val="goog_rdk_1091"/>
          <w:id w:val="-1927974282"/>
        </w:sdtPr>
        <w:sdtContent>
          <w:ins w:id="947" w:author="Ellett, Logan" w:date="2026-07-06T04:43:00Z">
            <w:r w:rsidRPr="00686BD5">
              <w:rPr>
                <w:color w:val="ED0000"/>
                <w:sz w:val="20"/>
                <w:szCs w:val="20"/>
              </w:rPr>
              <w:t>3.</w:t>
            </w:r>
            <w:r w:rsidRPr="00686BD5">
              <w:rPr>
                <w:color w:val="ED0000"/>
                <w:sz w:val="20"/>
                <w:szCs w:val="20"/>
              </w:rPr>
              <w:tab/>
              <w:t>Children who fall asleep must be allowed to leave their napping area within ten (10) minutes of waking.</w:t>
            </w:r>
          </w:ins>
        </w:sdtContent>
      </w:sdt>
    </w:p>
    <w:p w14:paraId="00000201" w14:textId="77777777" w:rsidR="00C10BEC" w:rsidRDefault="00000000">
      <w:pPr>
        <w:spacing w:before="200" w:after="200"/>
        <w:ind w:left="1440" w:hanging="720"/>
        <w:rPr>
          <w:color w:val="FF0000"/>
          <w:sz w:val="20"/>
          <w:szCs w:val="20"/>
        </w:rPr>
      </w:pPr>
      <w:sdt>
        <w:sdtPr>
          <w:tag w:val="goog_rdk_1093"/>
          <w:id w:val="478794279"/>
        </w:sdtPr>
        <w:sdtContent>
          <w:ins w:id="948" w:author="Ellett, Logan" w:date="2026-07-06T04:44:00Z">
            <w:r w:rsidRPr="00686BD5">
              <w:rPr>
                <w:color w:val="ED0000"/>
                <w:sz w:val="20"/>
                <w:szCs w:val="20"/>
              </w:rPr>
              <w:t>4.</w:t>
            </w:r>
            <w:r w:rsidRPr="00686BD5">
              <w:rPr>
                <w:color w:val="ED0000"/>
                <w:sz w:val="20"/>
                <w:szCs w:val="20"/>
              </w:rPr>
              <w:tab/>
              <w:t>Children must not be forced to sleep.</w:t>
            </w:r>
          </w:ins>
        </w:sdtContent>
      </w:sdt>
    </w:p>
    <w:p w14:paraId="00000202" w14:textId="77777777" w:rsidR="00C10BEC" w:rsidRDefault="00000000">
      <w:pPr>
        <w:spacing w:before="200" w:after="200"/>
        <w:ind w:left="720" w:hanging="720"/>
        <w:rPr>
          <w:color w:val="FF0000"/>
          <w:sz w:val="20"/>
          <w:szCs w:val="20"/>
        </w:rPr>
      </w:pPr>
      <w:sdt>
        <w:sdtPr>
          <w:tag w:val="goog_rdk_1095"/>
          <w:id w:val="1807438291"/>
        </w:sdtPr>
        <w:sdtContent>
          <w:ins w:id="949" w:author="Ellett, Logan" w:date="2026-07-06T04:44:00Z">
            <w:r w:rsidRPr="00686BD5">
              <w:rPr>
                <w:color w:val="ED0000"/>
                <w:sz w:val="20"/>
                <w:szCs w:val="20"/>
              </w:rPr>
              <w:t>B.</w:t>
            </w:r>
            <w:r w:rsidRPr="00686BD5">
              <w:rPr>
                <w:color w:val="ED0000"/>
                <w:sz w:val="20"/>
                <w:szCs w:val="20"/>
              </w:rPr>
              <w:tab/>
              <w:t>Rest time equipment</w:t>
            </w:r>
          </w:ins>
        </w:sdtContent>
      </w:sdt>
    </w:p>
    <w:p w14:paraId="00000203" w14:textId="77777777" w:rsidR="00C10BEC" w:rsidRDefault="00000000">
      <w:pPr>
        <w:spacing w:before="200" w:after="200"/>
        <w:ind w:left="1440" w:hanging="720"/>
        <w:rPr>
          <w:color w:val="FF0000"/>
          <w:sz w:val="20"/>
          <w:szCs w:val="20"/>
        </w:rPr>
      </w:pPr>
      <w:sdt>
        <w:sdtPr>
          <w:tag w:val="goog_rdk_1097"/>
          <w:id w:val="-465420836"/>
        </w:sdtPr>
        <w:sdtContent>
          <w:ins w:id="950" w:author="Ellett, Logan" w:date="2026-07-06T04:44:00Z">
            <w:r w:rsidRPr="00686BD5">
              <w:rPr>
                <w:color w:val="ED0000"/>
                <w:sz w:val="20"/>
                <w:szCs w:val="20"/>
              </w:rPr>
              <w:t>1.</w:t>
            </w:r>
            <w:r w:rsidRPr="00686BD5">
              <w:rPr>
                <w:color w:val="ED0000"/>
                <w:sz w:val="20"/>
                <w:szCs w:val="20"/>
              </w:rPr>
              <w:tab/>
              <w:t>In rooms used for napping, the lighting must be dim at nap time to promote an atmosphere conducive to sleep but must be bright enough for supervision of children.</w:t>
            </w:r>
          </w:ins>
        </w:sdtContent>
      </w:sdt>
    </w:p>
    <w:p w14:paraId="00000204" w14:textId="77777777" w:rsidR="00C10BEC" w:rsidRDefault="00000000">
      <w:pPr>
        <w:spacing w:before="200" w:after="200"/>
        <w:ind w:left="1440" w:hanging="720"/>
        <w:rPr>
          <w:color w:val="FF0000"/>
          <w:sz w:val="20"/>
          <w:szCs w:val="20"/>
        </w:rPr>
      </w:pPr>
      <w:sdt>
        <w:sdtPr>
          <w:tag w:val="goog_rdk_1099"/>
          <w:id w:val="2116235502"/>
        </w:sdtPr>
        <w:sdtContent>
          <w:ins w:id="951" w:author="Ellett, Logan" w:date="2026-07-06T04:44:00Z">
            <w:r w:rsidRPr="00686BD5">
              <w:rPr>
                <w:color w:val="ED0000"/>
                <w:sz w:val="20"/>
                <w:szCs w:val="20"/>
              </w:rPr>
              <w:t>2.</w:t>
            </w:r>
            <w:r w:rsidRPr="00686BD5">
              <w:rPr>
                <w:color w:val="ED0000"/>
                <w:sz w:val="20"/>
                <w:szCs w:val="20"/>
              </w:rPr>
              <w:tab/>
              <w:t xml:space="preserve">When the room provided is used for other facility activities, the </w:t>
            </w:r>
            <w:proofErr w:type="gramStart"/>
            <w:r w:rsidRPr="00686BD5">
              <w:rPr>
                <w:color w:val="ED0000"/>
                <w:sz w:val="20"/>
                <w:szCs w:val="20"/>
              </w:rPr>
              <w:t>cots</w:t>
            </w:r>
            <w:proofErr w:type="gramEnd"/>
            <w:r w:rsidRPr="00686BD5">
              <w:rPr>
                <w:color w:val="ED0000"/>
                <w:sz w:val="20"/>
                <w:szCs w:val="20"/>
              </w:rPr>
              <w:t>, pads, and linens must be stored in an area that is not included in the required square footage assigned for play space.</w:t>
            </w:r>
          </w:ins>
        </w:sdtContent>
      </w:sdt>
    </w:p>
    <w:p w14:paraId="00000205" w14:textId="77777777" w:rsidR="00C10BEC" w:rsidRDefault="00000000">
      <w:pPr>
        <w:spacing w:before="200" w:after="200"/>
        <w:ind w:left="720" w:hanging="720"/>
        <w:rPr>
          <w:color w:val="FF0000"/>
          <w:sz w:val="20"/>
          <w:szCs w:val="20"/>
        </w:rPr>
      </w:pPr>
      <w:sdt>
        <w:sdtPr>
          <w:tag w:val="goog_rdk_1101"/>
          <w:id w:val="-1875767184"/>
        </w:sdtPr>
        <w:sdtContent>
          <w:ins w:id="952" w:author="Ellett, Logan" w:date="2026-07-06T04:45:00Z">
            <w:r w:rsidRPr="00686BD5">
              <w:rPr>
                <w:color w:val="ED0000"/>
                <w:sz w:val="20"/>
                <w:szCs w:val="20"/>
              </w:rPr>
              <w:t>C.</w:t>
            </w:r>
            <w:r w:rsidRPr="00686BD5">
              <w:rPr>
                <w:color w:val="ED0000"/>
                <w:sz w:val="20"/>
                <w:szCs w:val="20"/>
              </w:rPr>
              <w:tab/>
              <w:t>At nap time, the child to staff ratio may be doubled for children three (3) years of age and older in the day treatment facility when the following conditions have been met:</w:t>
            </w:r>
          </w:ins>
        </w:sdtContent>
      </w:sdt>
    </w:p>
    <w:p w14:paraId="00000206" w14:textId="77777777" w:rsidR="00C10BEC" w:rsidRDefault="00000000">
      <w:pPr>
        <w:spacing w:before="200" w:after="200"/>
        <w:ind w:left="1440" w:hanging="720"/>
        <w:rPr>
          <w:color w:val="FF0000"/>
          <w:sz w:val="20"/>
          <w:szCs w:val="20"/>
        </w:rPr>
      </w:pPr>
      <w:sdt>
        <w:sdtPr>
          <w:tag w:val="goog_rdk_1103"/>
          <w:id w:val="-1898298266"/>
        </w:sdtPr>
        <w:sdtContent>
          <w:ins w:id="953" w:author="Ellett, Logan" w:date="2026-07-06T04:45:00Z">
            <w:r w:rsidRPr="00686BD5">
              <w:rPr>
                <w:color w:val="ED0000"/>
                <w:sz w:val="20"/>
                <w:szCs w:val="20"/>
              </w:rPr>
              <w:t>1.</w:t>
            </w:r>
            <w:r w:rsidRPr="00686BD5">
              <w:rPr>
                <w:color w:val="ED0000"/>
                <w:sz w:val="20"/>
                <w:szCs w:val="20"/>
              </w:rPr>
              <w:tab/>
              <w:t>At least half of the children are sleeping;</w:t>
            </w:r>
          </w:ins>
        </w:sdtContent>
      </w:sdt>
    </w:p>
    <w:p w14:paraId="00000207" w14:textId="77777777" w:rsidR="00C10BEC" w:rsidRDefault="00000000">
      <w:pPr>
        <w:spacing w:before="200" w:after="200"/>
        <w:ind w:left="1440" w:hanging="720"/>
        <w:rPr>
          <w:color w:val="FF0000"/>
          <w:sz w:val="20"/>
          <w:szCs w:val="20"/>
        </w:rPr>
      </w:pPr>
      <w:sdt>
        <w:sdtPr>
          <w:tag w:val="goog_rdk_1105"/>
          <w:id w:val="1274785947"/>
        </w:sdtPr>
        <w:sdtContent>
          <w:ins w:id="954" w:author="Ellett, Logan" w:date="2026-07-06T04:45:00Z">
            <w:r w:rsidRPr="00686BD5">
              <w:rPr>
                <w:color w:val="ED0000"/>
                <w:sz w:val="20"/>
                <w:szCs w:val="20"/>
              </w:rPr>
              <w:t>2.</w:t>
            </w:r>
            <w:r w:rsidRPr="00686BD5">
              <w:rPr>
                <w:color w:val="ED0000"/>
                <w:sz w:val="20"/>
                <w:szCs w:val="20"/>
              </w:rPr>
              <w:tab/>
              <w:t>Another staff member is onsite at the facility and immediately available; and</w:t>
            </w:r>
          </w:ins>
        </w:sdtContent>
      </w:sdt>
    </w:p>
    <w:p w14:paraId="00000208" w14:textId="77777777" w:rsidR="00C10BEC" w:rsidRDefault="00000000">
      <w:pPr>
        <w:spacing w:before="200" w:after="200"/>
        <w:ind w:left="1440" w:hanging="720"/>
        <w:rPr>
          <w:color w:val="FF0000"/>
          <w:sz w:val="20"/>
          <w:szCs w:val="20"/>
        </w:rPr>
      </w:pPr>
      <w:sdt>
        <w:sdtPr>
          <w:tag w:val="goog_rdk_1107"/>
          <w:id w:val="1199583358"/>
        </w:sdtPr>
        <w:sdtContent>
          <w:ins w:id="955" w:author="Ellett, Logan" w:date="2026-07-06T04:45:00Z">
            <w:r w:rsidRPr="00686BD5">
              <w:rPr>
                <w:color w:val="ED0000"/>
                <w:sz w:val="20"/>
                <w:szCs w:val="20"/>
              </w:rPr>
              <w:t>3.</w:t>
            </w:r>
            <w:r w:rsidRPr="00686BD5">
              <w:rPr>
                <w:color w:val="ED0000"/>
                <w:sz w:val="20"/>
                <w:szCs w:val="20"/>
              </w:rPr>
              <w:tab/>
              <w:t>Maximum group size and room capacity are not exceeded.</w:t>
            </w:r>
          </w:ins>
        </w:sdtContent>
      </w:sdt>
    </w:p>
    <w:p w14:paraId="00000209" w14:textId="77777777" w:rsidR="00C10BEC" w:rsidRDefault="00000000">
      <w:pPr>
        <w:spacing w:before="200" w:after="200"/>
        <w:ind w:left="1440" w:hanging="1440"/>
        <w:rPr>
          <w:b/>
          <w:bCs/>
          <w:strike/>
          <w:sz w:val="20"/>
          <w:szCs w:val="20"/>
        </w:rPr>
      </w:pPr>
      <w:r>
        <w:rPr>
          <w:b/>
          <w:bCs/>
          <w:sz w:val="20"/>
          <w:szCs w:val="20"/>
        </w:rPr>
        <w:t>7.706.</w:t>
      </w:r>
      <w:sdt>
        <w:sdtPr>
          <w:tag w:val="goog_rdk_1108"/>
          <w:id w:val="-1010155076"/>
        </w:sdtPr>
        <w:sdtContent>
          <w:ins w:id="956" w:author="Ellett, Logan" w:date="2026-07-06T04:50:00Z">
            <w:r>
              <w:rPr>
                <w:b/>
                <w:bCs/>
                <w:sz w:val="20"/>
                <w:szCs w:val="20"/>
              </w:rPr>
              <w:t xml:space="preserve"> </w:t>
            </w:r>
          </w:ins>
        </w:sdtContent>
      </w:sdt>
      <w:sdt>
        <w:sdtPr>
          <w:tag w:val="goog_rdk_1109"/>
          <w:id w:val="272997574"/>
        </w:sdtPr>
        <w:sdtContent>
          <w:del w:id="957" w:author="Ellett, Logan" w:date="2026-07-06T04:50:00Z">
            <w:r>
              <w:rPr>
                <w:b/>
                <w:bCs/>
                <w:sz w:val="20"/>
                <w:szCs w:val="20"/>
              </w:rPr>
              <w:delText>16</w:delText>
            </w:r>
          </w:del>
        </w:sdtContent>
      </w:sdt>
      <w:sdt>
        <w:sdtPr>
          <w:tag w:val="goog_rdk_1110"/>
          <w:id w:val="-1475954504"/>
        </w:sdtPr>
        <w:sdtContent>
          <w:ins w:id="958" w:author="Ellett, Logan" w:date="2026-07-06T04:50:00Z">
            <w:r w:rsidRPr="00686BD5">
              <w:rPr>
                <w:b/>
                <w:bCs/>
                <w:color w:val="ED0000"/>
                <w:sz w:val="20"/>
                <w:szCs w:val="20"/>
              </w:rPr>
              <w:t>4</w:t>
            </w:r>
          </w:ins>
        </w:sdtContent>
      </w:sdt>
      <w:r>
        <w:rPr>
          <w:b/>
          <w:bCs/>
          <w:sz w:val="20"/>
          <w:szCs w:val="20"/>
        </w:rPr>
        <w:t xml:space="preserve"> </w:t>
      </w:r>
      <w:r>
        <w:rPr>
          <w:b/>
          <w:bCs/>
          <w:sz w:val="20"/>
          <w:szCs w:val="20"/>
        </w:rPr>
        <w:tab/>
      </w:r>
      <w:sdt>
        <w:sdtPr>
          <w:tag w:val="goog_rdk_1111"/>
          <w:id w:val="1144298642"/>
        </w:sdtPr>
        <w:sdtContent>
          <w:ins w:id="959" w:author="Ellett, Logan" w:date="2026-07-06T04:51:00Z">
            <w:r>
              <w:rPr>
                <w:b/>
                <w:bCs/>
                <w:sz w:val="20"/>
                <w:szCs w:val="20"/>
              </w:rPr>
              <w:t>Trauma-Informed Care and</w:t>
            </w:r>
          </w:ins>
        </w:sdtContent>
      </w:sdt>
      <w:r>
        <w:rPr>
          <w:b/>
          <w:bCs/>
          <w:color w:val="FF0000"/>
          <w:sz w:val="20"/>
          <w:szCs w:val="20"/>
        </w:rPr>
        <w:t xml:space="preserve"> </w:t>
      </w:r>
      <w:r>
        <w:rPr>
          <w:b/>
          <w:bCs/>
          <w:sz w:val="20"/>
          <w:szCs w:val="20"/>
        </w:rPr>
        <w:t>Behavior Management</w:t>
      </w:r>
      <w:sdt>
        <w:sdtPr>
          <w:tag w:val="goog_rdk_1112"/>
          <w:id w:val="900254016"/>
        </w:sdtPr>
        <w:sdtContent>
          <w:del w:id="960" w:author="Ellett, Logan" w:date="2026-07-06T04:55:00Z">
            <w:r>
              <w:rPr>
                <w:b/>
                <w:bCs/>
                <w:sz w:val="20"/>
                <w:szCs w:val="20"/>
              </w:rPr>
              <w:delText xml:space="preserve"> [Rev. eff. 6/1/12]</w:delText>
            </w:r>
          </w:del>
        </w:sdtContent>
      </w:sdt>
    </w:p>
    <w:p w14:paraId="0000020A" w14:textId="77777777" w:rsidR="00C10BEC" w:rsidRDefault="00000000">
      <w:pPr>
        <w:spacing w:before="200" w:after="200"/>
        <w:ind w:left="720" w:hanging="720"/>
        <w:rPr>
          <w:color w:val="FF0000"/>
          <w:sz w:val="20"/>
          <w:szCs w:val="20"/>
        </w:rPr>
      </w:pPr>
      <w:r>
        <w:rPr>
          <w:sz w:val="20"/>
          <w:szCs w:val="20"/>
        </w:rPr>
        <w:t xml:space="preserve">A. </w:t>
      </w:r>
      <w:r>
        <w:rPr>
          <w:sz w:val="20"/>
          <w:szCs w:val="20"/>
        </w:rPr>
        <w:tab/>
      </w:r>
      <w:sdt>
        <w:sdtPr>
          <w:tag w:val="goog_rdk_1113"/>
          <w:id w:val="-1659058481"/>
        </w:sdtPr>
        <w:sdtContent>
          <w:ins w:id="961" w:author="Ellett, Logan" w:date="2026-07-06T04:51:00Z">
            <w:r>
              <w:rPr>
                <w:sz w:val="20"/>
                <w:szCs w:val="20"/>
              </w:rPr>
              <w:t>Preventative and supportive discipline are designed to be constructive and educational and may include diversion, counseling, pre-determined consequences such as temporary loss of privileges, and/or interventions developed by the child/youth and their clinician.</w:t>
            </w:r>
          </w:ins>
        </w:sdtContent>
      </w:sdt>
      <w:r>
        <w:rPr>
          <w:color w:val="FF0000"/>
          <w:sz w:val="20"/>
          <w:szCs w:val="20"/>
        </w:rPr>
        <w:t xml:space="preserve"> </w:t>
      </w:r>
    </w:p>
    <w:p w14:paraId="0000020B" w14:textId="77777777" w:rsidR="00C10BEC" w:rsidRDefault="00000000">
      <w:pPr>
        <w:spacing w:before="200" w:after="200"/>
        <w:ind w:left="720" w:hanging="720"/>
        <w:rPr>
          <w:sz w:val="20"/>
          <w:szCs w:val="20"/>
        </w:rPr>
      </w:pPr>
      <w:sdt>
        <w:sdtPr>
          <w:tag w:val="goog_rdk_1115"/>
          <w:id w:val="-1703749663"/>
        </w:sdtPr>
        <w:sdtContent>
          <w:ins w:id="962" w:author="Ellett, Logan" w:date="2026-07-06T04:52:00Z">
            <w:r w:rsidRPr="00686BD5">
              <w:rPr>
                <w:color w:val="ED0000"/>
                <w:sz w:val="20"/>
                <w:szCs w:val="20"/>
              </w:rPr>
              <w:t>B.</w:t>
            </w:r>
          </w:ins>
        </w:sdtContent>
      </w:sdt>
      <w:r>
        <w:rPr>
          <w:color w:val="FF0000"/>
          <w:sz w:val="20"/>
          <w:szCs w:val="20"/>
        </w:rPr>
        <w:tab/>
      </w:r>
      <w:r>
        <w:rPr>
          <w:sz w:val="20"/>
          <w:szCs w:val="20"/>
        </w:rPr>
        <w:t xml:space="preserve">Each day treatment </w:t>
      </w:r>
      <w:sdt>
        <w:sdtPr>
          <w:tag w:val="goog_rdk_1116"/>
          <w:id w:val="-1491545999"/>
        </w:sdtPr>
        <w:sdtContent>
          <w:ins w:id="963" w:author="Ellett, Logan" w:date="2026-07-06T04:52:00Z">
            <w:r>
              <w:rPr>
                <w:sz w:val="20"/>
                <w:szCs w:val="20"/>
              </w:rPr>
              <w:t>facility must</w:t>
            </w:r>
          </w:ins>
        </w:sdtContent>
      </w:sdt>
      <w:sdt>
        <w:sdtPr>
          <w:tag w:val="goog_rdk_1117"/>
          <w:id w:val="-1231683583"/>
        </w:sdtPr>
        <w:sdtContent>
          <w:del w:id="964" w:author="Ellett, Logan" w:date="2026-07-06T04:52:00Z">
            <w:r>
              <w:rPr>
                <w:color w:val="FF0000"/>
                <w:sz w:val="20"/>
                <w:szCs w:val="20"/>
              </w:rPr>
              <w:delText xml:space="preserve"> </w:delText>
            </w:r>
            <w:r>
              <w:rPr>
                <w:sz w:val="20"/>
                <w:szCs w:val="20"/>
              </w:rPr>
              <w:delText>center will</w:delText>
            </w:r>
          </w:del>
        </w:sdtContent>
      </w:sdt>
      <w:r>
        <w:rPr>
          <w:sz w:val="20"/>
          <w:szCs w:val="20"/>
        </w:rPr>
        <w:t xml:space="preserve"> have written documentation of policies and procedures that describe the treatment model upon which the behavior management system is based and who shall be responsible for disciplinary measures.</w:t>
      </w:r>
    </w:p>
    <w:p w14:paraId="0000020C" w14:textId="77777777" w:rsidR="00C10BEC" w:rsidRDefault="00000000">
      <w:pPr>
        <w:spacing w:before="200" w:after="200"/>
        <w:ind w:left="720" w:hanging="720"/>
        <w:rPr>
          <w:sz w:val="20"/>
          <w:szCs w:val="20"/>
        </w:rPr>
      </w:pPr>
      <w:sdt>
        <w:sdtPr>
          <w:tag w:val="goog_rdk_1119"/>
          <w:id w:val="-317878890"/>
        </w:sdtPr>
        <w:sdtContent>
          <w:ins w:id="965" w:author="Ellett, Logan" w:date="2026-07-06T04:52:00Z">
            <w:r w:rsidRPr="00686BD5">
              <w:rPr>
                <w:color w:val="ED0000"/>
                <w:sz w:val="20"/>
                <w:szCs w:val="20"/>
              </w:rPr>
              <w:t>C</w:t>
            </w:r>
          </w:ins>
        </w:sdtContent>
      </w:sdt>
      <w:sdt>
        <w:sdtPr>
          <w:tag w:val="goog_rdk_1120"/>
          <w:id w:val="1096832990"/>
        </w:sdtPr>
        <w:sdtContent>
          <w:del w:id="966" w:author="Ellett, Logan" w:date="2026-07-06T04:52:00Z">
            <w:r>
              <w:rPr>
                <w:sz w:val="20"/>
                <w:szCs w:val="20"/>
              </w:rPr>
              <w:delText>B</w:delText>
            </w:r>
          </w:del>
        </w:sdtContent>
      </w:sdt>
      <w:r>
        <w:rPr>
          <w:sz w:val="20"/>
          <w:szCs w:val="20"/>
        </w:rPr>
        <w:t xml:space="preserve">. </w:t>
      </w:r>
      <w:r>
        <w:rPr>
          <w:sz w:val="20"/>
          <w:szCs w:val="20"/>
        </w:rPr>
        <w:tab/>
        <w:t>The behavior management system must be explained to parents/guardians and to children</w:t>
      </w:r>
      <w:sdt>
        <w:sdtPr>
          <w:tag w:val="goog_rdk_1121"/>
          <w:id w:val="1719695142"/>
        </w:sdtPr>
        <w:sdtContent>
          <w:ins w:id="967" w:author="Ellett, Logan" w:date="2026-07-06T04:52:00Z">
            <w:r>
              <w:rPr>
                <w:sz w:val="20"/>
                <w:szCs w:val="20"/>
              </w:rPr>
              <w:t>/youth</w:t>
            </w:r>
          </w:ins>
        </w:sdtContent>
      </w:sdt>
      <w:r>
        <w:rPr>
          <w:sz w:val="20"/>
          <w:szCs w:val="20"/>
        </w:rPr>
        <w:t xml:space="preserve"> </w:t>
      </w:r>
      <w:proofErr w:type="gramStart"/>
      <w:r>
        <w:rPr>
          <w:sz w:val="20"/>
          <w:szCs w:val="20"/>
        </w:rPr>
        <w:t>taking into account</w:t>
      </w:r>
      <w:proofErr w:type="gramEnd"/>
      <w:r>
        <w:rPr>
          <w:sz w:val="20"/>
          <w:szCs w:val="20"/>
        </w:rPr>
        <w:t xml:space="preserve"> the child's</w:t>
      </w:r>
      <w:sdt>
        <w:sdtPr>
          <w:tag w:val="goog_rdk_1122"/>
          <w:id w:val="-555784900"/>
        </w:sdtPr>
        <w:sdtContent>
          <w:ins w:id="968" w:author="Ellett, Logan" w:date="2026-07-06T04:52:00Z">
            <w:r>
              <w:rPr>
                <w:sz w:val="20"/>
                <w:szCs w:val="20"/>
              </w:rPr>
              <w:t>/youth’s</w:t>
            </w:r>
          </w:ins>
        </w:sdtContent>
      </w:sdt>
      <w:r>
        <w:rPr>
          <w:sz w:val="20"/>
          <w:szCs w:val="20"/>
        </w:rPr>
        <w:t xml:space="preserve"> developmental</w:t>
      </w:r>
      <w:sdt>
        <w:sdtPr>
          <w:tag w:val="goog_rdk_1123"/>
          <w:id w:val="-348353998"/>
        </w:sdtPr>
        <w:sdtContent>
          <w:del w:id="969" w:author="Ellett, Logan" w:date="2026-07-06T04:57:00Z">
            <w:r>
              <w:rPr>
                <w:sz w:val="20"/>
                <w:szCs w:val="20"/>
              </w:rPr>
              <w:delText xml:space="preserve"> and cognitive</w:delText>
            </w:r>
          </w:del>
        </w:sdtContent>
      </w:sdt>
      <w:r>
        <w:rPr>
          <w:sz w:val="20"/>
          <w:szCs w:val="20"/>
        </w:rPr>
        <w:t xml:space="preserve"> level.</w:t>
      </w:r>
    </w:p>
    <w:p w14:paraId="0000020D" w14:textId="57FA181E" w:rsidR="00C10BEC" w:rsidRDefault="00000000">
      <w:pPr>
        <w:tabs>
          <w:tab w:val="left" w:pos="720"/>
          <w:tab w:val="left" w:pos="1440"/>
          <w:tab w:val="left" w:pos="2160"/>
        </w:tabs>
        <w:spacing w:before="240" w:after="200"/>
        <w:ind w:left="720" w:hanging="720"/>
        <w:rPr>
          <w:sz w:val="20"/>
          <w:szCs w:val="20"/>
        </w:rPr>
      </w:pPr>
      <w:sdt>
        <w:sdtPr>
          <w:tag w:val="goog_rdk_1125"/>
          <w:id w:val="-834977040"/>
        </w:sdtPr>
        <w:sdtContent>
          <w:ins w:id="970" w:author="Ellett, Logan" w:date="2026-07-06T04:52:00Z">
            <w:r w:rsidRPr="00686BD5">
              <w:rPr>
                <w:color w:val="ED0000"/>
                <w:sz w:val="20"/>
                <w:szCs w:val="20"/>
              </w:rPr>
              <w:t>D</w:t>
            </w:r>
          </w:ins>
        </w:sdtContent>
      </w:sdt>
      <w:sdt>
        <w:sdtPr>
          <w:tag w:val="goog_rdk_1126"/>
          <w:id w:val="1591079467"/>
        </w:sdtPr>
        <w:sdtContent>
          <w:r w:rsidR="00F03415">
            <w:t>.</w:t>
          </w:r>
        </w:sdtContent>
      </w:sdt>
      <w:r>
        <w:rPr>
          <w:sz w:val="20"/>
          <w:szCs w:val="20"/>
        </w:rPr>
        <w:tab/>
      </w:r>
      <w:ins w:id="971" w:author="Ellett, Logan" w:date="2026-09-02T05:53:00Z" w16du:dateUtc="2026-09-02T11:53:00Z">
        <w:r w:rsidR="00F03415">
          <w:rPr>
            <w:sz w:val="20"/>
            <w:szCs w:val="20"/>
          </w:rPr>
          <w:t>Rights must not be denied as a disciplinary measure.</w:t>
        </w:r>
      </w:ins>
    </w:p>
    <w:p w14:paraId="0000020E" w14:textId="77777777" w:rsidR="00C10BEC" w:rsidRDefault="00000000">
      <w:pPr>
        <w:tabs>
          <w:tab w:val="left" w:pos="720"/>
          <w:tab w:val="left" w:pos="1440"/>
          <w:tab w:val="left" w:pos="2160"/>
        </w:tabs>
        <w:spacing w:before="240" w:after="200"/>
        <w:ind w:left="720" w:hanging="720"/>
        <w:rPr>
          <w:color w:val="FF0000"/>
          <w:sz w:val="20"/>
          <w:szCs w:val="20"/>
        </w:rPr>
      </w:pPr>
      <w:sdt>
        <w:sdtPr>
          <w:tag w:val="goog_rdk_1128"/>
          <w:id w:val="951423147"/>
        </w:sdtPr>
        <w:sdtContent>
          <w:ins w:id="972" w:author="Ellett, Logan" w:date="2026-07-06T04:52:00Z">
            <w:r w:rsidRPr="00686BD5">
              <w:rPr>
                <w:color w:val="ED0000"/>
                <w:sz w:val="20"/>
                <w:szCs w:val="20"/>
              </w:rPr>
              <w:t>E.</w:t>
            </w:r>
          </w:ins>
        </w:sdtContent>
      </w:sdt>
      <w:r>
        <w:rPr>
          <w:color w:val="FF0000"/>
          <w:sz w:val="20"/>
          <w:szCs w:val="20"/>
        </w:rPr>
        <w:tab/>
      </w:r>
      <w:sdt>
        <w:sdtPr>
          <w:tag w:val="goog_rdk_1129"/>
          <w:id w:val="-1543503910"/>
        </w:sdtPr>
        <w:sdtContent>
          <w:ins w:id="973" w:author="Ellett, Logan" w:date="2026-07-06T04:52:00Z">
            <w:r w:rsidRPr="00686BD5">
              <w:rPr>
                <w:color w:val="ED0000"/>
                <w:sz w:val="20"/>
                <w:szCs w:val="20"/>
              </w:rPr>
              <w:t>Separation, when used as a behavioral intervention, must be properly assessed if appropriate to the child’s/youth’s age, developmental level, history of trauma, and circumstances. The child/youth must always be within hearing distance of an adult in a safe, clean, well-lit, well-ventilated room in the facility that contains at least eighty (80) square feet of floor space. Exit routes from any room in which a child/youth is being separated must be kept free of barriers to escape. No lock or other mechanism preventing egress from the room may be installed. No child/youth may be isolated in a bathroom, closet, attic, pantry, or garage as a means of discipline.</w:t>
            </w:r>
          </w:ins>
        </w:sdtContent>
      </w:sdt>
    </w:p>
    <w:p w14:paraId="0000020F" w14:textId="77777777" w:rsidR="00C10BEC" w:rsidRDefault="00000000">
      <w:pPr>
        <w:tabs>
          <w:tab w:val="left" w:pos="720"/>
          <w:tab w:val="left" w:pos="1440"/>
          <w:tab w:val="left" w:pos="2160"/>
        </w:tabs>
        <w:spacing w:before="240" w:after="200"/>
        <w:ind w:left="720" w:hanging="720"/>
        <w:rPr>
          <w:sz w:val="20"/>
          <w:szCs w:val="20"/>
        </w:rPr>
      </w:pPr>
      <w:sdt>
        <w:sdtPr>
          <w:tag w:val="goog_rdk_1131"/>
          <w:id w:val="1926313486"/>
        </w:sdtPr>
        <w:sdtContent>
          <w:ins w:id="974" w:author="Ellett, Logan" w:date="2026-07-06T04:54:00Z">
            <w:r w:rsidRPr="00686BD5">
              <w:rPr>
                <w:color w:val="ED0000"/>
                <w:sz w:val="20"/>
                <w:szCs w:val="20"/>
              </w:rPr>
              <w:t>F.</w:t>
            </w:r>
            <w:r w:rsidRPr="00686BD5">
              <w:rPr>
                <w:color w:val="ED0000"/>
                <w:sz w:val="20"/>
                <w:szCs w:val="20"/>
              </w:rPr>
              <w:tab/>
              <w:t>Children/youth in care at the day treatment facility must not discipline other children/youth. This does not prohibit a facility from operating an organized, therapeutic, self-government program or positive peer culture that is conducted in accordance with the written policies of the facility and these rules and directly supervised by a staff member.</w:t>
            </w:r>
          </w:ins>
        </w:sdtContent>
      </w:sdt>
    </w:p>
    <w:p w14:paraId="00000210" w14:textId="77777777" w:rsidR="00C10BEC" w:rsidRDefault="00000000">
      <w:pPr>
        <w:spacing w:before="200" w:after="200"/>
        <w:ind w:left="720" w:hanging="720"/>
        <w:rPr>
          <w:sz w:val="20"/>
          <w:szCs w:val="20"/>
        </w:rPr>
      </w:pPr>
      <w:sdt>
        <w:sdtPr>
          <w:tag w:val="goog_rdk_1133"/>
          <w:id w:val="-818643597"/>
        </w:sdtPr>
        <w:sdtContent>
          <w:ins w:id="975" w:author="Ellett, Logan" w:date="2026-07-06T04:54:00Z">
            <w:r w:rsidRPr="00686BD5">
              <w:rPr>
                <w:color w:val="ED0000"/>
                <w:sz w:val="20"/>
                <w:szCs w:val="20"/>
              </w:rPr>
              <w:t>G</w:t>
            </w:r>
          </w:ins>
        </w:sdtContent>
      </w:sdt>
      <w:sdt>
        <w:sdtPr>
          <w:tag w:val="goog_rdk_1134"/>
          <w:id w:val="-571993030"/>
        </w:sdtPr>
        <w:sdtContent>
          <w:del w:id="976" w:author="Ellett, Logan" w:date="2026-07-06T04:54:00Z">
            <w:r>
              <w:rPr>
                <w:sz w:val="20"/>
                <w:szCs w:val="20"/>
              </w:rPr>
              <w:delText>C</w:delText>
            </w:r>
          </w:del>
        </w:sdtContent>
      </w:sdt>
      <w:r>
        <w:rPr>
          <w:sz w:val="20"/>
          <w:szCs w:val="20"/>
        </w:rPr>
        <w:t xml:space="preserve">. </w:t>
      </w:r>
      <w:r>
        <w:rPr>
          <w:sz w:val="20"/>
          <w:szCs w:val="20"/>
        </w:rPr>
        <w:tab/>
        <w:t>The behavior management system must include, at a minimum:</w:t>
      </w:r>
    </w:p>
    <w:p w14:paraId="00000211" w14:textId="77777777" w:rsidR="00C10BEC" w:rsidRDefault="00000000">
      <w:pPr>
        <w:spacing w:before="200" w:after="200"/>
        <w:ind w:left="1440" w:hanging="720"/>
        <w:rPr>
          <w:sz w:val="20"/>
          <w:szCs w:val="20"/>
        </w:rPr>
      </w:pPr>
      <w:r>
        <w:rPr>
          <w:sz w:val="20"/>
          <w:szCs w:val="20"/>
        </w:rPr>
        <w:t>1</w:t>
      </w:r>
      <w:proofErr w:type="gramStart"/>
      <w:r>
        <w:rPr>
          <w:sz w:val="20"/>
          <w:szCs w:val="20"/>
        </w:rPr>
        <w:t xml:space="preserve">. </w:t>
      </w:r>
      <w:r>
        <w:rPr>
          <w:sz w:val="20"/>
          <w:szCs w:val="20"/>
        </w:rPr>
        <w:tab/>
        <w:t>Positive</w:t>
      </w:r>
      <w:proofErr w:type="gramEnd"/>
      <w:r>
        <w:rPr>
          <w:sz w:val="20"/>
          <w:szCs w:val="20"/>
        </w:rPr>
        <w:t>,</w:t>
      </w:r>
      <w:r>
        <w:rPr>
          <w:color w:val="FF0000"/>
          <w:sz w:val="20"/>
          <w:szCs w:val="20"/>
        </w:rPr>
        <w:t xml:space="preserve"> </w:t>
      </w:r>
      <w:r>
        <w:rPr>
          <w:sz w:val="20"/>
          <w:szCs w:val="20"/>
        </w:rPr>
        <w:t>constructive or educational components including</w:t>
      </w:r>
      <w:sdt>
        <w:sdtPr>
          <w:tag w:val="goog_rdk_1135"/>
          <w:id w:val="-859772332"/>
        </w:sdtPr>
        <w:sdtContent>
          <w:ins w:id="977" w:author="Ellett, Logan" w:date="2026-07-06T04:59:00Z">
            <w:r>
              <w:rPr>
                <w:sz w:val="20"/>
                <w:szCs w:val="20"/>
              </w:rPr>
              <w:t>,</w:t>
            </w:r>
          </w:ins>
        </w:sdtContent>
      </w:sdt>
      <w:r>
        <w:rPr>
          <w:sz w:val="20"/>
          <w:szCs w:val="20"/>
        </w:rPr>
        <w:t xml:space="preserve"> but not limited to</w:t>
      </w:r>
      <w:sdt>
        <w:sdtPr>
          <w:tag w:val="goog_rdk_1136"/>
          <w:id w:val="128527878"/>
        </w:sdtPr>
        <w:sdtContent>
          <w:ins w:id="978" w:author="Ellett, Logan" w:date="2026-07-06T04:59:00Z">
            <w:r>
              <w:rPr>
                <w:sz w:val="20"/>
                <w:szCs w:val="20"/>
              </w:rPr>
              <w:t>,</w:t>
            </w:r>
          </w:ins>
        </w:sdtContent>
      </w:sdt>
      <w:r>
        <w:rPr>
          <w:sz w:val="20"/>
          <w:szCs w:val="20"/>
        </w:rPr>
        <w:t xml:space="preserve"> diversion, withholding of privileges, talk with the child</w:t>
      </w:r>
      <w:sdt>
        <w:sdtPr>
          <w:tag w:val="goog_rdk_1137"/>
          <w:id w:val="-1214941168"/>
        </w:sdtPr>
        <w:sdtContent>
          <w:ins w:id="979" w:author="Ellett, Logan" w:date="2026-07-06T04:54:00Z">
            <w:r>
              <w:rPr>
                <w:sz w:val="20"/>
                <w:szCs w:val="20"/>
              </w:rPr>
              <w:t>/youth</w:t>
            </w:r>
          </w:ins>
        </w:sdtContent>
      </w:sdt>
      <w:r>
        <w:rPr>
          <w:sz w:val="20"/>
          <w:szCs w:val="20"/>
        </w:rPr>
        <w:t xml:space="preserve"> about the situation, positive reinforcement, skill training, and skill development.</w:t>
      </w:r>
    </w:p>
    <w:p w14:paraId="00000212" w14:textId="77777777" w:rsidR="00C10BEC" w:rsidRDefault="00000000">
      <w:pPr>
        <w:spacing w:before="200" w:after="200"/>
        <w:ind w:left="1440" w:hanging="720"/>
        <w:rPr>
          <w:sz w:val="20"/>
          <w:szCs w:val="20"/>
        </w:rPr>
      </w:pPr>
      <w:r>
        <w:rPr>
          <w:sz w:val="20"/>
          <w:szCs w:val="20"/>
        </w:rPr>
        <w:t xml:space="preserve">2. </w:t>
      </w:r>
      <w:r>
        <w:rPr>
          <w:sz w:val="20"/>
          <w:szCs w:val="20"/>
        </w:rPr>
        <w:tab/>
        <w:t xml:space="preserve">Clear rules and expectations with predictable, consistent consequences or interventions that will be used by staff members to reinforce positive behaviors and to address disruptive, off-task or unsafe behaviors in the </w:t>
      </w:r>
      <w:sdt>
        <w:sdtPr>
          <w:tag w:val="goog_rdk_1138"/>
          <w:id w:val="-268500164"/>
        </w:sdtPr>
        <w:sdtContent>
          <w:ins w:id="980" w:author="Ellett, Logan" w:date="2026-07-06T04:54:00Z">
            <w:r>
              <w:rPr>
                <w:sz w:val="20"/>
                <w:szCs w:val="20"/>
              </w:rPr>
              <w:t>facility</w:t>
            </w:r>
          </w:ins>
        </w:sdtContent>
      </w:sdt>
      <w:sdt>
        <w:sdtPr>
          <w:tag w:val="goog_rdk_1139"/>
          <w:id w:val="1301473192"/>
        </w:sdtPr>
        <w:sdtContent>
          <w:del w:id="981" w:author="Ellett, Logan" w:date="2026-07-06T04:54:00Z">
            <w:r>
              <w:rPr>
                <w:color w:val="FF0000"/>
                <w:sz w:val="20"/>
                <w:szCs w:val="20"/>
              </w:rPr>
              <w:delText xml:space="preserve"> </w:delText>
            </w:r>
            <w:r>
              <w:rPr>
                <w:sz w:val="20"/>
                <w:szCs w:val="20"/>
              </w:rPr>
              <w:delText>program</w:delText>
            </w:r>
          </w:del>
        </w:sdtContent>
      </w:sdt>
      <w:r>
        <w:rPr>
          <w:sz w:val="20"/>
          <w:szCs w:val="20"/>
        </w:rPr>
        <w:t>.</w:t>
      </w:r>
    </w:p>
    <w:p w14:paraId="00000213" w14:textId="77777777" w:rsidR="00C10BEC" w:rsidRDefault="00000000">
      <w:pPr>
        <w:spacing w:before="200" w:after="200"/>
        <w:ind w:left="1440" w:hanging="720"/>
        <w:rPr>
          <w:sz w:val="20"/>
          <w:szCs w:val="20"/>
        </w:rPr>
      </w:pPr>
      <w:r>
        <w:rPr>
          <w:sz w:val="20"/>
          <w:szCs w:val="20"/>
        </w:rPr>
        <w:t>3</w:t>
      </w:r>
      <w:proofErr w:type="gramStart"/>
      <w:r>
        <w:rPr>
          <w:sz w:val="20"/>
          <w:szCs w:val="20"/>
        </w:rPr>
        <w:t xml:space="preserve">. </w:t>
      </w:r>
      <w:r>
        <w:rPr>
          <w:sz w:val="20"/>
          <w:szCs w:val="20"/>
        </w:rPr>
        <w:tab/>
        <w:t>A</w:t>
      </w:r>
      <w:proofErr w:type="gramEnd"/>
      <w:r>
        <w:rPr>
          <w:sz w:val="20"/>
          <w:szCs w:val="20"/>
        </w:rPr>
        <w:t xml:space="preserve"> continuum of de-escalation and redirecting techniques to </w:t>
      </w:r>
      <w:sdt>
        <w:sdtPr>
          <w:tag w:val="goog_rdk_1140"/>
          <w:id w:val="-1155794174"/>
        </w:sdtPr>
        <w:sdtContent>
          <w:ins w:id="982" w:author="Ellett, Logan" w:date="2026-07-06T04:54:00Z">
            <w:r>
              <w:rPr>
                <w:sz w:val="20"/>
                <w:szCs w:val="20"/>
              </w:rPr>
              <w:t>manage</w:t>
            </w:r>
          </w:ins>
        </w:sdtContent>
      </w:sdt>
      <w:sdt>
        <w:sdtPr>
          <w:tag w:val="goog_rdk_1141"/>
          <w:id w:val="-1018402564"/>
        </w:sdtPr>
        <w:sdtContent>
          <w:del w:id="983" w:author="Ellett, Logan" w:date="2026-07-06T04:54:00Z">
            <w:r>
              <w:rPr>
                <w:color w:val="FF0000"/>
                <w:sz w:val="20"/>
                <w:szCs w:val="20"/>
              </w:rPr>
              <w:delText xml:space="preserve"> </w:delText>
            </w:r>
            <w:r>
              <w:rPr>
                <w:sz w:val="20"/>
                <w:szCs w:val="20"/>
              </w:rPr>
              <w:delText>deal with</w:delText>
            </w:r>
          </w:del>
        </w:sdtContent>
      </w:sdt>
      <w:r>
        <w:rPr>
          <w:sz w:val="20"/>
          <w:szCs w:val="20"/>
        </w:rPr>
        <w:t xml:space="preserve"> disruptive, escalating</w:t>
      </w:r>
      <w:sdt>
        <w:sdtPr>
          <w:tag w:val="goog_rdk_1142"/>
          <w:id w:val="47422403"/>
        </w:sdtPr>
        <w:sdtContent>
          <w:ins w:id="984" w:author="Ellett, Logan" w:date="2026-07-06T04:54:00Z">
            <w:r>
              <w:rPr>
                <w:sz w:val="20"/>
                <w:szCs w:val="20"/>
              </w:rPr>
              <w:t>,</w:t>
            </w:r>
          </w:ins>
        </w:sdtContent>
      </w:sdt>
      <w:r>
        <w:rPr>
          <w:sz w:val="20"/>
          <w:szCs w:val="20"/>
        </w:rPr>
        <w:t xml:space="preserve"> or unsafe behaviors.</w:t>
      </w:r>
    </w:p>
    <w:p w14:paraId="00000214" w14:textId="77777777" w:rsidR="00C10BEC" w:rsidRDefault="00000000">
      <w:pPr>
        <w:spacing w:before="200" w:after="200"/>
        <w:ind w:left="1440" w:hanging="720"/>
        <w:rPr>
          <w:sz w:val="20"/>
          <w:szCs w:val="20"/>
        </w:rPr>
      </w:pPr>
      <w:r>
        <w:rPr>
          <w:sz w:val="20"/>
          <w:szCs w:val="20"/>
        </w:rPr>
        <w:t>4</w:t>
      </w:r>
      <w:proofErr w:type="gramStart"/>
      <w:r>
        <w:rPr>
          <w:sz w:val="20"/>
          <w:szCs w:val="20"/>
        </w:rPr>
        <w:t xml:space="preserve">. </w:t>
      </w:r>
      <w:r>
        <w:rPr>
          <w:sz w:val="20"/>
          <w:szCs w:val="20"/>
        </w:rPr>
        <w:tab/>
        <w:t>A</w:t>
      </w:r>
      <w:proofErr w:type="gramEnd"/>
      <w:r>
        <w:rPr>
          <w:sz w:val="20"/>
          <w:szCs w:val="20"/>
        </w:rPr>
        <w:t xml:space="preserve"> review process for addressing chronic behavior problems or serious acute problems</w:t>
      </w:r>
      <w:sdt>
        <w:sdtPr>
          <w:tag w:val="goog_rdk_1143"/>
          <w:id w:val="1332433133"/>
        </w:sdtPr>
        <w:sdtContent>
          <w:ins w:id="985" w:author="Ellett, Logan" w:date="2026-07-06T04:54:00Z">
            <w:r>
              <w:rPr>
                <w:sz w:val="20"/>
                <w:szCs w:val="20"/>
              </w:rPr>
              <w:t>, as identified in the comprehensive assessment or individual child/youth plan,</w:t>
            </w:r>
          </w:ins>
        </w:sdtContent>
      </w:sdt>
      <w:r>
        <w:rPr>
          <w:sz w:val="20"/>
          <w:szCs w:val="20"/>
        </w:rPr>
        <w:t xml:space="preserve"> in which a child</w:t>
      </w:r>
      <w:sdt>
        <w:sdtPr>
          <w:tag w:val="goog_rdk_1144"/>
          <w:id w:val="-1324054020"/>
        </w:sdtPr>
        <w:sdtContent>
          <w:ins w:id="986" w:author="Ellett, Logan" w:date="2026-07-06T04:55:00Z">
            <w:r>
              <w:rPr>
                <w:sz w:val="20"/>
                <w:szCs w:val="20"/>
              </w:rPr>
              <w:t>/youth</w:t>
            </w:r>
          </w:ins>
        </w:sdtContent>
      </w:sdt>
      <w:r>
        <w:rPr>
          <w:sz w:val="20"/>
          <w:szCs w:val="20"/>
        </w:rPr>
        <w:t xml:space="preserve"> is not responding to the behavior management program as being implemented.</w:t>
      </w:r>
    </w:p>
    <w:p w14:paraId="00000215" w14:textId="77777777" w:rsidR="00C10BEC" w:rsidRDefault="00000000">
      <w:pPr>
        <w:spacing w:before="200" w:after="200"/>
        <w:ind w:left="720" w:hanging="720"/>
        <w:rPr>
          <w:sz w:val="20"/>
          <w:szCs w:val="20"/>
        </w:rPr>
      </w:pPr>
      <w:sdt>
        <w:sdtPr>
          <w:tag w:val="goog_rdk_1146"/>
          <w:id w:val="-343461080"/>
        </w:sdtPr>
        <w:sdtContent>
          <w:ins w:id="987" w:author="Ellett, Logan" w:date="2026-07-06T04:55:00Z">
            <w:r w:rsidRPr="00686BD5">
              <w:rPr>
                <w:color w:val="ED0000"/>
                <w:sz w:val="20"/>
                <w:szCs w:val="20"/>
              </w:rPr>
              <w:t>H</w:t>
            </w:r>
          </w:ins>
        </w:sdtContent>
      </w:sdt>
      <w:sdt>
        <w:sdtPr>
          <w:tag w:val="goog_rdk_1147"/>
          <w:id w:val="1136090"/>
        </w:sdtPr>
        <w:sdtContent>
          <w:del w:id="988" w:author="Ellett, Logan" w:date="2026-07-06T04:55:00Z">
            <w:r>
              <w:rPr>
                <w:sz w:val="20"/>
                <w:szCs w:val="20"/>
              </w:rPr>
              <w:delText>D</w:delText>
            </w:r>
          </w:del>
        </w:sdtContent>
      </w:sdt>
      <w:r>
        <w:rPr>
          <w:sz w:val="20"/>
          <w:szCs w:val="20"/>
        </w:rPr>
        <w:t xml:space="preserve">. </w:t>
      </w:r>
      <w:r>
        <w:rPr>
          <w:sz w:val="20"/>
          <w:szCs w:val="20"/>
        </w:rPr>
        <w:tab/>
        <w:t xml:space="preserve">The </w:t>
      </w:r>
      <w:sdt>
        <w:sdtPr>
          <w:tag w:val="goog_rdk_1148"/>
          <w:id w:val="-1060534003"/>
        </w:sdtPr>
        <w:sdtContent>
          <w:ins w:id="989" w:author="Ellett, Logan" w:date="2026-07-06T04:55:00Z">
            <w:r>
              <w:rPr>
                <w:sz w:val="20"/>
                <w:szCs w:val="20"/>
              </w:rPr>
              <w:t>facility</w:t>
            </w:r>
          </w:ins>
        </w:sdtContent>
      </w:sdt>
      <w:sdt>
        <w:sdtPr>
          <w:tag w:val="goog_rdk_1149"/>
          <w:id w:val="-314446238"/>
        </w:sdtPr>
        <w:sdtContent>
          <w:del w:id="990" w:author="Ellett, Logan" w:date="2026-07-06T04:55:00Z">
            <w:r>
              <w:rPr>
                <w:color w:val="FF0000"/>
                <w:sz w:val="20"/>
                <w:szCs w:val="20"/>
              </w:rPr>
              <w:delText xml:space="preserve"> </w:delText>
            </w:r>
            <w:r>
              <w:rPr>
                <w:sz w:val="20"/>
                <w:szCs w:val="20"/>
              </w:rPr>
              <w:delText>program</w:delText>
            </w:r>
          </w:del>
        </w:sdtContent>
      </w:sdt>
      <w:r>
        <w:rPr>
          <w:sz w:val="20"/>
          <w:szCs w:val="20"/>
        </w:rPr>
        <w:t xml:space="preserve"> will have a monitoring process of the behavior management system to assure both consistency in implementation and for continuous quality improvement as needed to address changing </w:t>
      </w:r>
      <w:sdt>
        <w:sdtPr>
          <w:tag w:val="goog_rdk_1150"/>
          <w:id w:val="744647598"/>
        </w:sdtPr>
        <w:sdtContent>
          <w:ins w:id="991" w:author="Ellett, Logan" w:date="2026-07-06T04:55:00Z">
            <w:r>
              <w:rPr>
                <w:sz w:val="20"/>
                <w:szCs w:val="20"/>
              </w:rPr>
              <w:t>child/youth</w:t>
            </w:r>
          </w:ins>
        </w:sdtContent>
      </w:sdt>
      <w:sdt>
        <w:sdtPr>
          <w:tag w:val="goog_rdk_1151"/>
          <w:id w:val="-1997314671"/>
        </w:sdtPr>
        <w:sdtContent>
          <w:del w:id="992" w:author="Ellett, Logan" w:date="2026-07-06T04:55:00Z">
            <w:r>
              <w:rPr>
                <w:color w:val="FF0000"/>
                <w:sz w:val="20"/>
                <w:szCs w:val="20"/>
              </w:rPr>
              <w:delText xml:space="preserve"> </w:delText>
            </w:r>
            <w:r>
              <w:rPr>
                <w:sz w:val="20"/>
                <w:szCs w:val="20"/>
              </w:rPr>
              <w:delText>client</w:delText>
            </w:r>
          </w:del>
        </w:sdtContent>
      </w:sdt>
      <w:r>
        <w:rPr>
          <w:sz w:val="20"/>
          <w:szCs w:val="20"/>
        </w:rPr>
        <w:t xml:space="preserve"> needs and behaviors.</w:t>
      </w:r>
    </w:p>
    <w:p w14:paraId="00000216" w14:textId="77777777" w:rsidR="00C10BEC" w:rsidRDefault="00000000">
      <w:pPr>
        <w:spacing w:before="200" w:after="200"/>
        <w:ind w:left="1440" w:hanging="1440"/>
        <w:rPr>
          <w:color w:val="FF0000"/>
          <w:sz w:val="20"/>
          <w:szCs w:val="20"/>
        </w:rPr>
      </w:pPr>
      <w:sdt>
        <w:sdtPr>
          <w:tag w:val="goog_rdk_1153"/>
          <w:id w:val="1471818632"/>
        </w:sdtPr>
        <w:sdtContent>
          <w:ins w:id="993" w:author="Ellett, Logan" w:date="2026-07-06T05:26:00Z">
            <w:r w:rsidRPr="00686BD5">
              <w:rPr>
                <w:b/>
                <w:bCs/>
                <w:color w:val="ED0000"/>
                <w:sz w:val="20"/>
                <w:szCs w:val="20"/>
              </w:rPr>
              <w:t>7.706.41</w:t>
            </w:r>
            <w:r w:rsidRPr="00686BD5">
              <w:rPr>
                <w:b/>
                <w:bCs/>
                <w:color w:val="ED0000"/>
                <w:sz w:val="20"/>
                <w:szCs w:val="20"/>
              </w:rPr>
              <w:tab/>
              <w:t>Physical Restraint and Prohibited Discipline</w:t>
            </w:r>
          </w:ins>
        </w:sdtContent>
      </w:sdt>
    </w:p>
    <w:p w14:paraId="00000217" w14:textId="77777777" w:rsidR="00C10BEC" w:rsidRDefault="00000000">
      <w:pPr>
        <w:spacing w:before="200" w:after="200"/>
        <w:ind w:left="720" w:hanging="720"/>
        <w:rPr>
          <w:strike/>
          <w:sz w:val="20"/>
          <w:szCs w:val="20"/>
        </w:rPr>
      </w:pPr>
      <w:sdt>
        <w:sdtPr>
          <w:tag w:val="goog_rdk_1155"/>
          <w:id w:val="-355633957"/>
        </w:sdtPr>
        <w:sdtContent>
          <w:ins w:id="994" w:author="Ellett, Logan" w:date="2026-07-06T05:26:00Z">
            <w:r w:rsidRPr="00686BD5">
              <w:rPr>
                <w:color w:val="ED0000"/>
                <w:sz w:val="20"/>
                <w:szCs w:val="20"/>
              </w:rPr>
              <w:t>A</w:t>
            </w:r>
          </w:ins>
        </w:sdtContent>
      </w:sdt>
      <w:sdt>
        <w:sdtPr>
          <w:tag w:val="goog_rdk_1156"/>
          <w:id w:val="539934364"/>
        </w:sdtPr>
        <w:sdtContent>
          <w:del w:id="995" w:author="Ellett, Logan" w:date="2026-07-06T05:26:00Z">
            <w:r>
              <w:rPr>
                <w:sz w:val="20"/>
                <w:szCs w:val="20"/>
              </w:rPr>
              <w:delText>E</w:delText>
            </w:r>
          </w:del>
        </w:sdtContent>
      </w:sdt>
      <w:r>
        <w:rPr>
          <w:sz w:val="20"/>
          <w:szCs w:val="20"/>
        </w:rPr>
        <w:t xml:space="preserve">. </w:t>
      </w:r>
      <w:r>
        <w:rPr>
          <w:sz w:val="20"/>
          <w:szCs w:val="20"/>
        </w:rPr>
        <w:tab/>
        <w:t xml:space="preserve">Physical </w:t>
      </w:r>
      <w:sdt>
        <w:sdtPr>
          <w:tag w:val="goog_rdk_1157"/>
          <w:id w:val="-885737544"/>
        </w:sdtPr>
        <w:sdtContent>
          <w:ins w:id="996" w:author="Ellett, Logan" w:date="2026-07-06T05:26:00Z">
            <w:r>
              <w:rPr>
                <w:sz w:val="20"/>
                <w:szCs w:val="20"/>
              </w:rPr>
              <w:t>restraint</w:t>
            </w:r>
          </w:ins>
        </w:sdtContent>
      </w:sdt>
      <w:sdt>
        <w:sdtPr>
          <w:tag w:val="goog_rdk_1158"/>
          <w:id w:val="-208683119"/>
        </w:sdtPr>
        <w:sdtContent>
          <w:del w:id="997" w:author="Ellett, Logan" w:date="2026-07-06T05:26:00Z">
            <w:r>
              <w:rPr>
                <w:color w:val="FF0000"/>
                <w:sz w:val="20"/>
                <w:szCs w:val="20"/>
              </w:rPr>
              <w:delText xml:space="preserve"> </w:delText>
            </w:r>
            <w:r>
              <w:rPr>
                <w:sz w:val="20"/>
                <w:szCs w:val="20"/>
              </w:rPr>
              <w:delText>management</w:delText>
            </w:r>
          </w:del>
        </w:sdtContent>
      </w:sdt>
      <w:r>
        <w:rPr>
          <w:sz w:val="20"/>
          <w:szCs w:val="20"/>
        </w:rPr>
        <w:t xml:space="preserve"> will be considered an extreme</w:t>
      </w:r>
      <w:sdt>
        <w:sdtPr>
          <w:tag w:val="goog_rdk_1159"/>
          <w:id w:val="-115125974"/>
        </w:sdtPr>
        <w:sdtContent>
          <w:del w:id="998" w:author="Ellett, Logan" w:date="2026-07-06T05:33:00Z">
            <w:r>
              <w:rPr>
                <w:sz w:val="20"/>
                <w:szCs w:val="20"/>
              </w:rPr>
              <w:delText xml:space="preserve"> level of</w:delText>
            </w:r>
          </w:del>
        </w:sdtContent>
      </w:sdt>
      <w:r>
        <w:rPr>
          <w:sz w:val="20"/>
          <w:szCs w:val="20"/>
        </w:rPr>
        <w:t xml:space="preserve"> intervention at the day treatment level. </w:t>
      </w:r>
      <w:sdt>
        <w:sdtPr>
          <w:tag w:val="goog_rdk_1160"/>
          <w:id w:val="-596682866"/>
        </w:sdtPr>
        <w:sdtContent>
          <w:ins w:id="999" w:author="Ellett, Logan" w:date="2026-07-06T05:26:00Z">
            <w:r>
              <w:rPr>
                <w:sz w:val="20"/>
                <w:szCs w:val="20"/>
              </w:rPr>
              <w:t>If the facility is approved by the Department to utilize physical restraint, the facility must follow all regulations in Section 7.714.53 through Section 7.714.546.</w:t>
            </w:r>
          </w:ins>
        </w:sdtContent>
      </w:sdt>
      <w:sdt>
        <w:sdtPr>
          <w:tag w:val="goog_rdk_1161"/>
          <w:id w:val="-1076830790"/>
        </w:sdtPr>
        <w:sdtContent>
          <w:del w:id="1000" w:author="Ellett, Logan" w:date="2026-07-06T05:26:00Z">
            <w:r>
              <w:rPr>
                <w:color w:val="FF0000"/>
                <w:sz w:val="20"/>
                <w:szCs w:val="20"/>
              </w:rPr>
              <w:delText xml:space="preserve"> </w:delText>
            </w:r>
            <w:r>
              <w:rPr>
                <w:sz w:val="20"/>
                <w:szCs w:val="20"/>
              </w:rPr>
              <w:delText>The occurrence of restraints for a particular child will require a review as described in Section C, 4 above. The goal of these reviews will be to eliminate restraints for the child by reassessing the identified problem, adjusting the treatment plan, utilizing additional resources or other such interventions including the evaluation of whether day treatment is a level of care at which the child can successfully function.</w:delText>
            </w:r>
          </w:del>
        </w:sdtContent>
      </w:sdt>
    </w:p>
    <w:p w14:paraId="00000218" w14:textId="15724B14" w:rsidR="00C10BEC" w:rsidRDefault="00000000">
      <w:pPr>
        <w:spacing w:before="200" w:after="200"/>
        <w:ind w:left="720" w:hanging="720"/>
        <w:rPr>
          <w:color w:val="FF0000"/>
          <w:sz w:val="20"/>
          <w:szCs w:val="20"/>
        </w:rPr>
      </w:pPr>
      <w:sdt>
        <w:sdtPr>
          <w:tag w:val="goog_rdk_1163"/>
          <w:id w:val="1979778341"/>
        </w:sdtPr>
        <w:sdtContent>
          <w:ins w:id="1001" w:author="Ellett, Logan" w:date="2026-07-06T05:27:00Z">
            <w:r w:rsidRPr="00686BD5">
              <w:rPr>
                <w:color w:val="ED0000"/>
                <w:sz w:val="20"/>
                <w:szCs w:val="20"/>
              </w:rPr>
              <w:t>B.</w:t>
            </w:r>
            <w:r w:rsidRPr="00686BD5">
              <w:rPr>
                <w:color w:val="ED0000"/>
                <w:sz w:val="20"/>
                <w:szCs w:val="20"/>
              </w:rPr>
              <w:tab/>
              <w:t xml:space="preserve">Day treatment facilities may only utilize physical restraint when authorized by the Department and only in accordance with Section 7.714.53 through Section 7.714.536 and Section 26-20-103, C.R.S. regarding Protection of </w:t>
            </w:r>
          </w:ins>
          <w:ins w:id="1002" w:author="Ellett, Logan" w:date="2026-09-01T05:44:00Z" w16du:dateUtc="2026-09-01T11:44:00Z">
            <w:r w:rsidR="002026F8" w:rsidRPr="00686BD5">
              <w:rPr>
                <w:color w:val="ED0000"/>
                <w:sz w:val="20"/>
                <w:szCs w:val="20"/>
              </w:rPr>
              <w:t>Individuals</w:t>
            </w:r>
          </w:ins>
          <w:ins w:id="1003" w:author="Ellett, Logan" w:date="2026-07-06T05:27:00Z">
            <w:r w:rsidRPr="00686BD5">
              <w:rPr>
                <w:color w:val="ED0000"/>
                <w:sz w:val="20"/>
                <w:szCs w:val="20"/>
              </w:rPr>
              <w:t xml:space="preserve"> from Restraint </w:t>
            </w:r>
          </w:ins>
          <w:ins w:id="1004" w:author="Ellett, Logan" w:date="2026-09-01T05:44:00Z" w16du:dateUtc="2026-09-01T11:44:00Z">
            <w:r w:rsidR="002026F8" w:rsidRPr="00686BD5">
              <w:rPr>
                <w:color w:val="ED0000"/>
                <w:sz w:val="20"/>
                <w:szCs w:val="20"/>
              </w:rPr>
              <w:t>and Seclusion Act</w:t>
            </w:r>
          </w:ins>
          <w:ins w:id="1005" w:author="Ellett, Logan" w:date="2026-07-06T05:27:00Z">
            <w:r w:rsidRPr="00686BD5">
              <w:rPr>
                <w:color w:val="ED0000"/>
                <w:sz w:val="20"/>
                <w:szCs w:val="20"/>
              </w:rPr>
              <w:t xml:space="preserve">. Children/youth in the </w:t>
            </w:r>
            <w:r w:rsidRPr="00686BD5">
              <w:rPr>
                <w:color w:val="ED0000"/>
                <w:sz w:val="20"/>
                <w:szCs w:val="20"/>
              </w:rPr>
              <w:lastRenderedPageBreak/>
              <w:t>custody of a county department of human/social services have a right to freedom from abandonment or being locked in a room, building, or premises, or being subjected to isolation or other physical or medical restraint, unless otherwise authorized by statute according to Section 19-7-101(2)(b)(V), C.R.S. Any limitation or denial of this right must go through the judicial process according to Section 19-7-101(7), C.R.S.</w:t>
            </w:r>
          </w:ins>
        </w:sdtContent>
      </w:sdt>
    </w:p>
    <w:p w14:paraId="00000219" w14:textId="7F03C31E" w:rsidR="00C10BEC" w:rsidRDefault="00000000">
      <w:pPr>
        <w:spacing w:before="200" w:after="200"/>
        <w:ind w:left="720" w:hanging="720"/>
        <w:rPr>
          <w:color w:val="FF0000"/>
          <w:sz w:val="20"/>
          <w:szCs w:val="20"/>
        </w:rPr>
      </w:pPr>
      <w:sdt>
        <w:sdtPr>
          <w:tag w:val="goog_rdk_1165"/>
          <w:id w:val="-850018725"/>
        </w:sdtPr>
        <w:sdtContent>
          <w:ins w:id="1006" w:author="Ellett, Logan" w:date="2026-07-06T05:29:00Z">
            <w:r w:rsidRPr="00686BD5">
              <w:rPr>
                <w:color w:val="ED0000"/>
                <w:sz w:val="20"/>
                <w:szCs w:val="20"/>
              </w:rPr>
              <w:t>C.</w:t>
            </w:r>
            <w:r w:rsidRPr="00686BD5">
              <w:rPr>
                <w:color w:val="ED0000"/>
                <w:sz w:val="20"/>
                <w:szCs w:val="20"/>
              </w:rPr>
              <w:tab/>
              <w:t>Day treatment facilities, once approved by the Department, may utilize physical restraint to involuntarily limit freedom of movement of a child/youth in cases of emergency, as defined in Section 26-20-102(</w:t>
            </w:r>
          </w:ins>
          <w:ins w:id="1007" w:author="Ellett, Logan" w:date="2026-09-01T05:45:00Z" w16du:dateUtc="2026-09-01T11:45:00Z">
            <w:r w:rsidR="002026F8" w:rsidRPr="00686BD5">
              <w:rPr>
                <w:color w:val="ED0000"/>
                <w:sz w:val="20"/>
                <w:szCs w:val="20"/>
              </w:rPr>
              <w:t>3</w:t>
            </w:r>
          </w:ins>
          <w:ins w:id="1008" w:author="Ellett, Logan" w:date="2026-07-06T05:29:00Z">
            <w:r w:rsidRPr="00686BD5">
              <w:rPr>
                <w:color w:val="ED0000"/>
                <w:sz w:val="20"/>
                <w:szCs w:val="20"/>
              </w:rPr>
              <w:t xml:space="preserve">), C.R.S. as a serious, probable, imminent threat of bodily harm to self or others where there is present ability to </w:t>
            </w:r>
            <w:proofErr w:type="gramStart"/>
            <w:r w:rsidRPr="00686BD5">
              <w:rPr>
                <w:color w:val="ED0000"/>
                <w:sz w:val="20"/>
                <w:szCs w:val="20"/>
              </w:rPr>
              <w:t>effect</w:t>
            </w:r>
            <w:proofErr w:type="gramEnd"/>
            <w:r w:rsidRPr="00686BD5">
              <w:rPr>
                <w:color w:val="ED0000"/>
                <w:sz w:val="20"/>
                <w:szCs w:val="20"/>
              </w:rPr>
              <w:t xml:space="preserve"> such bodily harm. Permissible restraint methods include:</w:t>
            </w:r>
          </w:ins>
        </w:sdtContent>
      </w:sdt>
    </w:p>
    <w:p w14:paraId="0000021A" w14:textId="77777777" w:rsidR="00C10BEC" w:rsidRDefault="00000000">
      <w:pPr>
        <w:spacing w:before="200" w:after="200"/>
        <w:ind w:left="1440" w:hanging="720"/>
        <w:rPr>
          <w:color w:val="FF0000"/>
          <w:sz w:val="20"/>
          <w:szCs w:val="20"/>
        </w:rPr>
      </w:pPr>
      <w:sdt>
        <w:sdtPr>
          <w:tag w:val="goog_rdk_1167"/>
          <w:id w:val="716394200"/>
        </w:sdtPr>
        <w:sdtContent>
          <w:ins w:id="1009" w:author="Ellett, Logan" w:date="2026-07-06T05:29:00Z">
            <w:r w:rsidRPr="00686BD5">
              <w:rPr>
                <w:color w:val="ED0000"/>
                <w:sz w:val="20"/>
                <w:szCs w:val="20"/>
              </w:rPr>
              <w:t>1.</w:t>
            </w:r>
            <w:r w:rsidRPr="00686BD5">
              <w:rPr>
                <w:color w:val="ED0000"/>
                <w:sz w:val="20"/>
                <w:szCs w:val="20"/>
              </w:rPr>
              <w:tab/>
              <w:t>The holding of a child/youth for one (1) minute or less by a staff member for protection of the child/youth or other persons according to Section 26-20-102(6)(c), C.R.S. Anything longer than one (1) minute is considered a restraint; or</w:t>
            </w:r>
          </w:ins>
        </w:sdtContent>
      </w:sdt>
    </w:p>
    <w:p w14:paraId="0000021B" w14:textId="77777777" w:rsidR="00C10BEC" w:rsidRDefault="00000000">
      <w:pPr>
        <w:spacing w:before="200" w:after="200"/>
        <w:ind w:left="1440" w:hanging="720"/>
        <w:rPr>
          <w:color w:val="FF0000"/>
          <w:sz w:val="20"/>
          <w:szCs w:val="20"/>
        </w:rPr>
      </w:pPr>
      <w:sdt>
        <w:sdtPr>
          <w:tag w:val="goog_rdk_1169"/>
          <w:id w:val="1219333388"/>
        </w:sdtPr>
        <w:sdtContent>
          <w:ins w:id="1010" w:author="Ellett, Logan" w:date="2026-07-06T05:30:00Z">
            <w:r w:rsidRPr="00686BD5">
              <w:rPr>
                <w:color w:val="ED0000"/>
                <w:sz w:val="20"/>
                <w:szCs w:val="20"/>
              </w:rPr>
              <w:t>2.</w:t>
            </w:r>
            <w:r w:rsidRPr="00686BD5">
              <w:rPr>
                <w:color w:val="ED0000"/>
                <w:sz w:val="20"/>
                <w:szCs w:val="20"/>
              </w:rPr>
              <w:tab/>
              <w:t>Physical redirection to keep a child/youth or others from immediate danger. The child/youth must be immediately released once removed from imminent danger; or</w:t>
            </w:r>
          </w:ins>
        </w:sdtContent>
      </w:sdt>
    </w:p>
    <w:p w14:paraId="0000021C" w14:textId="598A19AC" w:rsidR="00C10BEC" w:rsidRDefault="00000000">
      <w:pPr>
        <w:spacing w:before="200" w:after="200"/>
        <w:ind w:left="1440" w:hanging="720"/>
        <w:rPr>
          <w:color w:val="FF0000"/>
          <w:sz w:val="20"/>
          <w:szCs w:val="20"/>
        </w:rPr>
      </w:pPr>
      <w:sdt>
        <w:sdtPr>
          <w:tag w:val="goog_rdk_1171"/>
          <w:id w:val="-26598688"/>
        </w:sdtPr>
        <w:sdtContent>
          <w:ins w:id="1011" w:author="Ellett, Logan" w:date="2026-07-06T05:30:00Z">
            <w:r w:rsidRPr="00686BD5">
              <w:rPr>
                <w:color w:val="ED0000"/>
                <w:sz w:val="20"/>
                <w:szCs w:val="20"/>
              </w:rPr>
              <w:t>3.</w:t>
            </w:r>
            <w:r w:rsidRPr="00686BD5">
              <w:rPr>
                <w:color w:val="ED0000"/>
                <w:sz w:val="20"/>
                <w:szCs w:val="20"/>
              </w:rPr>
              <w:tab/>
              <w:t>The holding of a child/youth for comforting or calming purposes does not constitute a restraint.</w:t>
            </w:r>
          </w:ins>
        </w:sdtContent>
      </w:sdt>
    </w:p>
    <w:p w14:paraId="0000021D" w14:textId="77777777" w:rsidR="00C10BEC" w:rsidRDefault="00000000">
      <w:pPr>
        <w:spacing w:before="200" w:after="200"/>
        <w:ind w:left="720" w:hanging="720"/>
        <w:rPr>
          <w:color w:val="FF0000"/>
          <w:sz w:val="20"/>
          <w:szCs w:val="20"/>
        </w:rPr>
      </w:pPr>
      <w:sdt>
        <w:sdtPr>
          <w:tag w:val="goog_rdk_1173"/>
          <w:id w:val="1507580978"/>
        </w:sdtPr>
        <w:sdtContent>
          <w:ins w:id="1012" w:author="Ellett, Logan" w:date="2026-07-06T05:31:00Z">
            <w:r w:rsidRPr="00686BD5">
              <w:rPr>
                <w:color w:val="ED0000"/>
                <w:sz w:val="20"/>
                <w:szCs w:val="20"/>
              </w:rPr>
              <w:t>D.</w:t>
            </w:r>
            <w:r w:rsidRPr="00686BD5">
              <w:rPr>
                <w:color w:val="ED0000"/>
                <w:sz w:val="20"/>
                <w:szCs w:val="20"/>
              </w:rPr>
              <w:tab/>
              <w:t>When a child/youth has a disability-related behavioral health need or documented crisis risk, the multidisciplinary team and/or treatment team must develop a prevention and de-escalation plan that includes reasonable modifications and communication supports and identifies clinical or mobile crisis resources to be used before physical restraint, unless immediate safety requires otherwise.</w:t>
            </w:r>
          </w:ins>
        </w:sdtContent>
      </w:sdt>
    </w:p>
    <w:p w14:paraId="0000021E" w14:textId="77777777" w:rsidR="00C10BEC" w:rsidRDefault="00000000">
      <w:pPr>
        <w:spacing w:before="200" w:after="200"/>
        <w:ind w:left="720" w:hanging="720"/>
        <w:rPr>
          <w:color w:val="FF0000"/>
          <w:sz w:val="20"/>
          <w:szCs w:val="20"/>
        </w:rPr>
      </w:pPr>
      <w:sdt>
        <w:sdtPr>
          <w:tag w:val="goog_rdk_1175"/>
          <w:id w:val="2012692484"/>
        </w:sdtPr>
        <w:sdtContent>
          <w:ins w:id="1013" w:author="Ellett, Logan" w:date="2026-07-06T05:32:00Z">
            <w:r w:rsidRPr="00686BD5">
              <w:rPr>
                <w:color w:val="ED0000"/>
                <w:sz w:val="20"/>
                <w:szCs w:val="20"/>
              </w:rPr>
              <w:t>E.</w:t>
            </w:r>
            <w:r w:rsidRPr="00686BD5">
              <w:rPr>
                <w:color w:val="ED0000"/>
                <w:sz w:val="20"/>
                <w:szCs w:val="20"/>
              </w:rPr>
              <w:tab/>
              <w:t>A facility shall prohibit all corporal, inhumane, cruel, and unusual punishment including, but not limited to, the following:</w:t>
            </w:r>
          </w:ins>
        </w:sdtContent>
      </w:sdt>
    </w:p>
    <w:p w14:paraId="0000021F" w14:textId="167C58DD" w:rsidR="00C10BEC" w:rsidRDefault="00000000">
      <w:pPr>
        <w:spacing w:before="200" w:after="200"/>
        <w:ind w:left="1440" w:hanging="720"/>
        <w:rPr>
          <w:color w:val="FF0000"/>
          <w:sz w:val="20"/>
          <w:szCs w:val="20"/>
        </w:rPr>
      </w:pPr>
      <w:sdt>
        <w:sdtPr>
          <w:tag w:val="goog_rdk_1177"/>
          <w:id w:val="1489041903"/>
        </w:sdtPr>
        <w:sdtContent>
          <w:ins w:id="1014" w:author="Ellett, Logan" w:date="2026-07-06T05:37:00Z">
            <w:r w:rsidRPr="00686BD5">
              <w:rPr>
                <w:color w:val="ED0000"/>
                <w:sz w:val="20"/>
                <w:szCs w:val="20"/>
              </w:rPr>
              <w:t>1.</w:t>
            </w:r>
            <w:r w:rsidRPr="00686BD5">
              <w:rPr>
                <w:color w:val="ED0000"/>
                <w:sz w:val="20"/>
                <w:szCs w:val="20"/>
              </w:rPr>
              <w:tab/>
              <w:t>Any type of physical punishment inflicted in any manner upon the body of the child/youth such as</w:t>
            </w:r>
          </w:ins>
          <w:ins w:id="1015" w:author="Ellett, Logan" w:date="2026-09-01T05:45:00Z" w16du:dateUtc="2026-09-01T11:45:00Z">
            <w:r w:rsidR="00423108" w:rsidRPr="00686BD5">
              <w:rPr>
                <w:color w:val="ED0000"/>
                <w:sz w:val="20"/>
                <w:szCs w:val="20"/>
              </w:rPr>
              <w:t>, but not limited to,</w:t>
            </w:r>
          </w:ins>
          <w:ins w:id="1016" w:author="Ellett, Logan" w:date="2026-07-06T05:37:00Z">
            <w:r w:rsidRPr="00686BD5">
              <w:rPr>
                <w:color w:val="ED0000"/>
                <w:sz w:val="20"/>
                <w:szCs w:val="20"/>
              </w:rPr>
              <w:t xml:space="preserve"> spanking, striking, swatting, punching, shaking, biting, hair pulling, rough handling, striking with an inanimate object, or punishment that is designed to, or likely to, cause physical pain.</w:t>
            </w:r>
          </w:ins>
        </w:sdtContent>
      </w:sdt>
    </w:p>
    <w:p w14:paraId="00000220" w14:textId="77777777" w:rsidR="00C10BEC" w:rsidRDefault="00000000">
      <w:pPr>
        <w:spacing w:before="200" w:after="200"/>
        <w:ind w:left="1440" w:hanging="720"/>
        <w:rPr>
          <w:color w:val="FF0000"/>
          <w:sz w:val="20"/>
          <w:szCs w:val="20"/>
        </w:rPr>
      </w:pPr>
      <w:sdt>
        <w:sdtPr>
          <w:tag w:val="goog_rdk_1179"/>
          <w:id w:val="-870656412"/>
        </w:sdtPr>
        <w:sdtContent>
          <w:ins w:id="1017" w:author="Ellett, Logan" w:date="2026-07-06T05:38:00Z">
            <w:r w:rsidRPr="00686BD5">
              <w:rPr>
                <w:color w:val="ED0000"/>
                <w:sz w:val="20"/>
                <w:szCs w:val="20"/>
              </w:rPr>
              <w:t>2.</w:t>
            </w:r>
            <w:r w:rsidRPr="00686BD5">
              <w:rPr>
                <w:color w:val="ED0000"/>
                <w:sz w:val="20"/>
                <w:szCs w:val="20"/>
              </w:rPr>
              <w:tab/>
              <w:t>Any shaming, humiliating, or frightening method of punishment to control the actions of any child/youth or group of children/youth.</w:t>
            </w:r>
          </w:ins>
        </w:sdtContent>
      </w:sdt>
    </w:p>
    <w:p w14:paraId="00000221" w14:textId="77777777" w:rsidR="00C10BEC" w:rsidRDefault="00000000">
      <w:pPr>
        <w:spacing w:before="200" w:after="200"/>
        <w:ind w:left="1440" w:hanging="720"/>
        <w:rPr>
          <w:color w:val="FF0000"/>
          <w:sz w:val="20"/>
          <w:szCs w:val="20"/>
        </w:rPr>
      </w:pPr>
      <w:sdt>
        <w:sdtPr>
          <w:tag w:val="goog_rdk_1181"/>
          <w:id w:val="-147039327"/>
        </w:sdtPr>
        <w:sdtContent>
          <w:ins w:id="1018" w:author="Ellett, Logan" w:date="2026-07-06T05:38:00Z">
            <w:r w:rsidRPr="00686BD5">
              <w:rPr>
                <w:color w:val="ED0000"/>
                <w:sz w:val="20"/>
                <w:szCs w:val="20"/>
              </w:rPr>
              <w:t>3.</w:t>
            </w:r>
            <w:r w:rsidRPr="00686BD5">
              <w:rPr>
                <w:color w:val="ED0000"/>
                <w:sz w:val="20"/>
                <w:szCs w:val="20"/>
              </w:rPr>
              <w:tab/>
              <w:t xml:space="preserve">Physical exercise such as running or walking </w:t>
            </w:r>
            <w:proofErr w:type="gramStart"/>
            <w:r w:rsidRPr="00686BD5">
              <w:rPr>
                <w:color w:val="ED0000"/>
                <w:sz w:val="20"/>
                <w:szCs w:val="20"/>
              </w:rPr>
              <w:t>laps</w:t>
            </w:r>
            <w:proofErr w:type="gramEnd"/>
            <w:r w:rsidRPr="00686BD5">
              <w:rPr>
                <w:color w:val="ED0000"/>
                <w:sz w:val="20"/>
                <w:szCs w:val="20"/>
              </w:rPr>
              <w:t>, push-ups, or carrying or stacking heavy rocks, bricks, or lumber when used solely as a means of punishment.</w:t>
            </w:r>
          </w:ins>
        </w:sdtContent>
      </w:sdt>
    </w:p>
    <w:p w14:paraId="00000222" w14:textId="77777777" w:rsidR="00C10BEC" w:rsidRDefault="00000000">
      <w:pPr>
        <w:spacing w:before="200" w:after="200"/>
        <w:ind w:left="1440" w:hanging="720"/>
        <w:rPr>
          <w:color w:val="FF0000"/>
          <w:sz w:val="20"/>
          <w:szCs w:val="20"/>
        </w:rPr>
      </w:pPr>
      <w:sdt>
        <w:sdtPr>
          <w:tag w:val="goog_rdk_1183"/>
          <w:id w:val="-1777321662"/>
        </w:sdtPr>
        <w:sdtContent>
          <w:ins w:id="1019" w:author="Ellett, Logan" w:date="2026-07-06T05:38:00Z">
            <w:r w:rsidRPr="00686BD5">
              <w:rPr>
                <w:color w:val="ED0000"/>
                <w:sz w:val="20"/>
                <w:szCs w:val="20"/>
              </w:rPr>
              <w:t>4.</w:t>
            </w:r>
            <w:r w:rsidRPr="00686BD5">
              <w:rPr>
                <w:color w:val="ED0000"/>
                <w:sz w:val="20"/>
                <w:szCs w:val="20"/>
              </w:rPr>
              <w:tab/>
              <w:t>Assignment of physically strenuous or hard work that could result in harm to the child/youth.</w:t>
            </w:r>
          </w:ins>
        </w:sdtContent>
      </w:sdt>
    </w:p>
    <w:p w14:paraId="00000223" w14:textId="77777777" w:rsidR="00C10BEC" w:rsidRDefault="00000000">
      <w:pPr>
        <w:spacing w:before="200" w:after="200"/>
        <w:ind w:left="1440" w:hanging="720"/>
        <w:rPr>
          <w:color w:val="FF0000"/>
          <w:sz w:val="20"/>
          <w:szCs w:val="20"/>
        </w:rPr>
      </w:pPr>
      <w:sdt>
        <w:sdtPr>
          <w:tag w:val="goog_rdk_1185"/>
          <w:id w:val="1065360484"/>
        </w:sdtPr>
        <w:sdtContent>
          <w:ins w:id="1020" w:author="Ellett, Logan" w:date="2026-07-06T05:38:00Z">
            <w:r w:rsidRPr="00686BD5">
              <w:rPr>
                <w:color w:val="ED0000"/>
                <w:sz w:val="20"/>
                <w:szCs w:val="20"/>
              </w:rPr>
              <w:t>5.</w:t>
            </w:r>
            <w:r w:rsidRPr="00686BD5">
              <w:rPr>
                <w:color w:val="ED0000"/>
                <w:sz w:val="20"/>
                <w:szCs w:val="20"/>
              </w:rPr>
              <w:tab/>
              <w:t>Requiring or forcing a child/youth to take an uncomfortable position such as squatting or bending or requiring a child/youth to stay in a position for an extended length of time or requiring or forcing a child/youth to repeat physical movements when used solely as a means of punishment.</w:t>
            </w:r>
          </w:ins>
        </w:sdtContent>
      </w:sdt>
    </w:p>
    <w:p w14:paraId="00000224" w14:textId="77777777" w:rsidR="00C10BEC" w:rsidRDefault="00000000">
      <w:pPr>
        <w:spacing w:before="200" w:after="200"/>
        <w:ind w:left="1440" w:hanging="720"/>
        <w:rPr>
          <w:color w:val="FF0000"/>
          <w:sz w:val="20"/>
          <w:szCs w:val="20"/>
        </w:rPr>
      </w:pPr>
      <w:sdt>
        <w:sdtPr>
          <w:tag w:val="goog_rdk_1187"/>
          <w:id w:val="-1672698586"/>
        </w:sdtPr>
        <w:sdtContent>
          <w:ins w:id="1021" w:author="Ellett, Logan" w:date="2026-07-06T05:39:00Z">
            <w:r w:rsidRPr="00686BD5">
              <w:rPr>
                <w:color w:val="ED0000"/>
                <w:sz w:val="20"/>
                <w:szCs w:val="20"/>
              </w:rPr>
              <w:t>6.</w:t>
            </w:r>
            <w:r w:rsidRPr="00686BD5">
              <w:rPr>
                <w:color w:val="ED0000"/>
                <w:sz w:val="20"/>
                <w:szCs w:val="20"/>
              </w:rPr>
              <w:tab/>
              <w:t>Group discipline except in accordance with the facility’s written policy and these rules.</w:t>
            </w:r>
          </w:ins>
        </w:sdtContent>
      </w:sdt>
    </w:p>
    <w:p w14:paraId="00000225" w14:textId="77777777" w:rsidR="00C10BEC" w:rsidRDefault="00000000">
      <w:pPr>
        <w:spacing w:before="200" w:after="200"/>
        <w:ind w:left="1440" w:hanging="720"/>
        <w:rPr>
          <w:color w:val="FF0000"/>
          <w:sz w:val="20"/>
          <w:szCs w:val="20"/>
        </w:rPr>
      </w:pPr>
      <w:sdt>
        <w:sdtPr>
          <w:tag w:val="goog_rdk_1189"/>
          <w:id w:val="-1247312100"/>
        </w:sdtPr>
        <w:sdtContent>
          <w:ins w:id="1022" w:author="Ellett, Logan" w:date="2026-07-06T05:39:00Z">
            <w:r w:rsidRPr="00686BD5">
              <w:rPr>
                <w:color w:val="ED0000"/>
                <w:sz w:val="20"/>
                <w:szCs w:val="20"/>
              </w:rPr>
              <w:t>7.</w:t>
            </w:r>
            <w:r w:rsidRPr="00686BD5">
              <w:rPr>
                <w:color w:val="ED0000"/>
                <w:sz w:val="20"/>
                <w:szCs w:val="20"/>
              </w:rPr>
              <w:tab/>
              <w:t>Verbal abuse, derogatory remarks about the child/youth, their family, their race, ancestry, ethnic group, national origin, religion, sex, sexual orientation, gender identity, gender expression, disability, marital status, familial status, source of income, military status, HIV status, cultural background, or any other component of the child’s/youth’s identity, or any intervention or type of treatment that subjects a child/youth to verbal abuse, ridicule, humiliation, or that can be expected to cause emotional trauma.</w:t>
            </w:r>
          </w:ins>
        </w:sdtContent>
      </w:sdt>
    </w:p>
    <w:p w14:paraId="00000226" w14:textId="77777777" w:rsidR="00C10BEC" w:rsidRDefault="00000000">
      <w:pPr>
        <w:spacing w:before="200" w:after="200"/>
        <w:ind w:left="1440" w:hanging="720"/>
        <w:rPr>
          <w:color w:val="FF0000"/>
          <w:sz w:val="20"/>
          <w:szCs w:val="20"/>
        </w:rPr>
      </w:pPr>
      <w:sdt>
        <w:sdtPr>
          <w:tag w:val="goog_rdk_1191"/>
          <w:id w:val="-1885203528"/>
        </w:sdtPr>
        <w:sdtContent>
          <w:ins w:id="1023" w:author="Ellett, Logan" w:date="2026-07-06T05:40:00Z">
            <w:r w:rsidRPr="00686BD5">
              <w:rPr>
                <w:color w:val="ED0000"/>
                <w:sz w:val="20"/>
                <w:szCs w:val="20"/>
              </w:rPr>
              <w:t>8.</w:t>
            </w:r>
            <w:r w:rsidRPr="00686BD5">
              <w:rPr>
                <w:color w:val="ED0000"/>
                <w:sz w:val="20"/>
                <w:szCs w:val="20"/>
              </w:rPr>
              <w:tab/>
              <w:t>Denial of any essential, basic program service solely for disciplinary purposes.</w:t>
            </w:r>
          </w:ins>
        </w:sdtContent>
      </w:sdt>
    </w:p>
    <w:p w14:paraId="00000227" w14:textId="77777777" w:rsidR="00C10BEC" w:rsidRDefault="00000000">
      <w:pPr>
        <w:spacing w:before="200" w:after="200"/>
        <w:ind w:left="1440" w:hanging="720"/>
        <w:rPr>
          <w:color w:val="FF0000"/>
          <w:sz w:val="20"/>
          <w:szCs w:val="20"/>
        </w:rPr>
      </w:pPr>
      <w:sdt>
        <w:sdtPr>
          <w:tag w:val="goog_rdk_1193"/>
          <w:id w:val="-69028604"/>
        </w:sdtPr>
        <w:sdtContent>
          <w:ins w:id="1024" w:author="Ellett, Logan" w:date="2026-07-06T05:41:00Z">
            <w:r w:rsidRPr="00686BD5">
              <w:rPr>
                <w:color w:val="ED0000"/>
                <w:sz w:val="20"/>
                <w:szCs w:val="20"/>
              </w:rPr>
              <w:t>9.</w:t>
            </w:r>
            <w:r w:rsidRPr="00686BD5">
              <w:rPr>
                <w:color w:val="ED0000"/>
                <w:sz w:val="20"/>
                <w:szCs w:val="20"/>
              </w:rPr>
              <w:tab/>
              <w:t>Deprivation of meals or snacks, although scheduled meals or snacks may be provided individually.</w:t>
            </w:r>
          </w:ins>
        </w:sdtContent>
      </w:sdt>
    </w:p>
    <w:p w14:paraId="00000228" w14:textId="77777777" w:rsidR="00C10BEC" w:rsidRDefault="00000000">
      <w:pPr>
        <w:spacing w:before="200" w:after="200"/>
        <w:ind w:left="1440" w:hanging="720"/>
        <w:rPr>
          <w:color w:val="FF0000"/>
          <w:sz w:val="20"/>
          <w:szCs w:val="20"/>
        </w:rPr>
      </w:pPr>
      <w:sdt>
        <w:sdtPr>
          <w:tag w:val="goog_rdk_1195"/>
          <w:id w:val="-2026364921"/>
        </w:sdtPr>
        <w:sdtContent>
          <w:ins w:id="1025" w:author="Ellett, Logan" w:date="2026-07-06T05:41:00Z">
            <w:r w:rsidRPr="00686BD5">
              <w:rPr>
                <w:color w:val="ED0000"/>
                <w:sz w:val="20"/>
                <w:szCs w:val="20"/>
              </w:rPr>
              <w:t>10.</w:t>
            </w:r>
            <w:r w:rsidRPr="00686BD5">
              <w:rPr>
                <w:color w:val="ED0000"/>
                <w:sz w:val="20"/>
                <w:szCs w:val="20"/>
              </w:rPr>
              <w:tab/>
              <w:t>Denial of visits or communication privileges with family, clergy, attorney, guardian ad litem (GAL), counsel for youth (CFY), behavioral or mental health professionals, court-appointed special advocates, education rights holders, probation officers, and/or caseworker solely as a means of punishment.</w:t>
            </w:r>
          </w:ins>
        </w:sdtContent>
      </w:sdt>
    </w:p>
    <w:p w14:paraId="00000229" w14:textId="77777777" w:rsidR="00C10BEC" w:rsidRDefault="00000000">
      <w:pPr>
        <w:spacing w:before="200" w:after="200"/>
        <w:ind w:left="1440" w:hanging="720"/>
        <w:rPr>
          <w:color w:val="FF0000"/>
          <w:sz w:val="20"/>
          <w:szCs w:val="20"/>
        </w:rPr>
      </w:pPr>
      <w:sdt>
        <w:sdtPr>
          <w:tag w:val="goog_rdk_1197"/>
          <w:id w:val="818493778"/>
        </w:sdtPr>
        <w:sdtContent>
          <w:ins w:id="1026" w:author="Ellett, Logan" w:date="2026-07-06T05:41:00Z">
            <w:r w:rsidRPr="00686BD5">
              <w:rPr>
                <w:color w:val="ED0000"/>
                <w:sz w:val="20"/>
                <w:szCs w:val="20"/>
              </w:rPr>
              <w:t>11.</w:t>
            </w:r>
            <w:r w:rsidRPr="00686BD5">
              <w:rPr>
                <w:color w:val="ED0000"/>
                <w:sz w:val="20"/>
                <w:szCs w:val="20"/>
              </w:rPr>
              <w:tab/>
              <w:t>Releasing noxious, toxic, or otherwise unpleasant sprays, mists, or aerosol substances in proximity to the child’s/youth’s face.</w:t>
            </w:r>
          </w:ins>
        </w:sdtContent>
      </w:sdt>
    </w:p>
    <w:p w14:paraId="0000022A" w14:textId="77777777" w:rsidR="00C10BEC" w:rsidRDefault="00000000">
      <w:pPr>
        <w:spacing w:before="200" w:after="200"/>
        <w:ind w:left="1440" w:hanging="720"/>
        <w:rPr>
          <w:color w:val="FF0000"/>
          <w:sz w:val="20"/>
          <w:szCs w:val="20"/>
        </w:rPr>
      </w:pPr>
      <w:sdt>
        <w:sdtPr>
          <w:tag w:val="goog_rdk_1199"/>
          <w:id w:val="403504154"/>
        </w:sdtPr>
        <w:sdtContent>
          <w:ins w:id="1027" w:author="Ellett, Logan" w:date="2026-07-06T05:42:00Z">
            <w:r w:rsidRPr="00686BD5">
              <w:rPr>
                <w:color w:val="ED0000"/>
                <w:sz w:val="20"/>
                <w:szCs w:val="20"/>
              </w:rPr>
              <w:t>12.</w:t>
            </w:r>
            <w:r w:rsidRPr="00686BD5">
              <w:rPr>
                <w:color w:val="ED0000"/>
                <w:sz w:val="20"/>
                <w:szCs w:val="20"/>
              </w:rPr>
              <w:tab/>
              <w:t>Any intervention that denies a child/youth sleep, food, water, shelter, access to bathroom facilities, adequate bedding, or appropriate physical comfort.</w:t>
            </w:r>
          </w:ins>
        </w:sdtContent>
      </w:sdt>
    </w:p>
    <w:p w14:paraId="0000022B" w14:textId="77777777" w:rsidR="00C10BEC" w:rsidRDefault="00000000">
      <w:pPr>
        <w:spacing w:before="200" w:after="200"/>
        <w:ind w:left="1440" w:hanging="720"/>
        <w:rPr>
          <w:color w:val="FF0000"/>
          <w:sz w:val="20"/>
          <w:szCs w:val="20"/>
        </w:rPr>
      </w:pPr>
      <w:sdt>
        <w:sdtPr>
          <w:tag w:val="goog_rdk_1201"/>
          <w:id w:val="-542778048"/>
        </w:sdtPr>
        <w:sdtContent>
          <w:ins w:id="1028" w:author="Ellett, Logan" w:date="2026-07-06T05:42:00Z">
            <w:r w:rsidRPr="00686BD5">
              <w:rPr>
                <w:color w:val="ED0000"/>
                <w:sz w:val="20"/>
                <w:szCs w:val="20"/>
              </w:rPr>
              <w:t>13.</w:t>
            </w:r>
            <w:r w:rsidRPr="00686BD5">
              <w:rPr>
                <w:color w:val="ED0000"/>
                <w:sz w:val="20"/>
                <w:szCs w:val="20"/>
              </w:rPr>
              <w:tab/>
              <w:t xml:space="preserve">Requiring the child/youth to remain silent for an excessive </w:t>
            </w:r>
            <w:proofErr w:type="gramStart"/>
            <w:r w:rsidRPr="00686BD5">
              <w:rPr>
                <w:color w:val="ED0000"/>
                <w:sz w:val="20"/>
                <w:szCs w:val="20"/>
              </w:rPr>
              <w:t>period of time</w:t>
            </w:r>
            <w:proofErr w:type="gramEnd"/>
            <w:r w:rsidRPr="00686BD5">
              <w:rPr>
                <w:color w:val="ED0000"/>
                <w:sz w:val="20"/>
                <w:szCs w:val="20"/>
              </w:rPr>
              <w:t xml:space="preserve"> as a form of punishment.</w:t>
            </w:r>
          </w:ins>
        </w:sdtContent>
      </w:sdt>
    </w:p>
    <w:p w14:paraId="0000022C" w14:textId="77777777" w:rsidR="00C10BEC" w:rsidRDefault="00000000">
      <w:pPr>
        <w:spacing w:before="200" w:after="200"/>
        <w:ind w:left="1440" w:hanging="720"/>
        <w:rPr>
          <w:color w:val="FF0000"/>
          <w:sz w:val="20"/>
          <w:szCs w:val="20"/>
        </w:rPr>
      </w:pPr>
      <w:sdt>
        <w:sdtPr>
          <w:tag w:val="goog_rdk_1203"/>
          <w:id w:val="1257272395"/>
        </w:sdtPr>
        <w:sdtContent>
          <w:ins w:id="1029" w:author="Ellett, Logan" w:date="2026-07-06T05:42:00Z">
            <w:r w:rsidRPr="00686BD5">
              <w:rPr>
                <w:color w:val="ED0000"/>
                <w:sz w:val="20"/>
                <w:szCs w:val="20"/>
              </w:rPr>
              <w:t>14.</w:t>
            </w:r>
            <w:r w:rsidRPr="00686BD5">
              <w:rPr>
                <w:color w:val="ED0000"/>
                <w:sz w:val="20"/>
                <w:szCs w:val="20"/>
              </w:rPr>
              <w:tab/>
              <w:t>Withholding of emotional response or stimulation to the child/youth.</w:t>
            </w:r>
          </w:ins>
        </w:sdtContent>
      </w:sdt>
    </w:p>
    <w:p w14:paraId="0000022D" w14:textId="77777777" w:rsidR="00C10BEC" w:rsidRDefault="00000000">
      <w:pPr>
        <w:spacing w:before="200" w:after="200"/>
        <w:ind w:left="1440" w:hanging="720"/>
        <w:rPr>
          <w:color w:val="FF0000"/>
          <w:sz w:val="20"/>
          <w:szCs w:val="20"/>
        </w:rPr>
      </w:pPr>
      <w:sdt>
        <w:sdtPr>
          <w:tag w:val="goog_rdk_1205"/>
          <w:id w:val="-1026724524"/>
        </w:sdtPr>
        <w:sdtContent>
          <w:ins w:id="1030" w:author="Ellett, Logan" w:date="2026-07-06T05:42:00Z">
            <w:r w:rsidRPr="00686BD5">
              <w:rPr>
                <w:color w:val="ED0000"/>
                <w:sz w:val="20"/>
                <w:szCs w:val="20"/>
              </w:rPr>
              <w:t>15.</w:t>
            </w:r>
            <w:r w:rsidRPr="00686BD5">
              <w:rPr>
                <w:color w:val="ED0000"/>
                <w:sz w:val="20"/>
                <w:szCs w:val="20"/>
              </w:rPr>
              <w:tab/>
              <w:t>Punishment associated with toileting, toileting accidents, or lapses in toilet training.</w:t>
            </w:r>
          </w:ins>
        </w:sdtContent>
      </w:sdt>
    </w:p>
    <w:p w14:paraId="0000022E" w14:textId="77777777" w:rsidR="00C10BEC" w:rsidRDefault="00000000">
      <w:pPr>
        <w:spacing w:before="200" w:after="200"/>
        <w:ind w:left="1440" w:hanging="720"/>
        <w:rPr>
          <w:color w:val="FF0000"/>
          <w:sz w:val="20"/>
          <w:szCs w:val="20"/>
        </w:rPr>
      </w:pPr>
      <w:sdt>
        <w:sdtPr>
          <w:tag w:val="goog_rdk_1207"/>
          <w:id w:val="1613431959"/>
        </w:sdtPr>
        <w:sdtContent>
          <w:ins w:id="1031" w:author="Ellett, Logan" w:date="2026-07-06T05:43:00Z">
            <w:r w:rsidRPr="00686BD5">
              <w:rPr>
                <w:color w:val="ED0000"/>
                <w:sz w:val="20"/>
                <w:szCs w:val="20"/>
              </w:rPr>
              <w:t>16.</w:t>
            </w:r>
            <w:r w:rsidRPr="00686BD5">
              <w:rPr>
                <w:color w:val="ED0000"/>
                <w:sz w:val="20"/>
                <w:szCs w:val="20"/>
              </w:rPr>
              <w:tab/>
              <w:t>Force feeding a child/youth.</w:t>
            </w:r>
          </w:ins>
        </w:sdtContent>
      </w:sdt>
    </w:p>
    <w:p w14:paraId="0000022F" w14:textId="77777777" w:rsidR="00C10BEC" w:rsidRDefault="00000000">
      <w:pPr>
        <w:spacing w:before="200" w:after="200"/>
        <w:ind w:left="1440" w:hanging="720"/>
        <w:rPr>
          <w:color w:val="FF0000"/>
          <w:sz w:val="20"/>
          <w:szCs w:val="20"/>
        </w:rPr>
      </w:pPr>
      <w:sdt>
        <w:sdtPr>
          <w:tag w:val="goog_rdk_1209"/>
          <w:id w:val="-934111840"/>
        </w:sdtPr>
        <w:sdtContent>
          <w:ins w:id="1032" w:author="Ellett, Logan" w:date="2026-07-06T05:43:00Z">
            <w:r w:rsidRPr="00686BD5">
              <w:rPr>
                <w:color w:val="ED0000"/>
                <w:sz w:val="20"/>
                <w:szCs w:val="20"/>
              </w:rPr>
              <w:t>17.</w:t>
            </w:r>
            <w:r w:rsidRPr="00686BD5">
              <w:rPr>
                <w:color w:val="ED0000"/>
                <w:sz w:val="20"/>
                <w:szCs w:val="20"/>
              </w:rPr>
              <w:tab/>
              <w:t>Use of emergency interventions (e.g. physical restraint) as discipline for a child/youth, as a part of therapy, or as a threat to control or gain compliance of a child’s/youth’s behavior.</w:t>
            </w:r>
          </w:ins>
        </w:sdtContent>
      </w:sdt>
    </w:p>
    <w:p w14:paraId="00000230" w14:textId="77777777" w:rsidR="00C10BEC" w:rsidRDefault="00000000">
      <w:pPr>
        <w:spacing w:before="200" w:after="200"/>
        <w:ind w:left="1440" w:hanging="720"/>
        <w:rPr>
          <w:color w:val="FF0000"/>
          <w:sz w:val="20"/>
          <w:szCs w:val="20"/>
        </w:rPr>
      </w:pPr>
      <w:sdt>
        <w:sdtPr>
          <w:tag w:val="goog_rdk_1211"/>
          <w:id w:val="1145240578"/>
        </w:sdtPr>
        <w:sdtContent>
          <w:ins w:id="1033" w:author="Ellett, Logan" w:date="2026-07-06T05:43:00Z">
            <w:r w:rsidRPr="00686BD5">
              <w:rPr>
                <w:color w:val="ED0000"/>
                <w:sz w:val="20"/>
                <w:szCs w:val="20"/>
              </w:rPr>
              <w:t>18.</w:t>
            </w:r>
            <w:r w:rsidRPr="00686BD5">
              <w:rPr>
                <w:color w:val="ED0000"/>
                <w:sz w:val="20"/>
                <w:szCs w:val="20"/>
              </w:rPr>
              <w:tab/>
              <w:t>Interventions that use a mechanical restraint device, material, or object that is designed to immobilize the child/youth.</w:t>
            </w:r>
          </w:ins>
        </w:sdtContent>
      </w:sdt>
    </w:p>
    <w:p w14:paraId="00000231" w14:textId="77777777" w:rsidR="00C10BEC" w:rsidRDefault="00000000">
      <w:pPr>
        <w:spacing w:before="200" w:after="200"/>
        <w:ind w:left="1440" w:hanging="720"/>
        <w:rPr>
          <w:color w:val="FF0000"/>
          <w:sz w:val="20"/>
          <w:szCs w:val="20"/>
        </w:rPr>
      </w:pPr>
      <w:sdt>
        <w:sdtPr>
          <w:tag w:val="goog_rdk_1213"/>
          <w:id w:val="-1045901750"/>
        </w:sdtPr>
        <w:sdtContent>
          <w:ins w:id="1034" w:author="Ellett, Logan" w:date="2026-07-06T05:43:00Z">
            <w:r w:rsidRPr="00686BD5">
              <w:rPr>
                <w:color w:val="ED0000"/>
                <w:sz w:val="20"/>
                <w:szCs w:val="20"/>
              </w:rPr>
              <w:t>19.</w:t>
            </w:r>
            <w:r w:rsidRPr="00686BD5">
              <w:rPr>
                <w:color w:val="ED0000"/>
                <w:sz w:val="20"/>
                <w:szCs w:val="20"/>
              </w:rPr>
              <w:tab/>
              <w:t>Any intervention that deprives a child/youth of the use of their senses, including sight, hearing, touch, taste, or smell.</w:t>
            </w:r>
          </w:ins>
        </w:sdtContent>
      </w:sdt>
    </w:p>
    <w:p w14:paraId="00000232" w14:textId="77777777" w:rsidR="00C10BEC" w:rsidRDefault="00000000">
      <w:pPr>
        <w:spacing w:before="200" w:after="200"/>
        <w:ind w:left="1440" w:hanging="720"/>
        <w:rPr>
          <w:color w:val="FF0000"/>
          <w:sz w:val="20"/>
          <w:szCs w:val="20"/>
        </w:rPr>
      </w:pPr>
      <w:sdt>
        <w:sdtPr>
          <w:tag w:val="goog_rdk_1215"/>
          <w:id w:val="-711871783"/>
        </w:sdtPr>
        <w:sdtContent>
          <w:ins w:id="1035" w:author="Ellett, Logan" w:date="2026-07-06T05:44:00Z">
            <w:r w:rsidRPr="00686BD5">
              <w:rPr>
                <w:color w:val="ED0000"/>
                <w:sz w:val="20"/>
                <w:szCs w:val="20"/>
              </w:rPr>
              <w:t>20.</w:t>
            </w:r>
            <w:r w:rsidRPr="00686BD5">
              <w:rPr>
                <w:color w:val="ED0000"/>
                <w:sz w:val="20"/>
                <w:szCs w:val="20"/>
              </w:rPr>
              <w:tab/>
              <w:t xml:space="preserve">Use of “rebirthing therapy” or any therapy technique that may be considered </w:t>
            </w:r>
            <w:proofErr w:type="gramStart"/>
            <w:r w:rsidRPr="00686BD5">
              <w:rPr>
                <w:color w:val="ED0000"/>
                <w:sz w:val="20"/>
                <w:szCs w:val="20"/>
              </w:rPr>
              <w:t>similar to</w:t>
            </w:r>
            <w:proofErr w:type="gramEnd"/>
            <w:r w:rsidRPr="00686BD5">
              <w:rPr>
                <w:color w:val="ED0000"/>
                <w:sz w:val="20"/>
                <w:szCs w:val="20"/>
              </w:rPr>
              <w:t xml:space="preserve"> rebirthing therapy as a therapeutic treatment, as defined in Section 12-245-224(1)(t)(IV), C.R.S.</w:t>
            </w:r>
          </w:ins>
        </w:sdtContent>
      </w:sdt>
    </w:p>
    <w:p w14:paraId="00000233" w14:textId="77777777" w:rsidR="00C10BEC" w:rsidRDefault="00000000">
      <w:pPr>
        <w:spacing w:before="200" w:after="200"/>
        <w:ind w:left="1440" w:hanging="720"/>
        <w:rPr>
          <w:strike/>
          <w:sz w:val="20"/>
          <w:szCs w:val="20"/>
        </w:rPr>
      </w:pPr>
      <w:sdt>
        <w:sdtPr>
          <w:tag w:val="goog_rdk_1217"/>
          <w:id w:val="-418883662"/>
        </w:sdtPr>
        <w:sdtContent>
          <w:ins w:id="1036" w:author="Ellett, Logan" w:date="2026-07-06T05:44:00Z">
            <w:r w:rsidRPr="00686BD5">
              <w:rPr>
                <w:color w:val="ED0000"/>
                <w:sz w:val="20"/>
                <w:szCs w:val="20"/>
              </w:rPr>
              <w:t>21.</w:t>
            </w:r>
            <w:r w:rsidRPr="00686BD5">
              <w:rPr>
                <w:color w:val="ED0000"/>
                <w:sz w:val="20"/>
                <w:szCs w:val="20"/>
              </w:rPr>
              <w:tab/>
              <w:t>Use of “conversion therapy” as defined in Section 7.701.2.</w:t>
            </w:r>
          </w:ins>
        </w:sdtContent>
      </w:sdt>
    </w:p>
    <w:sdt>
      <w:sdtPr>
        <w:tag w:val="goog_rdk_1220"/>
        <w:id w:val="-542816373"/>
      </w:sdtPr>
      <w:sdtContent>
        <w:p w14:paraId="00000234" w14:textId="77777777" w:rsidR="00C10BEC" w:rsidRDefault="00000000">
          <w:pPr>
            <w:spacing w:before="200" w:after="200"/>
            <w:ind w:left="720" w:hanging="720"/>
            <w:rPr>
              <w:del w:id="1037" w:author="Ellett, Logan" w:date="2026-07-06T05:03:00Z"/>
              <w:sz w:val="20"/>
              <w:szCs w:val="20"/>
            </w:rPr>
          </w:pPr>
          <w:sdt>
            <w:sdtPr>
              <w:tag w:val="goog_rdk_1219"/>
              <w:id w:val="-1634022166"/>
            </w:sdtPr>
            <w:sdtContent>
              <w:del w:id="1038" w:author="Ellett, Logan" w:date="2026-07-06T05:03:00Z">
                <w:r>
                  <w:rPr>
                    <w:sz w:val="20"/>
                    <w:szCs w:val="20"/>
                  </w:rPr>
                  <w:delText xml:space="preserve">F. </w:delText>
                </w:r>
                <w:r>
                  <w:rPr>
                    <w:sz w:val="20"/>
                    <w:szCs w:val="20"/>
                  </w:rPr>
                  <w:tab/>
                  <w:delText>The behavior management system will include, but not be limited to, any of the following:</w:delText>
                </w:r>
              </w:del>
            </w:sdtContent>
          </w:sdt>
        </w:p>
      </w:sdtContent>
    </w:sdt>
    <w:sdt>
      <w:sdtPr>
        <w:tag w:val="goog_rdk_1222"/>
        <w:id w:val="-258230068"/>
      </w:sdtPr>
      <w:sdtContent>
        <w:p w14:paraId="00000235" w14:textId="77777777" w:rsidR="00C10BEC" w:rsidRDefault="00000000">
          <w:pPr>
            <w:spacing w:before="200" w:after="200"/>
            <w:ind w:left="1440" w:hanging="720"/>
            <w:rPr>
              <w:del w:id="1039" w:author="Ellett, Logan" w:date="2026-07-06T05:03:00Z"/>
              <w:sz w:val="20"/>
              <w:szCs w:val="20"/>
            </w:rPr>
          </w:pPr>
          <w:sdt>
            <w:sdtPr>
              <w:tag w:val="goog_rdk_1221"/>
              <w:id w:val="-1043248950"/>
            </w:sdtPr>
            <w:sdtContent>
              <w:del w:id="1040" w:author="Ellett, Logan" w:date="2026-07-06T05:03:00Z">
                <w:r>
                  <w:rPr>
                    <w:sz w:val="20"/>
                    <w:szCs w:val="20"/>
                  </w:rPr>
                  <w:delText xml:space="preserve">1. </w:delText>
                </w:r>
                <w:r>
                  <w:rPr>
                    <w:sz w:val="20"/>
                    <w:szCs w:val="20"/>
                  </w:rPr>
                  <w:tab/>
                  <w:delText>No child shall be punched, shaken, pinched, bitten, roughly handled or struck by an inanimate object by staff members of the day treatment center.</w:delText>
                </w:r>
              </w:del>
            </w:sdtContent>
          </w:sdt>
        </w:p>
      </w:sdtContent>
    </w:sdt>
    <w:sdt>
      <w:sdtPr>
        <w:tag w:val="goog_rdk_1224"/>
        <w:id w:val="-2081928906"/>
      </w:sdtPr>
      <w:sdtContent>
        <w:p w14:paraId="00000236" w14:textId="77777777" w:rsidR="00C10BEC" w:rsidRDefault="00000000">
          <w:pPr>
            <w:spacing w:before="200" w:after="200"/>
            <w:ind w:left="1440" w:hanging="720"/>
            <w:rPr>
              <w:del w:id="1041" w:author="Ellett, Logan" w:date="2026-07-06T05:03:00Z"/>
              <w:sz w:val="20"/>
              <w:szCs w:val="20"/>
            </w:rPr>
          </w:pPr>
          <w:sdt>
            <w:sdtPr>
              <w:tag w:val="goog_rdk_1223"/>
              <w:id w:val="1342940362"/>
            </w:sdtPr>
            <w:sdtContent>
              <w:del w:id="1042" w:author="Ellett, Logan" w:date="2026-07-06T05:03:00Z">
                <w:r>
                  <w:rPr>
                    <w:sz w:val="20"/>
                    <w:szCs w:val="20"/>
                  </w:rPr>
                  <w:delText xml:space="preserve">2. </w:delText>
                </w:r>
                <w:r>
                  <w:rPr>
                    <w:sz w:val="20"/>
                    <w:szCs w:val="20"/>
                  </w:rPr>
                  <w:tab/>
                  <w:delText>Authority to discipline shall not be delegated to other children.</w:delText>
                </w:r>
              </w:del>
            </w:sdtContent>
          </w:sdt>
        </w:p>
      </w:sdtContent>
    </w:sdt>
    <w:sdt>
      <w:sdtPr>
        <w:tag w:val="goog_rdk_1226"/>
        <w:id w:val="407767594"/>
      </w:sdtPr>
      <w:sdtContent>
        <w:p w14:paraId="00000237" w14:textId="77777777" w:rsidR="00C10BEC" w:rsidRDefault="00000000">
          <w:pPr>
            <w:spacing w:before="200" w:after="200"/>
            <w:ind w:left="1440" w:hanging="720"/>
            <w:rPr>
              <w:del w:id="1043" w:author="Ellett, Logan" w:date="2026-07-06T05:03:00Z"/>
              <w:sz w:val="20"/>
              <w:szCs w:val="20"/>
            </w:rPr>
          </w:pPr>
          <w:sdt>
            <w:sdtPr>
              <w:tag w:val="goog_rdk_1225"/>
              <w:id w:val="1984429685"/>
            </w:sdtPr>
            <w:sdtContent>
              <w:del w:id="1044" w:author="Ellett, Logan" w:date="2026-07-06T05:03:00Z">
                <w:r>
                  <w:rPr>
                    <w:sz w:val="20"/>
                    <w:szCs w:val="20"/>
                  </w:rPr>
                  <w:delText xml:space="preserve">3. </w:delText>
                </w:r>
                <w:r>
                  <w:rPr>
                    <w:sz w:val="20"/>
                    <w:szCs w:val="20"/>
                  </w:rPr>
                  <w:tab/>
                  <w:delText>Separation when used as discipline shall be brief and appropriate to the child's age and circumstances, and the child shall be within hearing and visual observation of an adult in a safe, lighted, well-ventilated room. No child shall be secluded in a locked room or closet.</w:delText>
                </w:r>
              </w:del>
            </w:sdtContent>
          </w:sdt>
        </w:p>
      </w:sdtContent>
    </w:sdt>
    <w:sdt>
      <w:sdtPr>
        <w:tag w:val="goog_rdk_1228"/>
        <w:id w:val="-887580815"/>
      </w:sdtPr>
      <w:sdtContent>
        <w:p w14:paraId="00000238" w14:textId="77777777" w:rsidR="00C10BEC" w:rsidRDefault="00000000">
          <w:pPr>
            <w:spacing w:before="200" w:after="200"/>
            <w:ind w:left="1440" w:hanging="720"/>
            <w:rPr>
              <w:del w:id="1045" w:author="Ellett, Logan" w:date="2026-07-06T05:03:00Z"/>
              <w:sz w:val="20"/>
              <w:szCs w:val="20"/>
            </w:rPr>
          </w:pPr>
          <w:sdt>
            <w:sdtPr>
              <w:tag w:val="goog_rdk_1227"/>
              <w:id w:val="-1688355755"/>
            </w:sdtPr>
            <w:sdtContent>
              <w:del w:id="1046" w:author="Ellett, Logan" w:date="2026-07-06T05:03:00Z">
                <w:r>
                  <w:rPr>
                    <w:sz w:val="20"/>
                    <w:szCs w:val="20"/>
                  </w:rPr>
                  <w:delText xml:space="preserve">4. </w:delText>
                </w:r>
                <w:r>
                  <w:rPr>
                    <w:sz w:val="20"/>
                    <w:szCs w:val="20"/>
                  </w:rPr>
                  <w:tab/>
                  <w:delText>No child shall be punished for toileting accidents.</w:delText>
                </w:r>
              </w:del>
            </w:sdtContent>
          </w:sdt>
        </w:p>
      </w:sdtContent>
    </w:sdt>
    <w:sdt>
      <w:sdtPr>
        <w:tag w:val="goog_rdk_1230"/>
        <w:id w:val="711191091"/>
      </w:sdtPr>
      <w:sdtContent>
        <w:p w14:paraId="00000239" w14:textId="77777777" w:rsidR="00C10BEC" w:rsidRDefault="00000000">
          <w:pPr>
            <w:spacing w:before="200" w:after="200"/>
            <w:ind w:left="1440" w:hanging="720"/>
            <w:rPr>
              <w:del w:id="1047" w:author="Ellett, Logan" w:date="2026-07-06T05:03:00Z"/>
              <w:sz w:val="20"/>
              <w:szCs w:val="20"/>
            </w:rPr>
          </w:pPr>
          <w:sdt>
            <w:sdtPr>
              <w:tag w:val="goog_rdk_1229"/>
              <w:id w:val="15236020"/>
            </w:sdtPr>
            <w:sdtContent>
              <w:del w:id="1048" w:author="Ellett, Logan" w:date="2026-07-06T05:03:00Z">
                <w:r>
                  <w:rPr>
                    <w:sz w:val="20"/>
                    <w:szCs w:val="20"/>
                  </w:rPr>
                  <w:delText xml:space="preserve">5. </w:delText>
                </w:r>
                <w:r>
                  <w:rPr>
                    <w:sz w:val="20"/>
                    <w:szCs w:val="20"/>
                  </w:rPr>
                  <w:tab/>
                  <w:delText>Verbal abuse or derogatory remarks about the child, his family, his race, religion or cultural background shall not be used or permitted.</w:delText>
                </w:r>
              </w:del>
            </w:sdtContent>
          </w:sdt>
        </w:p>
      </w:sdtContent>
    </w:sdt>
    <w:sdt>
      <w:sdtPr>
        <w:tag w:val="goog_rdk_1232"/>
        <w:id w:val="1998420105"/>
      </w:sdtPr>
      <w:sdtContent>
        <w:p w14:paraId="0000023A" w14:textId="77777777" w:rsidR="00C10BEC" w:rsidRDefault="00000000">
          <w:pPr>
            <w:spacing w:before="200" w:after="200"/>
            <w:ind w:left="1440" w:hanging="720"/>
            <w:rPr>
              <w:del w:id="1049" w:author="Ellett, Logan" w:date="2026-07-06T05:03:00Z"/>
              <w:sz w:val="20"/>
              <w:szCs w:val="20"/>
            </w:rPr>
          </w:pPr>
          <w:sdt>
            <w:sdtPr>
              <w:tag w:val="goog_rdk_1231"/>
              <w:id w:val="1375392400"/>
            </w:sdtPr>
            <w:sdtContent>
              <w:del w:id="1050" w:author="Ellett, Logan" w:date="2026-07-06T05:03:00Z">
                <w:r>
                  <w:rPr>
                    <w:sz w:val="20"/>
                    <w:szCs w:val="20"/>
                  </w:rPr>
                  <w:delText xml:space="preserve">6. </w:delText>
                </w:r>
                <w:r>
                  <w:rPr>
                    <w:sz w:val="20"/>
                    <w:szCs w:val="20"/>
                  </w:rPr>
                  <w:tab/>
                  <w:delText>No child shall be force-fed.</w:delText>
                </w:r>
              </w:del>
            </w:sdtContent>
          </w:sdt>
        </w:p>
      </w:sdtContent>
    </w:sdt>
    <w:sdt>
      <w:sdtPr>
        <w:tag w:val="goog_rdk_1234"/>
        <w:id w:val="2121069200"/>
      </w:sdtPr>
      <w:sdtContent>
        <w:p w14:paraId="0000023B" w14:textId="77777777" w:rsidR="00C10BEC" w:rsidRDefault="00000000">
          <w:pPr>
            <w:spacing w:before="200" w:after="200"/>
            <w:ind w:left="1440" w:hanging="720"/>
            <w:rPr>
              <w:del w:id="1051" w:author="Ellett, Logan" w:date="2026-07-06T05:03:00Z"/>
              <w:sz w:val="20"/>
              <w:szCs w:val="20"/>
            </w:rPr>
          </w:pPr>
          <w:sdt>
            <w:sdtPr>
              <w:tag w:val="goog_rdk_1233"/>
              <w:id w:val="1511546447"/>
            </w:sdtPr>
            <w:sdtContent>
              <w:del w:id="1052" w:author="Ellett, Logan" w:date="2026-07-06T05:03:00Z">
                <w:r>
                  <w:rPr>
                    <w:sz w:val="20"/>
                    <w:szCs w:val="20"/>
                  </w:rPr>
                  <w:delText xml:space="preserve">7. </w:delText>
                </w:r>
                <w:r>
                  <w:rPr>
                    <w:sz w:val="20"/>
                    <w:szCs w:val="20"/>
                  </w:rPr>
                  <w:tab/>
                  <w:delText>Meals may be provided individually, but deprivation of meals shall not be used as punishment.</w:delText>
                </w:r>
              </w:del>
            </w:sdtContent>
          </w:sdt>
        </w:p>
      </w:sdtContent>
    </w:sdt>
    <w:sdt>
      <w:sdtPr>
        <w:tag w:val="goog_rdk_1236"/>
        <w:id w:val="-549778325"/>
      </w:sdtPr>
      <w:sdtContent>
        <w:p w14:paraId="0000023C" w14:textId="77777777" w:rsidR="00C10BEC" w:rsidRDefault="00000000">
          <w:pPr>
            <w:spacing w:before="200" w:after="200"/>
            <w:ind w:left="1440" w:hanging="720"/>
            <w:rPr>
              <w:del w:id="1053" w:author="Ellett, Logan" w:date="2026-07-06T05:03:00Z"/>
              <w:sz w:val="20"/>
              <w:szCs w:val="20"/>
            </w:rPr>
          </w:pPr>
          <w:sdt>
            <w:sdtPr>
              <w:tag w:val="goog_rdk_1235"/>
              <w:id w:val="927574297"/>
            </w:sdtPr>
            <w:sdtContent>
              <w:del w:id="1054" w:author="Ellett, Logan" w:date="2026-07-06T05:03:00Z">
                <w:r>
                  <w:rPr>
                    <w:sz w:val="20"/>
                    <w:szCs w:val="20"/>
                  </w:rPr>
                  <w:delText xml:space="preserve">8. </w:delText>
                </w:r>
                <w:r>
                  <w:rPr>
                    <w:sz w:val="20"/>
                    <w:szCs w:val="20"/>
                  </w:rPr>
                  <w:tab/>
                  <w:delText>No child shall be subjected to physical harm or humiliation.</w:delText>
                </w:r>
              </w:del>
            </w:sdtContent>
          </w:sdt>
        </w:p>
      </w:sdtContent>
    </w:sdt>
    <w:sdt>
      <w:sdtPr>
        <w:tag w:val="goog_rdk_1238"/>
        <w:id w:val="-813819484"/>
      </w:sdtPr>
      <w:sdtContent>
        <w:p w14:paraId="0000023D" w14:textId="77777777" w:rsidR="00C10BEC" w:rsidRDefault="00000000">
          <w:pPr>
            <w:spacing w:before="200" w:after="200"/>
            <w:ind w:left="1440" w:hanging="720"/>
            <w:rPr>
              <w:del w:id="1055" w:author="Ellett, Logan" w:date="2026-07-06T05:03:00Z"/>
              <w:sz w:val="20"/>
              <w:szCs w:val="20"/>
            </w:rPr>
          </w:pPr>
          <w:sdt>
            <w:sdtPr>
              <w:tag w:val="goog_rdk_1237"/>
              <w:id w:val="-1151279703"/>
            </w:sdtPr>
            <w:sdtContent>
              <w:del w:id="1056" w:author="Ellett, Logan" w:date="2026-07-06T05:03:00Z">
                <w:r>
                  <w:rPr>
                    <w:sz w:val="20"/>
                    <w:szCs w:val="20"/>
                  </w:rPr>
                  <w:delText xml:space="preserve">9. </w:delText>
                </w:r>
                <w:r>
                  <w:rPr>
                    <w:sz w:val="20"/>
                    <w:szCs w:val="20"/>
                  </w:rPr>
                  <w:tab/>
                  <w:delText>Seclusion.</w:delText>
                </w:r>
              </w:del>
            </w:sdtContent>
          </w:sdt>
        </w:p>
      </w:sdtContent>
    </w:sdt>
    <w:sdt>
      <w:sdtPr>
        <w:tag w:val="goog_rdk_1240"/>
        <w:id w:val="1966399144"/>
      </w:sdtPr>
      <w:sdtContent>
        <w:p w14:paraId="0000023E" w14:textId="77777777" w:rsidR="00C10BEC" w:rsidRDefault="00000000">
          <w:pPr>
            <w:spacing w:before="200" w:after="200"/>
            <w:ind w:left="720" w:hanging="720"/>
            <w:rPr>
              <w:del w:id="1057" w:author="Ellett, Logan" w:date="2026-07-06T05:03:00Z"/>
              <w:sz w:val="20"/>
              <w:szCs w:val="20"/>
            </w:rPr>
          </w:pPr>
          <w:sdt>
            <w:sdtPr>
              <w:tag w:val="goog_rdk_1239"/>
              <w:id w:val="1189161923"/>
            </w:sdtPr>
            <w:sdtContent>
              <w:del w:id="1058" w:author="Ellett, Logan" w:date="2026-07-06T05:03:00Z">
                <w:r>
                  <w:rPr>
                    <w:sz w:val="20"/>
                    <w:szCs w:val="20"/>
                  </w:rPr>
                  <w:delText xml:space="preserve">G. </w:delText>
                </w:r>
                <w:r>
                  <w:rPr>
                    <w:sz w:val="20"/>
                    <w:szCs w:val="20"/>
                  </w:rPr>
                  <w:tab/>
                  <w:delText>Disregard of any of the foregoing disciplinary rules or any disciplinary measure resulting in physical injury or abuse of any child shall be grounds for the denial, revocation, suspension, or making probationary of the license.</w:delText>
                </w:r>
              </w:del>
            </w:sdtContent>
          </w:sdt>
        </w:p>
      </w:sdtContent>
    </w:sdt>
    <w:sdt>
      <w:sdtPr>
        <w:tag w:val="goog_rdk_1242"/>
        <w:id w:val="-415398614"/>
      </w:sdtPr>
      <w:sdtContent>
        <w:p w14:paraId="0000023F" w14:textId="77777777" w:rsidR="00C10BEC" w:rsidRDefault="00000000">
          <w:pPr>
            <w:spacing w:before="200" w:after="200"/>
            <w:rPr>
              <w:del w:id="1059" w:author="Ellett, Logan" w:date="2026-07-06T05:03:00Z"/>
              <w:b/>
              <w:bCs/>
              <w:sz w:val="20"/>
              <w:szCs w:val="20"/>
            </w:rPr>
          </w:pPr>
          <w:sdt>
            <w:sdtPr>
              <w:tag w:val="goog_rdk_1241"/>
              <w:id w:val="-1595370412"/>
            </w:sdtPr>
            <w:sdtContent>
              <w:del w:id="1060" w:author="Ellett, Logan" w:date="2026-07-06T05:03:00Z">
                <w:r>
                  <w:rPr>
                    <w:b/>
                    <w:bCs/>
                    <w:sz w:val="20"/>
                    <w:szCs w:val="20"/>
                  </w:rPr>
                  <w:delText xml:space="preserve">7.706.17 </w:delText>
                </w:r>
                <w:r>
                  <w:rPr>
                    <w:b/>
                    <w:bCs/>
                    <w:sz w:val="20"/>
                    <w:szCs w:val="20"/>
                  </w:rPr>
                  <w:tab/>
                  <w:delText>Physical Management [Rev. eff. 6/1/12]</w:delText>
                </w:r>
              </w:del>
            </w:sdtContent>
          </w:sdt>
        </w:p>
      </w:sdtContent>
    </w:sdt>
    <w:sdt>
      <w:sdtPr>
        <w:tag w:val="goog_rdk_1244"/>
        <w:id w:val="1779043111"/>
      </w:sdtPr>
      <w:sdtContent>
        <w:p w14:paraId="00000240" w14:textId="77777777" w:rsidR="00C10BEC" w:rsidRDefault="00000000">
          <w:pPr>
            <w:spacing w:before="200" w:after="200"/>
            <w:rPr>
              <w:del w:id="1061" w:author="Ellett, Logan" w:date="2026-07-06T05:03:00Z"/>
              <w:sz w:val="20"/>
              <w:szCs w:val="20"/>
            </w:rPr>
          </w:pPr>
          <w:sdt>
            <w:sdtPr>
              <w:tag w:val="goog_rdk_1243"/>
              <w:id w:val="-82525636"/>
            </w:sdtPr>
            <w:sdtContent>
              <w:del w:id="1062" w:author="Ellett, Logan" w:date="2026-07-06T05:03:00Z">
                <w:r>
                  <w:rPr>
                    <w:sz w:val="20"/>
                    <w:szCs w:val="20"/>
                  </w:rPr>
                  <w:delText>Any physical management, restraint and seclusion shall comply with the rules found at Section 7.714.53, et seq., and the applicable definitions in Section 7.714.1.</w:delText>
                </w:r>
              </w:del>
            </w:sdtContent>
          </w:sdt>
        </w:p>
      </w:sdtContent>
    </w:sdt>
    <w:sdt>
      <w:sdtPr>
        <w:tag w:val="goog_rdk_1246"/>
        <w:id w:val="-2125105101"/>
      </w:sdtPr>
      <w:sdtContent>
        <w:p w14:paraId="00000241" w14:textId="77777777" w:rsidR="00C10BEC" w:rsidRDefault="00000000">
          <w:pPr>
            <w:spacing w:before="200" w:after="200"/>
            <w:rPr>
              <w:del w:id="1063" w:author="Ellett, Logan" w:date="2026-07-06T05:03:00Z"/>
              <w:b/>
              <w:bCs/>
              <w:sz w:val="20"/>
              <w:szCs w:val="20"/>
            </w:rPr>
          </w:pPr>
          <w:sdt>
            <w:sdtPr>
              <w:tag w:val="goog_rdk_1245"/>
              <w:id w:val="410461608"/>
            </w:sdtPr>
            <w:sdtContent>
              <w:del w:id="1064" w:author="Ellett, Logan" w:date="2026-07-06T05:03:00Z">
                <w:r>
                  <w:rPr>
                    <w:b/>
                    <w:bCs/>
                    <w:sz w:val="20"/>
                    <w:szCs w:val="20"/>
                  </w:rPr>
                  <w:delText xml:space="preserve">7.706.18 </w:delText>
                </w:r>
                <w:r>
                  <w:rPr>
                    <w:b/>
                    <w:bCs/>
                    <w:sz w:val="20"/>
                    <w:szCs w:val="20"/>
                  </w:rPr>
                  <w:tab/>
                  <w:delText>Records</w:delText>
                </w:r>
              </w:del>
            </w:sdtContent>
          </w:sdt>
        </w:p>
      </w:sdtContent>
    </w:sdt>
    <w:sdt>
      <w:sdtPr>
        <w:tag w:val="goog_rdk_1248"/>
        <w:id w:val="1084856723"/>
      </w:sdtPr>
      <w:sdtContent>
        <w:p w14:paraId="00000242" w14:textId="77777777" w:rsidR="00C10BEC" w:rsidRDefault="00000000">
          <w:pPr>
            <w:spacing w:before="200" w:after="200"/>
            <w:ind w:left="720" w:hanging="720"/>
            <w:rPr>
              <w:del w:id="1065" w:author="Ellett, Logan" w:date="2026-07-06T05:03:00Z"/>
              <w:sz w:val="20"/>
              <w:szCs w:val="20"/>
            </w:rPr>
          </w:pPr>
          <w:sdt>
            <w:sdtPr>
              <w:tag w:val="goog_rdk_1247"/>
              <w:id w:val="1424340777"/>
            </w:sdtPr>
            <w:sdtContent>
              <w:del w:id="1066" w:author="Ellett, Logan" w:date="2026-07-06T05:03:00Z">
                <w:r>
                  <w:rPr>
                    <w:sz w:val="20"/>
                    <w:szCs w:val="20"/>
                  </w:rPr>
                  <w:delText xml:space="preserve">A. </w:delText>
                </w:r>
                <w:r>
                  <w:rPr>
                    <w:sz w:val="20"/>
                    <w:szCs w:val="20"/>
                  </w:rPr>
                  <w:tab/>
                  <w:delText>A record of admission shall be completed for each child prior to, or at the time of, admission to the day treatment program and shall include:</w:delText>
                </w:r>
              </w:del>
            </w:sdtContent>
          </w:sdt>
        </w:p>
      </w:sdtContent>
    </w:sdt>
    <w:sdt>
      <w:sdtPr>
        <w:tag w:val="goog_rdk_1250"/>
        <w:id w:val="-275273315"/>
      </w:sdtPr>
      <w:sdtContent>
        <w:p w14:paraId="00000243" w14:textId="77777777" w:rsidR="00C10BEC" w:rsidRDefault="00000000">
          <w:pPr>
            <w:spacing w:before="200" w:after="200"/>
            <w:ind w:left="1440" w:hanging="720"/>
            <w:rPr>
              <w:del w:id="1067" w:author="Ellett, Logan" w:date="2026-07-06T05:03:00Z"/>
              <w:sz w:val="20"/>
              <w:szCs w:val="20"/>
            </w:rPr>
          </w:pPr>
          <w:sdt>
            <w:sdtPr>
              <w:tag w:val="goog_rdk_1249"/>
              <w:id w:val="898581447"/>
            </w:sdtPr>
            <w:sdtContent>
              <w:del w:id="1068" w:author="Ellett, Logan" w:date="2026-07-06T05:03:00Z">
                <w:r>
                  <w:rPr>
                    <w:sz w:val="20"/>
                    <w:szCs w:val="20"/>
                  </w:rPr>
                  <w:delText xml:space="preserve">1. </w:delText>
                </w:r>
                <w:r>
                  <w:rPr>
                    <w:sz w:val="20"/>
                    <w:szCs w:val="20"/>
                  </w:rPr>
                  <w:tab/>
                  <w:delText>Necessary identifying information including the child's name, address, telephone number, birth date, sex; name, address, telephone number of parent(s) or guardian(s); name and relationship of person with whom child is living, if different from parent(s) or guardian(s); address and telephone number at the location person(s) responsible for child can be reached when child is participating in the treatment program; name, address and telephone number of individual to contact in emergency if parent(s) or guardian(s) is unavailable; name, address and telephone number of referring agency and referring worker; physical description of the child, description of child's behavior and personal habits, health and immunization record; name and address of individual who may call for the child if the child is not to leave the center on his own; name, address and telephone number of child's physician or the clinic where medical care is obtained.</w:delText>
                </w:r>
              </w:del>
            </w:sdtContent>
          </w:sdt>
        </w:p>
      </w:sdtContent>
    </w:sdt>
    <w:sdt>
      <w:sdtPr>
        <w:tag w:val="goog_rdk_1252"/>
        <w:id w:val="1518207481"/>
      </w:sdtPr>
      <w:sdtContent>
        <w:p w14:paraId="00000244" w14:textId="77777777" w:rsidR="00C10BEC" w:rsidRDefault="00000000">
          <w:pPr>
            <w:spacing w:before="200" w:after="200"/>
            <w:ind w:left="1440" w:hanging="720"/>
            <w:rPr>
              <w:del w:id="1069" w:author="Ellett, Logan" w:date="2026-07-06T05:03:00Z"/>
              <w:sz w:val="20"/>
              <w:szCs w:val="20"/>
            </w:rPr>
          </w:pPr>
          <w:sdt>
            <w:sdtPr>
              <w:tag w:val="goog_rdk_1251"/>
              <w:id w:val="-396237759"/>
            </w:sdtPr>
            <w:sdtContent>
              <w:del w:id="1070" w:author="Ellett, Logan" w:date="2026-07-06T05:03:00Z">
                <w:r>
                  <w:rPr>
                    <w:sz w:val="20"/>
                    <w:szCs w:val="20"/>
                  </w:rPr>
                  <w:delText xml:space="preserve">2. </w:delText>
                </w:r>
                <w:r>
                  <w:rPr>
                    <w:sz w:val="20"/>
                    <w:szCs w:val="20"/>
                  </w:rPr>
                  <w:tab/>
                  <w:delText>A current medical statement, records of medication provided to the child and records of all injuries occurring while in care at the center.</w:delText>
                </w:r>
              </w:del>
            </w:sdtContent>
          </w:sdt>
        </w:p>
      </w:sdtContent>
    </w:sdt>
    <w:sdt>
      <w:sdtPr>
        <w:tag w:val="goog_rdk_1254"/>
        <w:id w:val="-1030189267"/>
      </w:sdtPr>
      <w:sdtContent>
        <w:p w14:paraId="00000245" w14:textId="77777777" w:rsidR="00C10BEC" w:rsidRDefault="00000000">
          <w:pPr>
            <w:spacing w:before="200" w:after="200"/>
            <w:ind w:left="1440" w:hanging="720"/>
            <w:rPr>
              <w:del w:id="1071" w:author="Ellett, Logan" w:date="2026-07-06T05:03:00Z"/>
              <w:sz w:val="20"/>
              <w:szCs w:val="20"/>
            </w:rPr>
          </w:pPr>
          <w:sdt>
            <w:sdtPr>
              <w:tag w:val="goog_rdk_1253"/>
              <w:id w:val="-1102714719"/>
            </w:sdtPr>
            <w:sdtContent>
              <w:del w:id="1072" w:author="Ellett, Logan" w:date="2026-07-06T05:03:00Z">
                <w:r>
                  <w:rPr>
                    <w:sz w:val="20"/>
                    <w:szCs w:val="20"/>
                  </w:rPr>
                  <w:delText xml:space="preserve">3. </w:delText>
                </w:r>
                <w:r>
                  <w:rPr>
                    <w:sz w:val="20"/>
                    <w:szCs w:val="20"/>
                  </w:rPr>
                  <w:tab/>
                  <w:delText>Written permissions as required at Section 7.706.15, A, 2, d.</w:delText>
                </w:r>
              </w:del>
            </w:sdtContent>
          </w:sdt>
        </w:p>
      </w:sdtContent>
    </w:sdt>
    <w:sdt>
      <w:sdtPr>
        <w:tag w:val="goog_rdk_1256"/>
        <w:id w:val="-2093285495"/>
      </w:sdtPr>
      <w:sdtContent>
        <w:p w14:paraId="00000246" w14:textId="77777777" w:rsidR="00C10BEC" w:rsidRDefault="00000000">
          <w:pPr>
            <w:spacing w:before="200" w:after="200"/>
            <w:ind w:left="1440" w:hanging="720"/>
            <w:rPr>
              <w:del w:id="1073" w:author="Ellett, Logan" w:date="2026-07-06T05:03:00Z"/>
              <w:sz w:val="20"/>
              <w:szCs w:val="20"/>
            </w:rPr>
          </w:pPr>
          <w:sdt>
            <w:sdtPr>
              <w:tag w:val="goog_rdk_1255"/>
              <w:id w:val="96471422"/>
            </w:sdtPr>
            <w:sdtContent>
              <w:del w:id="1074" w:author="Ellett, Logan" w:date="2026-07-06T05:03:00Z">
                <w:r>
                  <w:rPr>
                    <w:sz w:val="20"/>
                    <w:szCs w:val="20"/>
                  </w:rPr>
                  <w:delText xml:space="preserve">4. </w:delText>
                </w:r>
                <w:r>
                  <w:rPr>
                    <w:sz w:val="20"/>
                    <w:szCs w:val="20"/>
                  </w:rPr>
                  <w:tab/>
                  <w:delText>A case plan, a summary of the periodic evaluations of the child's progress and resultant changes in the case plan. The evaluation summary shall include the date and the individuals who participated, as well as a description of the child's progress toward the objectives outlined in the case plan.</w:delText>
                </w:r>
              </w:del>
            </w:sdtContent>
          </w:sdt>
        </w:p>
      </w:sdtContent>
    </w:sdt>
    <w:sdt>
      <w:sdtPr>
        <w:tag w:val="goog_rdk_1258"/>
        <w:id w:val="833906473"/>
      </w:sdtPr>
      <w:sdtContent>
        <w:p w14:paraId="00000247" w14:textId="77777777" w:rsidR="00C10BEC" w:rsidRDefault="00000000">
          <w:pPr>
            <w:spacing w:before="200" w:after="200"/>
            <w:ind w:left="1440" w:hanging="720"/>
            <w:rPr>
              <w:del w:id="1075" w:author="Ellett, Logan" w:date="2026-07-06T05:03:00Z"/>
              <w:sz w:val="20"/>
              <w:szCs w:val="20"/>
            </w:rPr>
          </w:pPr>
          <w:sdt>
            <w:sdtPr>
              <w:tag w:val="goog_rdk_1257"/>
              <w:id w:val="-108803795"/>
            </w:sdtPr>
            <w:sdtContent>
              <w:del w:id="1076" w:author="Ellett, Logan" w:date="2026-07-06T05:03:00Z">
                <w:r>
                  <w:rPr>
                    <w:sz w:val="20"/>
                    <w:szCs w:val="20"/>
                  </w:rPr>
                  <w:delText xml:space="preserve">5. </w:delText>
                </w:r>
                <w:r>
                  <w:rPr>
                    <w:sz w:val="20"/>
                    <w:szCs w:val="20"/>
                  </w:rPr>
                  <w:tab/>
                  <w:delText>A summary of the discharge of the child from the center which includes at least the date of the discharge and reason for child's discharge from program.</w:delText>
                </w:r>
              </w:del>
            </w:sdtContent>
          </w:sdt>
        </w:p>
      </w:sdtContent>
    </w:sdt>
    <w:sdt>
      <w:sdtPr>
        <w:tag w:val="goog_rdk_1260"/>
        <w:id w:val="959522597"/>
      </w:sdtPr>
      <w:sdtContent>
        <w:p w14:paraId="00000248" w14:textId="77777777" w:rsidR="00C10BEC" w:rsidRDefault="00000000">
          <w:pPr>
            <w:spacing w:before="200" w:after="200"/>
            <w:ind w:left="720" w:hanging="720"/>
            <w:rPr>
              <w:del w:id="1077" w:author="Ellett, Logan" w:date="2026-07-06T05:03:00Z"/>
              <w:sz w:val="20"/>
              <w:szCs w:val="20"/>
            </w:rPr>
          </w:pPr>
          <w:sdt>
            <w:sdtPr>
              <w:tag w:val="goog_rdk_1259"/>
              <w:id w:val="-1637973966"/>
            </w:sdtPr>
            <w:sdtContent>
              <w:del w:id="1078" w:author="Ellett, Logan" w:date="2026-07-06T05:03:00Z">
                <w:r>
                  <w:rPr>
                    <w:sz w:val="20"/>
                    <w:szCs w:val="20"/>
                  </w:rPr>
                  <w:delText xml:space="preserve">B. </w:delText>
                </w:r>
                <w:r>
                  <w:rPr>
                    <w:sz w:val="20"/>
                    <w:szCs w:val="20"/>
                  </w:rPr>
                  <w:tab/>
                  <w:delText>A daily attendance chart indicating the names of children who attended each session each day shall be maintained.</w:delText>
                </w:r>
              </w:del>
            </w:sdtContent>
          </w:sdt>
        </w:p>
      </w:sdtContent>
    </w:sdt>
    <w:sdt>
      <w:sdtPr>
        <w:tag w:val="goog_rdk_1262"/>
        <w:id w:val="545657161"/>
      </w:sdtPr>
      <w:sdtContent>
        <w:p w14:paraId="00000249" w14:textId="77777777" w:rsidR="00C10BEC" w:rsidRDefault="00000000">
          <w:pPr>
            <w:spacing w:before="200" w:after="200"/>
            <w:ind w:left="720" w:hanging="720"/>
            <w:rPr>
              <w:del w:id="1079" w:author="Ellett, Logan" w:date="2026-07-06T05:03:00Z"/>
              <w:sz w:val="20"/>
              <w:szCs w:val="20"/>
            </w:rPr>
          </w:pPr>
          <w:sdt>
            <w:sdtPr>
              <w:tag w:val="goog_rdk_1261"/>
              <w:id w:val="1636848316"/>
            </w:sdtPr>
            <w:sdtContent>
              <w:del w:id="1080" w:author="Ellett, Logan" w:date="2026-07-06T05:03:00Z">
                <w:r>
                  <w:rPr>
                    <w:sz w:val="20"/>
                    <w:szCs w:val="20"/>
                  </w:rPr>
                  <w:delText xml:space="preserve">C. </w:delText>
                </w:r>
                <w:r>
                  <w:rPr>
                    <w:sz w:val="20"/>
                    <w:szCs w:val="20"/>
                  </w:rPr>
                  <w:tab/>
                  <w:delText>Personnel record for each staff member which includes the following shall be maintained: name, address, telephone number, birth date, education and training, work experience, employment reference, statements of physician or nurse practitioner; names, addresses and telephone numbers of persons to be notified in event of an emergency; date of employment; copy of first aid card or equivalent and CPR training, and medication administration training, if appropriate.</w:delText>
                </w:r>
              </w:del>
            </w:sdtContent>
          </w:sdt>
        </w:p>
      </w:sdtContent>
    </w:sdt>
    <w:sdt>
      <w:sdtPr>
        <w:tag w:val="goog_rdk_1264"/>
        <w:id w:val="1406067351"/>
      </w:sdtPr>
      <w:sdtContent>
        <w:p w14:paraId="0000024A" w14:textId="77777777" w:rsidR="00C10BEC" w:rsidRDefault="00000000">
          <w:pPr>
            <w:spacing w:before="200" w:after="200"/>
            <w:ind w:left="720" w:hanging="720"/>
            <w:rPr>
              <w:del w:id="1081" w:author="Ellett, Logan" w:date="2026-07-06T05:03:00Z"/>
              <w:sz w:val="20"/>
              <w:szCs w:val="20"/>
            </w:rPr>
          </w:pPr>
          <w:sdt>
            <w:sdtPr>
              <w:tag w:val="goog_rdk_1263"/>
              <w:id w:val="-949406748"/>
            </w:sdtPr>
            <w:sdtContent>
              <w:del w:id="1082" w:author="Ellett, Logan" w:date="2026-07-06T05:03:00Z">
                <w:r>
                  <w:rPr>
                    <w:sz w:val="20"/>
                    <w:szCs w:val="20"/>
                  </w:rPr>
                  <w:delText xml:space="preserve">D. </w:delText>
                </w:r>
                <w:r>
                  <w:rPr>
                    <w:sz w:val="20"/>
                    <w:szCs w:val="20"/>
                  </w:rPr>
                  <w:tab/>
                  <w:delText>Administrative records which shall be on file at the center include : current health department inspection report, current fire department inspection report, a list of current staff members and substitutes, and a staffing pattern.</w:delText>
                </w:r>
              </w:del>
            </w:sdtContent>
          </w:sdt>
        </w:p>
      </w:sdtContent>
    </w:sdt>
    <w:p w14:paraId="0000024B" w14:textId="77777777" w:rsidR="00C10BEC" w:rsidRDefault="00000000">
      <w:pPr>
        <w:spacing w:before="200" w:after="200"/>
        <w:ind w:left="1440" w:hanging="1440"/>
        <w:rPr>
          <w:b/>
          <w:bCs/>
          <w:color w:val="FF0000"/>
          <w:sz w:val="20"/>
          <w:szCs w:val="20"/>
        </w:rPr>
      </w:pPr>
      <w:sdt>
        <w:sdtPr>
          <w:tag w:val="goog_rdk_1266"/>
          <w:id w:val="1875150281"/>
        </w:sdtPr>
        <w:sdtContent>
          <w:ins w:id="1083" w:author="Ellett, Logan" w:date="2026-07-06T05:03:00Z">
            <w:r w:rsidRPr="00686BD5">
              <w:rPr>
                <w:b/>
                <w:bCs/>
                <w:color w:val="ED0000"/>
                <w:sz w:val="20"/>
                <w:szCs w:val="20"/>
              </w:rPr>
              <w:t>7.706.5</w:t>
            </w:r>
            <w:r w:rsidRPr="00686BD5">
              <w:rPr>
                <w:b/>
                <w:bCs/>
                <w:color w:val="ED0000"/>
                <w:sz w:val="20"/>
                <w:szCs w:val="20"/>
              </w:rPr>
              <w:tab/>
              <w:t>Dining, Kitchen, and Bathroom Facilities</w:t>
            </w:r>
          </w:ins>
        </w:sdtContent>
      </w:sdt>
    </w:p>
    <w:p w14:paraId="0000024C" w14:textId="77777777" w:rsidR="00C10BEC" w:rsidRDefault="00000000">
      <w:pPr>
        <w:widowControl w:val="0"/>
        <w:spacing w:before="237" w:after="200"/>
        <w:ind w:left="720" w:hanging="720"/>
        <w:rPr>
          <w:color w:val="FF0000"/>
          <w:sz w:val="20"/>
          <w:szCs w:val="20"/>
        </w:rPr>
      </w:pPr>
      <w:sdt>
        <w:sdtPr>
          <w:tag w:val="goog_rdk_1268"/>
          <w:id w:val="-1332212067"/>
        </w:sdtPr>
        <w:sdtContent>
          <w:ins w:id="1084" w:author="Ellett, Logan" w:date="2026-07-07T07:44:00Z">
            <w:r w:rsidRPr="00686BD5">
              <w:rPr>
                <w:color w:val="ED0000"/>
                <w:sz w:val="20"/>
                <w:szCs w:val="20"/>
              </w:rPr>
              <w:t>A.</w:t>
            </w:r>
            <w:r w:rsidRPr="00686BD5">
              <w:rPr>
                <w:color w:val="ED0000"/>
                <w:sz w:val="20"/>
                <w:szCs w:val="20"/>
              </w:rPr>
              <w:tab/>
              <w:t xml:space="preserve">The dining area must meet the following requirements and comply with all accommodations required in the Americans with Disabilities Act (ADA), 42 U.S.C. Section 12101 through Section </w:t>
            </w:r>
            <w:r w:rsidRPr="00686BD5">
              <w:rPr>
                <w:color w:val="ED0000"/>
                <w:sz w:val="20"/>
                <w:szCs w:val="20"/>
              </w:rPr>
              <w:lastRenderedPageBreak/>
              <w:t>12213 (2024), and its implementing regulation, 29 C.F.R. Part 1630 (2024), as incorporated by reference in Section 7.701.14, if applicable:</w:t>
            </w:r>
          </w:ins>
        </w:sdtContent>
      </w:sdt>
    </w:p>
    <w:p w14:paraId="0000024D" w14:textId="664E9879" w:rsidR="00C10BEC" w:rsidRDefault="00000000">
      <w:pPr>
        <w:widowControl w:val="0"/>
        <w:spacing w:before="245" w:after="200"/>
        <w:ind w:left="1440" w:hanging="720"/>
        <w:rPr>
          <w:color w:val="FF0000"/>
          <w:sz w:val="20"/>
          <w:szCs w:val="20"/>
        </w:rPr>
      </w:pPr>
      <w:sdt>
        <w:sdtPr>
          <w:tag w:val="goog_rdk_1270"/>
          <w:id w:val="-718879115"/>
        </w:sdtPr>
        <w:sdtContent>
          <w:ins w:id="1085" w:author="Ellett, Logan" w:date="2026-07-07T07:45:00Z">
            <w:r w:rsidRPr="00686BD5">
              <w:rPr>
                <w:color w:val="ED0000"/>
                <w:sz w:val="20"/>
                <w:szCs w:val="20"/>
              </w:rPr>
              <w:t>1.</w:t>
            </w:r>
            <w:r w:rsidRPr="00686BD5">
              <w:rPr>
                <w:color w:val="ED0000"/>
                <w:sz w:val="20"/>
                <w:szCs w:val="20"/>
              </w:rPr>
              <w:tab/>
              <w:t>The dining area and kitchen shall be kept in a clean and sanitary condition, as required by the Colorado Department of Public Health and Environment (CDPHE) in 6 CCR 1010-7 (</w:t>
            </w:r>
          </w:ins>
          <w:ins w:id="1086" w:author="Ellett, Logan" w:date="2026-09-10T13:05:00Z" w16du:dateUtc="2026-09-10T19:05:00Z">
            <w:r w:rsidR="00FA1BBC" w:rsidRPr="00686BD5">
              <w:rPr>
                <w:color w:val="ED0000"/>
                <w:sz w:val="20"/>
                <w:szCs w:val="20"/>
              </w:rPr>
              <w:t>November 14, 2025</w:t>
            </w:r>
          </w:ins>
          <w:ins w:id="1087" w:author="Ellett, Logan" w:date="2026-07-07T07:45:00Z">
            <w:r w:rsidRPr="00686BD5">
              <w:rPr>
                <w:color w:val="ED0000"/>
                <w:sz w:val="20"/>
                <w:szCs w:val="20"/>
              </w:rPr>
              <w:t>), as incorporated in Section 7.706.</w:t>
            </w:r>
          </w:ins>
        </w:sdtContent>
      </w:sdt>
      <w:r>
        <w:rPr>
          <w:color w:val="FF0000"/>
          <w:sz w:val="20"/>
          <w:szCs w:val="20"/>
        </w:rPr>
        <w:t xml:space="preserve"> </w:t>
      </w:r>
    </w:p>
    <w:p w14:paraId="0000024E" w14:textId="77777777" w:rsidR="00C10BEC" w:rsidRDefault="00000000">
      <w:pPr>
        <w:widowControl w:val="0"/>
        <w:spacing w:after="200"/>
        <w:ind w:left="1440" w:hanging="720"/>
        <w:rPr>
          <w:color w:val="FF0000"/>
          <w:sz w:val="20"/>
          <w:szCs w:val="20"/>
        </w:rPr>
      </w:pPr>
      <w:sdt>
        <w:sdtPr>
          <w:tag w:val="goog_rdk_1272"/>
          <w:id w:val="1202249281"/>
        </w:sdtPr>
        <w:sdtContent>
          <w:ins w:id="1088" w:author="Ellett, Logan" w:date="2026-07-07T07:45:00Z">
            <w:r w:rsidRPr="00686BD5">
              <w:rPr>
                <w:color w:val="ED0000"/>
                <w:sz w:val="20"/>
                <w:szCs w:val="20"/>
              </w:rPr>
              <w:t>2.</w:t>
            </w:r>
            <w:r w:rsidRPr="00686BD5">
              <w:rPr>
                <w:color w:val="ED0000"/>
                <w:sz w:val="20"/>
                <w:szCs w:val="20"/>
              </w:rPr>
              <w:tab/>
              <w:t>It must be large enough to accommodate the children/youth and staff.</w:t>
            </w:r>
          </w:ins>
        </w:sdtContent>
      </w:sdt>
      <w:r>
        <w:rPr>
          <w:color w:val="FF0000"/>
          <w:sz w:val="20"/>
          <w:szCs w:val="20"/>
        </w:rPr>
        <w:t xml:space="preserve"> </w:t>
      </w:r>
    </w:p>
    <w:p w14:paraId="0000024F" w14:textId="77777777" w:rsidR="00C10BEC" w:rsidRDefault="00000000">
      <w:pPr>
        <w:widowControl w:val="0"/>
        <w:spacing w:after="200"/>
        <w:ind w:left="1440" w:hanging="720"/>
        <w:rPr>
          <w:color w:val="FF0000"/>
          <w:sz w:val="20"/>
          <w:szCs w:val="20"/>
        </w:rPr>
      </w:pPr>
      <w:sdt>
        <w:sdtPr>
          <w:tag w:val="goog_rdk_1274"/>
          <w:id w:val="-1368440458"/>
        </w:sdtPr>
        <w:sdtContent>
          <w:ins w:id="1089" w:author="Ellett, Logan" w:date="2026-07-07T07:45:00Z">
            <w:r w:rsidRPr="00686BD5">
              <w:rPr>
                <w:color w:val="ED0000"/>
                <w:sz w:val="20"/>
                <w:szCs w:val="20"/>
              </w:rPr>
              <w:t>3.</w:t>
            </w:r>
            <w:r w:rsidRPr="00686BD5">
              <w:rPr>
                <w:color w:val="ED0000"/>
                <w:sz w:val="20"/>
                <w:szCs w:val="20"/>
              </w:rPr>
              <w:tab/>
              <w:t>Floors must be constructed and maintained with a non-slipping surface.</w:t>
            </w:r>
          </w:ins>
        </w:sdtContent>
      </w:sdt>
      <w:r>
        <w:rPr>
          <w:color w:val="FF0000"/>
          <w:sz w:val="20"/>
          <w:szCs w:val="20"/>
        </w:rPr>
        <w:t xml:space="preserve"> </w:t>
      </w:r>
    </w:p>
    <w:p w14:paraId="00000250" w14:textId="77777777" w:rsidR="00C10BEC" w:rsidRDefault="00000000">
      <w:pPr>
        <w:widowControl w:val="0"/>
        <w:spacing w:before="45" w:after="200"/>
        <w:ind w:left="1440" w:hanging="720"/>
        <w:rPr>
          <w:color w:val="FF0000"/>
          <w:sz w:val="20"/>
          <w:szCs w:val="20"/>
        </w:rPr>
      </w:pPr>
      <w:sdt>
        <w:sdtPr>
          <w:tag w:val="goog_rdk_1276"/>
          <w:id w:val="730818278"/>
        </w:sdtPr>
        <w:sdtContent>
          <w:ins w:id="1090" w:author="Ellett, Logan" w:date="2026-07-07T07:45:00Z">
            <w:r w:rsidRPr="00686BD5">
              <w:rPr>
                <w:color w:val="ED0000"/>
                <w:sz w:val="20"/>
                <w:szCs w:val="20"/>
              </w:rPr>
              <w:t>4.</w:t>
            </w:r>
            <w:r w:rsidRPr="00686BD5">
              <w:rPr>
                <w:color w:val="ED0000"/>
                <w:sz w:val="20"/>
                <w:szCs w:val="20"/>
              </w:rPr>
              <w:tab/>
              <w:t>Tables and chairs must be of sturdy construction and size so that children/youth can be comfortably served.</w:t>
            </w:r>
          </w:ins>
        </w:sdtContent>
      </w:sdt>
      <w:r>
        <w:rPr>
          <w:color w:val="FF0000"/>
          <w:sz w:val="20"/>
          <w:szCs w:val="20"/>
        </w:rPr>
        <w:t xml:space="preserve">  </w:t>
      </w:r>
    </w:p>
    <w:p w14:paraId="00000251" w14:textId="77777777" w:rsidR="00C10BEC" w:rsidRDefault="00000000">
      <w:pPr>
        <w:widowControl w:val="0"/>
        <w:spacing w:before="245" w:after="200"/>
        <w:ind w:left="1440" w:hanging="720"/>
        <w:rPr>
          <w:color w:val="FF0000"/>
          <w:sz w:val="20"/>
          <w:szCs w:val="20"/>
        </w:rPr>
      </w:pPr>
      <w:sdt>
        <w:sdtPr>
          <w:tag w:val="goog_rdk_1278"/>
          <w:id w:val="150024656"/>
        </w:sdtPr>
        <w:sdtContent>
          <w:ins w:id="1091" w:author="Ellett, Logan" w:date="2026-07-07T07:46:00Z">
            <w:r w:rsidRPr="00686BD5">
              <w:rPr>
                <w:color w:val="ED0000"/>
                <w:sz w:val="20"/>
                <w:szCs w:val="20"/>
              </w:rPr>
              <w:t>5.</w:t>
            </w:r>
            <w:r w:rsidRPr="00686BD5">
              <w:rPr>
                <w:color w:val="ED0000"/>
                <w:sz w:val="20"/>
                <w:szCs w:val="20"/>
              </w:rPr>
              <w:tab/>
              <w:t>Table service and settings must be of the type, size, and design appropriate to the ages and developmental abilities of children/youth served.</w:t>
            </w:r>
          </w:ins>
        </w:sdtContent>
      </w:sdt>
      <w:r>
        <w:rPr>
          <w:color w:val="FF0000"/>
          <w:sz w:val="20"/>
          <w:szCs w:val="20"/>
        </w:rPr>
        <w:t xml:space="preserve"> </w:t>
      </w:r>
    </w:p>
    <w:p w14:paraId="00000252" w14:textId="77777777" w:rsidR="00C10BEC" w:rsidRDefault="00000000">
      <w:pPr>
        <w:widowControl w:val="0"/>
        <w:spacing w:before="247" w:after="200"/>
        <w:ind w:left="1440" w:hanging="720"/>
        <w:rPr>
          <w:sz w:val="18"/>
          <w:szCs w:val="18"/>
        </w:rPr>
      </w:pPr>
      <w:sdt>
        <w:sdtPr>
          <w:tag w:val="goog_rdk_1280"/>
          <w:id w:val="586094628"/>
        </w:sdtPr>
        <w:sdtContent>
          <w:ins w:id="1092" w:author="Ellett, Logan" w:date="2026-07-07T07:46:00Z">
            <w:r w:rsidRPr="00686BD5">
              <w:rPr>
                <w:color w:val="ED0000"/>
                <w:sz w:val="20"/>
                <w:szCs w:val="20"/>
              </w:rPr>
              <w:t>6.</w:t>
            </w:r>
            <w:r w:rsidRPr="00686BD5">
              <w:rPr>
                <w:color w:val="ED0000"/>
                <w:sz w:val="20"/>
                <w:szCs w:val="20"/>
              </w:rPr>
              <w:tab/>
              <w:t>Dining and recreation areas may be combined if regulations for dining areas are consistently met.</w:t>
            </w:r>
          </w:ins>
        </w:sdtContent>
      </w:sdt>
      <w:r>
        <w:rPr>
          <w:sz w:val="18"/>
          <w:szCs w:val="18"/>
        </w:rPr>
        <w:t xml:space="preserve"> </w:t>
      </w:r>
    </w:p>
    <w:p w14:paraId="00000253" w14:textId="77777777" w:rsidR="00C10BEC" w:rsidRDefault="00000000">
      <w:pPr>
        <w:widowControl w:val="0"/>
        <w:spacing w:before="245" w:after="200"/>
        <w:ind w:left="720" w:hanging="720"/>
        <w:rPr>
          <w:color w:val="FF0000"/>
          <w:sz w:val="20"/>
          <w:szCs w:val="20"/>
        </w:rPr>
      </w:pPr>
      <w:sdt>
        <w:sdtPr>
          <w:tag w:val="goog_rdk_1282"/>
          <w:id w:val="536419826"/>
        </w:sdtPr>
        <w:sdtContent>
          <w:ins w:id="1093" w:author="Ellett, Logan" w:date="2026-07-07T07:46:00Z">
            <w:r w:rsidRPr="00686BD5">
              <w:rPr>
                <w:color w:val="ED0000"/>
                <w:sz w:val="20"/>
                <w:szCs w:val="20"/>
              </w:rPr>
              <w:t>B.</w:t>
            </w:r>
            <w:r w:rsidRPr="00686BD5">
              <w:rPr>
                <w:color w:val="ED0000"/>
                <w:sz w:val="20"/>
                <w:szCs w:val="20"/>
              </w:rPr>
              <w:tab/>
              <w:t>The kitchen must be designed and equipped to meet the requirements of efficiency, fire safety, and comfortable working conditions for the staff. Each kitchen must contain a CO2 or dry powder fire extinguisher designed to extinguish fires involving organic solids, flammable liquids, and flammable gasses.</w:t>
            </w:r>
          </w:ins>
        </w:sdtContent>
      </w:sdt>
      <w:r>
        <w:rPr>
          <w:color w:val="FF0000"/>
          <w:sz w:val="20"/>
          <w:szCs w:val="20"/>
        </w:rPr>
        <w:t xml:space="preserve">    </w:t>
      </w:r>
    </w:p>
    <w:p w14:paraId="00000254" w14:textId="77777777" w:rsidR="00C10BEC" w:rsidRDefault="00000000">
      <w:pPr>
        <w:widowControl w:val="0"/>
        <w:spacing w:before="237" w:after="200"/>
        <w:ind w:left="720" w:hanging="720"/>
        <w:rPr>
          <w:color w:val="FF0000"/>
          <w:sz w:val="20"/>
          <w:szCs w:val="20"/>
        </w:rPr>
      </w:pPr>
      <w:sdt>
        <w:sdtPr>
          <w:tag w:val="goog_rdk_1284"/>
          <w:id w:val="-609263123"/>
        </w:sdtPr>
        <w:sdtContent>
          <w:ins w:id="1094" w:author="Ellett, Logan" w:date="2026-07-07T07:47:00Z">
            <w:r w:rsidRPr="00686BD5">
              <w:rPr>
                <w:color w:val="ED0000"/>
                <w:sz w:val="20"/>
                <w:szCs w:val="20"/>
              </w:rPr>
              <w:t>C.</w:t>
            </w:r>
            <w:r w:rsidRPr="00686BD5">
              <w:rPr>
                <w:color w:val="ED0000"/>
                <w:sz w:val="20"/>
                <w:szCs w:val="20"/>
              </w:rPr>
              <w:tab/>
              <w:t>There must be a ratio of at least one (1) accessible toilet and sink for every thirty (30) children/youth in attendance. Toilets for males and females and staff must be separate unless the facility only has single occupancy toilets. Toilets must have doors or partitions. Day treatment facilities licensed after July 1, 2024, must also have available at least one (1) single occupancy, gender-neutral toilet. Where possible, all facilities licensed prior to July 1, 2024, must attempt to provide a single occupancy, gender-neutral toilet. Children/youth must be allowed to use the bathroom facilities of their identified gender or use the gender-neutral bathroom if they prefer. Urinals may be substituted for up to one-third of the required number of toilets for males. Toilet areas with multiple toilets in one (1) open area must have partitions between each toilet. Toilets must be accessible from a common area.</w:t>
            </w:r>
          </w:ins>
        </w:sdtContent>
      </w:sdt>
      <w:r>
        <w:rPr>
          <w:color w:val="FF0000"/>
          <w:sz w:val="20"/>
          <w:szCs w:val="20"/>
        </w:rPr>
        <w:t xml:space="preserve"> </w:t>
      </w:r>
    </w:p>
    <w:p w14:paraId="00000255" w14:textId="77777777" w:rsidR="00C10BEC" w:rsidRDefault="00000000">
      <w:pPr>
        <w:widowControl w:val="0"/>
        <w:spacing w:before="237" w:after="200"/>
        <w:ind w:left="720" w:hanging="720"/>
        <w:rPr>
          <w:color w:val="FF0000"/>
          <w:sz w:val="20"/>
          <w:szCs w:val="20"/>
        </w:rPr>
      </w:pPr>
      <w:sdt>
        <w:sdtPr>
          <w:tag w:val="goog_rdk_1286"/>
          <w:id w:val="-672054147"/>
        </w:sdtPr>
        <w:sdtContent>
          <w:ins w:id="1095" w:author="Ellett, Logan" w:date="2026-07-07T07:50:00Z">
            <w:r w:rsidRPr="00686BD5">
              <w:rPr>
                <w:color w:val="ED0000"/>
                <w:sz w:val="20"/>
                <w:szCs w:val="20"/>
              </w:rPr>
              <w:t>D.</w:t>
            </w:r>
            <w:r w:rsidRPr="00686BD5">
              <w:rPr>
                <w:color w:val="ED0000"/>
                <w:sz w:val="20"/>
                <w:szCs w:val="20"/>
              </w:rPr>
              <w:tab/>
              <w:t>The Department will establish the number of children/youth who may be served at any one time in the building(s) used by the day treatment facility for school, recreation, or therapy, established based on one (1) child/youth per twenty (20) square feet of space within the rooms which are to be used. Areas within the building which are to be used for the kitchen, office, hallways, or bathrooms cannot be counted as space available for use by children/youth at the day treatment facility.</w:t>
            </w:r>
          </w:ins>
        </w:sdtContent>
      </w:sdt>
    </w:p>
    <w:p w14:paraId="00000256" w14:textId="77777777" w:rsidR="00C10BEC" w:rsidRDefault="00000000">
      <w:pPr>
        <w:spacing w:before="200" w:after="200"/>
        <w:ind w:left="1440" w:hanging="1440"/>
        <w:rPr>
          <w:b/>
          <w:bCs/>
          <w:strike/>
          <w:sz w:val="20"/>
          <w:szCs w:val="20"/>
        </w:rPr>
      </w:pPr>
      <w:r>
        <w:rPr>
          <w:b/>
          <w:bCs/>
          <w:sz w:val="20"/>
          <w:szCs w:val="20"/>
        </w:rPr>
        <w:t>7.706.</w:t>
      </w:r>
      <w:sdt>
        <w:sdtPr>
          <w:tag w:val="goog_rdk_1287"/>
          <w:id w:val="1913145429"/>
        </w:sdtPr>
        <w:sdtContent>
          <w:ins w:id="1096" w:author="Ellett, Logan" w:date="2026-07-07T08:11:00Z">
            <w:r>
              <w:rPr>
                <w:b/>
                <w:bCs/>
                <w:sz w:val="20"/>
                <w:szCs w:val="20"/>
              </w:rPr>
              <w:t xml:space="preserve"> </w:t>
            </w:r>
          </w:ins>
        </w:sdtContent>
      </w:sdt>
      <w:sdt>
        <w:sdtPr>
          <w:tag w:val="goog_rdk_1288"/>
          <w:id w:val="-1029019570"/>
        </w:sdtPr>
        <w:sdtContent>
          <w:del w:id="1097" w:author="Ellett, Logan" w:date="2026-07-07T08:11:00Z">
            <w:r>
              <w:rPr>
                <w:b/>
                <w:bCs/>
                <w:sz w:val="20"/>
                <w:szCs w:val="20"/>
              </w:rPr>
              <w:delText>19</w:delText>
            </w:r>
          </w:del>
        </w:sdtContent>
      </w:sdt>
      <w:sdt>
        <w:sdtPr>
          <w:tag w:val="goog_rdk_1289"/>
          <w:id w:val="-1049306684"/>
        </w:sdtPr>
        <w:sdtContent>
          <w:ins w:id="1098" w:author="Ellett, Logan" w:date="2026-07-07T07:56:00Z">
            <w:r>
              <w:rPr>
                <w:b/>
                <w:bCs/>
                <w:sz w:val="20"/>
                <w:szCs w:val="20"/>
              </w:rPr>
              <w:t>6</w:t>
            </w:r>
          </w:ins>
        </w:sdtContent>
      </w:sdt>
      <w:r>
        <w:rPr>
          <w:b/>
          <w:bCs/>
          <w:sz w:val="20"/>
          <w:szCs w:val="20"/>
        </w:rPr>
        <w:t xml:space="preserve"> </w:t>
      </w:r>
      <w:r>
        <w:rPr>
          <w:b/>
          <w:bCs/>
          <w:sz w:val="20"/>
          <w:szCs w:val="20"/>
        </w:rPr>
        <w:tab/>
        <w:t xml:space="preserve">Physical Requirements for </w:t>
      </w:r>
      <w:proofErr w:type="gramStart"/>
      <w:r>
        <w:rPr>
          <w:b/>
          <w:bCs/>
          <w:sz w:val="20"/>
          <w:szCs w:val="20"/>
        </w:rPr>
        <w:t>a Safe</w:t>
      </w:r>
      <w:proofErr w:type="gramEnd"/>
      <w:r>
        <w:rPr>
          <w:b/>
          <w:bCs/>
          <w:sz w:val="20"/>
          <w:szCs w:val="20"/>
        </w:rPr>
        <w:t xml:space="preserve"> and Adequate </w:t>
      </w:r>
      <w:sdt>
        <w:sdtPr>
          <w:tag w:val="goog_rdk_1290"/>
          <w:id w:val="1811355521"/>
        </w:sdtPr>
        <w:sdtContent>
          <w:ins w:id="1099" w:author="Ellett, Logan" w:date="2026-07-07T07:57:00Z">
            <w:r>
              <w:rPr>
                <w:b/>
                <w:bCs/>
                <w:sz w:val="20"/>
                <w:szCs w:val="20"/>
              </w:rPr>
              <w:t>Facility</w:t>
            </w:r>
          </w:ins>
        </w:sdtContent>
      </w:sdt>
      <w:sdt>
        <w:sdtPr>
          <w:tag w:val="goog_rdk_1291"/>
          <w:id w:val="-1238183246"/>
        </w:sdtPr>
        <w:sdtContent>
          <w:del w:id="1100" w:author="Ellett, Logan" w:date="2026-07-07T07:57:00Z">
            <w:r>
              <w:rPr>
                <w:b/>
                <w:bCs/>
                <w:sz w:val="20"/>
                <w:szCs w:val="20"/>
              </w:rPr>
              <w:delText xml:space="preserve"> Center [Rev. eff. 4/1/15]</w:delText>
            </w:r>
          </w:del>
        </w:sdtContent>
      </w:sdt>
    </w:p>
    <w:p w14:paraId="00000257" w14:textId="77777777" w:rsidR="00C10BEC" w:rsidRDefault="00000000">
      <w:pPr>
        <w:spacing w:before="200" w:after="200"/>
        <w:ind w:left="720" w:hanging="720"/>
        <w:rPr>
          <w:color w:val="FF0000"/>
          <w:sz w:val="20"/>
          <w:szCs w:val="20"/>
        </w:rPr>
      </w:pPr>
      <w:sdt>
        <w:sdtPr>
          <w:tag w:val="goog_rdk_1293"/>
          <w:id w:val="347038474"/>
        </w:sdtPr>
        <w:sdtContent>
          <w:ins w:id="1101" w:author="Ellett, Logan" w:date="2026-07-07T07:57:00Z">
            <w:r w:rsidRPr="00686BD5">
              <w:rPr>
                <w:color w:val="ED0000"/>
                <w:sz w:val="20"/>
                <w:szCs w:val="20"/>
              </w:rPr>
              <w:t>A.</w:t>
            </w:r>
            <w:r w:rsidRPr="00686BD5">
              <w:rPr>
                <w:color w:val="ED0000"/>
                <w:sz w:val="20"/>
                <w:szCs w:val="20"/>
              </w:rPr>
              <w:tab/>
              <w:t>Building site</w:t>
            </w:r>
          </w:ins>
        </w:sdtContent>
      </w:sdt>
    </w:p>
    <w:p w14:paraId="00000258" w14:textId="77777777" w:rsidR="00C10BEC" w:rsidRDefault="00000000">
      <w:pPr>
        <w:spacing w:before="200" w:after="200"/>
        <w:ind w:left="1440" w:hanging="720"/>
        <w:rPr>
          <w:color w:val="FF0000"/>
          <w:sz w:val="20"/>
          <w:szCs w:val="20"/>
        </w:rPr>
      </w:pPr>
      <w:sdt>
        <w:sdtPr>
          <w:tag w:val="goog_rdk_1295"/>
          <w:id w:val="517803387"/>
        </w:sdtPr>
        <w:sdtContent>
          <w:ins w:id="1102" w:author="Ellett, Logan" w:date="2026-07-07T07:57:00Z">
            <w:r w:rsidRPr="00686BD5">
              <w:rPr>
                <w:color w:val="ED0000"/>
                <w:sz w:val="20"/>
                <w:szCs w:val="20"/>
              </w:rPr>
              <w:t>1.</w:t>
            </w:r>
            <w:r w:rsidRPr="00686BD5">
              <w:rPr>
                <w:color w:val="ED0000"/>
                <w:sz w:val="20"/>
                <w:szCs w:val="20"/>
              </w:rPr>
              <w:tab/>
              <w:t xml:space="preserve">The facility must be in an area that is accessible to health resources, public and private utilities, adequate and safe water supplies, sewage disposal, and fire and police protection. </w:t>
            </w:r>
            <w:proofErr w:type="gramStart"/>
            <w:r w:rsidRPr="00686BD5">
              <w:rPr>
                <w:color w:val="ED0000"/>
                <w:sz w:val="20"/>
                <w:szCs w:val="20"/>
              </w:rPr>
              <w:t>If</w:t>
            </w:r>
            <w:proofErr w:type="gramEnd"/>
            <w:r w:rsidRPr="00686BD5">
              <w:rPr>
                <w:color w:val="ED0000"/>
                <w:sz w:val="20"/>
                <w:szCs w:val="20"/>
              </w:rPr>
              <w:t xml:space="preserve"> health resources or fire and police protection are limited or not available within a reasonable distance to the facility, a plan must be submitted to the Department for approval through the waiver process in accordance with Section 7.701.13. </w:t>
            </w:r>
            <w:proofErr w:type="gramStart"/>
            <w:r w:rsidRPr="00686BD5">
              <w:rPr>
                <w:color w:val="ED0000"/>
                <w:sz w:val="20"/>
                <w:szCs w:val="20"/>
              </w:rPr>
              <w:t>If</w:t>
            </w:r>
            <w:proofErr w:type="gramEnd"/>
            <w:r w:rsidRPr="00686BD5">
              <w:rPr>
                <w:color w:val="ED0000"/>
                <w:sz w:val="20"/>
                <w:szCs w:val="20"/>
              </w:rPr>
              <w:t xml:space="preserve"> health resources are limited or not available within a reasonable distance to the facility, a plan must be submitted to the Department for medical and mental or behavioral health emergencies and to meet the needs of routine care.</w:t>
            </w:r>
          </w:ins>
        </w:sdtContent>
      </w:sdt>
    </w:p>
    <w:p w14:paraId="00000259" w14:textId="77777777" w:rsidR="00C10BEC" w:rsidRDefault="00000000">
      <w:pPr>
        <w:spacing w:before="200" w:after="200"/>
        <w:ind w:left="1440" w:hanging="720"/>
        <w:rPr>
          <w:color w:val="FF0000"/>
          <w:sz w:val="20"/>
          <w:szCs w:val="20"/>
        </w:rPr>
      </w:pPr>
      <w:sdt>
        <w:sdtPr>
          <w:tag w:val="goog_rdk_1297"/>
          <w:id w:val="276921119"/>
        </w:sdtPr>
        <w:sdtContent>
          <w:ins w:id="1103" w:author="Ellett, Logan" w:date="2026-07-07T07:58:00Z">
            <w:r w:rsidRPr="00686BD5">
              <w:rPr>
                <w:color w:val="ED0000"/>
                <w:sz w:val="20"/>
                <w:szCs w:val="20"/>
              </w:rPr>
              <w:t>2.</w:t>
            </w:r>
            <w:r w:rsidRPr="00686BD5">
              <w:rPr>
                <w:color w:val="ED0000"/>
                <w:sz w:val="20"/>
                <w:szCs w:val="20"/>
              </w:rPr>
              <w:tab/>
              <w:t xml:space="preserve">The facility site must </w:t>
            </w:r>
            <w:proofErr w:type="gramStart"/>
            <w:r w:rsidRPr="00686BD5">
              <w:rPr>
                <w:color w:val="ED0000"/>
                <w:sz w:val="20"/>
                <w:szCs w:val="20"/>
              </w:rPr>
              <w:t>be located in</w:t>
            </w:r>
            <w:proofErr w:type="gramEnd"/>
            <w:r w:rsidRPr="00686BD5">
              <w:rPr>
                <w:color w:val="ED0000"/>
                <w:sz w:val="20"/>
                <w:szCs w:val="20"/>
              </w:rPr>
              <w:t xml:space="preserve"> accordance with local zoning department requirements. </w:t>
            </w:r>
            <w:proofErr w:type="gramStart"/>
            <w:r w:rsidRPr="00686BD5">
              <w:rPr>
                <w:color w:val="ED0000"/>
                <w:sz w:val="20"/>
                <w:szCs w:val="20"/>
              </w:rPr>
              <w:t>The day treatment</w:t>
            </w:r>
            <w:proofErr w:type="gramEnd"/>
            <w:r w:rsidRPr="00686BD5">
              <w:rPr>
                <w:color w:val="ED0000"/>
                <w:sz w:val="20"/>
                <w:szCs w:val="20"/>
              </w:rPr>
              <w:t xml:space="preserve"> facility must declare to the Department the address of </w:t>
            </w:r>
            <w:r w:rsidRPr="00686BD5">
              <w:rPr>
                <w:color w:val="ED0000"/>
                <w:sz w:val="20"/>
                <w:szCs w:val="20"/>
              </w:rPr>
              <w:lastRenderedPageBreak/>
              <w:t>each building which will be used, the anticipated hours of each building, and the type of use of each building.</w:t>
            </w:r>
          </w:ins>
        </w:sdtContent>
      </w:sdt>
    </w:p>
    <w:p w14:paraId="0000025A" w14:textId="77777777" w:rsidR="00C10BEC" w:rsidRDefault="00000000">
      <w:pPr>
        <w:spacing w:before="200" w:after="200"/>
        <w:ind w:left="1440" w:hanging="720"/>
        <w:rPr>
          <w:strike/>
          <w:color w:val="FF0000"/>
          <w:sz w:val="20"/>
          <w:szCs w:val="20"/>
        </w:rPr>
      </w:pPr>
      <w:sdt>
        <w:sdtPr>
          <w:tag w:val="goog_rdk_1299"/>
          <w:id w:val="776953564"/>
        </w:sdtPr>
        <w:sdtContent>
          <w:ins w:id="1104" w:author="Ellett, Logan" w:date="2026-07-07T08:00:00Z">
            <w:r w:rsidRPr="00686BD5">
              <w:rPr>
                <w:color w:val="ED0000"/>
                <w:sz w:val="20"/>
                <w:szCs w:val="20"/>
              </w:rPr>
              <w:t>3.</w:t>
            </w:r>
            <w:r w:rsidRPr="00686BD5">
              <w:rPr>
                <w:color w:val="ED0000"/>
                <w:sz w:val="20"/>
                <w:szCs w:val="20"/>
              </w:rPr>
              <w:tab/>
              <w:t>The entire premises of the facility is subject to inspection for licensing purposes, including, but not limited to, the building or spaces where care is to be provided, the grounds surrounding the facility, the basement, the attic (if accessible), any storage buildings, and/or a garage or carport, if applicable.</w:t>
            </w:r>
          </w:ins>
        </w:sdtContent>
      </w:sdt>
    </w:p>
    <w:p w14:paraId="0000025B" w14:textId="77777777" w:rsidR="00C10BEC" w:rsidRDefault="00000000">
      <w:pPr>
        <w:spacing w:before="200" w:after="200"/>
        <w:ind w:left="1440" w:hanging="720"/>
        <w:rPr>
          <w:color w:val="FF0000"/>
          <w:sz w:val="20"/>
          <w:szCs w:val="20"/>
        </w:rPr>
      </w:pPr>
      <w:sdt>
        <w:sdtPr>
          <w:tag w:val="goog_rdk_1301"/>
          <w:id w:val="-816135107"/>
        </w:sdtPr>
        <w:sdtContent>
          <w:ins w:id="1105" w:author="Ellett, Logan" w:date="2026-07-07T08:01:00Z">
            <w:r w:rsidRPr="00686BD5">
              <w:rPr>
                <w:color w:val="ED0000"/>
                <w:sz w:val="20"/>
                <w:szCs w:val="20"/>
              </w:rPr>
              <w:t>4.</w:t>
            </w:r>
            <w:r w:rsidRPr="00686BD5">
              <w:rPr>
                <w:color w:val="ED0000"/>
                <w:sz w:val="20"/>
                <w:szCs w:val="20"/>
              </w:rPr>
              <w:tab/>
              <w:t>All stairways containing more than four (4) steps must be equipped with a handrail.</w:t>
            </w:r>
          </w:ins>
        </w:sdtContent>
      </w:sdt>
    </w:p>
    <w:p w14:paraId="0000025C" w14:textId="77777777" w:rsidR="00C10BEC" w:rsidRDefault="00000000">
      <w:pPr>
        <w:spacing w:before="200" w:after="200"/>
        <w:ind w:left="1440" w:hanging="720"/>
        <w:rPr>
          <w:color w:val="FF0000"/>
          <w:sz w:val="20"/>
          <w:szCs w:val="20"/>
        </w:rPr>
      </w:pPr>
      <w:sdt>
        <w:sdtPr>
          <w:tag w:val="goog_rdk_1303"/>
          <w:id w:val="1215852602"/>
        </w:sdtPr>
        <w:sdtContent>
          <w:ins w:id="1106" w:author="Ellett, Logan" w:date="2026-07-07T08:01:00Z">
            <w:r w:rsidRPr="00686BD5">
              <w:rPr>
                <w:color w:val="ED0000"/>
                <w:sz w:val="20"/>
                <w:szCs w:val="20"/>
              </w:rPr>
              <w:t>5.</w:t>
            </w:r>
            <w:r w:rsidRPr="00686BD5">
              <w:rPr>
                <w:color w:val="ED0000"/>
                <w:sz w:val="20"/>
                <w:szCs w:val="20"/>
              </w:rPr>
              <w:tab/>
              <w:t xml:space="preserve">The facility must have an active, working telephone. Each facility must have a back-up form of communication that is described in the facility’s disaster plan and always maintained in working </w:t>
            </w:r>
            <w:proofErr w:type="gramStart"/>
            <w:r w:rsidRPr="00686BD5">
              <w:rPr>
                <w:color w:val="ED0000"/>
                <w:sz w:val="20"/>
                <w:szCs w:val="20"/>
              </w:rPr>
              <w:t>condition</w:t>
            </w:r>
            <w:proofErr w:type="gramEnd"/>
            <w:r w:rsidRPr="00686BD5">
              <w:rPr>
                <w:color w:val="ED0000"/>
                <w:sz w:val="20"/>
                <w:szCs w:val="20"/>
              </w:rPr>
              <w:t xml:space="preserve">. Emergency numbers must be posted near the telephone, including those related to medical care, local fire, local law enforcement, ambulance, the statewide child abuse and neglect hotline, the national suicide hotline, the Colorado crisis line, Safe2Tell hotline, and poison control where available. Contact information must be available in the event of a power outage, natural disaster, or emergency. Phone numbers for the agency or person having legal custody of each child/youth must also be available. </w:t>
            </w:r>
          </w:ins>
        </w:sdtContent>
      </w:sdt>
    </w:p>
    <w:p w14:paraId="0000025D" w14:textId="77777777" w:rsidR="00C10BEC" w:rsidRDefault="00000000">
      <w:pPr>
        <w:spacing w:before="200" w:after="200"/>
        <w:ind w:left="1440" w:hanging="720"/>
        <w:rPr>
          <w:color w:val="FF0000"/>
          <w:sz w:val="20"/>
          <w:szCs w:val="20"/>
        </w:rPr>
      </w:pPr>
      <w:sdt>
        <w:sdtPr>
          <w:tag w:val="goog_rdk_1305"/>
          <w:id w:val="-151045435"/>
        </w:sdtPr>
        <w:sdtContent>
          <w:ins w:id="1107" w:author="Ellett, Logan" w:date="2026-07-07T08:20:00Z">
            <w:r w:rsidRPr="00686BD5">
              <w:rPr>
                <w:color w:val="ED0000"/>
                <w:sz w:val="20"/>
                <w:szCs w:val="20"/>
              </w:rPr>
              <w:t>6.</w:t>
            </w:r>
            <w:r w:rsidRPr="00686BD5">
              <w:rPr>
                <w:color w:val="ED0000"/>
                <w:sz w:val="20"/>
                <w:szCs w:val="20"/>
              </w:rPr>
              <w:tab/>
              <w:t xml:space="preserve">If the facility </w:t>
            </w:r>
            <w:proofErr w:type="gramStart"/>
            <w:r w:rsidRPr="00686BD5">
              <w:rPr>
                <w:color w:val="ED0000"/>
                <w:sz w:val="20"/>
                <w:szCs w:val="20"/>
              </w:rPr>
              <w:t>is located in</w:t>
            </w:r>
            <w:proofErr w:type="gramEnd"/>
            <w:r w:rsidRPr="00686BD5">
              <w:rPr>
                <w:color w:val="ED0000"/>
                <w:sz w:val="20"/>
                <w:szCs w:val="20"/>
              </w:rPr>
              <w:t xml:space="preserve"> the same building as, or immediately adjacent to, other facilities, an adult treatment facility, or nursing home, it must be so arranged that the care and activities of the children/youth in the facility are separate and independent from the other facility. The facility may not be operated on the premises of a business that might be hazardous to the health, safety, morals, or welfare of children/youth and the operation of the facility.</w:t>
            </w:r>
          </w:ins>
        </w:sdtContent>
      </w:sdt>
    </w:p>
    <w:p w14:paraId="0000025E" w14:textId="77777777" w:rsidR="00C10BEC" w:rsidRDefault="00000000">
      <w:pPr>
        <w:spacing w:before="200" w:after="200"/>
        <w:ind w:left="1440" w:hanging="720"/>
        <w:rPr>
          <w:color w:val="FF0000"/>
          <w:sz w:val="20"/>
          <w:szCs w:val="20"/>
        </w:rPr>
      </w:pPr>
      <w:sdt>
        <w:sdtPr>
          <w:tag w:val="goog_rdk_1307"/>
          <w:id w:val="-831750313"/>
        </w:sdtPr>
        <w:sdtContent>
          <w:ins w:id="1108" w:author="Ellett, Logan" w:date="2026-07-07T08:20:00Z">
            <w:r w:rsidRPr="00686BD5">
              <w:rPr>
                <w:color w:val="ED0000"/>
                <w:sz w:val="20"/>
                <w:szCs w:val="20"/>
              </w:rPr>
              <w:t>7.</w:t>
            </w:r>
            <w:r w:rsidRPr="00686BD5">
              <w:rPr>
                <w:color w:val="ED0000"/>
                <w:sz w:val="20"/>
                <w:szCs w:val="20"/>
              </w:rPr>
              <w:tab/>
              <w:t>The facility, including indoor and outdoor space, must be maintained in a safe condition and free from hazards to health and safety.</w:t>
            </w:r>
          </w:ins>
        </w:sdtContent>
      </w:sdt>
    </w:p>
    <w:p w14:paraId="0000025F" w14:textId="77777777" w:rsidR="00C10BEC" w:rsidRDefault="00000000">
      <w:pPr>
        <w:spacing w:before="200" w:after="200"/>
        <w:ind w:left="1440" w:hanging="720"/>
        <w:rPr>
          <w:color w:val="FF0000"/>
          <w:sz w:val="20"/>
          <w:szCs w:val="20"/>
        </w:rPr>
      </w:pPr>
      <w:sdt>
        <w:sdtPr>
          <w:tag w:val="goog_rdk_1309"/>
          <w:id w:val="551226912"/>
        </w:sdtPr>
        <w:sdtContent>
          <w:ins w:id="1109" w:author="Ellett, Logan" w:date="2026-07-07T08:21:00Z">
            <w:r w:rsidRPr="00686BD5">
              <w:rPr>
                <w:color w:val="ED0000"/>
                <w:sz w:val="20"/>
                <w:szCs w:val="20"/>
              </w:rPr>
              <w:t>8.</w:t>
            </w:r>
            <w:r w:rsidRPr="00686BD5">
              <w:rPr>
                <w:color w:val="ED0000"/>
                <w:sz w:val="20"/>
                <w:szCs w:val="20"/>
              </w:rPr>
              <w:tab/>
              <w:t>There must be recreational space available for children/youth. If outdoor space is used as recreational space, the area must be fenced if children/youth younger than five (5) years of age are in treatment and/or older children/youth with disabilities require either containment or protection from outside elements such as animals or vehicle traffic.</w:t>
            </w:r>
          </w:ins>
        </w:sdtContent>
      </w:sdt>
    </w:p>
    <w:p w14:paraId="00000260" w14:textId="77777777" w:rsidR="00C10BEC" w:rsidRDefault="00000000">
      <w:pPr>
        <w:spacing w:before="200" w:after="200"/>
        <w:ind w:left="1440" w:hanging="720"/>
        <w:rPr>
          <w:color w:val="FF0000"/>
          <w:sz w:val="20"/>
          <w:szCs w:val="20"/>
        </w:rPr>
      </w:pPr>
      <w:sdt>
        <w:sdtPr>
          <w:tag w:val="goog_rdk_1311"/>
          <w:id w:val="-548520297"/>
        </w:sdtPr>
        <w:sdtContent>
          <w:ins w:id="1110" w:author="Ellett, Logan" w:date="2026-07-07T08:21:00Z">
            <w:r w:rsidRPr="00686BD5">
              <w:rPr>
                <w:color w:val="ED0000"/>
                <w:sz w:val="20"/>
                <w:szCs w:val="20"/>
              </w:rPr>
              <w:t>9.</w:t>
            </w:r>
            <w:r w:rsidRPr="00686BD5">
              <w:rPr>
                <w:color w:val="ED0000"/>
                <w:sz w:val="20"/>
                <w:szCs w:val="20"/>
              </w:rPr>
              <w:tab/>
              <w:t>If in-ground swimming pools, permanent wading pools, or above ground pools, hot tubs, or spas are located on the property, each must have a barrier on all sides and have a method of access through the barrier equipped with a safety device, such as a bolt lock.</w:t>
            </w:r>
          </w:ins>
        </w:sdtContent>
      </w:sdt>
    </w:p>
    <w:p w14:paraId="00000261" w14:textId="77777777" w:rsidR="00C10BEC" w:rsidRDefault="00000000">
      <w:pPr>
        <w:spacing w:before="200" w:after="200"/>
        <w:ind w:left="720" w:hanging="720"/>
        <w:rPr>
          <w:color w:val="FF0000"/>
          <w:sz w:val="20"/>
          <w:szCs w:val="20"/>
        </w:rPr>
      </w:pPr>
      <w:sdt>
        <w:sdtPr>
          <w:tag w:val="goog_rdk_1313"/>
          <w:id w:val="717817912"/>
        </w:sdtPr>
        <w:sdtContent>
          <w:ins w:id="1111" w:author="Ellett, Logan" w:date="2026-07-07T08:22:00Z">
            <w:r w:rsidRPr="00686BD5">
              <w:rPr>
                <w:color w:val="ED0000"/>
                <w:sz w:val="20"/>
                <w:szCs w:val="20"/>
              </w:rPr>
              <w:t>B.</w:t>
            </w:r>
            <w:r w:rsidRPr="00686BD5">
              <w:rPr>
                <w:color w:val="ED0000"/>
                <w:sz w:val="20"/>
                <w:szCs w:val="20"/>
              </w:rPr>
              <w:tab/>
              <w:t>Maintenance</w:t>
            </w:r>
          </w:ins>
        </w:sdtContent>
      </w:sdt>
    </w:p>
    <w:p w14:paraId="00000262" w14:textId="77777777" w:rsidR="00C10BEC" w:rsidRDefault="00000000">
      <w:pPr>
        <w:spacing w:before="200" w:after="200"/>
        <w:ind w:left="1440" w:hanging="720"/>
        <w:rPr>
          <w:color w:val="FF0000"/>
          <w:sz w:val="20"/>
          <w:szCs w:val="20"/>
        </w:rPr>
      </w:pPr>
      <w:sdt>
        <w:sdtPr>
          <w:tag w:val="goog_rdk_1315"/>
          <w:id w:val="-868006470"/>
        </w:sdtPr>
        <w:sdtContent>
          <w:ins w:id="1112" w:author="Ellett, Logan" w:date="2026-07-07T08:22:00Z">
            <w:r w:rsidRPr="00686BD5">
              <w:rPr>
                <w:color w:val="ED0000"/>
                <w:sz w:val="20"/>
                <w:szCs w:val="20"/>
              </w:rPr>
              <w:t>1.</w:t>
            </w:r>
            <w:r w:rsidRPr="00686BD5">
              <w:rPr>
                <w:color w:val="ED0000"/>
                <w:sz w:val="20"/>
                <w:szCs w:val="20"/>
              </w:rPr>
              <w:tab/>
              <w:t xml:space="preserve">Buildings shall be kept in good repair and maintained in </w:t>
            </w:r>
            <w:proofErr w:type="gramStart"/>
            <w:r w:rsidRPr="00686BD5">
              <w:rPr>
                <w:color w:val="ED0000"/>
                <w:sz w:val="20"/>
                <w:szCs w:val="20"/>
              </w:rPr>
              <w:t>a safe</w:t>
            </w:r>
            <w:proofErr w:type="gramEnd"/>
            <w:r w:rsidRPr="00686BD5">
              <w:rPr>
                <w:color w:val="ED0000"/>
                <w:sz w:val="20"/>
                <w:szCs w:val="20"/>
              </w:rPr>
              <w:t xml:space="preserve"> condition. Good housekeeping shall be always observed in all areas. Needed repairs must be identified regularly and corrected within a reasonable timeframe. Repairs that impact the health and/or safety of children/youth or staff’s ability to operate must be corrected immediately.</w:t>
            </w:r>
          </w:ins>
        </w:sdtContent>
      </w:sdt>
    </w:p>
    <w:p w14:paraId="00000263" w14:textId="77777777" w:rsidR="00C10BEC" w:rsidRDefault="00000000">
      <w:pPr>
        <w:spacing w:before="200" w:after="200"/>
        <w:ind w:left="1440" w:hanging="720"/>
        <w:rPr>
          <w:color w:val="FF0000"/>
          <w:sz w:val="20"/>
          <w:szCs w:val="20"/>
        </w:rPr>
      </w:pPr>
      <w:sdt>
        <w:sdtPr>
          <w:tag w:val="goog_rdk_1317"/>
          <w:id w:val="1980597710"/>
        </w:sdtPr>
        <w:sdtContent>
          <w:ins w:id="1113" w:author="Ellett, Logan" w:date="2026-07-07T08:23:00Z">
            <w:r w:rsidRPr="00686BD5">
              <w:rPr>
                <w:color w:val="ED0000"/>
                <w:sz w:val="20"/>
                <w:szCs w:val="20"/>
              </w:rPr>
              <w:t>2.</w:t>
            </w:r>
            <w:r w:rsidRPr="00686BD5">
              <w:rPr>
                <w:color w:val="ED0000"/>
                <w:sz w:val="20"/>
                <w:szCs w:val="20"/>
              </w:rPr>
              <w:tab/>
              <w:t xml:space="preserve">All areas of the facility </w:t>
            </w:r>
            <w:proofErr w:type="gramStart"/>
            <w:r w:rsidRPr="00686BD5">
              <w:rPr>
                <w:color w:val="ED0000"/>
                <w:sz w:val="20"/>
                <w:szCs w:val="20"/>
              </w:rPr>
              <w:t>available</w:t>
            </w:r>
            <w:proofErr w:type="gramEnd"/>
            <w:r w:rsidRPr="00686BD5">
              <w:rPr>
                <w:color w:val="ED0000"/>
                <w:sz w:val="20"/>
                <w:szCs w:val="20"/>
              </w:rPr>
              <w:t xml:space="preserve"> for children’s/</w:t>
            </w:r>
            <w:proofErr w:type="gramStart"/>
            <w:r w:rsidRPr="00686BD5">
              <w:rPr>
                <w:color w:val="ED0000"/>
                <w:sz w:val="20"/>
                <w:szCs w:val="20"/>
              </w:rPr>
              <w:t>youth’s</w:t>
            </w:r>
            <w:proofErr w:type="gramEnd"/>
            <w:r w:rsidRPr="00686BD5">
              <w:rPr>
                <w:color w:val="ED0000"/>
                <w:sz w:val="20"/>
                <w:szCs w:val="20"/>
              </w:rPr>
              <w:t xml:space="preserve"> activities, including equipment, materials, and furnishings must be maintained in a safe condition and free from hazards such as sharp points or corners, splinters, protruding nails, and broken play and recreational equipment. This also includes the elimination of debris and hazardous items of all kinds and removal of broken play and recreational equipment and any other devices which are in poor repair.</w:t>
            </w:r>
          </w:ins>
        </w:sdtContent>
      </w:sdt>
    </w:p>
    <w:p w14:paraId="00000264" w14:textId="77777777" w:rsidR="00C10BEC" w:rsidRDefault="00000000">
      <w:pPr>
        <w:spacing w:before="200" w:after="200"/>
        <w:ind w:left="1440" w:hanging="720"/>
        <w:rPr>
          <w:color w:val="FF0000"/>
          <w:sz w:val="20"/>
          <w:szCs w:val="20"/>
        </w:rPr>
      </w:pPr>
      <w:sdt>
        <w:sdtPr>
          <w:tag w:val="goog_rdk_1319"/>
          <w:id w:val="-1621749485"/>
        </w:sdtPr>
        <w:sdtContent>
          <w:ins w:id="1114" w:author="Ellett, Logan" w:date="2026-07-07T08:24:00Z">
            <w:r w:rsidRPr="00686BD5">
              <w:rPr>
                <w:color w:val="ED0000"/>
                <w:sz w:val="20"/>
                <w:szCs w:val="20"/>
              </w:rPr>
              <w:t>3.</w:t>
            </w:r>
            <w:r w:rsidRPr="00686BD5">
              <w:rPr>
                <w:color w:val="ED0000"/>
                <w:sz w:val="20"/>
                <w:szCs w:val="20"/>
              </w:rPr>
              <w:tab/>
              <w:t>Closets, attics, basements, cellars, furnace rooms, and exit routes must be kept free from the accumulation of significant amounts of extraneous materials such as discarded furniture, furnishings, newspapers, or magazines that could pose a fire or health hazard. Combustibles such as cleaning rags, mops, and cleaning compounds must be stored in well-ventilated areas. Solutions, cleaning compounds, and other hazardous substances must be properly labeled and stored in areas inaccessible to children/youth.</w:t>
            </w:r>
          </w:ins>
        </w:sdtContent>
      </w:sdt>
    </w:p>
    <w:p w14:paraId="00000265" w14:textId="77777777" w:rsidR="00C10BEC" w:rsidRDefault="00000000">
      <w:pPr>
        <w:spacing w:before="200" w:after="200"/>
        <w:ind w:left="1440" w:hanging="720"/>
        <w:rPr>
          <w:color w:val="FF0000"/>
          <w:sz w:val="20"/>
          <w:szCs w:val="20"/>
        </w:rPr>
      </w:pPr>
      <w:sdt>
        <w:sdtPr>
          <w:tag w:val="goog_rdk_1321"/>
          <w:id w:val="1351090311"/>
        </w:sdtPr>
        <w:sdtContent>
          <w:ins w:id="1115" w:author="Ellett, Logan" w:date="2026-07-07T08:25:00Z">
            <w:r w:rsidRPr="00686BD5">
              <w:rPr>
                <w:color w:val="ED0000"/>
                <w:sz w:val="20"/>
                <w:szCs w:val="20"/>
              </w:rPr>
              <w:t>4.</w:t>
            </w:r>
            <w:r w:rsidRPr="00686BD5">
              <w:rPr>
                <w:color w:val="ED0000"/>
                <w:sz w:val="20"/>
                <w:szCs w:val="20"/>
              </w:rPr>
              <w:tab/>
              <w:t>All hazardous chemicals, tools, and other equipment, including, but not limited to, matches, paints, gasoline, sharp kitchen utensils, insecticides, cleaning materials, computer duster spray, and personal hygiene or other products containing more than five (5) percent alcohol content, must be inventoried and stored in a secured, locked area. All other household chemicals, tools, or other equipment must be secured out of reach of children/youth as dictated by the lowest level of functionality within the facility.</w:t>
            </w:r>
          </w:ins>
        </w:sdtContent>
      </w:sdt>
    </w:p>
    <w:p w14:paraId="00000266" w14:textId="77777777" w:rsidR="00C10BEC" w:rsidRDefault="00000000">
      <w:pPr>
        <w:spacing w:before="200" w:after="200"/>
        <w:ind w:left="1440" w:hanging="720"/>
        <w:rPr>
          <w:color w:val="FF0000"/>
          <w:sz w:val="20"/>
          <w:szCs w:val="20"/>
        </w:rPr>
      </w:pPr>
      <w:sdt>
        <w:sdtPr>
          <w:tag w:val="goog_rdk_1323"/>
          <w:id w:val="1869059267"/>
        </w:sdtPr>
        <w:sdtContent>
          <w:ins w:id="1116" w:author="Ellett, Logan" w:date="2026-07-07T08:29:00Z">
            <w:r w:rsidRPr="00686BD5">
              <w:rPr>
                <w:color w:val="ED0000"/>
                <w:sz w:val="20"/>
                <w:szCs w:val="20"/>
              </w:rPr>
              <w:t>5.</w:t>
            </w:r>
            <w:r w:rsidRPr="00686BD5">
              <w:rPr>
                <w:color w:val="ED0000"/>
                <w:sz w:val="20"/>
                <w:szCs w:val="20"/>
              </w:rPr>
              <w:tab/>
              <w:t>When a facility’s program description and admission criteria define their population and program as preparing for independent living within the next two (2) years, and the youth in the program are at least seventeen (17) years of age, the facility may provide limited amounts of household cleaners and laundry products accessible to youth to promote independent use of these products.</w:t>
            </w:r>
          </w:ins>
        </w:sdtContent>
      </w:sdt>
    </w:p>
    <w:p w14:paraId="00000267" w14:textId="77777777" w:rsidR="00C10BEC" w:rsidRDefault="00000000">
      <w:pPr>
        <w:spacing w:before="200" w:after="200"/>
        <w:ind w:left="1440" w:hanging="720"/>
        <w:rPr>
          <w:color w:val="FF0000"/>
          <w:sz w:val="20"/>
          <w:szCs w:val="20"/>
        </w:rPr>
      </w:pPr>
      <w:sdt>
        <w:sdtPr>
          <w:tag w:val="goog_rdk_1325"/>
          <w:id w:val="-2107824680"/>
        </w:sdtPr>
        <w:sdtContent>
          <w:ins w:id="1117" w:author="Ellett, Logan" w:date="2026-07-07T08:30:00Z">
            <w:r w:rsidRPr="00686BD5">
              <w:rPr>
                <w:color w:val="ED0000"/>
                <w:sz w:val="20"/>
                <w:szCs w:val="20"/>
              </w:rPr>
              <w:t>6.</w:t>
            </w:r>
            <w:r w:rsidRPr="00686BD5">
              <w:rPr>
                <w:color w:val="ED0000"/>
                <w:sz w:val="20"/>
                <w:szCs w:val="20"/>
              </w:rPr>
              <w:tab/>
              <w:t>Storage of gasoline, kerosene, fuel oil, and other flammable material must meet requirements of safety and fire codes. Indoor storage of such material is not permitted unless fire code standards are met.</w:t>
            </w:r>
          </w:ins>
        </w:sdtContent>
      </w:sdt>
    </w:p>
    <w:p w14:paraId="00000268" w14:textId="77777777" w:rsidR="00C10BEC" w:rsidRDefault="00000000">
      <w:pPr>
        <w:spacing w:before="200" w:after="200"/>
        <w:ind w:left="1440" w:hanging="720"/>
        <w:rPr>
          <w:color w:val="FF0000"/>
          <w:sz w:val="20"/>
          <w:szCs w:val="20"/>
        </w:rPr>
      </w:pPr>
      <w:sdt>
        <w:sdtPr>
          <w:tag w:val="goog_rdk_1327"/>
          <w:id w:val="-1651353011"/>
        </w:sdtPr>
        <w:sdtContent>
          <w:ins w:id="1118" w:author="Ellett, Logan" w:date="2026-07-07T08:31:00Z">
            <w:r w:rsidRPr="00686BD5">
              <w:rPr>
                <w:color w:val="ED0000"/>
                <w:sz w:val="20"/>
                <w:szCs w:val="20"/>
              </w:rPr>
              <w:t>7.</w:t>
            </w:r>
            <w:r w:rsidRPr="00686BD5">
              <w:rPr>
                <w:color w:val="ED0000"/>
                <w:sz w:val="20"/>
                <w:szCs w:val="20"/>
              </w:rPr>
              <w:tab/>
              <w:t>Storage must not be permitted around water heaters and furnaces.</w:t>
            </w:r>
          </w:ins>
        </w:sdtContent>
      </w:sdt>
    </w:p>
    <w:p w14:paraId="00000269" w14:textId="77777777" w:rsidR="00C10BEC" w:rsidRDefault="00000000">
      <w:pPr>
        <w:spacing w:before="200" w:after="200"/>
        <w:ind w:left="720" w:hanging="720"/>
        <w:rPr>
          <w:color w:val="FF0000"/>
          <w:sz w:val="20"/>
          <w:szCs w:val="20"/>
        </w:rPr>
      </w:pPr>
      <w:sdt>
        <w:sdtPr>
          <w:tag w:val="goog_rdk_1329"/>
          <w:id w:val="1083932710"/>
        </w:sdtPr>
        <w:sdtContent>
          <w:ins w:id="1119" w:author="Ellett, Logan" w:date="2026-07-07T08:31:00Z">
            <w:r w:rsidRPr="00686BD5">
              <w:rPr>
                <w:color w:val="ED0000"/>
                <w:sz w:val="20"/>
                <w:szCs w:val="20"/>
              </w:rPr>
              <w:t>C.</w:t>
            </w:r>
            <w:r w:rsidRPr="00686BD5">
              <w:rPr>
                <w:color w:val="ED0000"/>
                <w:sz w:val="20"/>
                <w:szCs w:val="20"/>
              </w:rPr>
              <w:tab/>
              <w:t>Exits</w:t>
            </w:r>
          </w:ins>
        </w:sdtContent>
      </w:sdt>
    </w:p>
    <w:p w14:paraId="0000026A" w14:textId="39D472D4" w:rsidR="00C10BEC" w:rsidRDefault="00000000">
      <w:pPr>
        <w:spacing w:before="200" w:after="200"/>
        <w:ind w:left="1440" w:hanging="720"/>
        <w:rPr>
          <w:color w:val="FF0000"/>
          <w:sz w:val="20"/>
          <w:szCs w:val="20"/>
        </w:rPr>
      </w:pPr>
      <w:sdt>
        <w:sdtPr>
          <w:tag w:val="goog_rdk_1331"/>
          <w:id w:val="-2103364908"/>
        </w:sdtPr>
        <w:sdtContent>
          <w:ins w:id="1120" w:author="Ellett, Logan" w:date="2026-07-07T08:31:00Z">
            <w:r w:rsidRPr="00686BD5">
              <w:rPr>
                <w:color w:val="ED0000"/>
                <w:sz w:val="20"/>
                <w:szCs w:val="20"/>
              </w:rPr>
              <w:t>1.</w:t>
            </w:r>
            <w:r w:rsidRPr="00686BD5">
              <w:rPr>
                <w:color w:val="ED0000"/>
                <w:sz w:val="20"/>
                <w:szCs w:val="20"/>
              </w:rPr>
              <w:tab/>
              <w:t>Every building or structure must be provided with a minimum of two (2) exits sufficient to permit the prompt escape of occupants from the building and away from the premises in case of fire or other emergency.</w:t>
            </w:r>
          </w:ins>
        </w:sdtContent>
      </w:sdt>
      <w:r>
        <w:rPr>
          <w:color w:val="FF0000"/>
          <w:sz w:val="20"/>
          <w:szCs w:val="20"/>
        </w:rPr>
        <w:t xml:space="preserve"> </w:t>
      </w:r>
      <w:sdt>
        <w:sdtPr>
          <w:tag w:val="goog_rdk_1332"/>
          <w:id w:val="-1416402975"/>
        </w:sdtPr>
        <w:sdtContent>
          <w:ins w:id="1121" w:author="Ellett, Logan" w:date="2026-07-07T12:59:00Z">
            <w:r w:rsidRPr="00686BD5">
              <w:rPr>
                <w:color w:val="ED0000"/>
                <w:sz w:val="20"/>
                <w:szCs w:val="20"/>
              </w:rPr>
              <w:t>Additional safeguards must be provided for life safety in case any single safeguard is ineffective due to some human or mechanical failure. The facility must comply with all accommodations required in the Americans with Disabilities Act (ADA) 42 U.S.C. Section 12101 through Section 1221</w:t>
            </w:r>
          </w:ins>
          <w:ins w:id="1122" w:author="Ellett, Logan" w:date="2026-09-01T05:47:00Z" w16du:dateUtc="2026-09-01T11:47:00Z">
            <w:r w:rsidR="00423108" w:rsidRPr="00686BD5">
              <w:rPr>
                <w:color w:val="ED0000"/>
                <w:sz w:val="20"/>
                <w:szCs w:val="20"/>
              </w:rPr>
              <w:t>3</w:t>
            </w:r>
          </w:ins>
          <w:ins w:id="1123" w:author="Ellett, Logan" w:date="2026-07-07T12:59:00Z">
            <w:r w:rsidRPr="00686BD5">
              <w:rPr>
                <w:color w:val="ED0000"/>
                <w:sz w:val="20"/>
                <w:szCs w:val="20"/>
              </w:rPr>
              <w:t xml:space="preserve"> (2024), and its implementing regulation 29 C.F.R. Part 1630 (2025), as incorporated by reference in Section 7.701.14, if applicable.</w:t>
            </w:r>
          </w:ins>
        </w:sdtContent>
      </w:sdt>
    </w:p>
    <w:p w14:paraId="0000026B" w14:textId="77777777" w:rsidR="00C10BEC" w:rsidRDefault="00000000">
      <w:pPr>
        <w:spacing w:before="200" w:after="200"/>
        <w:ind w:left="1440" w:hanging="720"/>
        <w:rPr>
          <w:color w:val="FF0000"/>
          <w:sz w:val="20"/>
          <w:szCs w:val="20"/>
        </w:rPr>
      </w:pPr>
      <w:sdt>
        <w:sdtPr>
          <w:tag w:val="goog_rdk_1334"/>
          <w:id w:val="-1751874489"/>
        </w:sdtPr>
        <w:sdtContent>
          <w:ins w:id="1124" w:author="Ellett, Logan" w:date="2026-07-07T13:00:00Z">
            <w:r w:rsidRPr="00686BD5">
              <w:rPr>
                <w:color w:val="ED0000"/>
                <w:sz w:val="20"/>
                <w:szCs w:val="20"/>
              </w:rPr>
              <w:t>2.</w:t>
            </w:r>
            <w:r w:rsidRPr="00686BD5">
              <w:rPr>
                <w:color w:val="ED0000"/>
                <w:sz w:val="20"/>
                <w:szCs w:val="20"/>
              </w:rPr>
              <w:tab/>
              <w:t>Each facility must have at least two (2) approved, alternate, remotely located means of egress from each floor of the building to safe and open space at ground level.</w:t>
            </w:r>
          </w:ins>
        </w:sdtContent>
      </w:sdt>
    </w:p>
    <w:p w14:paraId="0000026C" w14:textId="77777777" w:rsidR="00C10BEC" w:rsidRDefault="00000000">
      <w:pPr>
        <w:spacing w:before="200" w:after="200"/>
        <w:ind w:left="1440" w:hanging="720"/>
        <w:rPr>
          <w:color w:val="FF0000"/>
          <w:sz w:val="20"/>
          <w:szCs w:val="20"/>
        </w:rPr>
      </w:pPr>
      <w:sdt>
        <w:sdtPr>
          <w:tag w:val="goog_rdk_1336"/>
          <w:id w:val="-777517217"/>
        </w:sdtPr>
        <w:sdtContent>
          <w:ins w:id="1125" w:author="Ellett, Logan" w:date="2026-07-07T13:00:00Z">
            <w:r w:rsidRPr="00686BD5">
              <w:rPr>
                <w:color w:val="ED0000"/>
                <w:sz w:val="20"/>
                <w:szCs w:val="20"/>
              </w:rPr>
              <w:t>3.</w:t>
            </w:r>
            <w:r w:rsidRPr="00686BD5">
              <w:rPr>
                <w:color w:val="ED0000"/>
                <w:sz w:val="20"/>
                <w:szCs w:val="20"/>
              </w:rPr>
              <w:tab/>
              <w:t xml:space="preserve">Egress from each treatment space must be directly available without passage through another treatment space to the outside or to a common hallway leading to the outside. If a facility utilizes a vestibule or common hallway to move from one area to another, any </w:t>
            </w:r>
            <w:proofErr w:type="gramStart"/>
            <w:r w:rsidRPr="00686BD5">
              <w:rPr>
                <w:color w:val="ED0000"/>
                <w:sz w:val="20"/>
                <w:szCs w:val="20"/>
              </w:rPr>
              <w:t>doors</w:t>
            </w:r>
            <w:proofErr w:type="gramEnd"/>
            <w:r w:rsidRPr="00686BD5">
              <w:rPr>
                <w:color w:val="ED0000"/>
                <w:sz w:val="20"/>
                <w:szCs w:val="20"/>
              </w:rPr>
              <w:t xml:space="preserve"> blocking that vestibule must remain unlocked to allow for egress.</w:t>
            </w:r>
          </w:ins>
        </w:sdtContent>
      </w:sdt>
    </w:p>
    <w:sdt>
      <w:sdtPr>
        <w:tag w:val="goog_rdk_1339"/>
        <w:id w:val="1054727389"/>
      </w:sdtPr>
      <w:sdtContent>
        <w:p w14:paraId="0000026D" w14:textId="77777777" w:rsidR="00C10BEC" w:rsidRDefault="00000000">
          <w:pPr>
            <w:spacing w:before="200" w:after="200"/>
            <w:ind w:left="1440" w:hanging="720"/>
            <w:rPr>
              <w:ins w:id="1126" w:author="Ellett, Logan" w:date="2026-07-07T13:01:00Z"/>
              <w:color w:val="FF0000"/>
              <w:sz w:val="20"/>
              <w:szCs w:val="20"/>
            </w:rPr>
          </w:pPr>
          <w:sdt>
            <w:sdtPr>
              <w:tag w:val="goog_rdk_1338"/>
              <w:id w:val="-110625451"/>
            </w:sdtPr>
            <w:sdtContent>
              <w:ins w:id="1127" w:author="Ellett, Logan" w:date="2026-07-07T13:01:00Z">
                <w:r w:rsidRPr="00686BD5">
                  <w:rPr>
                    <w:color w:val="ED0000"/>
                    <w:sz w:val="20"/>
                    <w:szCs w:val="20"/>
                  </w:rPr>
                  <w:t>4.</w:t>
                </w:r>
                <w:r w:rsidRPr="00686BD5">
                  <w:rPr>
                    <w:color w:val="ED0000"/>
                    <w:sz w:val="20"/>
                    <w:szCs w:val="20"/>
                  </w:rPr>
                  <w:tab/>
                  <w:t>In day treatment facilities, time-delay, panic hardware utilizing no more than thirty (30) second delays before release may be installed on the one (1) approved exit door on each floor of the facility, provided that such time-delay, panic hardware is approved by the fire department having jurisdiction over the facility.</w:t>
                </w:r>
              </w:ins>
            </w:sdtContent>
          </w:sdt>
        </w:p>
      </w:sdtContent>
    </w:sdt>
    <w:p w14:paraId="0000026E" w14:textId="77777777" w:rsidR="00C10BEC" w:rsidRDefault="00000000">
      <w:pPr>
        <w:spacing w:before="200" w:after="200"/>
        <w:ind w:left="1440"/>
        <w:rPr>
          <w:color w:val="FF0000"/>
          <w:sz w:val="20"/>
          <w:szCs w:val="20"/>
        </w:rPr>
      </w:pPr>
      <w:sdt>
        <w:sdtPr>
          <w:tag w:val="goog_rdk_1340"/>
          <w:id w:val="-796608473"/>
        </w:sdtPr>
        <w:sdtContent>
          <w:ins w:id="1128" w:author="Ellett, Logan" w:date="2026-07-07T13:01:00Z">
            <w:r w:rsidRPr="00686BD5">
              <w:rPr>
                <w:color w:val="ED0000"/>
                <w:sz w:val="20"/>
                <w:szCs w:val="20"/>
              </w:rPr>
              <w:t xml:space="preserve">The one (1) approved exit door on each floor must be released and open automatically after no more than a thirty (30) delay without constant pressure being applied to the door and must remain open for at least fifteen (15) seconds. The one (1) approved exit door on each floor can neither automatically reset itself nor be reset from a central control panel for a period of at least fifteen (15) seconds after release. Magnetic locks in conjunction with time-delay panic hardware that meets these criteria are allowed. Delayed egress is only permitted in buildings set up with sprinkler systems, and the locks must be released upon activation of the fire system. </w:t>
            </w:r>
          </w:ins>
        </w:sdtContent>
      </w:sdt>
    </w:p>
    <w:p w14:paraId="0000026F" w14:textId="77777777" w:rsidR="00C10BEC" w:rsidRDefault="00000000">
      <w:pPr>
        <w:spacing w:before="200" w:after="200"/>
        <w:ind w:left="1440" w:hanging="720"/>
        <w:rPr>
          <w:color w:val="FF0000"/>
          <w:sz w:val="20"/>
          <w:szCs w:val="20"/>
        </w:rPr>
      </w:pPr>
      <w:sdt>
        <w:sdtPr>
          <w:tag w:val="goog_rdk_1342"/>
          <w:id w:val="1196342966"/>
        </w:sdtPr>
        <w:sdtContent>
          <w:ins w:id="1129" w:author="Ellett, Logan" w:date="2026-07-08T10:12:00Z">
            <w:r w:rsidRPr="00686BD5">
              <w:rPr>
                <w:color w:val="ED0000"/>
                <w:sz w:val="20"/>
                <w:szCs w:val="20"/>
              </w:rPr>
              <w:t>5.</w:t>
            </w:r>
            <w:r w:rsidRPr="00686BD5">
              <w:rPr>
                <w:color w:val="ED0000"/>
                <w:sz w:val="20"/>
                <w:szCs w:val="20"/>
              </w:rPr>
              <w:tab/>
              <w:t>In every building or structure, exits must be so arranged and maintained as to always provide free and unobstructed egress from all parts of the building or structure when it is occupied. No lock or fastening to prevent free escape from the inside of any room or building can be installed. All exit doors must be equipped with single-action hardware only.</w:t>
            </w:r>
          </w:ins>
        </w:sdtContent>
      </w:sdt>
    </w:p>
    <w:p w14:paraId="00000270" w14:textId="77777777" w:rsidR="00C10BEC" w:rsidRDefault="00000000">
      <w:pPr>
        <w:spacing w:before="200" w:after="200"/>
        <w:ind w:left="1440" w:hanging="720"/>
        <w:rPr>
          <w:color w:val="FF0000"/>
          <w:sz w:val="20"/>
          <w:szCs w:val="20"/>
        </w:rPr>
      </w:pPr>
      <w:sdt>
        <w:sdtPr>
          <w:tag w:val="goog_rdk_1344"/>
          <w:id w:val="1496914282"/>
        </w:sdtPr>
        <w:sdtContent>
          <w:ins w:id="1130" w:author="Ellett, Logan" w:date="2026-07-08T10:17:00Z">
            <w:r w:rsidRPr="00686BD5">
              <w:rPr>
                <w:color w:val="ED0000"/>
                <w:sz w:val="20"/>
                <w:szCs w:val="20"/>
              </w:rPr>
              <w:t>6.</w:t>
            </w:r>
            <w:r w:rsidRPr="00686BD5">
              <w:rPr>
                <w:color w:val="ED0000"/>
                <w:sz w:val="20"/>
                <w:szCs w:val="20"/>
              </w:rPr>
              <w:tab/>
              <w:t xml:space="preserve">Every exit must be clearly visible, or the route to reach it must be conspicuously indicated in such a manner that every occupant of every building or structure who is physically and </w:t>
            </w:r>
            <w:r w:rsidRPr="00686BD5">
              <w:rPr>
                <w:color w:val="ED0000"/>
                <w:sz w:val="20"/>
                <w:szCs w:val="20"/>
              </w:rPr>
              <w:lastRenderedPageBreak/>
              <w:t>mentally capable will know the direction of escape at any point. Each path of escape must be so arranged or marked that the way to a place of safety outside is unmistakable.</w:t>
            </w:r>
          </w:ins>
        </w:sdtContent>
      </w:sdt>
    </w:p>
    <w:p w14:paraId="00000271" w14:textId="77777777" w:rsidR="00C10BEC" w:rsidRDefault="00000000">
      <w:pPr>
        <w:spacing w:before="200" w:after="200"/>
        <w:ind w:left="1440" w:hanging="720"/>
        <w:rPr>
          <w:color w:val="FF0000"/>
          <w:sz w:val="20"/>
          <w:szCs w:val="20"/>
        </w:rPr>
      </w:pPr>
      <w:sdt>
        <w:sdtPr>
          <w:tag w:val="goog_rdk_1346"/>
          <w:id w:val="944324060"/>
        </w:sdtPr>
        <w:sdtContent>
          <w:ins w:id="1131" w:author="Ellett, Logan" w:date="2026-07-08T10:20:00Z">
            <w:r w:rsidRPr="00686BD5">
              <w:rPr>
                <w:color w:val="ED0000"/>
                <w:sz w:val="20"/>
                <w:szCs w:val="20"/>
              </w:rPr>
              <w:t>7.</w:t>
            </w:r>
            <w:r w:rsidRPr="00686BD5">
              <w:rPr>
                <w:color w:val="ED0000"/>
                <w:sz w:val="20"/>
                <w:szCs w:val="20"/>
              </w:rPr>
              <w:tab/>
              <w:t>In every building or structure, adequate and reliable illumination must be provided for all exit facilities. Lighting must be tested monthly and maintained.</w:t>
            </w:r>
          </w:ins>
        </w:sdtContent>
      </w:sdt>
    </w:p>
    <w:p w14:paraId="00000272" w14:textId="77777777" w:rsidR="00C10BEC" w:rsidRDefault="00000000">
      <w:pPr>
        <w:spacing w:before="200" w:after="200"/>
        <w:ind w:left="1440" w:hanging="720"/>
        <w:rPr>
          <w:color w:val="FF0000"/>
          <w:sz w:val="20"/>
          <w:szCs w:val="20"/>
        </w:rPr>
      </w:pPr>
      <w:sdt>
        <w:sdtPr>
          <w:tag w:val="goog_rdk_1348"/>
          <w:id w:val="1389739629"/>
        </w:sdtPr>
        <w:sdtContent>
          <w:ins w:id="1132" w:author="Ellett, Logan" w:date="2026-07-08T10:20:00Z">
            <w:r w:rsidRPr="00686BD5">
              <w:rPr>
                <w:color w:val="ED0000"/>
                <w:sz w:val="20"/>
                <w:szCs w:val="20"/>
              </w:rPr>
              <w:t>8.</w:t>
            </w:r>
            <w:r w:rsidRPr="00686BD5">
              <w:rPr>
                <w:color w:val="ED0000"/>
                <w:sz w:val="20"/>
                <w:szCs w:val="20"/>
              </w:rPr>
              <w:tab/>
              <w:t>Every building or structure must be so constructed, arranged, equipped, maintained, and operated as to avoid undue danger to the lives and safety of its occupants from fire, smoke, fumes, or resulting panic during the period reasonably necessary for escape from the building or structure in case of fire or other emergency.</w:t>
            </w:r>
          </w:ins>
        </w:sdtContent>
      </w:sdt>
    </w:p>
    <w:p w14:paraId="00000273" w14:textId="77777777" w:rsidR="00C10BEC" w:rsidRDefault="00000000">
      <w:pPr>
        <w:spacing w:before="200" w:after="200"/>
        <w:ind w:left="1440" w:hanging="720"/>
        <w:rPr>
          <w:color w:val="FF0000"/>
          <w:sz w:val="20"/>
          <w:szCs w:val="20"/>
        </w:rPr>
      </w:pPr>
      <w:sdt>
        <w:sdtPr>
          <w:tag w:val="goog_rdk_1350"/>
          <w:id w:val="943821316"/>
        </w:sdtPr>
        <w:sdtContent>
          <w:ins w:id="1133" w:author="Ellett, Logan" w:date="2026-07-08T10:21:00Z">
            <w:r w:rsidRPr="00686BD5">
              <w:rPr>
                <w:color w:val="ED0000"/>
                <w:sz w:val="20"/>
                <w:szCs w:val="20"/>
              </w:rPr>
              <w:t>9.</w:t>
            </w:r>
            <w:r w:rsidRPr="00686BD5">
              <w:rPr>
                <w:color w:val="ED0000"/>
                <w:sz w:val="20"/>
                <w:szCs w:val="20"/>
              </w:rPr>
              <w:tab/>
              <w:t xml:space="preserve">Compliance with this rule must not be construed as eliminating or reducing the necessity for other provisions for safety of </w:t>
            </w:r>
            <w:proofErr w:type="gramStart"/>
            <w:r w:rsidRPr="00686BD5">
              <w:rPr>
                <w:color w:val="ED0000"/>
                <w:sz w:val="20"/>
                <w:szCs w:val="20"/>
              </w:rPr>
              <w:t>persons</w:t>
            </w:r>
            <w:proofErr w:type="gramEnd"/>
            <w:r w:rsidRPr="00686BD5">
              <w:rPr>
                <w:color w:val="ED0000"/>
                <w:sz w:val="20"/>
                <w:szCs w:val="20"/>
              </w:rPr>
              <w:t xml:space="preserve"> using a structure under normal occupancy conditions, nor shall any provision of this rule be construed as requiring or permitting any condition that may be hazardous under normal occupancy conditions.</w:t>
            </w:r>
          </w:ins>
        </w:sdtContent>
      </w:sdt>
    </w:p>
    <w:p w14:paraId="00000274" w14:textId="77777777" w:rsidR="00C10BEC" w:rsidRDefault="00000000">
      <w:pPr>
        <w:spacing w:before="200" w:after="200"/>
        <w:ind w:left="1440" w:hanging="720"/>
        <w:rPr>
          <w:color w:val="FF0000"/>
          <w:sz w:val="20"/>
          <w:szCs w:val="20"/>
        </w:rPr>
      </w:pPr>
      <w:sdt>
        <w:sdtPr>
          <w:tag w:val="goog_rdk_1352"/>
          <w:id w:val="-718163502"/>
        </w:sdtPr>
        <w:sdtContent>
          <w:ins w:id="1134" w:author="Ellett, Logan" w:date="2026-07-08T10:23:00Z">
            <w:r w:rsidRPr="00686BD5">
              <w:rPr>
                <w:color w:val="ED0000"/>
                <w:sz w:val="20"/>
                <w:szCs w:val="20"/>
              </w:rPr>
              <w:t>10.</w:t>
            </w:r>
            <w:r w:rsidRPr="00686BD5">
              <w:rPr>
                <w:color w:val="ED0000"/>
                <w:sz w:val="20"/>
                <w:szCs w:val="20"/>
              </w:rPr>
              <w:tab/>
              <w:t xml:space="preserve">The local fire department must determine the adequacy of exits and other measures for life safety in accordance with the requirements of the International Building Codes and the National Fire Protection Association codes. In cases of practical difficulty or unnecessary hardship, the local fire department may grant exceptions from the International Building Codes or the National Fire Protection Association codes, but only when </w:t>
            </w:r>
            <w:proofErr w:type="gramStart"/>
            <w:r w:rsidRPr="00686BD5">
              <w:rPr>
                <w:color w:val="ED0000"/>
                <w:sz w:val="20"/>
                <w:szCs w:val="20"/>
              </w:rPr>
              <w:t>it is clear that reasonable</w:t>
            </w:r>
            <w:proofErr w:type="gramEnd"/>
            <w:r w:rsidRPr="00686BD5">
              <w:rPr>
                <w:color w:val="ED0000"/>
                <w:sz w:val="20"/>
                <w:szCs w:val="20"/>
              </w:rPr>
              <w:t xml:space="preserve"> safety is thereby secured.</w:t>
            </w:r>
          </w:ins>
        </w:sdtContent>
      </w:sdt>
    </w:p>
    <w:p w14:paraId="00000275" w14:textId="77777777" w:rsidR="00C10BEC" w:rsidRDefault="00000000">
      <w:pPr>
        <w:spacing w:before="200" w:after="200"/>
        <w:ind w:left="1440" w:hanging="720"/>
        <w:rPr>
          <w:color w:val="FF0000"/>
          <w:sz w:val="20"/>
          <w:szCs w:val="20"/>
        </w:rPr>
      </w:pPr>
      <w:sdt>
        <w:sdtPr>
          <w:tag w:val="goog_rdk_1354"/>
          <w:id w:val="2011443630"/>
        </w:sdtPr>
        <w:sdtContent>
          <w:ins w:id="1135" w:author="Ellett, Logan" w:date="2026-07-08T10:24:00Z">
            <w:r w:rsidRPr="00686BD5">
              <w:rPr>
                <w:color w:val="ED0000"/>
                <w:sz w:val="20"/>
                <w:szCs w:val="20"/>
              </w:rPr>
              <w:t>11.</w:t>
            </w:r>
            <w:r w:rsidRPr="00686BD5">
              <w:rPr>
                <w:color w:val="ED0000"/>
                <w:sz w:val="20"/>
                <w:szCs w:val="20"/>
              </w:rPr>
              <w:tab/>
              <w:t>All fencing around the perimeter of the property, if applicable, must have at least one (1) exit gate, and the gate(s) must always remain unlocked to allow unobstructed egress from the facility and grounds in case of emergency. The gate must be clearly marked and accessible.</w:t>
            </w:r>
          </w:ins>
        </w:sdtContent>
      </w:sdt>
    </w:p>
    <w:p w14:paraId="00000276" w14:textId="77777777" w:rsidR="00C10BEC" w:rsidRDefault="00000000">
      <w:pPr>
        <w:spacing w:before="200" w:after="200"/>
        <w:ind w:left="720" w:hanging="720"/>
        <w:rPr>
          <w:color w:val="FF0000"/>
          <w:sz w:val="20"/>
          <w:szCs w:val="20"/>
        </w:rPr>
      </w:pPr>
      <w:sdt>
        <w:sdtPr>
          <w:tag w:val="goog_rdk_1356"/>
          <w:id w:val="1310602748"/>
        </w:sdtPr>
        <w:sdtContent>
          <w:ins w:id="1136" w:author="Ellett, Logan" w:date="2026-07-08T10:25:00Z">
            <w:r w:rsidRPr="00686BD5">
              <w:rPr>
                <w:color w:val="ED0000"/>
                <w:sz w:val="20"/>
                <w:szCs w:val="20"/>
              </w:rPr>
              <w:t>D.</w:t>
            </w:r>
            <w:r w:rsidRPr="00686BD5">
              <w:rPr>
                <w:color w:val="ED0000"/>
                <w:sz w:val="20"/>
                <w:szCs w:val="20"/>
              </w:rPr>
              <w:tab/>
              <w:t>Electrical equipment</w:t>
            </w:r>
          </w:ins>
        </w:sdtContent>
      </w:sdt>
    </w:p>
    <w:p w14:paraId="00000277" w14:textId="77777777" w:rsidR="00C10BEC" w:rsidRDefault="00000000">
      <w:pPr>
        <w:spacing w:before="200" w:after="200"/>
        <w:ind w:left="1440" w:hanging="720"/>
        <w:rPr>
          <w:color w:val="FF0000"/>
          <w:sz w:val="20"/>
          <w:szCs w:val="20"/>
        </w:rPr>
      </w:pPr>
      <w:sdt>
        <w:sdtPr>
          <w:tag w:val="goog_rdk_1358"/>
          <w:id w:val="-442995335"/>
        </w:sdtPr>
        <w:sdtContent>
          <w:ins w:id="1137" w:author="Ellett, Logan" w:date="2026-07-08T10:26:00Z">
            <w:r w:rsidRPr="00686BD5">
              <w:rPr>
                <w:color w:val="ED0000"/>
                <w:sz w:val="20"/>
                <w:szCs w:val="20"/>
              </w:rPr>
              <w:t>1.</w:t>
            </w:r>
            <w:r w:rsidRPr="00686BD5">
              <w:rPr>
                <w:color w:val="ED0000"/>
                <w:sz w:val="20"/>
                <w:szCs w:val="20"/>
              </w:rPr>
              <w:tab/>
              <w:t>Electrical wiring systems in all buildings must conform to the requirements of the state electrical board. Electrical appliances must be examined frequently for worn or otherwise defective wiring.</w:t>
            </w:r>
          </w:ins>
        </w:sdtContent>
      </w:sdt>
    </w:p>
    <w:p w14:paraId="00000278" w14:textId="77777777" w:rsidR="00C10BEC" w:rsidRDefault="00000000">
      <w:pPr>
        <w:spacing w:before="200" w:after="200"/>
        <w:ind w:left="1440" w:hanging="720"/>
        <w:rPr>
          <w:color w:val="FF0000"/>
          <w:sz w:val="20"/>
          <w:szCs w:val="20"/>
        </w:rPr>
      </w:pPr>
      <w:sdt>
        <w:sdtPr>
          <w:tag w:val="goog_rdk_1360"/>
          <w:id w:val="-332927370"/>
        </w:sdtPr>
        <w:sdtContent>
          <w:ins w:id="1138" w:author="Ellett, Logan" w:date="2026-07-08T10:26:00Z">
            <w:r w:rsidRPr="00686BD5">
              <w:rPr>
                <w:color w:val="ED0000"/>
                <w:sz w:val="20"/>
                <w:szCs w:val="20"/>
              </w:rPr>
              <w:t>2.</w:t>
            </w:r>
            <w:r w:rsidRPr="00686BD5">
              <w:rPr>
                <w:color w:val="ED0000"/>
                <w:sz w:val="20"/>
                <w:szCs w:val="20"/>
              </w:rPr>
              <w:tab/>
              <w:t>No more than one (1) extension cord or power strip may be connected between an electrical appliance and the wall outlet.</w:t>
            </w:r>
          </w:ins>
        </w:sdtContent>
      </w:sdt>
    </w:p>
    <w:p w14:paraId="00000279" w14:textId="77777777" w:rsidR="00C10BEC" w:rsidRDefault="00000000">
      <w:pPr>
        <w:spacing w:before="200" w:after="200"/>
        <w:ind w:left="720" w:hanging="720"/>
        <w:rPr>
          <w:color w:val="FF0000"/>
          <w:sz w:val="20"/>
          <w:szCs w:val="20"/>
        </w:rPr>
      </w:pPr>
      <w:sdt>
        <w:sdtPr>
          <w:tag w:val="goog_rdk_1362"/>
          <w:id w:val="1750835588"/>
        </w:sdtPr>
        <w:sdtContent>
          <w:ins w:id="1139" w:author="Ellett, Logan" w:date="2026-07-08T10:27:00Z">
            <w:r w:rsidRPr="00686BD5">
              <w:rPr>
                <w:color w:val="ED0000"/>
                <w:sz w:val="20"/>
                <w:szCs w:val="20"/>
              </w:rPr>
              <w:t>E.</w:t>
            </w:r>
            <w:r w:rsidRPr="00686BD5">
              <w:rPr>
                <w:color w:val="ED0000"/>
                <w:sz w:val="20"/>
                <w:szCs w:val="20"/>
              </w:rPr>
              <w:tab/>
              <w:t>General safety practices</w:t>
            </w:r>
          </w:ins>
        </w:sdtContent>
      </w:sdt>
    </w:p>
    <w:p w14:paraId="0000027A" w14:textId="77777777" w:rsidR="00C10BEC" w:rsidRDefault="00000000">
      <w:pPr>
        <w:spacing w:before="200" w:after="200"/>
        <w:ind w:left="1440" w:hanging="720"/>
        <w:rPr>
          <w:color w:val="FF0000"/>
          <w:sz w:val="20"/>
          <w:szCs w:val="20"/>
        </w:rPr>
      </w:pPr>
      <w:sdt>
        <w:sdtPr>
          <w:tag w:val="goog_rdk_1364"/>
          <w:id w:val="-1272670202"/>
        </w:sdtPr>
        <w:sdtContent>
          <w:ins w:id="1140" w:author="Ellett, Logan" w:date="2026-07-08T10:27:00Z">
            <w:r w:rsidRPr="00686BD5">
              <w:rPr>
                <w:color w:val="ED0000"/>
                <w:sz w:val="20"/>
                <w:szCs w:val="20"/>
              </w:rPr>
              <w:t>1.</w:t>
            </w:r>
            <w:r w:rsidRPr="00686BD5">
              <w:rPr>
                <w:color w:val="ED0000"/>
                <w:sz w:val="20"/>
                <w:szCs w:val="20"/>
              </w:rPr>
              <w:tab/>
              <w:t>A facility must immediately notify the responsible emergency agency or department of a fire or other disaster which might endanger children/youth or require their removal for reasons of health or safety. The Department must be immediately notified of a fire or other disaster in accordance with reporting requirements outlined in Section 7.701.52.</w:t>
            </w:r>
          </w:ins>
        </w:sdtContent>
      </w:sdt>
    </w:p>
    <w:p w14:paraId="0000027B" w14:textId="77777777" w:rsidR="00C10BEC" w:rsidRDefault="00000000">
      <w:pPr>
        <w:spacing w:before="200" w:after="200"/>
        <w:ind w:left="1440" w:hanging="720"/>
        <w:rPr>
          <w:color w:val="FF0000"/>
          <w:sz w:val="20"/>
          <w:szCs w:val="20"/>
        </w:rPr>
      </w:pPr>
      <w:sdt>
        <w:sdtPr>
          <w:tag w:val="goog_rdk_1366"/>
          <w:id w:val="463599164"/>
        </w:sdtPr>
        <w:sdtContent>
          <w:ins w:id="1141" w:author="Ellett, Logan" w:date="2026-07-08T10:28:00Z">
            <w:r w:rsidRPr="00686BD5">
              <w:rPr>
                <w:color w:val="ED0000"/>
                <w:sz w:val="20"/>
                <w:szCs w:val="20"/>
              </w:rPr>
              <w:t>2.</w:t>
            </w:r>
            <w:r w:rsidRPr="00686BD5">
              <w:rPr>
                <w:color w:val="ED0000"/>
                <w:sz w:val="20"/>
                <w:szCs w:val="20"/>
              </w:rPr>
              <w:tab/>
              <w:t>Security guards patrolling the grounds and structures of the facility, whether employed by the facility or by a security service under contract to the facility, must not be permitted to be in possession of any firearm, taser, knives, or chemical weapons on the grounds or within the structures of the facility, if applicable.</w:t>
            </w:r>
          </w:ins>
        </w:sdtContent>
      </w:sdt>
    </w:p>
    <w:p w14:paraId="0000027C" w14:textId="77777777" w:rsidR="00C10BEC" w:rsidRDefault="00000000">
      <w:pPr>
        <w:spacing w:before="200" w:after="200"/>
        <w:ind w:left="1440" w:hanging="720"/>
        <w:rPr>
          <w:color w:val="FF0000"/>
          <w:sz w:val="20"/>
          <w:szCs w:val="20"/>
        </w:rPr>
      </w:pPr>
      <w:sdt>
        <w:sdtPr>
          <w:tag w:val="goog_rdk_1368"/>
          <w:id w:val="2022658552"/>
        </w:sdtPr>
        <w:sdtContent>
          <w:ins w:id="1142" w:author="Ellett, Logan" w:date="2026-07-08T10:29:00Z">
            <w:r w:rsidRPr="00686BD5">
              <w:rPr>
                <w:color w:val="ED0000"/>
                <w:sz w:val="20"/>
                <w:szCs w:val="20"/>
              </w:rPr>
              <w:t>3.</w:t>
            </w:r>
            <w:r w:rsidRPr="00686BD5">
              <w:rPr>
                <w:color w:val="ED0000"/>
                <w:sz w:val="20"/>
                <w:szCs w:val="20"/>
              </w:rPr>
              <w:tab/>
              <w:t>Porches, elevated walkways, and elevated play areas within a day treatment facility must have barriers to prevent falls.</w:t>
            </w:r>
          </w:ins>
        </w:sdtContent>
      </w:sdt>
    </w:p>
    <w:p w14:paraId="0000027D" w14:textId="77777777" w:rsidR="00C10BEC" w:rsidRDefault="00000000">
      <w:pPr>
        <w:spacing w:before="200" w:after="200"/>
        <w:ind w:left="1440" w:hanging="720"/>
        <w:rPr>
          <w:color w:val="FF0000"/>
          <w:sz w:val="20"/>
          <w:szCs w:val="20"/>
        </w:rPr>
      </w:pPr>
      <w:sdt>
        <w:sdtPr>
          <w:tag w:val="goog_rdk_1370"/>
          <w:id w:val="-245453071"/>
        </w:sdtPr>
        <w:sdtContent>
          <w:ins w:id="1143" w:author="Ellett, Logan" w:date="2026-07-08T10:29:00Z">
            <w:r w:rsidRPr="00686BD5">
              <w:rPr>
                <w:color w:val="ED0000"/>
                <w:sz w:val="20"/>
                <w:szCs w:val="20"/>
              </w:rPr>
              <w:t>4.</w:t>
            </w:r>
            <w:r w:rsidRPr="00686BD5">
              <w:rPr>
                <w:color w:val="ED0000"/>
                <w:sz w:val="20"/>
                <w:szCs w:val="20"/>
              </w:rPr>
              <w:tab/>
              <w:t xml:space="preserve">Power-driven equipment used by a facility must be kept </w:t>
            </w:r>
            <w:proofErr w:type="gramStart"/>
            <w:r w:rsidRPr="00686BD5">
              <w:rPr>
                <w:color w:val="ED0000"/>
                <w:sz w:val="20"/>
                <w:szCs w:val="20"/>
              </w:rPr>
              <w:t>in safe and</w:t>
            </w:r>
            <w:proofErr w:type="gramEnd"/>
            <w:r w:rsidRPr="00686BD5">
              <w:rPr>
                <w:color w:val="ED0000"/>
                <w:sz w:val="20"/>
                <w:szCs w:val="20"/>
              </w:rPr>
              <w:t xml:space="preserve"> good repair. Such equipment must be used by children/</w:t>
            </w:r>
            <w:proofErr w:type="gramStart"/>
            <w:r w:rsidRPr="00686BD5">
              <w:rPr>
                <w:color w:val="ED0000"/>
                <w:sz w:val="20"/>
                <w:szCs w:val="20"/>
              </w:rPr>
              <w:t>youth</w:t>
            </w:r>
            <w:proofErr w:type="gramEnd"/>
            <w:r w:rsidRPr="00686BD5">
              <w:rPr>
                <w:color w:val="ED0000"/>
                <w:sz w:val="20"/>
                <w:szCs w:val="20"/>
              </w:rPr>
              <w:t xml:space="preserve"> only under the direct supervision of a staff member and according to state law. The ignition keys for power-driven equipment and vehicles must be inventoried daily and stored in an area inaccessible to children/youth, if applicable.</w:t>
            </w:r>
          </w:ins>
        </w:sdtContent>
      </w:sdt>
    </w:p>
    <w:p w14:paraId="0000027E" w14:textId="77777777" w:rsidR="00C10BEC" w:rsidRDefault="00000000">
      <w:pPr>
        <w:spacing w:before="200" w:after="200"/>
        <w:ind w:left="1440" w:hanging="720"/>
        <w:rPr>
          <w:color w:val="FF0000"/>
          <w:sz w:val="20"/>
          <w:szCs w:val="20"/>
        </w:rPr>
      </w:pPr>
      <w:sdt>
        <w:sdtPr>
          <w:tag w:val="goog_rdk_1372"/>
          <w:id w:val="133526832"/>
        </w:sdtPr>
        <w:sdtContent>
          <w:ins w:id="1144" w:author="Ellett, Logan" w:date="2026-07-08T10:31:00Z">
            <w:r w:rsidRPr="00686BD5">
              <w:rPr>
                <w:color w:val="ED0000"/>
                <w:sz w:val="20"/>
                <w:szCs w:val="20"/>
              </w:rPr>
              <w:t>5.</w:t>
            </w:r>
            <w:r w:rsidRPr="00686BD5">
              <w:rPr>
                <w:color w:val="ED0000"/>
                <w:sz w:val="20"/>
                <w:szCs w:val="20"/>
              </w:rPr>
              <w:tab/>
              <w:t>Staff and children/youth must be trained to report fires and other emergencies appropriately. Staff must be trained in fire prevention, including proper utilization of fire extinguishers and proper storage of combustibles in proximity to ignition sources.</w:t>
            </w:r>
          </w:ins>
        </w:sdtContent>
      </w:sdt>
    </w:p>
    <w:p w14:paraId="0000027F" w14:textId="77777777" w:rsidR="00C10BEC" w:rsidRDefault="00000000">
      <w:pPr>
        <w:spacing w:before="200" w:after="200"/>
        <w:ind w:left="1440" w:hanging="720"/>
        <w:rPr>
          <w:color w:val="FF0000"/>
          <w:sz w:val="20"/>
          <w:szCs w:val="20"/>
        </w:rPr>
      </w:pPr>
      <w:sdt>
        <w:sdtPr>
          <w:tag w:val="goog_rdk_1374"/>
          <w:id w:val="-510260046"/>
        </w:sdtPr>
        <w:sdtContent>
          <w:ins w:id="1145" w:author="Ellett, Logan" w:date="2026-07-08T10:32:00Z">
            <w:r w:rsidRPr="00686BD5">
              <w:rPr>
                <w:color w:val="ED0000"/>
                <w:sz w:val="20"/>
                <w:szCs w:val="20"/>
              </w:rPr>
              <w:t>6.</w:t>
            </w:r>
            <w:r w:rsidRPr="00686BD5">
              <w:rPr>
                <w:color w:val="ED0000"/>
                <w:sz w:val="20"/>
                <w:szCs w:val="20"/>
              </w:rPr>
              <w:tab/>
              <w:t>In every building or structure, fire alarm facilities must be provided to warn occupants of the existence of fire so that they may escape or to facilitate the orderly conduct of fire exit drills. Fire alarms must be maintained in accordance with the International Fire Code and manufacturer standards.</w:t>
            </w:r>
          </w:ins>
        </w:sdtContent>
      </w:sdt>
    </w:p>
    <w:p w14:paraId="00000280" w14:textId="77777777" w:rsidR="00C10BEC" w:rsidRDefault="00000000">
      <w:pPr>
        <w:spacing w:before="200" w:after="200"/>
        <w:ind w:left="1440" w:hanging="720"/>
        <w:rPr>
          <w:color w:val="FF0000"/>
          <w:sz w:val="20"/>
          <w:szCs w:val="20"/>
        </w:rPr>
      </w:pPr>
      <w:sdt>
        <w:sdtPr>
          <w:tag w:val="goog_rdk_1376"/>
          <w:id w:val="-1913258526"/>
        </w:sdtPr>
        <w:sdtContent>
          <w:ins w:id="1146" w:author="Ellett, Logan" w:date="2026-07-08T10:33:00Z">
            <w:r w:rsidRPr="00686BD5">
              <w:rPr>
                <w:color w:val="ED0000"/>
                <w:sz w:val="20"/>
                <w:szCs w:val="20"/>
              </w:rPr>
              <w:t>7.</w:t>
            </w:r>
            <w:r w:rsidRPr="00686BD5">
              <w:rPr>
                <w:color w:val="ED0000"/>
                <w:sz w:val="20"/>
                <w:szCs w:val="20"/>
              </w:rPr>
              <w:tab/>
              <w:t xml:space="preserve">Responsibility for the planning, conducting, evaluating, and </w:t>
            </w:r>
            <w:proofErr w:type="gramStart"/>
            <w:r w:rsidRPr="00686BD5">
              <w:rPr>
                <w:color w:val="ED0000"/>
                <w:sz w:val="20"/>
                <w:szCs w:val="20"/>
              </w:rPr>
              <w:t>documenting of</w:t>
            </w:r>
            <w:proofErr w:type="gramEnd"/>
            <w:r w:rsidRPr="00686BD5">
              <w:rPr>
                <w:color w:val="ED0000"/>
                <w:sz w:val="20"/>
                <w:szCs w:val="20"/>
              </w:rPr>
              <w:t xml:space="preserve"> fire drills must be assigned to an individual staff member.</w:t>
            </w:r>
          </w:ins>
        </w:sdtContent>
      </w:sdt>
    </w:p>
    <w:p w14:paraId="00000281" w14:textId="77777777" w:rsidR="00C10BEC" w:rsidRDefault="00000000">
      <w:pPr>
        <w:spacing w:before="200" w:after="200"/>
        <w:ind w:left="1440" w:hanging="720"/>
        <w:rPr>
          <w:color w:val="FF0000"/>
          <w:sz w:val="20"/>
          <w:szCs w:val="20"/>
        </w:rPr>
      </w:pPr>
      <w:sdt>
        <w:sdtPr>
          <w:tag w:val="goog_rdk_1378"/>
          <w:id w:val="-1726300957"/>
        </w:sdtPr>
        <w:sdtContent>
          <w:ins w:id="1147" w:author="Ellett, Logan" w:date="2026-07-08T10:33:00Z">
            <w:r w:rsidRPr="00686BD5">
              <w:rPr>
                <w:color w:val="ED0000"/>
                <w:sz w:val="20"/>
                <w:szCs w:val="20"/>
              </w:rPr>
              <w:t>8.</w:t>
            </w:r>
            <w:r w:rsidRPr="00686BD5">
              <w:rPr>
                <w:color w:val="ED0000"/>
                <w:sz w:val="20"/>
                <w:szCs w:val="20"/>
              </w:rPr>
              <w:tab/>
              <w:t>A facility must maintain active safety policies and procedures specific to Section 7.706.6.E, including investigation of any incidents and recommendations for prevention.</w:t>
            </w:r>
          </w:ins>
        </w:sdtContent>
      </w:sdt>
    </w:p>
    <w:p w14:paraId="00000282" w14:textId="77777777" w:rsidR="00C10BEC" w:rsidRDefault="00000000">
      <w:pPr>
        <w:spacing w:before="200" w:after="200"/>
        <w:ind w:left="1440" w:hanging="720"/>
        <w:rPr>
          <w:color w:val="FF0000"/>
          <w:sz w:val="20"/>
          <w:szCs w:val="20"/>
        </w:rPr>
      </w:pPr>
      <w:sdt>
        <w:sdtPr>
          <w:tag w:val="goog_rdk_1380"/>
          <w:id w:val="1351975777"/>
        </w:sdtPr>
        <w:sdtContent>
          <w:ins w:id="1148" w:author="Ellett, Logan" w:date="2026-07-08T10:33:00Z">
            <w:r w:rsidRPr="00686BD5">
              <w:rPr>
                <w:color w:val="ED0000"/>
                <w:sz w:val="20"/>
                <w:szCs w:val="20"/>
              </w:rPr>
              <w:t>9.</w:t>
            </w:r>
            <w:r w:rsidRPr="00686BD5">
              <w:rPr>
                <w:color w:val="ED0000"/>
                <w:sz w:val="20"/>
                <w:szCs w:val="20"/>
              </w:rPr>
              <w:tab/>
              <w:t>Smoking, including vaping, is prohibited in all areas of the licensed facility, including all buildings, vehicles, grounds, or areas otherwise owned or controlled by the facility as further outlined in Section 25-14-103.5, C.R.S.</w:t>
            </w:r>
          </w:ins>
        </w:sdtContent>
      </w:sdt>
    </w:p>
    <w:p w14:paraId="00000283" w14:textId="77777777" w:rsidR="00C10BEC" w:rsidRDefault="00000000">
      <w:pPr>
        <w:spacing w:before="200" w:after="200"/>
        <w:ind w:left="2160" w:hanging="720"/>
        <w:rPr>
          <w:color w:val="FF0000"/>
          <w:sz w:val="20"/>
          <w:szCs w:val="20"/>
        </w:rPr>
      </w:pPr>
      <w:sdt>
        <w:sdtPr>
          <w:tag w:val="goog_rdk_1382"/>
          <w:id w:val="1800985384"/>
        </w:sdtPr>
        <w:sdtContent>
          <w:ins w:id="1149" w:author="Ellett, Logan" w:date="2026-07-08T15:58:00Z">
            <w:r w:rsidRPr="00686BD5">
              <w:rPr>
                <w:color w:val="ED0000"/>
                <w:sz w:val="20"/>
                <w:szCs w:val="20"/>
              </w:rPr>
              <w:t>a.</w:t>
            </w:r>
            <w:r w:rsidRPr="00686BD5">
              <w:rPr>
                <w:color w:val="ED0000"/>
                <w:sz w:val="20"/>
                <w:szCs w:val="20"/>
              </w:rPr>
              <w:tab/>
              <w:t>Smoking, including vaping, is prohibited by children/youth, staff members, visitors, or other individuals at the facility, on the grounds of the facility, or in an offsite location in which the children/youth are transported or attending. Staff shall not use tobacco products with children/youth at the facility or off grounds.</w:t>
            </w:r>
          </w:ins>
        </w:sdtContent>
      </w:sdt>
    </w:p>
    <w:p w14:paraId="00000284" w14:textId="77777777" w:rsidR="00C10BEC" w:rsidRDefault="00000000">
      <w:pPr>
        <w:spacing w:before="200" w:after="200"/>
        <w:ind w:left="2160" w:hanging="720"/>
        <w:rPr>
          <w:color w:val="FF0000"/>
          <w:sz w:val="20"/>
          <w:szCs w:val="20"/>
        </w:rPr>
      </w:pPr>
      <w:sdt>
        <w:sdtPr>
          <w:tag w:val="goog_rdk_1384"/>
          <w:id w:val="-1444363907"/>
        </w:sdtPr>
        <w:sdtContent>
          <w:ins w:id="1150" w:author="Ellett, Logan" w:date="2026-07-08T15:58:00Z">
            <w:r w:rsidRPr="00686BD5">
              <w:rPr>
                <w:color w:val="ED0000"/>
                <w:sz w:val="20"/>
                <w:szCs w:val="20"/>
              </w:rPr>
              <w:t>b.</w:t>
            </w:r>
            <w:r w:rsidRPr="00686BD5">
              <w:rPr>
                <w:color w:val="ED0000"/>
                <w:sz w:val="20"/>
                <w:szCs w:val="20"/>
              </w:rPr>
              <w:tab/>
              <w:t>No tobacco or nicotine products will be stored by the facility for off ground use by children/youth.</w:t>
            </w:r>
          </w:ins>
        </w:sdtContent>
      </w:sdt>
      <w:r>
        <w:rPr>
          <w:color w:val="FF0000"/>
          <w:sz w:val="20"/>
          <w:szCs w:val="20"/>
        </w:rPr>
        <w:t xml:space="preserve"> </w:t>
      </w:r>
    </w:p>
    <w:p w14:paraId="00000285" w14:textId="77777777" w:rsidR="00C10BEC" w:rsidRDefault="00000000">
      <w:pPr>
        <w:spacing w:before="200" w:after="200"/>
        <w:ind w:left="2160" w:hanging="720"/>
        <w:rPr>
          <w:color w:val="FF0000"/>
          <w:sz w:val="20"/>
          <w:szCs w:val="20"/>
        </w:rPr>
      </w:pPr>
      <w:sdt>
        <w:sdtPr>
          <w:tag w:val="goog_rdk_1386"/>
          <w:id w:val="626032956"/>
        </w:sdtPr>
        <w:sdtContent>
          <w:ins w:id="1151" w:author="Ellett, Logan" w:date="2026-07-08T15:57:00Z">
            <w:r w:rsidRPr="00686BD5">
              <w:rPr>
                <w:color w:val="ED0000"/>
                <w:sz w:val="20"/>
                <w:szCs w:val="20"/>
              </w:rPr>
              <w:t>c.</w:t>
            </w:r>
            <w:r w:rsidRPr="00686BD5">
              <w:rPr>
                <w:color w:val="ED0000"/>
                <w:sz w:val="20"/>
                <w:szCs w:val="20"/>
              </w:rPr>
              <w:tab/>
              <w:t>Nicotine products used to aid in the process of quitting smoking may be stored at the facility if approved by the child’s/youth’s multidisciplinary team, parent(s), and/or guardian(s), and the facility staff.</w:t>
            </w:r>
          </w:ins>
        </w:sdtContent>
      </w:sdt>
    </w:p>
    <w:p w14:paraId="00000286" w14:textId="77777777" w:rsidR="00C10BEC" w:rsidRDefault="00000000">
      <w:pPr>
        <w:spacing w:before="200" w:after="200"/>
        <w:ind w:left="2160" w:hanging="720"/>
        <w:rPr>
          <w:color w:val="FF0000"/>
          <w:sz w:val="20"/>
          <w:szCs w:val="20"/>
        </w:rPr>
      </w:pPr>
      <w:sdt>
        <w:sdtPr>
          <w:tag w:val="goog_rdk_1388"/>
          <w:id w:val="1549250402"/>
        </w:sdtPr>
        <w:sdtContent>
          <w:ins w:id="1152" w:author="Ellett, Logan" w:date="2026-07-08T15:58:00Z">
            <w:r w:rsidRPr="00686BD5">
              <w:rPr>
                <w:color w:val="ED0000"/>
                <w:sz w:val="20"/>
                <w:szCs w:val="20"/>
              </w:rPr>
              <w:t>d.</w:t>
            </w:r>
            <w:r w:rsidRPr="00686BD5">
              <w:rPr>
                <w:color w:val="ED0000"/>
                <w:sz w:val="20"/>
                <w:szCs w:val="20"/>
              </w:rPr>
              <w:tab/>
              <w:t>If any tobacco or nicotine products are confiscated by the facility, the facility must follow Section 7.714.51.A.3 regarding storage and disposal.</w:t>
            </w:r>
          </w:ins>
        </w:sdtContent>
      </w:sdt>
    </w:p>
    <w:p w14:paraId="00000287" w14:textId="77777777" w:rsidR="00C10BEC" w:rsidRDefault="00000000">
      <w:pPr>
        <w:spacing w:before="200" w:after="200"/>
        <w:ind w:left="1440" w:hanging="720"/>
        <w:rPr>
          <w:color w:val="FF0000"/>
          <w:sz w:val="20"/>
          <w:szCs w:val="20"/>
        </w:rPr>
      </w:pPr>
      <w:sdt>
        <w:sdtPr>
          <w:tag w:val="goog_rdk_1390"/>
          <w:id w:val="1109517999"/>
        </w:sdtPr>
        <w:sdtContent>
          <w:ins w:id="1153" w:author="Ellett, Logan" w:date="2026-07-08T15:58:00Z">
            <w:r w:rsidRPr="00686BD5">
              <w:rPr>
                <w:color w:val="ED0000"/>
                <w:sz w:val="20"/>
                <w:szCs w:val="20"/>
              </w:rPr>
              <w:t>10.</w:t>
            </w:r>
            <w:r w:rsidRPr="00686BD5">
              <w:rPr>
                <w:color w:val="ED0000"/>
                <w:sz w:val="20"/>
                <w:szCs w:val="20"/>
              </w:rPr>
              <w:tab/>
              <w:t xml:space="preserve">A facility must not maintain any weapons, such as firearms, air rifles, air soft or bb guns, hunting bows, hunting knives, or hunting slingshots on the grounds or within the structure of the facility. A facility must not permit any staff member of child/youth to be in possession of any firearm on the grounds or within the structures of the facility. Chemical weapons, even when carried by staff members to and from work for protection, must be in a secure, locked location when present at the facility. Weapons must not be transported in any vehicle in which children/youth are riding. Law enforcement professionals are exempt from the requirements of this section if conditions of </w:t>
            </w:r>
            <w:proofErr w:type="gramStart"/>
            <w:r w:rsidRPr="00686BD5">
              <w:rPr>
                <w:color w:val="ED0000"/>
                <w:sz w:val="20"/>
                <w:szCs w:val="20"/>
              </w:rPr>
              <w:t>their employment</w:t>
            </w:r>
            <w:proofErr w:type="gramEnd"/>
            <w:r w:rsidRPr="00686BD5">
              <w:rPr>
                <w:color w:val="ED0000"/>
                <w:sz w:val="20"/>
                <w:szCs w:val="20"/>
              </w:rPr>
              <w:t xml:space="preserve"> require them to carry weapons.</w:t>
            </w:r>
          </w:ins>
        </w:sdtContent>
      </w:sdt>
    </w:p>
    <w:p w14:paraId="00000288" w14:textId="77777777" w:rsidR="00C10BEC" w:rsidRDefault="00000000">
      <w:pPr>
        <w:spacing w:before="200" w:after="200"/>
        <w:ind w:left="720" w:hanging="720"/>
        <w:rPr>
          <w:color w:val="FF0000"/>
          <w:sz w:val="20"/>
          <w:szCs w:val="20"/>
        </w:rPr>
      </w:pPr>
      <w:sdt>
        <w:sdtPr>
          <w:tag w:val="goog_rdk_1392"/>
          <w:id w:val="637217340"/>
        </w:sdtPr>
        <w:sdtContent>
          <w:ins w:id="1154" w:author="Ellett, Logan" w:date="2026-07-08T16:00:00Z">
            <w:r w:rsidRPr="00686BD5">
              <w:rPr>
                <w:color w:val="ED0000"/>
                <w:sz w:val="20"/>
                <w:szCs w:val="20"/>
              </w:rPr>
              <w:t>F.</w:t>
            </w:r>
            <w:r w:rsidRPr="00686BD5">
              <w:rPr>
                <w:color w:val="ED0000"/>
                <w:sz w:val="20"/>
                <w:szCs w:val="20"/>
              </w:rPr>
              <w:tab/>
              <w:t>Fire safety</w:t>
            </w:r>
          </w:ins>
        </w:sdtContent>
      </w:sdt>
    </w:p>
    <w:p w14:paraId="00000289" w14:textId="77777777" w:rsidR="00C10BEC" w:rsidRDefault="00000000">
      <w:pPr>
        <w:spacing w:before="200" w:after="200"/>
        <w:ind w:left="1440" w:hanging="720"/>
        <w:rPr>
          <w:color w:val="FF0000"/>
          <w:sz w:val="20"/>
          <w:szCs w:val="20"/>
        </w:rPr>
      </w:pPr>
      <w:sdt>
        <w:sdtPr>
          <w:tag w:val="goog_rdk_1394"/>
          <w:id w:val="-338881788"/>
        </w:sdtPr>
        <w:sdtContent>
          <w:ins w:id="1155" w:author="Ellett, Logan" w:date="2026-07-08T16:00:00Z">
            <w:r w:rsidRPr="00686BD5">
              <w:rPr>
                <w:color w:val="ED0000"/>
                <w:sz w:val="20"/>
                <w:szCs w:val="20"/>
              </w:rPr>
              <w:t>1.</w:t>
            </w:r>
            <w:r w:rsidRPr="00686BD5">
              <w:rPr>
                <w:color w:val="ED0000"/>
                <w:sz w:val="20"/>
                <w:szCs w:val="20"/>
              </w:rPr>
              <w:tab/>
              <w:t>Fire hazards, such as defective electrical appliances and electric cords, dangerous or defective heating equipment, or flammable material stored in such a manner as to create a risk of fire must be corrected or eliminated.</w:t>
            </w:r>
          </w:ins>
        </w:sdtContent>
      </w:sdt>
    </w:p>
    <w:p w14:paraId="0000028A" w14:textId="77777777" w:rsidR="00C10BEC" w:rsidRDefault="00000000">
      <w:pPr>
        <w:spacing w:before="200" w:after="200"/>
        <w:ind w:left="1440" w:hanging="720"/>
        <w:rPr>
          <w:color w:val="FF0000"/>
          <w:sz w:val="20"/>
          <w:szCs w:val="20"/>
        </w:rPr>
      </w:pPr>
      <w:sdt>
        <w:sdtPr>
          <w:tag w:val="goog_rdk_1396"/>
          <w:id w:val="-975754291"/>
        </w:sdtPr>
        <w:sdtContent>
          <w:ins w:id="1156" w:author="Ellett, Logan" w:date="2026-07-09T05:14:00Z">
            <w:r w:rsidRPr="00686BD5">
              <w:rPr>
                <w:color w:val="ED0000"/>
                <w:sz w:val="20"/>
                <w:szCs w:val="20"/>
              </w:rPr>
              <w:t>2.</w:t>
            </w:r>
            <w:r w:rsidRPr="00686BD5">
              <w:rPr>
                <w:color w:val="ED0000"/>
                <w:sz w:val="20"/>
                <w:szCs w:val="20"/>
              </w:rPr>
              <w:tab/>
              <w:t>The facility must contain at least one (1) U.L.-approved fire extinguisher on each floor of the facility and in the kitchen that is highly visible, easily accessible, and in working condition, weighing no less than five (5) pounds, that has a rating of 2A, 10BC. Extinguishers are required to be maintained annually.</w:t>
            </w:r>
          </w:ins>
        </w:sdtContent>
      </w:sdt>
    </w:p>
    <w:p w14:paraId="0000028B" w14:textId="77777777" w:rsidR="00C10BEC" w:rsidRDefault="00000000">
      <w:pPr>
        <w:spacing w:before="200" w:after="200"/>
        <w:ind w:left="1440" w:hanging="720"/>
        <w:rPr>
          <w:color w:val="FF0000"/>
          <w:sz w:val="20"/>
          <w:szCs w:val="20"/>
        </w:rPr>
      </w:pPr>
      <w:sdt>
        <w:sdtPr>
          <w:tag w:val="goog_rdk_1398"/>
          <w:id w:val="621223262"/>
        </w:sdtPr>
        <w:sdtContent>
          <w:ins w:id="1157" w:author="Ellett, Logan" w:date="2026-07-09T05:14:00Z">
            <w:r w:rsidRPr="00686BD5">
              <w:rPr>
                <w:color w:val="ED0000"/>
                <w:sz w:val="20"/>
                <w:szCs w:val="20"/>
              </w:rPr>
              <w:t>3.</w:t>
            </w:r>
            <w:r w:rsidRPr="00686BD5">
              <w:rPr>
                <w:color w:val="ED0000"/>
                <w:sz w:val="20"/>
                <w:szCs w:val="20"/>
              </w:rPr>
              <w:tab/>
              <w:t>A smoke detector, in working condition, must be installed on each level of the facility where childcare occurs and near sleeping areas, and at least one (1) carbon monoxide detector must be installed per floor, per manufacturer directions, in the facility.</w:t>
            </w:r>
          </w:ins>
        </w:sdtContent>
      </w:sdt>
    </w:p>
    <w:p w14:paraId="0000028C" w14:textId="77777777" w:rsidR="00C10BEC" w:rsidRDefault="00000000">
      <w:pPr>
        <w:spacing w:before="200" w:after="200"/>
        <w:ind w:left="1440" w:hanging="720"/>
        <w:rPr>
          <w:color w:val="FF0000"/>
          <w:sz w:val="20"/>
          <w:szCs w:val="20"/>
        </w:rPr>
      </w:pPr>
      <w:sdt>
        <w:sdtPr>
          <w:tag w:val="goog_rdk_1400"/>
          <w:id w:val="2079560727"/>
        </w:sdtPr>
        <w:sdtContent>
          <w:ins w:id="1158" w:author="Ellett, Logan" w:date="2026-07-09T05:17:00Z">
            <w:r w:rsidRPr="00686BD5">
              <w:rPr>
                <w:color w:val="ED0000"/>
                <w:sz w:val="20"/>
                <w:szCs w:val="20"/>
              </w:rPr>
              <w:t>4.</w:t>
            </w:r>
            <w:r w:rsidRPr="00686BD5">
              <w:rPr>
                <w:color w:val="ED0000"/>
                <w:sz w:val="20"/>
                <w:szCs w:val="20"/>
              </w:rPr>
              <w:tab/>
              <w:t xml:space="preserve">All heating units, gas or </w:t>
            </w:r>
            <w:proofErr w:type="gramStart"/>
            <w:r w:rsidRPr="00686BD5">
              <w:rPr>
                <w:color w:val="ED0000"/>
                <w:sz w:val="20"/>
                <w:szCs w:val="20"/>
              </w:rPr>
              <w:t>electric</w:t>
            </w:r>
            <w:proofErr w:type="gramEnd"/>
            <w:r w:rsidRPr="00686BD5">
              <w:rPr>
                <w:color w:val="ED0000"/>
                <w:sz w:val="20"/>
                <w:szCs w:val="20"/>
              </w:rPr>
              <w:t>, must be installed and maintained with safety devices to prevent fire, explosions, or other hazards. No gas or electric space heaters, open-flame gas or oil stoves, hot plates, or unvented heaters may be used in the facility for permanent heating purposes.</w:t>
            </w:r>
          </w:ins>
        </w:sdtContent>
      </w:sdt>
    </w:p>
    <w:p w14:paraId="0000028D" w14:textId="77777777" w:rsidR="00C10BEC" w:rsidRDefault="00000000">
      <w:pPr>
        <w:spacing w:before="200" w:after="200"/>
        <w:ind w:left="1440" w:hanging="720"/>
        <w:rPr>
          <w:color w:val="FF0000"/>
          <w:sz w:val="20"/>
          <w:szCs w:val="20"/>
        </w:rPr>
      </w:pPr>
      <w:sdt>
        <w:sdtPr>
          <w:tag w:val="goog_rdk_1402"/>
          <w:id w:val="1934032083"/>
        </w:sdtPr>
        <w:sdtContent>
          <w:ins w:id="1159" w:author="Ellett, Logan" w:date="2026-07-09T05:17:00Z">
            <w:r w:rsidRPr="00686BD5">
              <w:rPr>
                <w:color w:val="ED0000"/>
                <w:sz w:val="20"/>
                <w:szCs w:val="20"/>
              </w:rPr>
              <w:t>5.</w:t>
            </w:r>
            <w:r w:rsidRPr="00686BD5">
              <w:rPr>
                <w:color w:val="ED0000"/>
                <w:sz w:val="20"/>
                <w:szCs w:val="20"/>
              </w:rPr>
              <w:tab/>
              <w:t>Flammables, aerosol paints, insecticides, chemicals, and other dangerous materials must be locked or stored so that they are inaccessible to children/youth and must be stored in areas separated from sleeping or living areas with a fire resistance barrier of at least one (1) hour. No more than ten (10) gallons of flammable or combustible liquids may be stored outside a flammable cabinet except for materials stored in an approved safety can. A “safety can” means an approved container, of not more than a five (5) gallon capacity, having a spring-closing lid and spout cover and so designed that it will safely relieve internal pressure when subjected to fire exposure.</w:t>
            </w:r>
          </w:ins>
        </w:sdtContent>
      </w:sdt>
    </w:p>
    <w:p w14:paraId="0000028E" w14:textId="77777777" w:rsidR="00C10BEC" w:rsidRDefault="00000000">
      <w:pPr>
        <w:spacing w:before="200" w:after="200"/>
        <w:ind w:left="1440" w:hanging="720"/>
        <w:rPr>
          <w:color w:val="FF0000"/>
          <w:sz w:val="20"/>
          <w:szCs w:val="20"/>
        </w:rPr>
      </w:pPr>
      <w:sdt>
        <w:sdtPr>
          <w:tag w:val="goog_rdk_1404"/>
          <w:id w:val="1804960233"/>
        </w:sdtPr>
        <w:sdtContent>
          <w:ins w:id="1160" w:author="Ellett, Logan" w:date="2026-07-09T05:19:00Z">
            <w:r w:rsidRPr="00686BD5">
              <w:rPr>
                <w:color w:val="ED0000"/>
                <w:sz w:val="20"/>
                <w:szCs w:val="20"/>
              </w:rPr>
              <w:t>6.</w:t>
            </w:r>
            <w:r w:rsidRPr="00686BD5">
              <w:rPr>
                <w:color w:val="ED0000"/>
                <w:sz w:val="20"/>
                <w:szCs w:val="20"/>
              </w:rPr>
              <w:tab/>
              <w:t>Heating devices such as radiators, registers, fireplaces, and steam and hot water pipes that post a fire or burn hazard to children/youth must be screened or otherwise protected.</w:t>
            </w:r>
          </w:ins>
        </w:sdtContent>
      </w:sdt>
    </w:p>
    <w:p w14:paraId="0000028F" w14:textId="77777777" w:rsidR="00C10BEC" w:rsidRDefault="00000000">
      <w:pPr>
        <w:spacing w:before="200" w:after="200"/>
        <w:ind w:left="1440" w:hanging="720"/>
        <w:rPr>
          <w:color w:val="FF0000"/>
          <w:sz w:val="20"/>
          <w:szCs w:val="20"/>
        </w:rPr>
      </w:pPr>
      <w:sdt>
        <w:sdtPr>
          <w:tag w:val="goog_rdk_1406"/>
          <w:id w:val="1651239172"/>
        </w:sdtPr>
        <w:sdtContent>
          <w:ins w:id="1161" w:author="Ellett, Logan" w:date="2026-07-09T05:20:00Z">
            <w:r w:rsidRPr="00686BD5">
              <w:rPr>
                <w:color w:val="ED0000"/>
                <w:sz w:val="20"/>
                <w:szCs w:val="20"/>
              </w:rPr>
              <w:t>7.</w:t>
            </w:r>
            <w:r w:rsidRPr="00686BD5">
              <w:rPr>
                <w:color w:val="ED0000"/>
                <w:sz w:val="20"/>
                <w:szCs w:val="20"/>
              </w:rPr>
              <w:tab/>
              <w:t>Flammable material must not be stored near a furnace, hot water heater, or other heating device.</w:t>
            </w:r>
          </w:ins>
        </w:sdtContent>
      </w:sdt>
      <w:r>
        <w:rPr>
          <w:color w:val="FF0000"/>
          <w:sz w:val="20"/>
          <w:szCs w:val="20"/>
        </w:rPr>
        <w:t xml:space="preserve"> </w:t>
      </w:r>
    </w:p>
    <w:p w14:paraId="00000290" w14:textId="77777777" w:rsidR="00C10BEC" w:rsidRDefault="00000000">
      <w:pPr>
        <w:spacing w:before="200" w:after="200"/>
        <w:ind w:left="720" w:hanging="720"/>
        <w:rPr>
          <w:color w:val="FF0000"/>
          <w:sz w:val="20"/>
          <w:szCs w:val="20"/>
        </w:rPr>
      </w:pPr>
      <w:sdt>
        <w:sdtPr>
          <w:tag w:val="goog_rdk_1408"/>
          <w:id w:val="756758988"/>
        </w:sdtPr>
        <w:sdtContent>
          <w:ins w:id="1162" w:author="Ellett, Logan" w:date="2026-07-09T05:20:00Z">
            <w:r w:rsidRPr="00686BD5">
              <w:rPr>
                <w:color w:val="ED0000"/>
                <w:sz w:val="20"/>
                <w:szCs w:val="20"/>
              </w:rPr>
              <w:t>G.</w:t>
            </w:r>
            <w:r w:rsidRPr="00686BD5">
              <w:rPr>
                <w:color w:val="ED0000"/>
                <w:sz w:val="20"/>
                <w:szCs w:val="20"/>
              </w:rPr>
              <w:tab/>
              <w:t>Disaster drills</w:t>
            </w:r>
          </w:ins>
        </w:sdtContent>
      </w:sdt>
    </w:p>
    <w:p w14:paraId="00000291" w14:textId="77777777" w:rsidR="00C10BEC" w:rsidRDefault="00000000">
      <w:pPr>
        <w:spacing w:before="200" w:after="200"/>
        <w:ind w:left="1440" w:hanging="720"/>
        <w:rPr>
          <w:color w:val="FF0000"/>
          <w:sz w:val="20"/>
          <w:szCs w:val="20"/>
        </w:rPr>
      </w:pPr>
      <w:sdt>
        <w:sdtPr>
          <w:tag w:val="goog_rdk_1410"/>
          <w:id w:val="1168067281"/>
        </w:sdtPr>
        <w:sdtContent>
          <w:ins w:id="1163" w:author="Ellett, Logan" w:date="2026-07-09T05:20:00Z">
            <w:r w:rsidRPr="00686BD5">
              <w:rPr>
                <w:color w:val="ED0000"/>
                <w:sz w:val="20"/>
                <w:szCs w:val="20"/>
              </w:rPr>
              <w:t>1.</w:t>
            </w:r>
            <w:r w:rsidRPr="00686BD5">
              <w:rPr>
                <w:color w:val="ED0000"/>
                <w:sz w:val="20"/>
                <w:szCs w:val="20"/>
              </w:rPr>
              <w:tab/>
              <w:t xml:space="preserve">There must be written procedures for staff and children/youth to follow in case of emergency or disaster specific to occupancy type. These procedures must be developed by the facility with the assistance of qualified fire and safety personnel and must include provisions for staff roles and responsibilities during an emergency, evaluation of the facility, and assignment of a central meeting place where </w:t>
            </w:r>
            <w:proofErr w:type="gramStart"/>
            <w:r w:rsidRPr="00686BD5">
              <w:rPr>
                <w:color w:val="ED0000"/>
                <w:sz w:val="20"/>
                <w:szCs w:val="20"/>
              </w:rPr>
              <w:t>each individual</w:t>
            </w:r>
            <w:proofErr w:type="gramEnd"/>
            <w:r w:rsidRPr="00686BD5">
              <w:rPr>
                <w:color w:val="ED0000"/>
                <w:sz w:val="20"/>
                <w:szCs w:val="20"/>
              </w:rPr>
              <w:t xml:space="preserve"> may be accounted for.</w:t>
            </w:r>
          </w:ins>
        </w:sdtContent>
      </w:sdt>
    </w:p>
    <w:p w14:paraId="00000292" w14:textId="77777777" w:rsidR="00C10BEC" w:rsidRDefault="00000000">
      <w:pPr>
        <w:spacing w:before="200" w:after="200"/>
        <w:ind w:left="1440" w:hanging="720"/>
        <w:rPr>
          <w:color w:val="FF0000"/>
          <w:sz w:val="20"/>
          <w:szCs w:val="20"/>
        </w:rPr>
      </w:pPr>
      <w:sdt>
        <w:sdtPr>
          <w:tag w:val="goog_rdk_1412"/>
          <w:id w:val="1262264544"/>
        </w:sdtPr>
        <w:sdtContent>
          <w:ins w:id="1164" w:author="Ellett, Logan" w:date="2026-07-09T05:21:00Z">
            <w:r w:rsidRPr="00686BD5">
              <w:rPr>
                <w:color w:val="ED0000"/>
                <w:sz w:val="20"/>
                <w:szCs w:val="20"/>
              </w:rPr>
              <w:t>2.</w:t>
            </w:r>
            <w:r w:rsidRPr="00686BD5">
              <w:rPr>
                <w:color w:val="ED0000"/>
                <w:sz w:val="20"/>
                <w:szCs w:val="20"/>
              </w:rPr>
              <w:tab/>
              <w:t>Fire exit drills, to include wildland drills where appropriate, must be held with all staff on a rotating basis with no less than one (1) drill at least every six (6) months so that all occupants are familiar with the drill procedure and their conduct during a drill is a matter of established routine.</w:t>
            </w:r>
          </w:ins>
        </w:sdtContent>
      </w:sdt>
    </w:p>
    <w:p w14:paraId="00000293" w14:textId="77777777" w:rsidR="00C10BEC" w:rsidRDefault="00000000">
      <w:pPr>
        <w:spacing w:before="200" w:after="200"/>
        <w:ind w:left="1440" w:hanging="720"/>
        <w:rPr>
          <w:color w:val="FF0000"/>
          <w:sz w:val="20"/>
          <w:szCs w:val="20"/>
        </w:rPr>
      </w:pPr>
      <w:sdt>
        <w:sdtPr>
          <w:tag w:val="goog_rdk_1414"/>
          <w:id w:val="-1420542725"/>
        </w:sdtPr>
        <w:sdtContent>
          <w:ins w:id="1165" w:author="Ellett, Logan" w:date="2026-07-09T05:22:00Z">
            <w:r w:rsidRPr="00686BD5">
              <w:rPr>
                <w:color w:val="ED0000"/>
                <w:sz w:val="20"/>
                <w:szCs w:val="20"/>
              </w:rPr>
              <w:t>3.</w:t>
            </w:r>
            <w:r w:rsidRPr="00686BD5">
              <w:rPr>
                <w:color w:val="ED0000"/>
                <w:sz w:val="20"/>
                <w:szCs w:val="20"/>
              </w:rPr>
              <w:tab/>
              <w:t>Drills must be held at unexpected times and under varying conditions to simulate the conditions of an actual fire.</w:t>
            </w:r>
          </w:ins>
        </w:sdtContent>
      </w:sdt>
    </w:p>
    <w:p w14:paraId="00000294" w14:textId="77777777" w:rsidR="00C10BEC" w:rsidRDefault="00000000">
      <w:pPr>
        <w:spacing w:before="200" w:after="200"/>
        <w:ind w:left="1440" w:hanging="720"/>
        <w:rPr>
          <w:color w:val="FF0000"/>
          <w:sz w:val="20"/>
          <w:szCs w:val="20"/>
        </w:rPr>
      </w:pPr>
      <w:sdt>
        <w:sdtPr>
          <w:tag w:val="goog_rdk_1416"/>
          <w:id w:val="1571963759"/>
        </w:sdtPr>
        <w:sdtContent>
          <w:ins w:id="1166" w:author="Ellett, Logan" w:date="2026-07-09T05:23:00Z">
            <w:r w:rsidRPr="00686BD5">
              <w:rPr>
                <w:color w:val="ED0000"/>
                <w:sz w:val="20"/>
                <w:szCs w:val="20"/>
              </w:rPr>
              <w:t>4.</w:t>
            </w:r>
            <w:r w:rsidRPr="00686BD5">
              <w:rPr>
                <w:color w:val="ED0000"/>
                <w:sz w:val="20"/>
                <w:szCs w:val="20"/>
              </w:rPr>
              <w:tab/>
              <w:t>Drills must emphasize orderly evacuation under proper instruction rather than speed. Running or horseplay must not be permitted.</w:t>
            </w:r>
          </w:ins>
        </w:sdtContent>
      </w:sdt>
    </w:p>
    <w:p w14:paraId="00000295" w14:textId="77777777" w:rsidR="00C10BEC" w:rsidRDefault="00000000">
      <w:pPr>
        <w:spacing w:before="200" w:after="200"/>
        <w:ind w:left="1440" w:hanging="720"/>
        <w:rPr>
          <w:color w:val="FF0000"/>
          <w:sz w:val="20"/>
          <w:szCs w:val="20"/>
        </w:rPr>
      </w:pPr>
      <w:sdt>
        <w:sdtPr>
          <w:tag w:val="goog_rdk_1418"/>
          <w:id w:val="344365969"/>
        </w:sdtPr>
        <w:sdtContent>
          <w:ins w:id="1167" w:author="Ellett, Logan" w:date="2026-07-09T05:23:00Z">
            <w:r w:rsidRPr="00686BD5">
              <w:rPr>
                <w:color w:val="ED0000"/>
                <w:sz w:val="20"/>
                <w:szCs w:val="20"/>
              </w:rPr>
              <w:t>5.</w:t>
            </w:r>
            <w:r w:rsidRPr="00686BD5">
              <w:rPr>
                <w:color w:val="ED0000"/>
                <w:sz w:val="20"/>
                <w:szCs w:val="20"/>
              </w:rPr>
              <w:tab/>
              <w:t xml:space="preserve">Drills must include suitable procedures for ensuring that all </w:t>
            </w:r>
            <w:proofErr w:type="gramStart"/>
            <w:r w:rsidRPr="00686BD5">
              <w:rPr>
                <w:color w:val="ED0000"/>
                <w:sz w:val="20"/>
                <w:szCs w:val="20"/>
              </w:rPr>
              <w:t>persons</w:t>
            </w:r>
            <w:proofErr w:type="gramEnd"/>
            <w:r w:rsidRPr="00686BD5">
              <w:rPr>
                <w:color w:val="ED0000"/>
                <w:sz w:val="20"/>
                <w:szCs w:val="20"/>
              </w:rPr>
              <w:t xml:space="preserve"> in the facility </w:t>
            </w:r>
            <w:proofErr w:type="gramStart"/>
            <w:r w:rsidRPr="00686BD5">
              <w:rPr>
                <w:color w:val="ED0000"/>
                <w:sz w:val="20"/>
                <w:szCs w:val="20"/>
              </w:rPr>
              <w:t>actually participate</w:t>
            </w:r>
            <w:proofErr w:type="gramEnd"/>
            <w:r w:rsidRPr="00686BD5">
              <w:rPr>
                <w:color w:val="ED0000"/>
                <w:sz w:val="20"/>
                <w:szCs w:val="20"/>
              </w:rPr>
              <w:t>.</w:t>
            </w:r>
          </w:ins>
        </w:sdtContent>
      </w:sdt>
    </w:p>
    <w:p w14:paraId="00000296" w14:textId="77777777" w:rsidR="00C10BEC" w:rsidRDefault="00000000">
      <w:pPr>
        <w:spacing w:before="200" w:after="200"/>
        <w:ind w:left="1440" w:hanging="720"/>
        <w:rPr>
          <w:color w:val="FF0000"/>
          <w:sz w:val="20"/>
          <w:szCs w:val="20"/>
        </w:rPr>
      </w:pPr>
      <w:sdt>
        <w:sdtPr>
          <w:tag w:val="goog_rdk_1420"/>
          <w:id w:val="-242946451"/>
        </w:sdtPr>
        <w:sdtContent>
          <w:ins w:id="1168" w:author="Ellett, Logan" w:date="2026-07-09T05:23:00Z">
            <w:r w:rsidRPr="00686BD5">
              <w:rPr>
                <w:color w:val="ED0000"/>
                <w:sz w:val="20"/>
                <w:szCs w:val="20"/>
              </w:rPr>
              <w:t>6.</w:t>
            </w:r>
            <w:r w:rsidRPr="00686BD5">
              <w:rPr>
                <w:color w:val="ED0000"/>
                <w:sz w:val="20"/>
                <w:szCs w:val="20"/>
              </w:rPr>
              <w:tab/>
              <w:t>A record of fire drills held over the past twelve (12) months must be maintained by the facility on the drill log, including the date and time of the drill, the amount of time taken to evacuate the facility, number of children/youth and staff participating in the drill, and any incidents or conditions of the drill that need follow-up for safety purposes.</w:t>
            </w:r>
          </w:ins>
        </w:sdtContent>
      </w:sdt>
    </w:p>
    <w:p w14:paraId="00000297" w14:textId="77777777" w:rsidR="00C10BEC" w:rsidRDefault="00000000">
      <w:pPr>
        <w:spacing w:before="200" w:after="200"/>
        <w:ind w:left="1440" w:hanging="720"/>
        <w:rPr>
          <w:color w:val="FF0000"/>
          <w:sz w:val="20"/>
          <w:szCs w:val="20"/>
        </w:rPr>
      </w:pPr>
      <w:sdt>
        <w:sdtPr>
          <w:tag w:val="goog_rdk_1422"/>
          <w:id w:val="-1583634856"/>
        </w:sdtPr>
        <w:sdtContent>
          <w:ins w:id="1169" w:author="Ellett, Logan" w:date="2026-07-09T05:24:00Z">
            <w:r w:rsidRPr="00686BD5">
              <w:rPr>
                <w:color w:val="ED0000"/>
                <w:sz w:val="20"/>
                <w:szCs w:val="20"/>
              </w:rPr>
              <w:t>7.</w:t>
            </w:r>
            <w:r w:rsidRPr="00686BD5">
              <w:rPr>
                <w:color w:val="ED0000"/>
                <w:sz w:val="20"/>
                <w:szCs w:val="20"/>
              </w:rPr>
              <w:tab/>
              <w:t>Fire alarm systems must be regularly used in the conduct of drills.</w:t>
            </w:r>
          </w:ins>
        </w:sdtContent>
      </w:sdt>
    </w:p>
    <w:p w14:paraId="00000298" w14:textId="77777777" w:rsidR="00C10BEC" w:rsidRDefault="00000000">
      <w:pPr>
        <w:spacing w:before="200" w:after="200"/>
        <w:ind w:left="1440" w:hanging="720"/>
        <w:rPr>
          <w:color w:val="FF0000"/>
          <w:sz w:val="20"/>
          <w:szCs w:val="20"/>
        </w:rPr>
      </w:pPr>
      <w:sdt>
        <w:sdtPr>
          <w:tag w:val="goog_rdk_1424"/>
          <w:id w:val="1971836833"/>
        </w:sdtPr>
        <w:sdtContent>
          <w:ins w:id="1170" w:author="Ellett, Logan" w:date="2026-07-09T05:24:00Z">
            <w:r w:rsidRPr="00686BD5">
              <w:rPr>
                <w:color w:val="ED0000"/>
                <w:sz w:val="20"/>
                <w:szCs w:val="20"/>
              </w:rPr>
              <w:t>8.</w:t>
            </w:r>
            <w:r w:rsidRPr="00686BD5">
              <w:rPr>
                <w:color w:val="ED0000"/>
                <w:sz w:val="20"/>
                <w:szCs w:val="20"/>
              </w:rPr>
              <w:tab/>
              <w:t>The facility must make special provisions for the evacuation of any physically handicapped children/youth in the facility.</w:t>
            </w:r>
          </w:ins>
        </w:sdtContent>
      </w:sdt>
    </w:p>
    <w:p w14:paraId="00000299" w14:textId="77777777" w:rsidR="00C10BEC" w:rsidRDefault="00000000">
      <w:pPr>
        <w:spacing w:before="200" w:after="200"/>
        <w:ind w:left="1440" w:hanging="720"/>
        <w:rPr>
          <w:color w:val="FF0000"/>
          <w:sz w:val="20"/>
          <w:szCs w:val="20"/>
        </w:rPr>
      </w:pPr>
      <w:sdt>
        <w:sdtPr>
          <w:tag w:val="goog_rdk_1426"/>
          <w:id w:val="-1853476975"/>
        </w:sdtPr>
        <w:sdtContent>
          <w:ins w:id="1171" w:author="Ellett, Logan" w:date="2026-07-09T05:24:00Z">
            <w:r w:rsidRPr="00686BD5">
              <w:rPr>
                <w:color w:val="ED0000"/>
                <w:sz w:val="20"/>
                <w:szCs w:val="20"/>
              </w:rPr>
              <w:t>9.</w:t>
            </w:r>
            <w:r w:rsidRPr="00686BD5">
              <w:rPr>
                <w:color w:val="ED0000"/>
                <w:sz w:val="20"/>
                <w:szCs w:val="20"/>
              </w:rPr>
              <w:tab/>
              <w:t>The facility must take special care to help children/youth with intellectual and developmental disabilities understand the nature of such drills.</w:t>
            </w:r>
          </w:ins>
        </w:sdtContent>
      </w:sdt>
    </w:p>
    <w:p w14:paraId="0000029A" w14:textId="77777777" w:rsidR="00C10BEC" w:rsidRDefault="00000000">
      <w:pPr>
        <w:spacing w:before="200" w:after="200"/>
        <w:ind w:left="1440" w:hanging="720"/>
        <w:rPr>
          <w:color w:val="FF0000"/>
          <w:sz w:val="20"/>
          <w:szCs w:val="20"/>
        </w:rPr>
      </w:pPr>
      <w:sdt>
        <w:sdtPr>
          <w:tag w:val="goog_rdk_1428"/>
          <w:id w:val="-272673252"/>
        </w:sdtPr>
        <w:sdtContent>
          <w:ins w:id="1172" w:author="Ellett, Logan" w:date="2026-07-09T05:25:00Z">
            <w:r w:rsidRPr="00686BD5">
              <w:rPr>
                <w:color w:val="ED0000"/>
                <w:sz w:val="20"/>
                <w:szCs w:val="20"/>
              </w:rPr>
              <w:t>10.</w:t>
            </w:r>
            <w:r w:rsidRPr="00686BD5">
              <w:rPr>
                <w:color w:val="ED0000"/>
                <w:sz w:val="20"/>
                <w:szCs w:val="20"/>
              </w:rPr>
              <w:tab/>
              <w:t xml:space="preserve">If appropriate to the location of the facility, tornado drills and/or drills for those facilities in wildland urban interfaces (WUIs) must be held often enough so that all occupants are familiar with the drill procedure and conduct during a drill is a matter of established </w:t>
            </w:r>
            <w:r w:rsidRPr="00686BD5">
              <w:rPr>
                <w:color w:val="ED0000"/>
                <w:sz w:val="20"/>
                <w:szCs w:val="20"/>
              </w:rPr>
              <w:lastRenderedPageBreak/>
              <w:t>routine. A record of tornado drills and/or wildland urban interface (WUI) drills held over the past twelve (12) months must be maintained by the facility.</w:t>
            </w:r>
          </w:ins>
        </w:sdtContent>
      </w:sdt>
    </w:p>
    <w:p w14:paraId="0000029B" w14:textId="77777777" w:rsidR="00C10BEC" w:rsidRDefault="00000000">
      <w:pPr>
        <w:spacing w:before="200" w:after="200"/>
        <w:ind w:left="1440" w:hanging="720"/>
        <w:rPr>
          <w:color w:val="FF0000"/>
          <w:sz w:val="20"/>
          <w:szCs w:val="20"/>
        </w:rPr>
      </w:pPr>
      <w:sdt>
        <w:sdtPr>
          <w:tag w:val="goog_rdk_1430"/>
          <w:id w:val="-1575985738"/>
        </w:sdtPr>
        <w:sdtContent>
          <w:ins w:id="1173" w:author="Ellett, Logan" w:date="2026-07-09T05:26:00Z">
            <w:r w:rsidRPr="00686BD5">
              <w:rPr>
                <w:color w:val="ED0000"/>
                <w:sz w:val="20"/>
                <w:szCs w:val="20"/>
              </w:rPr>
              <w:t>11</w:t>
            </w:r>
            <w:proofErr w:type="gramStart"/>
            <w:r w:rsidRPr="00686BD5">
              <w:rPr>
                <w:color w:val="ED0000"/>
                <w:sz w:val="20"/>
                <w:szCs w:val="20"/>
              </w:rPr>
              <w:t xml:space="preserve">. </w:t>
            </w:r>
            <w:r w:rsidRPr="00686BD5">
              <w:rPr>
                <w:color w:val="ED0000"/>
                <w:sz w:val="20"/>
                <w:szCs w:val="20"/>
              </w:rPr>
              <w:tab/>
              <w:t>Lockdown</w:t>
            </w:r>
            <w:proofErr w:type="gramEnd"/>
            <w:r w:rsidRPr="00686BD5">
              <w:rPr>
                <w:color w:val="ED0000"/>
                <w:sz w:val="20"/>
                <w:szCs w:val="20"/>
              </w:rPr>
              <w:t xml:space="preserve"> drills must be completed at least once every six (6) months so that all occupants are familiar with the procedure if there were to be a possible threat within the building. Staff are instructed to bring the children/youth </w:t>
            </w:r>
            <w:proofErr w:type="gramStart"/>
            <w:r w:rsidRPr="00686BD5">
              <w:rPr>
                <w:color w:val="ED0000"/>
                <w:sz w:val="20"/>
                <w:szCs w:val="20"/>
              </w:rPr>
              <w:t>inside</w:t>
            </w:r>
            <w:proofErr w:type="gramEnd"/>
            <w:r w:rsidRPr="00686BD5">
              <w:rPr>
                <w:color w:val="ED0000"/>
                <w:sz w:val="20"/>
                <w:szCs w:val="20"/>
              </w:rPr>
              <w:t xml:space="preserve"> a room and lock the door. Children/youth are instructed to go to a safe space in the room and remain quiet until first responders give an “all clear”.</w:t>
            </w:r>
          </w:ins>
        </w:sdtContent>
      </w:sdt>
    </w:p>
    <w:p w14:paraId="0000029C" w14:textId="77777777" w:rsidR="00C10BEC" w:rsidRDefault="00000000">
      <w:pPr>
        <w:spacing w:before="200" w:after="200"/>
        <w:ind w:left="1440" w:hanging="720"/>
        <w:rPr>
          <w:color w:val="FF0000"/>
          <w:sz w:val="20"/>
          <w:szCs w:val="20"/>
        </w:rPr>
      </w:pPr>
      <w:sdt>
        <w:sdtPr>
          <w:tag w:val="goog_rdk_1432"/>
          <w:id w:val="1454779207"/>
        </w:sdtPr>
        <w:sdtContent>
          <w:ins w:id="1174" w:author="Ellett, Logan" w:date="2026-07-09T05:27:00Z">
            <w:r w:rsidRPr="00686BD5">
              <w:rPr>
                <w:color w:val="ED0000"/>
                <w:sz w:val="20"/>
                <w:szCs w:val="20"/>
              </w:rPr>
              <w:t>12.</w:t>
            </w:r>
            <w:r w:rsidRPr="00686BD5">
              <w:rPr>
                <w:color w:val="ED0000"/>
                <w:sz w:val="20"/>
                <w:szCs w:val="20"/>
              </w:rPr>
              <w:tab/>
              <w:t>A record of lockdown drills held over the past twelve (12) months must be maintained by the facility on a drill log, including the date and time of the drill, number of children/youth and staff participating in the drill, and any incidents or conditions of the drill that need follow-up for safety purposes.</w:t>
            </w:r>
          </w:ins>
        </w:sdtContent>
      </w:sdt>
      <w:r>
        <w:rPr>
          <w:color w:val="FF0000"/>
          <w:sz w:val="20"/>
          <w:szCs w:val="20"/>
        </w:rPr>
        <w:t xml:space="preserve"> </w:t>
      </w:r>
    </w:p>
    <w:sdt>
      <w:sdtPr>
        <w:tag w:val="goog_rdk_1435"/>
        <w:id w:val="134437447"/>
      </w:sdtPr>
      <w:sdtContent>
        <w:p w14:paraId="0000029D" w14:textId="77777777" w:rsidR="00C10BEC" w:rsidRDefault="00000000">
          <w:pPr>
            <w:spacing w:before="200" w:after="200"/>
            <w:ind w:left="720" w:hanging="720"/>
            <w:rPr>
              <w:del w:id="1175" w:author="Ellett, Logan" w:date="2026-07-06T05:04:00Z"/>
              <w:sz w:val="20"/>
              <w:szCs w:val="20"/>
            </w:rPr>
          </w:pPr>
          <w:sdt>
            <w:sdtPr>
              <w:tag w:val="goog_rdk_1434"/>
              <w:id w:val="-1704134111"/>
            </w:sdtPr>
            <w:sdtContent>
              <w:del w:id="1176" w:author="Ellett, Logan" w:date="2026-07-06T05:04:00Z">
                <w:r>
                  <w:rPr>
                    <w:sz w:val="20"/>
                    <w:szCs w:val="20"/>
                  </w:rPr>
                  <w:delText>A.</w:delText>
                </w:r>
                <w:r>
                  <w:rPr>
                    <w:sz w:val="20"/>
                    <w:szCs w:val="20"/>
                  </w:rPr>
                  <w:tab/>
                  <w:delText>The day treatment center must declare to the Colorado Department of Human Services the address of each building which will be used by the day treatment center, the anticipated hours of use of the building by the day treatment center, and the type of use of each building by the day treatment center.</w:delText>
                </w:r>
              </w:del>
            </w:sdtContent>
          </w:sdt>
        </w:p>
      </w:sdtContent>
    </w:sdt>
    <w:sdt>
      <w:sdtPr>
        <w:tag w:val="goog_rdk_1437"/>
        <w:id w:val="-124390481"/>
      </w:sdtPr>
      <w:sdtContent>
        <w:p w14:paraId="0000029E" w14:textId="77777777" w:rsidR="00C10BEC" w:rsidRDefault="00000000">
          <w:pPr>
            <w:spacing w:before="200" w:after="200"/>
            <w:ind w:left="720" w:hanging="720"/>
            <w:rPr>
              <w:del w:id="1177" w:author="Ellett, Logan" w:date="2026-07-06T05:04:00Z"/>
              <w:sz w:val="20"/>
              <w:szCs w:val="20"/>
            </w:rPr>
          </w:pPr>
          <w:sdt>
            <w:sdtPr>
              <w:tag w:val="goog_rdk_1436"/>
              <w:id w:val="-1477962987"/>
            </w:sdtPr>
            <w:sdtContent>
              <w:del w:id="1178" w:author="Ellett, Logan" w:date="2026-07-06T05:04:00Z">
                <w:r>
                  <w:rPr>
                    <w:sz w:val="20"/>
                    <w:szCs w:val="20"/>
                  </w:rPr>
                  <w:delText>B.</w:delText>
                </w:r>
                <w:r>
                  <w:rPr>
                    <w:sz w:val="20"/>
                    <w:szCs w:val="20"/>
                  </w:rPr>
                  <w:tab/>
                  <w:delText xml:space="preserve">The licensing representative must inspect and approve the entire premises of each facility to be used or in use by the day treatment center, including, but not limited to, the building, the grounds surrounding the building, the basement or attic, if accessible, any other buildings on the grounds, such as garage, storage areas and carports. </w:delText>
                </w:r>
              </w:del>
            </w:sdtContent>
          </w:sdt>
        </w:p>
      </w:sdtContent>
    </w:sdt>
    <w:sdt>
      <w:sdtPr>
        <w:tag w:val="goog_rdk_1439"/>
        <w:id w:val="-1692356492"/>
      </w:sdtPr>
      <w:sdtContent>
        <w:p w14:paraId="0000029F" w14:textId="77777777" w:rsidR="00C10BEC" w:rsidRDefault="00000000">
          <w:pPr>
            <w:spacing w:before="200" w:after="200"/>
            <w:ind w:left="720" w:hanging="720"/>
            <w:rPr>
              <w:del w:id="1179" w:author="Ellett, Logan" w:date="2026-07-06T05:04:00Z"/>
              <w:sz w:val="20"/>
              <w:szCs w:val="20"/>
            </w:rPr>
          </w:pPr>
          <w:sdt>
            <w:sdtPr>
              <w:tag w:val="goog_rdk_1438"/>
              <w:id w:val="-75329050"/>
            </w:sdtPr>
            <w:sdtContent>
              <w:del w:id="1180" w:author="Ellett, Logan" w:date="2026-07-06T05:04:00Z">
                <w:r>
                  <w:rPr>
                    <w:sz w:val="20"/>
                    <w:szCs w:val="20"/>
                  </w:rPr>
                  <w:delText>C.</w:delText>
                </w:r>
                <w:r>
                  <w:rPr>
                    <w:sz w:val="20"/>
                    <w:szCs w:val="20"/>
                  </w:rPr>
                  <w:tab/>
                  <w:delText xml:space="preserve">Each facility used by the day treatment center must be equipped with adequate heat, light and ventilation for safe and comfortable occupancy. </w:delText>
                </w:r>
              </w:del>
            </w:sdtContent>
          </w:sdt>
        </w:p>
      </w:sdtContent>
    </w:sdt>
    <w:sdt>
      <w:sdtPr>
        <w:tag w:val="goog_rdk_1441"/>
        <w:id w:val="2033094542"/>
      </w:sdtPr>
      <w:sdtContent>
        <w:p w14:paraId="000002A0" w14:textId="77777777" w:rsidR="00C10BEC" w:rsidRDefault="00000000">
          <w:pPr>
            <w:spacing w:before="200" w:after="200"/>
            <w:ind w:left="720" w:hanging="720"/>
            <w:rPr>
              <w:del w:id="1181" w:author="Ellett, Logan" w:date="2026-07-06T05:04:00Z"/>
              <w:sz w:val="20"/>
              <w:szCs w:val="20"/>
            </w:rPr>
          </w:pPr>
          <w:sdt>
            <w:sdtPr>
              <w:tag w:val="goog_rdk_1440"/>
              <w:id w:val="1464986825"/>
            </w:sdtPr>
            <w:sdtContent>
              <w:del w:id="1182" w:author="Ellett, Logan" w:date="2026-07-06T05:04:00Z">
                <w:r>
                  <w:rPr>
                    <w:sz w:val="20"/>
                    <w:szCs w:val="20"/>
                  </w:rPr>
                  <w:delText xml:space="preserve">D. </w:delText>
                </w:r>
                <w:r>
                  <w:rPr>
                    <w:sz w:val="20"/>
                    <w:szCs w:val="20"/>
                  </w:rPr>
                  <w:tab/>
                  <w:delText>All heating units must be installed and maintained with safety devices to prevent fire, explosions, and other hazards. No open-flame gas or oil stoves, hot plates or un-vented heaters must be used or heating purposes.</w:delText>
                </w:r>
              </w:del>
            </w:sdtContent>
          </w:sdt>
        </w:p>
      </w:sdtContent>
    </w:sdt>
    <w:sdt>
      <w:sdtPr>
        <w:tag w:val="goog_rdk_1443"/>
        <w:id w:val="-1939764152"/>
      </w:sdtPr>
      <w:sdtContent>
        <w:p w14:paraId="000002A1" w14:textId="77777777" w:rsidR="00C10BEC" w:rsidRDefault="00000000">
          <w:pPr>
            <w:spacing w:before="200" w:after="200"/>
            <w:ind w:left="720" w:hanging="720"/>
            <w:rPr>
              <w:del w:id="1183" w:author="Ellett, Logan" w:date="2026-07-06T05:04:00Z"/>
              <w:sz w:val="20"/>
              <w:szCs w:val="20"/>
            </w:rPr>
          </w:pPr>
          <w:sdt>
            <w:sdtPr>
              <w:tag w:val="goog_rdk_1442"/>
              <w:id w:val="-2091497622"/>
            </w:sdtPr>
            <w:sdtContent>
              <w:del w:id="1184" w:author="Ellett, Logan" w:date="2026-07-06T05:04:00Z">
                <w:r>
                  <w:rPr>
                    <w:sz w:val="20"/>
                    <w:szCs w:val="20"/>
                  </w:rPr>
                  <w:delText>E.</w:delText>
                </w:r>
                <w:r>
                  <w:rPr>
                    <w:sz w:val="20"/>
                    <w:szCs w:val="20"/>
                  </w:rPr>
                  <w:tab/>
                  <w:delText>Closets, attics, basements, cellars, furnace rooms and exit routes must be kept free from accumulation of extraneous material such as discarded furniture, furnishings, newspapers or magazines. Combustibles, such as cleaning rags, mops, cleaning compounds, must be labeled and stored in well-ventilated areas. Storage of gasoline, kerosene, fuel oil and other flammable materials must meet requirements of the safety and fire code.</w:delText>
                </w:r>
              </w:del>
            </w:sdtContent>
          </w:sdt>
        </w:p>
      </w:sdtContent>
    </w:sdt>
    <w:sdt>
      <w:sdtPr>
        <w:tag w:val="goog_rdk_1445"/>
        <w:id w:val="-530257209"/>
      </w:sdtPr>
      <w:sdtContent>
        <w:p w14:paraId="000002A2" w14:textId="77777777" w:rsidR="00C10BEC" w:rsidRDefault="00000000">
          <w:pPr>
            <w:spacing w:before="200" w:after="200"/>
            <w:ind w:left="720" w:hanging="720"/>
            <w:rPr>
              <w:del w:id="1185" w:author="Ellett, Logan" w:date="2026-07-06T05:04:00Z"/>
              <w:sz w:val="20"/>
              <w:szCs w:val="20"/>
            </w:rPr>
          </w:pPr>
          <w:sdt>
            <w:sdtPr>
              <w:tag w:val="goog_rdk_1444"/>
              <w:id w:val="-1556751023"/>
            </w:sdtPr>
            <w:sdtContent>
              <w:del w:id="1186" w:author="Ellett, Logan" w:date="2026-07-06T05:04:00Z">
                <w:r>
                  <w:rPr>
                    <w:sz w:val="20"/>
                    <w:szCs w:val="20"/>
                  </w:rPr>
                  <w:delText>F.</w:delText>
                </w:r>
                <w:r>
                  <w:rPr>
                    <w:sz w:val="20"/>
                    <w:szCs w:val="20"/>
                  </w:rPr>
                  <w:tab/>
                  <w:delText xml:space="preserve">In each facility there must be at least two approved, alternate, widely-separated means of egress from each floor of the building to safe and open space at the ground level. </w:delText>
                </w:r>
              </w:del>
            </w:sdtContent>
          </w:sdt>
        </w:p>
      </w:sdtContent>
    </w:sdt>
    <w:sdt>
      <w:sdtPr>
        <w:tag w:val="goog_rdk_1447"/>
        <w:id w:val="-101921517"/>
      </w:sdtPr>
      <w:sdtContent>
        <w:p w14:paraId="000002A3" w14:textId="77777777" w:rsidR="00C10BEC" w:rsidRDefault="00000000">
          <w:pPr>
            <w:spacing w:before="200" w:after="200"/>
            <w:ind w:left="720" w:hanging="720"/>
            <w:rPr>
              <w:del w:id="1187" w:author="Ellett, Logan" w:date="2026-07-06T05:04:00Z"/>
              <w:sz w:val="20"/>
              <w:szCs w:val="20"/>
            </w:rPr>
          </w:pPr>
          <w:sdt>
            <w:sdtPr>
              <w:tag w:val="goog_rdk_1446"/>
              <w:id w:val="1383567204"/>
            </w:sdtPr>
            <w:sdtContent>
              <w:del w:id="1188" w:author="Ellett, Logan" w:date="2026-07-06T05:04:00Z">
                <w:r>
                  <w:rPr>
                    <w:sz w:val="20"/>
                    <w:szCs w:val="20"/>
                  </w:rPr>
                  <w:delText>G.</w:delText>
                </w:r>
                <w:r>
                  <w:rPr>
                    <w:sz w:val="20"/>
                    <w:szCs w:val="20"/>
                  </w:rPr>
                  <w:tab/>
                  <w:delText xml:space="preserve">No lock or fastening to prevent free escape from the inside of the room or building used by children must be permitted. Exit hardware must be of the single-action type.  </w:delText>
                </w:r>
              </w:del>
            </w:sdtContent>
          </w:sdt>
        </w:p>
      </w:sdtContent>
    </w:sdt>
    <w:sdt>
      <w:sdtPr>
        <w:tag w:val="goog_rdk_1449"/>
        <w:id w:val="231945700"/>
      </w:sdtPr>
      <w:sdtContent>
        <w:p w14:paraId="000002A4" w14:textId="77777777" w:rsidR="00C10BEC" w:rsidRDefault="00000000">
          <w:pPr>
            <w:spacing w:before="200" w:after="200"/>
            <w:ind w:left="720" w:hanging="720"/>
            <w:rPr>
              <w:del w:id="1189" w:author="Ellett, Logan" w:date="2026-07-06T05:04:00Z"/>
              <w:sz w:val="20"/>
              <w:szCs w:val="20"/>
            </w:rPr>
          </w:pPr>
          <w:sdt>
            <w:sdtPr>
              <w:tag w:val="goog_rdk_1448"/>
              <w:id w:val="1902607321"/>
            </w:sdtPr>
            <w:sdtContent>
              <w:del w:id="1190" w:author="Ellett, Logan" w:date="2026-07-06T05:04:00Z">
                <w:r>
                  <w:rPr>
                    <w:sz w:val="20"/>
                    <w:szCs w:val="20"/>
                  </w:rPr>
                  <w:delText xml:space="preserve">H. </w:delText>
                </w:r>
                <w:r>
                  <w:rPr>
                    <w:sz w:val="20"/>
                    <w:szCs w:val="20"/>
                  </w:rPr>
                  <w:tab/>
                  <w:delText>Exit doors must be obvious and marked by exit signs.</w:delText>
                </w:r>
              </w:del>
            </w:sdtContent>
          </w:sdt>
        </w:p>
      </w:sdtContent>
    </w:sdt>
    <w:sdt>
      <w:sdtPr>
        <w:tag w:val="goog_rdk_1451"/>
        <w:id w:val="458113931"/>
      </w:sdtPr>
      <w:sdtContent>
        <w:p w14:paraId="000002A5" w14:textId="77777777" w:rsidR="00C10BEC" w:rsidRDefault="00000000">
          <w:pPr>
            <w:spacing w:before="200" w:after="200"/>
            <w:ind w:left="720" w:hanging="720"/>
            <w:rPr>
              <w:del w:id="1191" w:author="Ellett, Logan" w:date="2026-07-06T05:04:00Z"/>
              <w:sz w:val="20"/>
              <w:szCs w:val="20"/>
            </w:rPr>
          </w:pPr>
          <w:sdt>
            <w:sdtPr>
              <w:tag w:val="goog_rdk_1450"/>
              <w:id w:val="43638672"/>
            </w:sdtPr>
            <w:sdtContent>
              <w:del w:id="1192" w:author="Ellett, Logan" w:date="2026-07-06T05:04:00Z">
                <w:r>
                  <w:rPr>
                    <w:sz w:val="20"/>
                    <w:szCs w:val="20"/>
                  </w:rPr>
                  <w:delText xml:space="preserve">I. </w:delText>
                </w:r>
                <w:r>
                  <w:rPr>
                    <w:sz w:val="20"/>
                    <w:szCs w:val="20"/>
                  </w:rPr>
                  <w:tab/>
                  <w:delText>The route to each exit must be conspicuously indicated in such a manner that each occupant of a building or structure who is physically and mentally capable will readily know the direction of the escape from any point. Each path of escape must be so arranged or marked in such a manner that the way to a place of safety outside is unmistakable. Exitways and pathways to exitways must be unobstructed at all times.</w:delText>
                </w:r>
              </w:del>
            </w:sdtContent>
          </w:sdt>
        </w:p>
      </w:sdtContent>
    </w:sdt>
    <w:sdt>
      <w:sdtPr>
        <w:tag w:val="goog_rdk_1453"/>
        <w:id w:val="-547113600"/>
      </w:sdtPr>
      <w:sdtContent>
        <w:p w14:paraId="000002A6" w14:textId="77777777" w:rsidR="00C10BEC" w:rsidRDefault="00000000">
          <w:pPr>
            <w:spacing w:before="200" w:after="200"/>
            <w:ind w:left="720" w:hanging="720"/>
            <w:rPr>
              <w:del w:id="1193" w:author="Ellett, Logan" w:date="2026-07-06T05:04:00Z"/>
              <w:sz w:val="20"/>
              <w:szCs w:val="20"/>
            </w:rPr>
          </w:pPr>
          <w:sdt>
            <w:sdtPr>
              <w:tag w:val="goog_rdk_1452"/>
              <w:id w:val="1165586080"/>
            </w:sdtPr>
            <w:sdtContent>
              <w:del w:id="1194" w:author="Ellett, Logan" w:date="2026-07-06T05:04:00Z">
                <w:r>
                  <w:rPr>
                    <w:sz w:val="20"/>
                    <w:szCs w:val="20"/>
                  </w:rPr>
                  <w:delText xml:space="preserve">J. </w:delText>
                </w:r>
                <w:r>
                  <w:rPr>
                    <w:sz w:val="20"/>
                    <w:szCs w:val="20"/>
                  </w:rPr>
                  <w:tab/>
                  <w:delText>Any accessible areas beneath stairways which will be used as exitways by children must be enclosed with one-hour fire resistant material.</w:delText>
                </w:r>
              </w:del>
            </w:sdtContent>
          </w:sdt>
        </w:p>
      </w:sdtContent>
    </w:sdt>
    <w:sdt>
      <w:sdtPr>
        <w:tag w:val="goog_rdk_1455"/>
        <w:id w:val="-1217519904"/>
      </w:sdtPr>
      <w:sdtContent>
        <w:p w14:paraId="000002A7" w14:textId="77777777" w:rsidR="00C10BEC" w:rsidRDefault="00000000">
          <w:pPr>
            <w:spacing w:before="200" w:after="200"/>
            <w:ind w:left="720" w:hanging="720"/>
            <w:rPr>
              <w:del w:id="1195" w:author="Ellett, Logan" w:date="2026-07-06T05:04:00Z"/>
              <w:sz w:val="20"/>
              <w:szCs w:val="20"/>
            </w:rPr>
          </w:pPr>
          <w:sdt>
            <w:sdtPr>
              <w:tag w:val="goog_rdk_1454"/>
              <w:id w:val="-1876325536"/>
            </w:sdtPr>
            <w:sdtContent>
              <w:del w:id="1196" w:author="Ellett, Logan" w:date="2026-07-06T05:04:00Z">
                <w:r>
                  <w:rPr>
                    <w:sz w:val="20"/>
                    <w:szCs w:val="20"/>
                  </w:rPr>
                  <w:delText xml:space="preserve">K. </w:delText>
                </w:r>
                <w:r>
                  <w:rPr>
                    <w:sz w:val="20"/>
                    <w:szCs w:val="20"/>
                  </w:rPr>
                  <w:tab/>
                  <w:delText>In each building used by the treatment center, fire alarm facilities must be provided to warn occupants of the existence of a fire so that they may escape, or to facilitate the orderly conduct of fire exit drills.</w:delText>
                </w:r>
              </w:del>
            </w:sdtContent>
          </w:sdt>
        </w:p>
      </w:sdtContent>
    </w:sdt>
    <w:sdt>
      <w:sdtPr>
        <w:tag w:val="goog_rdk_1457"/>
        <w:id w:val="-500188895"/>
      </w:sdtPr>
      <w:sdtContent>
        <w:p w14:paraId="000002A8" w14:textId="77777777" w:rsidR="00C10BEC" w:rsidRDefault="00000000">
          <w:pPr>
            <w:spacing w:before="200" w:after="200"/>
            <w:ind w:left="720" w:hanging="720"/>
            <w:rPr>
              <w:del w:id="1197" w:author="Ellett, Logan" w:date="2026-07-06T05:04:00Z"/>
              <w:sz w:val="20"/>
              <w:szCs w:val="20"/>
            </w:rPr>
          </w:pPr>
          <w:sdt>
            <w:sdtPr>
              <w:tag w:val="goog_rdk_1456"/>
              <w:id w:val="635456074"/>
            </w:sdtPr>
            <w:sdtContent>
              <w:del w:id="1198" w:author="Ellett, Logan" w:date="2026-07-06T05:04:00Z">
                <w:r>
                  <w:rPr>
                    <w:sz w:val="20"/>
                    <w:szCs w:val="20"/>
                  </w:rPr>
                  <w:delText xml:space="preserve">L. </w:delText>
                </w:r>
                <w:r>
                  <w:rPr>
                    <w:sz w:val="20"/>
                    <w:szCs w:val="20"/>
                  </w:rPr>
                  <w:tab/>
                  <w:delText>Each facility must have a telephone, and near the telephone must be located the numbers of an emergency medical facility, the local fire and police departments, and other emergency numbers including poison control, if available.</w:delText>
                </w:r>
              </w:del>
            </w:sdtContent>
          </w:sdt>
        </w:p>
      </w:sdtContent>
    </w:sdt>
    <w:sdt>
      <w:sdtPr>
        <w:tag w:val="goog_rdk_1459"/>
        <w:id w:val="-1492907572"/>
      </w:sdtPr>
      <w:sdtContent>
        <w:p w14:paraId="000002A9" w14:textId="77777777" w:rsidR="00C10BEC" w:rsidRDefault="00000000">
          <w:pPr>
            <w:spacing w:before="200" w:after="200"/>
            <w:ind w:left="720" w:hanging="720"/>
            <w:rPr>
              <w:del w:id="1199" w:author="Ellett, Logan" w:date="2026-07-06T05:04:00Z"/>
              <w:sz w:val="20"/>
              <w:szCs w:val="20"/>
            </w:rPr>
          </w:pPr>
          <w:sdt>
            <w:sdtPr>
              <w:tag w:val="goog_rdk_1458"/>
              <w:id w:val="-1343910255"/>
            </w:sdtPr>
            <w:sdtContent>
              <w:del w:id="1200" w:author="Ellett, Logan" w:date="2026-07-06T05:04:00Z">
                <w:r>
                  <w:rPr>
                    <w:sz w:val="20"/>
                    <w:szCs w:val="20"/>
                  </w:rPr>
                  <w:delText xml:space="preserve">M. </w:delText>
                </w:r>
                <w:r>
                  <w:rPr>
                    <w:sz w:val="20"/>
                    <w:szCs w:val="20"/>
                  </w:rPr>
                  <w:tab/>
                  <w:delText>If weapons are on the property of the facility, they must be rendered totally inoperable and must be locked up to prevent unauthorized use. Ammunition, projectiles such as arrows or other items which can be used to make the weapon operable, must be; locked separately. Weapons must not be transported in any vehicle in which children are riding unless the weapons are made inoperable and inaccessible.</w:delText>
                </w:r>
              </w:del>
            </w:sdtContent>
          </w:sdt>
        </w:p>
      </w:sdtContent>
    </w:sdt>
    <w:sdt>
      <w:sdtPr>
        <w:tag w:val="goog_rdk_1461"/>
        <w:id w:val="8824067"/>
      </w:sdtPr>
      <w:sdtContent>
        <w:p w14:paraId="000002AA" w14:textId="77777777" w:rsidR="00C10BEC" w:rsidRDefault="00000000">
          <w:pPr>
            <w:spacing w:before="200" w:after="200"/>
            <w:ind w:left="720" w:hanging="720"/>
            <w:rPr>
              <w:del w:id="1201" w:author="Ellett, Logan" w:date="2026-07-06T05:04:00Z"/>
              <w:sz w:val="20"/>
              <w:szCs w:val="20"/>
            </w:rPr>
          </w:pPr>
          <w:sdt>
            <w:sdtPr>
              <w:tag w:val="goog_rdk_1460"/>
              <w:id w:val="215801233"/>
            </w:sdtPr>
            <w:sdtContent>
              <w:del w:id="1202" w:author="Ellett, Logan" w:date="2026-07-06T05:04:00Z">
                <w:r>
                  <w:rPr>
                    <w:sz w:val="20"/>
                    <w:szCs w:val="20"/>
                  </w:rPr>
                  <w:delText xml:space="preserve">N. </w:delText>
                </w:r>
                <w:r>
                  <w:rPr>
                    <w:sz w:val="20"/>
                    <w:szCs w:val="20"/>
                  </w:rPr>
                  <w:tab/>
                  <w:delText>When a swimming pool is provided, it must meet the requirements of the Colorado Department of Public Health and Environment or local unit. Safety precautions must include protective fencing, nonskid surface of at least four feet adjoining pool sides, and winter coverage which must exclude plastic or inflatable-type domes. A lifeguard, who holds an advanced life saving certificate, must be in attendance at all times when the pool is in use.</w:delText>
                </w:r>
              </w:del>
            </w:sdtContent>
          </w:sdt>
        </w:p>
      </w:sdtContent>
    </w:sdt>
    <w:sdt>
      <w:sdtPr>
        <w:tag w:val="goog_rdk_1463"/>
        <w:id w:val="-1423193369"/>
      </w:sdtPr>
      <w:sdtContent>
        <w:p w14:paraId="000002AB" w14:textId="77777777" w:rsidR="00C10BEC" w:rsidRDefault="00000000">
          <w:pPr>
            <w:spacing w:before="200" w:after="200"/>
            <w:ind w:left="720" w:hanging="720"/>
            <w:rPr>
              <w:del w:id="1203" w:author="Ellett, Logan" w:date="2026-07-06T05:04:00Z"/>
              <w:sz w:val="20"/>
              <w:szCs w:val="20"/>
            </w:rPr>
          </w:pPr>
          <w:sdt>
            <w:sdtPr>
              <w:tag w:val="goog_rdk_1462"/>
              <w:id w:val="1654609635"/>
            </w:sdtPr>
            <w:sdtContent>
              <w:del w:id="1204" w:author="Ellett, Logan" w:date="2026-07-06T05:04:00Z">
                <w:r>
                  <w:rPr>
                    <w:sz w:val="20"/>
                    <w:szCs w:val="20"/>
                  </w:rPr>
                  <w:delText xml:space="preserve">O. </w:delText>
                </w:r>
                <w:r>
                  <w:rPr>
                    <w:sz w:val="20"/>
                    <w:szCs w:val="20"/>
                  </w:rPr>
                  <w:tab/>
                  <w:delText>The Colorado Department of Human Services will establish the number of children who may be served at any one time in the building(s) used by the day treatment center for school, recreation or therapy, established on the basis of one child per twenty square feet of space within the rooms which are to be used. Areas within the building which are to be used for bedroom, kitchen, office, hallways, or bathroom cannot be counted as space available for use by the children at the day treatment center.</w:delText>
                </w:r>
              </w:del>
            </w:sdtContent>
          </w:sdt>
        </w:p>
      </w:sdtContent>
    </w:sdt>
    <w:sdt>
      <w:sdtPr>
        <w:tag w:val="goog_rdk_1465"/>
        <w:id w:val="829716752"/>
      </w:sdtPr>
      <w:sdtContent>
        <w:p w14:paraId="000002AC" w14:textId="77777777" w:rsidR="00C10BEC" w:rsidRDefault="00000000">
          <w:pPr>
            <w:spacing w:before="200" w:after="200"/>
            <w:ind w:left="720" w:hanging="720"/>
            <w:rPr>
              <w:del w:id="1205" w:author="Ellett, Logan" w:date="2026-07-06T05:04:00Z"/>
              <w:sz w:val="20"/>
              <w:szCs w:val="20"/>
            </w:rPr>
          </w:pPr>
          <w:sdt>
            <w:sdtPr>
              <w:tag w:val="goog_rdk_1464"/>
              <w:id w:val="1109825599"/>
            </w:sdtPr>
            <w:sdtContent>
              <w:del w:id="1206" w:author="Ellett, Logan" w:date="2026-07-06T05:04:00Z">
                <w:r>
                  <w:rPr>
                    <w:sz w:val="20"/>
                    <w:szCs w:val="20"/>
                  </w:rPr>
                  <w:delText xml:space="preserve">P. </w:delText>
                </w:r>
                <w:r>
                  <w:rPr>
                    <w:sz w:val="20"/>
                    <w:szCs w:val="20"/>
                  </w:rPr>
                  <w:tab/>
                  <w:delText>Within the buildings to be used by children in the day treatment program, there must be one toilet and one lavatory for every thirty children in attendance.</w:delText>
                </w:r>
              </w:del>
            </w:sdtContent>
          </w:sdt>
        </w:p>
      </w:sdtContent>
    </w:sdt>
    <w:sdt>
      <w:sdtPr>
        <w:tag w:val="goog_rdk_1467"/>
        <w:id w:val="-1533579587"/>
      </w:sdtPr>
      <w:sdtContent>
        <w:p w14:paraId="000002AD" w14:textId="77777777" w:rsidR="00C10BEC" w:rsidRDefault="00000000">
          <w:pPr>
            <w:spacing w:before="200" w:after="200"/>
            <w:ind w:left="720" w:hanging="720"/>
            <w:rPr>
              <w:del w:id="1207" w:author="Ellett, Logan" w:date="2026-07-06T05:04:00Z"/>
              <w:b/>
              <w:bCs/>
              <w:color w:val="FF0000"/>
              <w:sz w:val="20"/>
              <w:szCs w:val="20"/>
            </w:rPr>
          </w:pPr>
          <w:sdt>
            <w:sdtPr>
              <w:tag w:val="goog_rdk_1466"/>
              <w:id w:val="2033439442"/>
            </w:sdtPr>
            <w:sdtContent>
              <w:del w:id="1208" w:author="Ellett, Logan" w:date="2026-07-06T05:04:00Z">
                <w:r>
                  <w:rPr>
                    <w:sz w:val="20"/>
                    <w:szCs w:val="20"/>
                  </w:rPr>
                  <w:delText xml:space="preserve">Q. </w:delText>
                </w:r>
                <w:r>
                  <w:rPr>
                    <w:sz w:val="20"/>
                    <w:szCs w:val="20"/>
                  </w:rPr>
                  <w:tab/>
                  <w:delText>Arrangement must be made for personal belongings of each child while in attendance at the center.</w:delText>
                </w:r>
              </w:del>
            </w:sdtContent>
          </w:sdt>
        </w:p>
      </w:sdtContent>
    </w:sdt>
    <w:p w14:paraId="000002AE" w14:textId="77777777" w:rsidR="00C10BEC" w:rsidRDefault="00000000">
      <w:pPr>
        <w:spacing w:before="200" w:after="200"/>
        <w:ind w:left="1440" w:hanging="1440"/>
        <w:rPr>
          <w:b/>
          <w:bCs/>
          <w:color w:val="FF0000"/>
          <w:sz w:val="20"/>
          <w:szCs w:val="20"/>
        </w:rPr>
      </w:pPr>
      <w:sdt>
        <w:sdtPr>
          <w:tag w:val="goog_rdk_1469"/>
          <w:id w:val="-323568922"/>
        </w:sdtPr>
        <w:sdtContent>
          <w:ins w:id="1209" w:author="Ellett, Logan" w:date="2026-07-06T05:04:00Z">
            <w:r w:rsidRPr="00686BD5">
              <w:rPr>
                <w:b/>
                <w:bCs/>
                <w:color w:val="ED0000"/>
                <w:sz w:val="20"/>
                <w:szCs w:val="20"/>
              </w:rPr>
              <w:t>7.706.7</w:t>
            </w:r>
            <w:r w:rsidRPr="00686BD5">
              <w:rPr>
                <w:b/>
                <w:bCs/>
                <w:color w:val="ED0000"/>
                <w:sz w:val="20"/>
                <w:szCs w:val="20"/>
              </w:rPr>
              <w:tab/>
              <w:t>Vocational and Transitional Day Treatment</w:t>
            </w:r>
          </w:ins>
        </w:sdtContent>
      </w:sdt>
    </w:p>
    <w:p w14:paraId="000002AF" w14:textId="77777777" w:rsidR="00C10BEC" w:rsidRDefault="00000000">
      <w:pPr>
        <w:spacing w:before="200" w:after="200"/>
        <w:ind w:left="720" w:hanging="720"/>
        <w:rPr>
          <w:color w:val="FF0000"/>
          <w:sz w:val="20"/>
          <w:szCs w:val="20"/>
        </w:rPr>
      </w:pPr>
      <w:sdt>
        <w:sdtPr>
          <w:tag w:val="goog_rdk_1471"/>
          <w:id w:val="1815042185"/>
        </w:sdtPr>
        <w:sdtContent>
          <w:ins w:id="1210" w:author="Ellett, Logan" w:date="2026-07-06T05:04:00Z">
            <w:r w:rsidRPr="00686BD5">
              <w:rPr>
                <w:color w:val="ED0000"/>
                <w:sz w:val="20"/>
                <w:szCs w:val="20"/>
              </w:rPr>
              <w:t>A.</w:t>
            </w:r>
            <w:r w:rsidRPr="00686BD5">
              <w:rPr>
                <w:color w:val="ED0000"/>
                <w:sz w:val="20"/>
                <w:szCs w:val="20"/>
              </w:rPr>
              <w:tab/>
              <w:t>Educational/vocational programs</w:t>
            </w:r>
          </w:ins>
        </w:sdtContent>
      </w:sdt>
      <w:r>
        <w:rPr>
          <w:color w:val="FF0000"/>
          <w:sz w:val="20"/>
          <w:szCs w:val="20"/>
        </w:rPr>
        <w:tab/>
      </w:r>
    </w:p>
    <w:p w14:paraId="000002B0" w14:textId="4C618E50" w:rsidR="00C10BEC" w:rsidRDefault="00000000">
      <w:pPr>
        <w:spacing w:before="200" w:after="200"/>
        <w:ind w:left="1440" w:hanging="720"/>
        <w:rPr>
          <w:color w:val="FF0000"/>
          <w:sz w:val="20"/>
          <w:szCs w:val="20"/>
        </w:rPr>
      </w:pPr>
      <w:sdt>
        <w:sdtPr>
          <w:tag w:val="goog_rdk_1473"/>
          <w:id w:val="-119714989"/>
        </w:sdtPr>
        <w:sdtContent>
          <w:ins w:id="1211" w:author="Ellett, Logan" w:date="2026-07-06T05:05:00Z">
            <w:r w:rsidRPr="00686BD5">
              <w:rPr>
                <w:color w:val="ED0000"/>
                <w:sz w:val="20"/>
                <w:szCs w:val="20"/>
              </w:rPr>
              <w:t>1.</w:t>
            </w:r>
            <w:r w:rsidRPr="00686BD5">
              <w:rPr>
                <w:color w:val="ED0000"/>
                <w:sz w:val="20"/>
                <w:szCs w:val="20"/>
              </w:rPr>
              <w:tab/>
              <w:t>Educational/vocational programs shall be developed and provided for all school-age children/youth who attend the day treatment facility and in accordance with the individual child’s/youth’s plan, the Public School Finance Act outlined in Article 54.5 of Title 22, and as required by the Exceptional Children’s Educational Act outlined in Article 20 of Title 22, C.R.S., and Rules and Regulations for the Administration of the Exceptional Children’s Educational Act (1 CCR 301-8) (</w:t>
            </w:r>
          </w:ins>
          <w:ins w:id="1212" w:author="Ellett, Logan" w:date="2026-09-10T13:04:00Z" w16du:dateUtc="2026-09-10T19:04:00Z">
            <w:r w:rsidR="00512AE9" w:rsidRPr="00686BD5">
              <w:rPr>
                <w:color w:val="ED0000"/>
                <w:sz w:val="20"/>
                <w:szCs w:val="20"/>
              </w:rPr>
              <w:t>May 15, 2025</w:t>
            </w:r>
          </w:ins>
          <w:ins w:id="1213" w:author="Ellett, Logan" w:date="2026-07-06T05:05:00Z">
            <w:r w:rsidRPr="00686BD5">
              <w:rPr>
                <w:color w:val="ED0000"/>
                <w:sz w:val="20"/>
                <w:szCs w:val="20"/>
              </w:rPr>
              <w:t>), incorporated by reference in Section 7.714.6.A.</w:t>
            </w:r>
          </w:ins>
        </w:sdtContent>
      </w:sdt>
    </w:p>
    <w:p w14:paraId="000002B1" w14:textId="77777777" w:rsidR="00C10BEC" w:rsidRDefault="00000000">
      <w:pPr>
        <w:spacing w:before="200" w:after="200"/>
        <w:ind w:left="1440" w:hanging="720"/>
        <w:rPr>
          <w:color w:val="FF0000"/>
          <w:sz w:val="20"/>
          <w:szCs w:val="20"/>
        </w:rPr>
      </w:pPr>
      <w:sdt>
        <w:sdtPr>
          <w:tag w:val="goog_rdk_1475"/>
          <w:id w:val="1687904366"/>
        </w:sdtPr>
        <w:sdtContent>
          <w:ins w:id="1214" w:author="Ellett, Logan" w:date="2026-07-06T05:06:00Z">
            <w:r w:rsidRPr="00686BD5">
              <w:rPr>
                <w:color w:val="ED0000"/>
                <w:sz w:val="20"/>
                <w:szCs w:val="20"/>
              </w:rPr>
              <w:t>2.</w:t>
            </w:r>
            <w:r w:rsidRPr="00686BD5">
              <w:rPr>
                <w:color w:val="ED0000"/>
                <w:sz w:val="20"/>
                <w:szCs w:val="20"/>
              </w:rPr>
              <w:tab/>
              <w:t>Children/youth shall attend educational/vocational programs in the most appropriate and least restrictive educational setting as determined by the child’s/youth’s IEP team and/or school support team and following the rules of a best interest determination (BID) meeting, where applicable and as outlined in Section 7.301.241. Facility schools must not require students to attend their educational facility unless and until the county has determined that it is in the child’s/youth’s best interest to change schools and has specifically requested a change in enrollment in accordance with Section 22-32-138(1)(g), C.R.S. and Section 7.301.241.D. Any school attended within the community must be accredited by the state of Colorado. Online education or home-based learning programs must:</w:t>
            </w:r>
          </w:ins>
        </w:sdtContent>
      </w:sdt>
    </w:p>
    <w:p w14:paraId="000002B2" w14:textId="77777777" w:rsidR="00C10BEC" w:rsidRDefault="00000000">
      <w:pPr>
        <w:spacing w:before="200" w:after="200"/>
        <w:ind w:left="2160" w:hanging="720"/>
        <w:rPr>
          <w:color w:val="FF0000"/>
          <w:sz w:val="20"/>
          <w:szCs w:val="20"/>
        </w:rPr>
      </w:pPr>
      <w:sdt>
        <w:sdtPr>
          <w:tag w:val="goog_rdk_1477"/>
          <w:id w:val="1905797257"/>
        </w:sdtPr>
        <w:sdtContent>
          <w:ins w:id="1215" w:author="Ellett, Logan" w:date="2026-07-06T05:08:00Z">
            <w:r w:rsidRPr="00686BD5">
              <w:rPr>
                <w:color w:val="ED0000"/>
                <w:sz w:val="20"/>
                <w:szCs w:val="20"/>
              </w:rPr>
              <w:t>a.</w:t>
            </w:r>
            <w:r w:rsidRPr="00686BD5">
              <w:rPr>
                <w:color w:val="ED0000"/>
                <w:sz w:val="20"/>
                <w:szCs w:val="20"/>
              </w:rPr>
              <w:tab/>
              <w:t>Be accredited or approved by the state of Colorado;</w:t>
            </w:r>
          </w:ins>
        </w:sdtContent>
      </w:sdt>
    </w:p>
    <w:p w14:paraId="000002B3" w14:textId="77777777" w:rsidR="00C10BEC" w:rsidRDefault="00000000">
      <w:pPr>
        <w:spacing w:before="200" w:after="200"/>
        <w:ind w:left="2160" w:hanging="720"/>
        <w:rPr>
          <w:color w:val="FF0000"/>
          <w:sz w:val="20"/>
          <w:szCs w:val="20"/>
        </w:rPr>
      </w:pPr>
      <w:sdt>
        <w:sdtPr>
          <w:tag w:val="goog_rdk_1479"/>
          <w:id w:val="-1194432300"/>
        </w:sdtPr>
        <w:sdtContent>
          <w:ins w:id="1216" w:author="Ellett, Logan" w:date="2026-07-06T05:08:00Z">
            <w:r w:rsidRPr="00686BD5">
              <w:rPr>
                <w:color w:val="ED0000"/>
                <w:sz w:val="20"/>
                <w:szCs w:val="20"/>
              </w:rPr>
              <w:t>b.</w:t>
            </w:r>
            <w:r w:rsidRPr="00686BD5">
              <w:rPr>
                <w:color w:val="ED0000"/>
                <w:sz w:val="20"/>
                <w:szCs w:val="20"/>
              </w:rPr>
              <w:tab/>
              <w:t>Be taught by a teacher licensed in the state of Colorado;</w:t>
            </w:r>
          </w:ins>
        </w:sdtContent>
      </w:sdt>
    </w:p>
    <w:p w14:paraId="000002B4" w14:textId="77777777" w:rsidR="00C10BEC" w:rsidRDefault="00000000">
      <w:pPr>
        <w:spacing w:before="200" w:after="200"/>
        <w:ind w:left="2160" w:hanging="720"/>
        <w:rPr>
          <w:color w:val="FF0000"/>
          <w:sz w:val="20"/>
          <w:szCs w:val="20"/>
        </w:rPr>
      </w:pPr>
      <w:sdt>
        <w:sdtPr>
          <w:tag w:val="goog_rdk_1481"/>
          <w:id w:val="-524672222"/>
        </w:sdtPr>
        <w:sdtContent>
          <w:ins w:id="1217" w:author="Ellett, Logan" w:date="2026-07-06T05:08:00Z">
            <w:r w:rsidRPr="00686BD5">
              <w:rPr>
                <w:color w:val="ED0000"/>
                <w:sz w:val="20"/>
                <w:szCs w:val="20"/>
              </w:rPr>
              <w:t>c.</w:t>
            </w:r>
            <w:r w:rsidRPr="00686BD5">
              <w:rPr>
                <w:color w:val="ED0000"/>
                <w:sz w:val="20"/>
                <w:szCs w:val="20"/>
              </w:rPr>
              <w:tab/>
              <w:t>Be included in the individual child’s/youth’s plan and approved by the placing agency;</w:t>
            </w:r>
          </w:ins>
        </w:sdtContent>
      </w:sdt>
    </w:p>
    <w:p w14:paraId="000002B5" w14:textId="77777777" w:rsidR="00C10BEC" w:rsidRDefault="00000000">
      <w:pPr>
        <w:spacing w:before="200" w:after="200"/>
        <w:ind w:left="2160" w:hanging="720"/>
        <w:rPr>
          <w:color w:val="FF0000"/>
          <w:sz w:val="20"/>
          <w:szCs w:val="20"/>
        </w:rPr>
      </w:pPr>
      <w:sdt>
        <w:sdtPr>
          <w:tag w:val="goog_rdk_1483"/>
          <w:id w:val="-397303816"/>
        </w:sdtPr>
        <w:sdtContent>
          <w:ins w:id="1218" w:author="Ellett, Logan" w:date="2026-07-06T05:08:00Z">
            <w:r w:rsidRPr="00686BD5">
              <w:rPr>
                <w:color w:val="ED0000"/>
                <w:sz w:val="20"/>
                <w:szCs w:val="20"/>
              </w:rPr>
              <w:t>d.</w:t>
            </w:r>
            <w:r w:rsidRPr="00686BD5">
              <w:rPr>
                <w:color w:val="ED0000"/>
                <w:sz w:val="20"/>
                <w:szCs w:val="20"/>
              </w:rPr>
              <w:tab/>
              <w:t>Include a written plan for recreation, socialization, and community involvement for the child/youth; and</w:t>
            </w:r>
          </w:ins>
        </w:sdtContent>
      </w:sdt>
    </w:p>
    <w:p w14:paraId="000002B6" w14:textId="77777777" w:rsidR="00C10BEC" w:rsidRDefault="00000000">
      <w:pPr>
        <w:spacing w:before="200" w:after="200"/>
        <w:ind w:left="2160" w:hanging="720"/>
        <w:rPr>
          <w:color w:val="FF0000"/>
          <w:sz w:val="20"/>
          <w:szCs w:val="20"/>
        </w:rPr>
      </w:pPr>
      <w:sdt>
        <w:sdtPr>
          <w:tag w:val="goog_rdk_1485"/>
          <w:id w:val="2027690007"/>
        </w:sdtPr>
        <w:sdtContent>
          <w:ins w:id="1219" w:author="Ellett, Logan" w:date="2026-07-06T05:08:00Z">
            <w:r w:rsidRPr="00686BD5">
              <w:rPr>
                <w:color w:val="ED0000"/>
                <w:sz w:val="20"/>
                <w:szCs w:val="20"/>
              </w:rPr>
              <w:t>e.</w:t>
            </w:r>
            <w:r w:rsidRPr="00686BD5">
              <w:rPr>
                <w:color w:val="ED0000"/>
                <w:sz w:val="20"/>
                <w:szCs w:val="20"/>
              </w:rPr>
              <w:tab/>
              <w:t>Include a written plan for supervision while the child/youth is in the online education program.</w:t>
            </w:r>
          </w:ins>
        </w:sdtContent>
      </w:sdt>
    </w:p>
    <w:p w14:paraId="000002B7" w14:textId="77777777" w:rsidR="00C10BEC" w:rsidRDefault="00000000">
      <w:pPr>
        <w:spacing w:before="200" w:after="200"/>
        <w:ind w:left="1440" w:hanging="720"/>
        <w:rPr>
          <w:color w:val="FF0000"/>
          <w:sz w:val="20"/>
          <w:szCs w:val="20"/>
        </w:rPr>
      </w:pPr>
      <w:sdt>
        <w:sdtPr>
          <w:tag w:val="goog_rdk_1487"/>
          <w:id w:val="-1900681669"/>
        </w:sdtPr>
        <w:sdtContent>
          <w:ins w:id="1220" w:author="Ellett, Logan" w:date="2026-07-06T05:09:00Z">
            <w:r w:rsidRPr="00686BD5">
              <w:rPr>
                <w:color w:val="ED0000"/>
                <w:sz w:val="20"/>
                <w:szCs w:val="20"/>
              </w:rPr>
              <w:t>3.</w:t>
            </w:r>
            <w:r w:rsidRPr="00686BD5">
              <w:rPr>
                <w:color w:val="ED0000"/>
                <w:sz w:val="20"/>
                <w:szCs w:val="20"/>
              </w:rPr>
              <w:tab/>
              <w:t>Homeschooling is prohibited.</w:t>
            </w:r>
          </w:ins>
        </w:sdtContent>
      </w:sdt>
    </w:p>
    <w:p w14:paraId="000002B8" w14:textId="77777777" w:rsidR="00C10BEC" w:rsidRDefault="00000000">
      <w:pPr>
        <w:spacing w:before="200" w:after="200"/>
        <w:ind w:left="1440" w:hanging="720"/>
        <w:rPr>
          <w:color w:val="FF0000"/>
          <w:sz w:val="20"/>
          <w:szCs w:val="20"/>
        </w:rPr>
      </w:pPr>
      <w:sdt>
        <w:sdtPr>
          <w:tag w:val="goog_rdk_1489"/>
          <w:id w:val="-542350937"/>
        </w:sdtPr>
        <w:sdtContent>
          <w:ins w:id="1221" w:author="Ellett, Logan" w:date="2026-07-06T05:09:00Z">
            <w:r w:rsidRPr="00686BD5">
              <w:rPr>
                <w:color w:val="ED0000"/>
                <w:sz w:val="20"/>
                <w:szCs w:val="20"/>
              </w:rPr>
              <w:t>4.</w:t>
            </w:r>
            <w:r w:rsidRPr="00686BD5">
              <w:rPr>
                <w:color w:val="ED0000"/>
                <w:sz w:val="20"/>
                <w:szCs w:val="20"/>
              </w:rPr>
              <w:tab/>
            </w:r>
            <w:proofErr w:type="gramStart"/>
            <w:r w:rsidRPr="00686BD5">
              <w:rPr>
                <w:color w:val="ED0000"/>
                <w:sz w:val="20"/>
                <w:szCs w:val="20"/>
              </w:rPr>
              <w:t>Children/youth</w:t>
            </w:r>
            <w:proofErr w:type="gramEnd"/>
            <w:r w:rsidRPr="00686BD5">
              <w:rPr>
                <w:color w:val="ED0000"/>
                <w:sz w:val="20"/>
                <w:szCs w:val="20"/>
              </w:rPr>
              <w:t xml:space="preserve"> attending school must be permitted to participate </w:t>
            </w:r>
            <w:proofErr w:type="gramStart"/>
            <w:r w:rsidRPr="00686BD5">
              <w:rPr>
                <w:color w:val="ED0000"/>
                <w:sz w:val="20"/>
                <w:szCs w:val="20"/>
              </w:rPr>
              <w:t>in school</w:t>
            </w:r>
            <w:proofErr w:type="gramEnd"/>
            <w:r w:rsidRPr="00686BD5">
              <w:rPr>
                <w:color w:val="ED0000"/>
                <w:sz w:val="20"/>
                <w:szCs w:val="20"/>
              </w:rPr>
              <w:t xml:space="preserve"> extracurricular activities to the extent of their interests and abilities and in accordance with each individual child’s/youth’s plan.</w:t>
            </w:r>
          </w:ins>
        </w:sdtContent>
      </w:sdt>
    </w:p>
    <w:p w14:paraId="000002B9" w14:textId="77777777" w:rsidR="00C10BEC" w:rsidRDefault="00000000">
      <w:pPr>
        <w:spacing w:before="200" w:after="200"/>
        <w:ind w:left="1440" w:hanging="720"/>
        <w:rPr>
          <w:color w:val="FF0000"/>
          <w:sz w:val="20"/>
          <w:szCs w:val="20"/>
        </w:rPr>
      </w:pPr>
      <w:sdt>
        <w:sdtPr>
          <w:tag w:val="goog_rdk_1491"/>
          <w:id w:val="597280678"/>
        </w:sdtPr>
        <w:sdtContent>
          <w:ins w:id="1222" w:author="Ellett, Logan" w:date="2026-07-06T05:09:00Z">
            <w:r w:rsidRPr="007E0962">
              <w:rPr>
                <w:color w:val="ED0000"/>
                <w:sz w:val="20"/>
                <w:szCs w:val="20"/>
              </w:rPr>
              <w:t>5.</w:t>
            </w:r>
            <w:r w:rsidRPr="007E0962">
              <w:rPr>
                <w:color w:val="ED0000"/>
                <w:sz w:val="20"/>
                <w:szCs w:val="20"/>
              </w:rPr>
              <w:tab/>
              <w:t>The facility must develop assurances that the educational/vocational program is an integral part of the child’s/youth’s plan.</w:t>
            </w:r>
          </w:ins>
        </w:sdtContent>
      </w:sdt>
    </w:p>
    <w:p w14:paraId="000002BA" w14:textId="77777777" w:rsidR="00C10BEC" w:rsidRDefault="00000000">
      <w:pPr>
        <w:spacing w:before="200" w:after="200"/>
        <w:ind w:left="1440" w:hanging="720"/>
        <w:rPr>
          <w:color w:val="FF0000"/>
          <w:sz w:val="20"/>
          <w:szCs w:val="20"/>
        </w:rPr>
      </w:pPr>
      <w:sdt>
        <w:sdtPr>
          <w:tag w:val="goog_rdk_1493"/>
          <w:id w:val="1535891384"/>
        </w:sdtPr>
        <w:sdtContent>
          <w:ins w:id="1223" w:author="Ellett, Logan" w:date="2026-07-06T05:09:00Z">
            <w:r w:rsidRPr="00686BD5">
              <w:rPr>
                <w:color w:val="ED0000"/>
                <w:sz w:val="20"/>
                <w:szCs w:val="20"/>
              </w:rPr>
              <w:t>6.</w:t>
            </w:r>
            <w:r w:rsidRPr="00686BD5">
              <w:rPr>
                <w:color w:val="ED0000"/>
                <w:sz w:val="20"/>
                <w:szCs w:val="20"/>
              </w:rPr>
              <w:tab/>
            </w:r>
            <w:proofErr w:type="gramStart"/>
            <w:r w:rsidRPr="00686BD5">
              <w:rPr>
                <w:color w:val="ED0000"/>
                <w:sz w:val="20"/>
                <w:szCs w:val="20"/>
              </w:rPr>
              <w:t>In order to</w:t>
            </w:r>
            <w:proofErr w:type="gramEnd"/>
            <w:r w:rsidRPr="00686BD5">
              <w:rPr>
                <w:color w:val="ED0000"/>
                <w:sz w:val="20"/>
                <w:szCs w:val="20"/>
              </w:rPr>
              <w:t xml:space="preserve"> ensure that all students who may have disabilities are provided an appropriate education, the facility must ensure that adequate “Child Find” procedures are utilized. Such procedures must be developed cooperatively with Local Education Agencies (LEAs) in accordance with the Exceptional Children’s Educational Act Rules and Regulations and LEA procedures and in accordance with the Individuals with Disabilities Education Act (IDEA) (October 2010), 29 U.S.C. Section 794, as incorporated by reference in Section 7.701.14. Child Find includes a process for screening, referring, assessing, and staffing students suspected of having a disabling condition.</w:t>
            </w:r>
          </w:ins>
        </w:sdtContent>
      </w:sdt>
    </w:p>
    <w:p w14:paraId="000002BB" w14:textId="77777777" w:rsidR="00C10BEC" w:rsidRDefault="00000000">
      <w:pPr>
        <w:spacing w:before="200" w:after="200"/>
        <w:ind w:left="1440" w:hanging="720"/>
        <w:rPr>
          <w:color w:val="FF0000"/>
          <w:sz w:val="20"/>
          <w:szCs w:val="20"/>
        </w:rPr>
      </w:pPr>
      <w:sdt>
        <w:sdtPr>
          <w:tag w:val="goog_rdk_1495"/>
          <w:id w:val="-616168326"/>
        </w:sdtPr>
        <w:sdtContent>
          <w:ins w:id="1224" w:author="Ellett, Logan" w:date="2026-07-06T05:11:00Z">
            <w:r w:rsidRPr="00686BD5">
              <w:rPr>
                <w:color w:val="A90000"/>
                <w:sz w:val="20"/>
                <w:szCs w:val="20"/>
              </w:rPr>
              <w:t>7.</w:t>
            </w:r>
            <w:r w:rsidRPr="00686BD5">
              <w:rPr>
                <w:color w:val="A90000"/>
                <w:sz w:val="20"/>
                <w:szCs w:val="20"/>
              </w:rPr>
              <w:tab/>
              <w:t>The facility that operates its own educational program must provide adequate space, staff, equipment, and educational resources for all children/youth accessing the educational program and as required in the Exceptional Children’s Educational Act Rules and Regulations outlined in 1 CCR 301-8, as incorporated by reference in Section 7.714.6.A, as applicable.</w:t>
            </w:r>
          </w:ins>
        </w:sdtContent>
      </w:sdt>
    </w:p>
    <w:p w14:paraId="000002BC" w14:textId="77777777" w:rsidR="00C10BEC" w:rsidRDefault="00000000">
      <w:pPr>
        <w:spacing w:before="200" w:after="200"/>
        <w:ind w:left="1440" w:hanging="720"/>
        <w:rPr>
          <w:color w:val="FF0000"/>
          <w:sz w:val="20"/>
          <w:szCs w:val="20"/>
        </w:rPr>
      </w:pPr>
      <w:sdt>
        <w:sdtPr>
          <w:tag w:val="goog_rdk_1497"/>
          <w:id w:val="-895852513"/>
        </w:sdtPr>
        <w:sdtContent>
          <w:ins w:id="1225" w:author="Ellett, Logan" w:date="2026-07-06T05:12:00Z">
            <w:r w:rsidRPr="00686BD5">
              <w:rPr>
                <w:color w:val="A90000"/>
                <w:sz w:val="20"/>
                <w:szCs w:val="20"/>
              </w:rPr>
              <w:t>8.</w:t>
            </w:r>
            <w:r w:rsidRPr="00686BD5">
              <w:rPr>
                <w:color w:val="A90000"/>
                <w:sz w:val="20"/>
                <w:szCs w:val="20"/>
              </w:rPr>
              <w:tab/>
              <w:t>School records must be transmitted according to state law, pursuant to Section 24-72-204, C.R.S., Section 504 of the Rehabilitation Act of 1973, (October 2016), 29 U.S.C. Section 794, and the Individuals with Disabilities Education Act (IDEA) (October 2010), 20 U.S.C. Sections 1400 through 1482, as incorporated by reference in Section 7.701.14.</w:t>
            </w:r>
          </w:ins>
        </w:sdtContent>
      </w:sdt>
    </w:p>
    <w:p w14:paraId="704EAE54" w14:textId="7405E18F" w:rsidR="00741183" w:rsidRPr="00741183" w:rsidRDefault="00000000" w:rsidP="00741183">
      <w:pPr>
        <w:spacing w:before="200" w:after="200"/>
        <w:ind w:left="720" w:hanging="720"/>
        <w:rPr>
          <w:ins w:id="1226" w:author="Ellett, Logan" w:date="2026-09-02T05:36:00Z" w16du:dateUtc="2026-09-02T11:36:00Z"/>
          <w:color w:val="FF0000"/>
          <w:sz w:val="20"/>
          <w:szCs w:val="20"/>
        </w:rPr>
      </w:pPr>
      <w:sdt>
        <w:sdtPr>
          <w:tag w:val="goog_rdk_1499"/>
          <w:id w:val="237152348"/>
        </w:sdtPr>
        <w:sdtContent>
          <w:ins w:id="1227" w:author="Ellett, Logan" w:date="2026-07-06T05:13:00Z">
            <w:r w:rsidRPr="00686BD5">
              <w:rPr>
                <w:color w:val="ED0000"/>
                <w:sz w:val="20"/>
                <w:szCs w:val="20"/>
              </w:rPr>
              <w:t>B.</w:t>
            </w:r>
            <w:r w:rsidRPr="00686BD5">
              <w:rPr>
                <w:color w:val="ED0000"/>
                <w:sz w:val="20"/>
                <w:szCs w:val="20"/>
              </w:rPr>
              <w:tab/>
              <w:t>Day treatment facilities who are also licensed facility schools under the Colorado Department of Education’s Office of Facility Schools are considered educational institutions and eligible for Title 1 funding.</w:t>
            </w:r>
          </w:ins>
        </w:sdtContent>
      </w:sdt>
    </w:p>
    <w:p w14:paraId="580B088E" w14:textId="77777777" w:rsidR="00741183" w:rsidRDefault="00741183">
      <w:pPr>
        <w:pBdr>
          <w:top w:val="nil"/>
          <w:left w:val="nil"/>
          <w:bottom w:val="nil"/>
          <w:right w:val="nil"/>
          <w:between w:val="nil"/>
        </w:pBdr>
        <w:ind w:hanging="2"/>
        <w:rPr>
          <w:ins w:id="1228" w:author="Ellett, Logan" w:date="2026-09-02T05:36:00Z" w16du:dateUtc="2026-09-02T11:36:00Z"/>
          <w:color w:val="000000"/>
          <w:sz w:val="20"/>
          <w:szCs w:val="20"/>
        </w:rPr>
      </w:pPr>
    </w:p>
    <w:p w14:paraId="67E333DE" w14:textId="138C4E79" w:rsidR="00741183" w:rsidRPr="00741183" w:rsidRDefault="00741183">
      <w:pPr>
        <w:pBdr>
          <w:top w:val="nil"/>
          <w:left w:val="nil"/>
          <w:bottom w:val="nil"/>
          <w:right w:val="nil"/>
          <w:between w:val="nil"/>
        </w:pBdr>
        <w:ind w:hanging="2"/>
        <w:rPr>
          <w:b/>
          <w:bCs/>
          <w:color w:val="000000"/>
          <w:sz w:val="20"/>
          <w:szCs w:val="20"/>
        </w:rPr>
      </w:pPr>
      <w:r w:rsidRPr="00741183">
        <w:rPr>
          <w:b/>
          <w:bCs/>
          <w:color w:val="000000"/>
          <w:sz w:val="20"/>
          <w:szCs w:val="20"/>
        </w:rPr>
        <w:t xml:space="preserve">7.705 </w:t>
      </w:r>
      <w:r w:rsidRPr="00741183">
        <w:rPr>
          <w:b/>
          <w:bCs/>
          <w:color w:val="000000"/>
          <w:sz w:val="20"/>
          <w:szCs w:val="20"/>
        </w:rPr>
        <w:tab/>
      </w:r>
      <w:r w:rsidRPr="00741183">
        <w:rPr>
          <w:b/>
          <w:bCs/>
          <w:color w:val="000000"/>
          <w:sz w:val="20"/>
          <w:szCs w:val="20"/>
        </w:rPr>
        <w:tab/>
        <w:t xml:space="preserve">RULES REGULATING RESIDENTIAL CHILD CARE FACILITIES </w:t>
      </w:r>
    </w:p>
    <w:p w14:paraId="237C7F72" w14:textId="77777777" w:rsidR="00741183" w:rsidRDefault="00741183">
      <w:pPr>
        <w:pBdr>
          <w:top w:val="nil"/>
          <w:left w:val="nil"/>
          <w:bottom w:val="nil"/>
          <w:right w:val="nil"/>
          <w:between w:val="nil"/>
        </w:pBdr>
        <w:ind w:hanging="2"/>
        <w:rPr>
          <w:color w:val="000000"/>
          <w:sz w:val="20"/>
          <w:szCs w:val="20"/>
        </w:rPr>
      </w:pPr>
    </w:p>
    <w:p w14:paraId="4720CF9F" w14:textId="1EF81FF9" w:rsidR="00741183" w:rsidRDefault="00741183">
      <w:pPr>
        <w:pBdr>
          <w:top w:val="nil"/>
          <w:left w:val="nil"/>
          <w:bottom w:val="nil"/>
          <w:right w:val="nil"/>
          <w:between w:val="nil"/>
        </w:pBdr>
        <w:ind w:hanging="2"/>
        <w:rPr>
          <w:color w:val="000000"/>
          <w:sz w:val="20"/>
          <w:szCs w:val="20"/>
        </w:rPr>
      </w:pPr>
      <w:r w:rsidRPr="00741183">
        <w:rPr>
          <w:color w:val="000000"/>
          <w:sz w:val="20"/>
          <w:szCs w:val="20"/>
        </w:rPr>
        <w:t>All Residential Child Care Facilities must comply with the “General Rules for Child Care Facilities” found in Sections 7.701 through 7.701.500, and the Quality Standards for Twenty-Four (24)-Hour Care for Children and Youth found at Sections 7.714 through 7.714.92, the Rules Regulating Special Activities found at Sections 7.719 through 7.719.8, and the Rules and Regulations Governing the Health and Sanitation of Child Care Facilities in the State of Colorado found at 6 CCR 1010-7 (</w:t>
      </w:r>
      <w:ins w:id="1229" w:author="Ellett, Logan" w:date="2026-09-10T13:03:00Z" w16du:dateUtc="2026-09-10T19:03:00Z">
        <w:r w:rsidR="00512AE9">
          <w:rPr>
            <w:color w:val="000000"/>
            <w:sz w:val="20"/>
            <w:szCs w:val="20"/>
          </w:rPr>
          <w:t xml:space="preserve">November 14, </w:t>
        </w:r>
      </w:ins>
      <w:r w:rsidRPr="00741183">
        <w:rPr>
          <w:color w:val="000000"/>
          <w:sz w:val="20"/>
          <w:szCs w:val="20"/>
        </w:rPr>
        <w:t>202</w:t>
      </w:r>
      <w:r w:rsidR="00512AE9">
        <w:rPr>
          <w:color w:val="000000"/>
          <w:sz w:val="20"/>
          <w:szCs w:val="20"/>
        </w:rPr>
        <w:t>5</w:t>
      </w:r>
      <w:r w:rsidRPr="00741183">
        <w:rPr>
          <w:color w:val="000000"/>
          <w:sz w:val="20"/>
          <w:szCs w:val="20"/>
        </w:rPr>
        <w:t xml:space="preserve">), which is hereby incorporated by reference. No later editions or amendments are incorporated. The rules can be found at </w:t>
      </w:r>
      <w:hyperlink r:id="rId18" w:history="1">
        <w:r w:rsidRPr="00102413">
          <w:rPr>
            <w:rStyle w:val="Hyperlink"/>
            <w:sz w:val="20"/>
            <w:szCs w:val="20"/>
          </w:rPr>
          <w:t>https://www.sos.state.co.us/ccr/numericaldeptlist.do</w:t>
        </w:r>
      </w:hyperlink>
      <w:r w:rsidRPr="00741183">
        <w:rPr>
          <w:color w:val="000000"/>
          <w:sz w:val="20"/>
          <w:szCs w:val="20"/>
        </w:rPr>
        <w:t xml:space="preserve"> Copies are also available for public inspection and copying by contacting the Department of Human Services, 1575 Sherman St., Denver, Colorado 80203, during regular business hours, or any other state publications library during regular business hours.</w:t>
      </w:r>
    </w:p>
    <w:p w14:paraId="44BD0B56" w14:textId="77777777" w:rsidR="00741183" w:rsidRDefault="00741183">
      <w:pPr>
        <w:pBdr>
          <w:top w:val="nil"/>
          <w:left w:val="nil"/>
          <w:bottom w:val="nil"/>
          <w:right w:val="nil"/>
          <w:between w:val="nil"/>
        </w:pBdr>
        <w:ind w:hanging="2"/>
        <w:rPr>
          <w:color w:val="000000"/>
          <w:sz w:val="20"/>
          <w:szCs w:val="20"/>
        </w:rPr>
      </w:pPr>
    </w:p>
    <w:p w14:paraId="72D9C45F" w14:textId="1B811D63" w:rsidR="00741183" w:rsidRDefault="00741183">
      <w:pPr>
        <w:pBdr>
          <w:top w:val="nil"/>
          <w:left w:val="nil"/>
          <w:bottom w:val="nil"/>
          <w:right w:val="nil"/>
          <w:between w:val="nil"/>
        </w:pBdr>
        <w:ind w:hanging="2"/>
        <w:rPr>
          <w:ins w:id="1230" w:author="Ellett, Logan" w:date="2026-09-02T05:36:00Z" w16du:dateUtc="2026-09-02T11:36:00Z"/>
          <w:color w:val="000000"/>
          <w:sz w:val="20"/>
          <w:szCs w:val="20"/>
        </w:rPr>
      </w:pPr>
      <w:r>
        <w:rPr>
          <w:color w:val="000000"/>
          <w:sz w:val="20"/>
          <w:szCs w:val="20"/>
        </w:rPr>
        <w:t>***</w:t>
      </w:r>
    </w:p>
    <w:p w14:paraId="6422F599" w14:textId="77777777" w:rsidR="00741183" w:rsidRDefault="00741183">
      <w:pPr>
        <w:pBdr>
          <w:top w:val="nil"/>
          <w:left w:val="nil"/>
          <w:bottom w:val="nil"/>
          <w:right w:val="nil"/>
          <w:between w:val="nil"/>
        </w:pBdr>
        <w:ind w:hanging="2"/>
        <w:rPr>
          <w:ins w:id="1231" w:author="Ellett, Logan" w:date="2026-09-02T05:36:00Z" w16du:dateUtc="2026-09-02T11:36:00Z"/>
          <w:color w:val="000000"/>
          <w:sz w:val="20"/>
          <w:szCs w:val="20"/>
        </w:rPr>
      </w:pPr>
    </w:p>
    <w:p w14:paraId="6747E98A" w14:textId="77777777" w:rsidR="00741183" w:rsidRDefault="00741183">
      <w:pPr>
        <w:pBdr>
          <w:top w:val="nil"/>
          <w:left w:val="nil"/>
          <w:bottom w:val="nil"/>
          <w:right w:val="nil"/>
          <w:between w:val="nil"/>
        </w:pBdr>
        <w:ind w:hanging="2"/>
        <w:rPr>
          <w:color w:val="000000"/>
          <w:sz w:val="20"/>
          <w:szCs w:val="20"/>
        </w:rPr>
      </w:pPr>
    </w:p>
    <w:p w14:paraId="0237389C" w14:textId="0C437891" w:rsidR="00E8491E" w:rsidRPr="0034259F" w:rsidRDefault="00E8491E" w:rsidP="0034259F">
      <w:pPr>
        <w:pStyle w:val="ListParagraph"/>
        <w:numPr>
          <w:ilvl w:val="2"/>
          <w:numId w:val="7"/>
        </w:numPr>
        <w:ind w:left="1440" w:hanging="1440"/>
        <w:rPr>
          <w:b/>
          <w:bCs/>
          <w:sz w:val="20"/>
          <w:szCs w:val="20"/>
        </w:rPr>
      </w:pPr>
      <w:r w:rsidRPr="0034259F">
        <w:rPr>
          <w:b/>
          <w:bCs/>
          <w:sz w:val="20"/>
          <w:szCs w:val="20"/>
        </w:rPr>
        <w:t>Educational/Vocational Programs</w:t>
      </w:r>
    </w:p>
    <w:p w14:paraId="5D970266" w14:textId="77777777" w:rsidR="00E8491E" w:rsidRPr="00D663C5" w:rsidRDefault="00E8491E" w:rsidP="00E8491E">
      <w:pPr>
        <w:rPr>
          <w:sz w:val="20"/>
          <w:szCs w:val="20"/>
        </w:rPr>
      </w:pPr>
    </w:p>
    <w:p w14:paraId="16E89597" w14:textId="3E8B339A" w:rsidR="00E8491E" w:rsidRDefault="00E8491E" w:rsidP="00E8491E">
      <w:pPr>
        <w:pStyle w:val="ListParagraph"/>
        <w:numPr>
          <w:ilvl w:val="0"/>
          <w:numId w:val="5"/>
        </w:numPr>
        <w:ind w:left="720" w:hanging="720"/>
        <w:rPr>
          <w:sz w:val="20"/>
          <w:szCs w:val="20"/>
        </w:rPr>
      </w:pPr>
      <w:r w:rsidRPr="00D663C5">
        <w:rPr>
          <w:sz w:val="20"/>
          <w:szCs w:val="20"/>
        </w:rPr>
        <w:lastRenderedPageBreak/>
        <w:t>Educational/vocational programs shall be developed and provided for all school age children/youth who are residents of the facility in accordance with the individual child’s/youth’s plan, the Public School Finance Act outlined in Article 54.5 of Title 22, C.R.S., and as required by the Exceptional Children's Educational Act outlined in Article 20 of Title 22, C.R.S. and Rules and Regulations for the Administration of the Exceptional Children’s Educational Act (1 CCR 301-8) (</w:t>
      </w:r>
      <w:ins w:id="1232" w:author="Ellett, Logan" w:date="2026-09-10T13:03:00Z" w16du:dateUtc="2026-09-10T19:03:00Z">
        <w:r w:rsidR="00512AE9">
          <w:rPr>
            <w:sz w:val="20"/>
            <w:szCs w:val="20"/>
          </w:rPr>
          <w:t>May 15, 2025</w:t>
        </w:r>
      </w:ins>
      <w:del w:id="1233" w:author="Ellett, Logan" w:date="2026-09-02T05:24:00Z" w16du:dateUtc="2026-09-02T11:24:00Z">
        <w:r w:rsidRPr="00D663C5" w:rsidDel="00E8491E">
          <w:rPr>
            <w:sz w:val="20"/>
            <w:szCs w:val="20"/>
          </w:rPr>
          <w:delText>June 30, 2024</w:delText>
        </w:r>
      </w:del>
      <w:r w:rsidRPr="00D663C5">
        <w:rPr>
          <w:sz w:val="20"/>
          <w:szCs w:val="20"/>
        </w:rPr>
        <w:t>), herein incorporated by reference. No later editions or amendments are incorporated. The rules and regulations for the Administration of the Exceptional Children’s Act can be found at https://www.sos.state.co.us/CCR/GenerateRulePdf.do?ruleVersionId=6624. Copies are also available for public inspection and copying at the Colorado Department of Human Services, 1575 Sherman Street, Denver, CO 80203, during regular business hours.</w:t>
      </w:r>
    </w:p>
    <w:p w14:paraId="52E23673" w14:textId="77777777" w:rsidR="00741183" w:rsidRDefault="00741183" w:rsidP="00741183">
      <w:pPr>
        <w:rPr>
          <w:sz w:val="20"/>
          <w:szCs w:val="20"/>
        </w:rPr>
      </w:pPr>
    </w:p>
    <w:p w14:paraId="3E7C9CDA" w14:textId="31E01293" w:rsidR="00741183" w:rsidRPr="00741183" w:rsidRDefault="00741183" w:rsidP="00741183">
      <w:pPr>
        <w:rPr>
          <w:sz w:val="20"/>
          <w:szCs w:val="20"/>
        </w:rPr>
      </w:pPr>
      <w:r>
        <w:rPr>
          <w:sz w:val="20"/>
          <w:szCs w:val="20"/>
        </w:rPr>
        <w:t>***</w:t>
      </w:r>
    </w:p>
    <w:p w14:paraId="7D97A251" w14:textId="77777777" w:rsidR="00D663C5" w:rsidRPr="00D663C5" w:rsidRDefault="00D663C5" w:rsidP="00D663C5">
      <w:pPr>
        <w:rPr>
          <w:sz w:val="20"/>
          <w:szCs w:val="20"/>
        </w:rPr>
      </w:pPr>
    </w:p>
    <w:p w14:paraId="672429E4" w14:textId="77777777" w:rsidR="00D663C5" w:rsidRPr="00D663C5" w:rsidRDefault="00D663C5" w:rsidP="00D663C5">
      <w:pPr>
        <w:rPr>
          <w:sz w:val="20"/>
          <w:szCs w:val="20"/>
        </w:rPr>
      </w:pPr>
    </w:p>
    <w:p w14:paraId="3BAFA8F5" w14:textId="0BA78EB3" w:rsidR="00D663C5" w:rsidRPr="00D663C5" w:rsidRDefault="00D663C5" w:rsidP="00D663C5">
      <w:pPr>
        <w:rPr>
          <w:b/>
          <w:bCs/>
          <w:sz w:val="20"/>
          <w:szCs w:val="20"/>
        </w:rPr>
      </w:pPr>
      <w:r w:rsidRPr="00D663C5">
        <w:rPr>
          <w:b/>
          <w:bCs/>
          <w:sz w:val="20"/>
          <w:szCs w:val="20"/>
        </w:rPr>
        <w:t>7.714.82</w:t>
      </w:r>
      <w:r w:rsidRPr="00D663C5">
        <w:rPr>
          <w:b/>
          <w:bCs/>
          <w:sz w:val="20"/>
          <w:szCs w:val="20"/>
        </w:rPr>
        <w:tab/>
        <w:t>Medical and Health Services</w:t>
      </w:r>
    </w:p>
    <w:p w14:paraId="2A9A237E" w14:textId="77777777" w:rsidR="00D663C5" w:rsidRPr="00D663C5" w:rsidRDefault="00D663C5" w:rsidP="00D663C5">
      <w:pPr>
        <w:rPr>
          <w:sz w:val="20"/>
          <w:szCs w:val="20"/>
        </w:rPr>
      </w:pPr>
    </w:p>
    <w:p w14:paraId="2682D0AA" w14:textId="77777777" w:rsidR="00741183" w:rsidRDefault="00741183" w:rsidP="00D663C5">
      <w:pPr>
        <w:ind w:left="720" w:hanging="720"/>
        <w:rPr>
          <w:sz w:val="20"/>
          <w:szCs w:val="20"/>
        </w:rPr>
      </w:pPr>
    </w:p>
    <w:p w14:paraId="279EC227" w14:textId="03EE47AA" w:rsidR="00741183" w:rsidRDefault="00741183" w:rsidP="00D663C5">
      <w:pPr>
        <w:ind w:left="720" w:hanging="720"/>
        <w:rPr>
          <w:sz w:val="20"/>
          <w:szCs w:val="20"/>
        </w:rPr>
      </w:pPr>
      <w:r>
        <w:rPr>
          <w:sz w:val="20"/>
          <w:szCs w:val="20"/>
        </w:rPr>
        <w:t>***</w:t>
      </w:r>
    </w:p>
    <w:p w14:paraId="1C7083FB" w14:textId="77777777" w:rsidR="00741183" w:rsidRDefault="00741183" w:rsidP="00D663C5">
      <w:pPr>
        <w:ind w:left="720" w:hanging="720"/>
        <w:rPr>
          <w:sz w:val="20"/>
          <w:szCs w:val="20"/>
        </w:rPr>
      </w:pPr>
    </w:p>
    <w:p w14:paraId="79545CBD" w14:textId="7643229B" w:rsidR="00D663C5" w:rsidRDefault="00D663C5" w:rsidP="00D663C5">
      <w:pPr>
        <w:ind w:left="720" w:hanging="720"/>
        <w:rPr>
          <w:sz w:val="20"/>
          <w:szCs w:val="20"/>
        </w:rPr>
      </w:pPr>
      <w:r w:rsidRPr="00D663C5">
        <w:rPr>
          <w:sz w:val="20"/>
          <w:szCs w:val="20"/>
        </w:rPr>
        <w:t>J</w:t>
      </w:r>
      <w:proofErr w:type="gramStart"/>
      <w:r w:rsidRPr="00D663C5">
        <w:rPr>
          <w:sz w:val="20"/>
          <w:szCs w:val="20"/>
        </w:rPr>
        <w:t xml:space="preserve">. </w:t>
      </w:r>
      <w:r w:rsidRPr="00D663C5">
        <w:rPr>
          <w:sz w:val="20"/>
          <w:szCs w:val="20"/>
        </w:rPr>
        <w:tab/>
        <w:t>Medications</w:t>
      </w:r>
      <w:proofErr w:type="gramEnd"/>
      <w:r w:rsidRPr="00D663C5">
        <w:rPr>
          <w:sz w:val="20"/>
          <w:szCs w:val="20"/>
        </w:rPr>
        <w:t xml:space="preserve"> shall be administered and stored in accordance with the manner described within this Subsection J and CDPHE Regulations Regarding Medication Administration, Storage, and Disposal (</w:t>
      </w:r>
      <w:ins w:id="1234" w:author="Ellett, Logan" w:date="2026-09-10T13:04:00Z" w16du:dateUtc="2026-09-10T19:04:00Z">
        <w:r w:rsidR="00512AE9">
          <w:rPr>
            <w:sz w:val="20"/>
            <w:szCs w:val="20"/>
          </w:rPr>
          <w:t>March 17, 2025</w:t>
        </w:r>
      </w:ins>
      <w:del w:id="1235" w:author="Ellett, Logan" w:date="2026-09-10T13:04:00Z" w16du:dateUtc="2026-09-10T19:04:00Z">
        <w:r w:rsidRPr="00D663C5" w:rsidDel="00512AE9">
          <w:rPr>
            <w:sz w:val="20"/>
            <w:szCs w:val="20"/>
          </w:rPr>
          <w:delText>July 1, 2017</w:delText>
        </w:r>
      </w:del>
      <w:r w:rsidRPr="00D663C5">
        <w:rPr>
          <w:sz w:val="20"/>
          <w:szCs w:val="20"/>
        </w:rPr>
        <w:t>) which are herein incorporated by reference. No later editions or amendments are incorporated. The regulations can be found at 6 CCR 1011-1, Chapter 24 or https://www.sos.state.co.us/CCR/GenerateRulePdf.do?ruleVersionId=</w:t>
      </w:r>
      <w:ins w:id="1236" w:author="Ellett, Logan" w:date="2026-09-02T05:33:00Z" w16du:dateUtc="2026-09-02T11:33:00Z">
        <w:r w:rsidRPr="00D663C5">
          <w:rPr>
            <w:sz w:val="20"/>
            <w:szCs w:val="20"/>
          </w:rPr>
          <w:t>11868</w:t>
        </w:r>
      </w:ins>
      <w:del w:id="1237" w:author="Ellett, Logan" w:date="2026-09-02T05:33:00Z" w16du:dateUtc="2026-09-02T11:33:00Z">
        <w:r w:rsidRPr="00D663C5" w:rsidDel="00D663C5">
          <w:rPr>
            <w:sz w:val="20"/>
            <w:szCs w:val="20"/>
          </w:rPr>
          <w:delText>7567</w:delText>
        </w:r>
      </w:del>
      <w:r w:rsidRPr="00D663C5">
        <w:rPr>
          <w:sz w:val="20"/>
          <w:szCs w:val="20"/>
        </w:rPr>
        <w:t xml:space="preserve">&amp;fileN </w:t>
      </w:r>
      <w:proofErr w:type="spellStart"/>
      <w:r w:rsidRPr="00D663C5">
        <w:rPr>
          <w:sz w:val="20"/>
          <w:szCs w:val="20"/>
        </w:rPr>
        <w:t>ame</w:t>
      </w:r>
      <w:proofErr w:type="spellEnd"/>
      <w:r w:rsidRPr="00D663C5">
        <w:rPr>
          <w:sz w:val="20"/>
          <w:szCs w:val="20"/>
        </w:rPr>
        <w:t>=6%20CCR%201011-1</w:t>
      </w:r>
      <w:ins w:id="1238" w:author="Ellett, Logan" w:date="2026-09-02T05:33:00Z" w16du:dateUtc="2026-09-02T11:33:00Z">
        <w:r w:rsidRPr="00D663C5">
          <w:rPr>
            <w:sz w:val="20"/>
            <w:szCs w:val="20"/>
          </w:rPr>
          <w:t>%20Chapter%202</w:t>
        </w:r>
      </w:ins>
      <w:r w:rsidRPr="00D663C5">
        <w:rPr>
          <w:sz w:val="20"/>
          <w:szCs w:val="20"/>
        </w:rPr>
        <w:t>. These regulations are also available for public inspection at the Colorado Department of Human Services, 1575 Sherman Street, Denver, CO 80203, during regular business hours:</w:t>
      </w:r>
    </w:p>
    <w:p w14:paraId="7C0ACB88" w14:textId="77777777" w:rsidR="00741183" w:rsidRDefault="00741183" w:rsidP="00D663C5">
      <w:pPr>
        <w:ind w:left="720" w:hanging="720"/>
        <w:rPr>
          <w:sz w:val="20"/>
          <w:szCs w:val="20"/>
        </w:rPr>
      </w:pPr>
    </w:p>
    <w:p w14:paraId="38B5B871" w14:textId="7A01ABC6" w:rsidR="00741183" w:rsidRPr="00D663C5" w:rsidRDefault="00741183" w:rsidP="00D663C5">
      <w:pPr>
        <w:ind w:left="720" w:hanging="720"/>
        <w:rPr>
          <w:sz w:val="20"/>
          <w:szCs w:val="20"/>
        </w:rPr>
      </w:pPr>
      <w:r>
        <w:rPr>
          <w:sz w:val="20"/>
          <w:szCs w:val="20"/>
        </w:rPr>
        <w:t>***</w:t>
      </w:r>
    </w:p>
    <w:p w14:paraId="000002BF" w14:textId="4BE35322" w:rsidR="00C10BEC" w:rsidRPr="00D663C5" w:rsidRDefault="00C10BEC" w:rsidP="00E8491E">
      <w:pPr>
        <w:rPr>
          <w:sz w:val="20"/>
          <w:szCs w:val="20"/>
        </w:rPr>
      </w:pPr>
    </w:p>
    <w:sectPr w:rsidR="00C10BEC" w:rsidRPr="00D663C5">
      <w:headerReference w:type="default" r:id="rId19"/>
      <w:footerReference w:type="default" r:id="rId20"/>
      <w:pgSz w:w="12240" w:h="15840"/>
      <w:pgMar w:top="1170" w:right="1440" w:bottom="1170" w:left="1440" w:header="720" w:footer="62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1C6FE" w14:textId="77777777" w:rsidR="00B5626D" w:rsidRDefault="00B5626D">
      <w:r>
        <w:separator/>
      </w:r>
    </w:p>
  </w:endnote>
  <w:endnote w:type="continuationSeparator" w:id="0">
    <w:p w14:paraId="2CE762EE" w14:textId="77777777" w:rsidR="00B5626D" w:rsidRDefault="00B562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1" w:fontKey="{1F628F5C-6434-4796-880C-EB22A2D7E268}"/>
    <w:embedBold r:id="rId2" w:fontKey="{E8FC58E2-AE27-4F4F-A52C-D71BCF5EFF0A}"/>
  </w:font>
  <w:font w:name="Georgia">
    <w:panose1 w:val="02040502050405020303"/>
    <w:charset w:val="00"/>
    <w:family w:val="roman"/>
    <w:pitch w:val="variable"/>
    <w:sig w:usb0="00000287" w:usb1="00000000" w:usb2="00000000" w:usb3="00000000" w:csb0="0000009F" w:csb1="00000000"/>
    <w:embedItalic r:id="rId3" w:fontKey="{CEB5D4A9-ACE4-4645-B972-39AB98CAB2F7}"/>
  </w:font>
  <w:font w:name="Arial Unicode MS">
    <w:altName w:val="Arial"/>
    <w:panose1 w:val="020B0604020202020204"/>
    <w:charset w:val="00"/>
    <w:family w:val="auto"/>
    <w:pitch w:val="default"/>
  </w:font>
  <w:font w:name="Trebuchet MS">
    <w:panose1 w:val="020B0603020202020204"/>
    <w:charset w:val="00"/>
    <w:family w:val="swiss"/>
    <w:pitch w:val="variable"/>
    <w:sig w:usb0="00000687" w:usb1="00000000" w:usb2="00000000" w:usb3="00000000" w:csb0="0000009F" w:csb1="00000000"/>
    <w:embedRegular r:id="rId4" w:fontKey="{808C7FE0-D955-4705-B18E-5D9CE86AE9DF}"/>
    <w:embedBold r:id="rId5" w:fontKey="{8DC44776-A3EB-4876-8D73-1993EE97E0D5}"/>
    <w:embedItalic r:id="rId6" w:fontKey="{BD94C046-5435-4567-B33B-9BB1BF6A67AC}"/>
    <w:embedBoldItalic r:id="rId7" w:fontKey="{30AB6C80-51A0-40A6-AF34-F8CB69D467C4}"/>
  </w:font>
  <w:font w:name="Calibri">
    <w:panose1 w:val="020F0502020204030204"/>
    <w:charset w:val="00"/>
    <w:family w:val="swiss"/>
    <w:pitch w:val="variable"/>
    <w:sig w:usb0="E4002EFF" w:usb1="C200247B" w:usb2="00000009" w:usb3="00000000" w:csb0="000001FF" w:csb1="00000000"/>
    <w:embedRegular r:id="rId8" w:fontKey="{4A735AFF-2104-4594-9746-C235F415E207}"/>
  </w:font>
  <w:font w:name="Cambria">
    <w:panose1 w:val="02040503050406030204"/>
    <w:charset w:val="00"/>
    <w:family w:val="roman"/>
    <w:pitch w:val="variable"/>
    <w:sig w:usb0="E00006FF" w:usb1="420024FF" w:usb2="02000000" w:usb3="00000000" w:csb0="0000019F" w:csb1="00000000"/>
    <w:embedRegular r:id="rId9" w:fontKey="{83CF9197-EC4D-40B2-9053-A018C2118C4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C8" w14:textId="77777777" w:rsidR="00C10BEC" w:rsidRDefault="00C10BEC">
    <w:pPr>
      <w:pBdr>
        <w:top w:val="nil"/>
        <w:left w:val="nil"/>
        <w:bottom w:val="nil"/>
        <w:right w:val="nil"/>
        <w:between w:val="nil"/>
      </w:pBdr>
      <w:tabs>
        <w:tab w:val="center" w:pos="4320"/>
        <w:tab w:val="right" w:pos="8640"/>
      </w:tabs>
      <w:ind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C9" w14:textId="59260D4D" w:rsidR="00C10BEC" w:rsidRDefault="00000000">
    <w:pPr>
      <w:pBdr>
        <w:top w:val="nil"/>
        <w:left w:val="nil"/>
        <w:bottom w:val="nil"/>
        <w:right w:val="nil"/>
        <w:between w:val="nil"/>
      </w:pBdr>
      <w:tabs>
        <w:tab w:val="center" w:pos="4320"/>
        <w:tab w:val="right" w:pos="8640"/>
      </w:tabs>
      <w:ind w:hanging="2"/>
      <w:jc w:val="center"/>
      <w:rPr>
        <w:color w:val="000000"/>
        <w:sz w:val="22"/>
        <w:szCs w:val="22"/>
      </w:rPr>
    </w:pPr>
    <w:r>
      <w:rPr>
        <w:color w:val="000000"/>
        <w:sz w:val="22"/>
        <w:szCs w:val="22"/>
      </w:rPr>
      <w:t xml:space="preserve">Analysis Page </w:t>
    </w:r>
    <w:r>
      <w:rPr>
        <w:b/>
        <w:bCs/>
        <w:color w:val="000000"/>
        <w:sz w:val="22"/>
        <w:szCs w:val="22"/>
      </w:rPr>
      <w:fldChar w:fldCharType="begin"/>
    </w:r>
    <w:r>
      <w:rPr>
        <w:b/>
        <w:bCs/>
        <w:color w:val="000000"/>
        <w:sz w:val="22"/>
        <w:szCs w:val="22"/>
      </w:rPr>
      <w:instrText>PAGE</w:instrText>
    </w:r>
    <w:r>
      <w:rPr>
        <w:b/>
        <w:bCs/>
        <w:color w:val="000000"/>
        <w:sz w:val="22"/>
        <w:szCs w:val="22"/>
      </w:rPr>
      <w:fldChar w:fldCharType="separate"/>
    </w:r>
    <w:r w:rsidR="007A5E82">
      <w:rPr>
        <w:b/>
        <w:bCs/>
        <w:noProof/>
        <w:color w:val="000000"/>
        <w:sz w:val="22"/>
        <w:szCs w:val="22"/>
      </w:rPr>
      <w:t>1</w:t>
    </w:r>
    <w:r>
      <w:rPr>
        <w:b/>
        <w:bCs/>
        <w:color w:val="000000"/>
        <w:sz w:val="22"/>
        <w:szCs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CA" w14:textId="77777777" w:rsidR="00C10BEC" w:rsidRDefault="00C10BEC">
    <w:pPr>
      <w:pBdr>
        <w:top w:val="nil"/>
        <w:left w:val="nil"/>
        <w:bottom w:val="nil"/>
        <w:right w:val="nil"/>
        <w:between w:val="nil"/>
      </w:pBdr>
      <w:tabs>
        <w:tab w:val="center" w:pos="4320"/>
        <w:tab w:val="right" w:pos="8640"/>
      </w:tabs>
      <w:ind w:hanging="2"/>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CB" w14:textId="23D9311F" w:rsidR="00C10BEC" w:rsidRDefault="00000000">
    <w:pPr>
      <w:pBdr>
        <w:top w:val="nil"/>
        <w:left w:val="nil"/>
        <w:bottom w:val="nil"/>
        <w:right w:val="nil"/>
        <w:between w:val="nil"/>
      </w:pBdr>
      <w:tabs>
        <w:tab w:val="center" w:pos="4320"/>
        <w:tab w:val="right" w:pos="8640"/>
      </w:tabs>
      <w:ind w:hanging="2"/>
      <w:jc w:val="center"/>
      <w:rPr>
        <w:color w:val="000000"/>
        <w:sz w:val="22"/>
        <w:szCs w:val="22"/>
      </w:rPr>
    </w:pPr>
    <w:r>
      <w:rPr>
        <w:color w:val="000000"/>
        <w:sz w:val="22"/>
        <w:szCs w:val="22"/>
      </w:rPr>
      <w:t xml:space="preserve">Proposed Rule Page </w:t>
    </w:r>
    <w:r>
      <w:rPr>
        <w:color w:val="000000"/>
        <w:sz w:val="22"/>
        <w:szCs w:val="22"/>
      </w:rPr>
      <w:fldChar w:fldCharType="begin"/>
    </w:r>
    <w:r>
      <w:rPr>
        <w:color w:val="000000"/>
        <w:sz w:val="22"/>
        <w:szCs w:val="22"/>
      </w:rPr>
      <w:instrText>PAGE</w:instrText>
    </w:r>
    <w:r>
      <w:rPr>
        <w:color w:val="000000"/>
        <w:sz w:val="22"/>
        <w:szCs w:val="22"/>
      </w:rPr>
      <w:fldChar w:fldCharType="separate"/>
    </w:r>
    <w:r w:rsidR="007A5E82">
      <w:rPr>
        <w:noProof/>
        <w:color w:val="000000"/>
        <w:sz w:val="22"/>
        <w:szCs w:val="22"/>
      </w:rPr>
      <w:t>1</w:t>
    </w:r>
    <w:r>
      <w:rPr>
        <w:color w:val="000000"/>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25092" w14:textId="77777777" w:rsidR="00B5626D" w:rsidRDefault="00B5626D">
      <w:r>
        <w:separator/>
      </w:r>
    </w:p>
  </w:footnote>
  <w:footnote w:type="continuationSeparator" w:id="0">
    <w:p w14:paraId="57C3F8EA" w14:textId="77777777" w:rsidR="00B5626D" w:rsidRDefault="00B562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C0" w14:textId="77777777" w:rsidR="00C10BEC" w:rsidRDefault="00C10BEC">
    <w:pPr>
      <w:pBdr>
        <w:top w:val="nil"/>
        <w:left w:val="nil"/>
        <w:bottom w:val="nil"/>
        <w:right w:val="nil"/>
        <w:between w:val="nil"/>
      </w:pBdr>
      <w:tabs>
        <w:tab w:val="center" w:pos="4320"/>
        <w:tab w:val="right" w:pos="8640"/>
      </w:tabs>
      <w:ind w:hanging="2"/>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C1" w14:textId="77777777" w:rsidR="00C10BEC" w:rsidRDefault="00000000">
    <w:pPr>
      <w:pBdr>
        <w:top w:val="nil"/>
        <w:left w:val="nil"/>
        <w:bottom w:val="nil"/>
        <w:right w:val="nil"/>
        <w:between w:val="nil"/>
      </w:pBdr>
      <w:tabs>
        <w:tab w:val="center" w:pos="4320"/>
        <w:tab w:val="right" w:pos="8640"/>
      </w:tabs>
      <w:ind w:hanging="2"/>
      <w:rPr>
        <w:rFonts w:ascii="Trebuchet MS" w:eastAsia="Trebuchet MS" w:hAnsi="Trebuchet MS" w:cs="Trebuchet MS"/>
        <w:color w:val="000000"/>
        <w:sz w:val="20"/>
        <w:szCs w:val="20"/>
      </w:rPr>
    </w:pPr>
    <w:r>
      <w:rPr>
        <w:rFonts w:ascii="Trebuchet MS" w:eastAsia="Trebuchet MS" w:hAnsi="Trebuchet MS" w:cs="Trebuchet MS"/>
        <w:b/>
        <w:bCs/>
        <w:color w:val="000000"/>
        <w:sz w:val="20"/>
        <w:szCs w:val="20"/>
      </w:rPr>
      <w:t>Title of Proposed Rule</w:t>
    </w:r>
    <w:r>
      <w:rPr>
        <w:rFonts w:ascii="Trebuchet MS" w:eastAsia="Trebuchet MS" w:hAnsi="Trebuchet MS" w:cs="Trebuchet MS"/>
        <w:color w:val="000000"/>
        <w:sz w:val="20"/>
        <w:szCs w:val="20"/>
      </w:rPr>
      <w:t xml:space="preserve">: Proposed Updates to Rules Regulating Day Treatment Facilities in 12 CCR 2509-8, Section 7.706                      </w:t>
    </w:r>
  </w:p>
  <w:p w14:paraId="000002C2" w14:textId="77777777" w:rsidR="00C10BEC" w:rsidRDefault="00000000">
    <w:pPr>
      <w:pBdr>
        <w:top w:val="nil"/>
        <w:left w:val="nil"/>
        <w:bottom w:val="nil"/>
        <w:right w:val="nil"/>
        <w:between w:val="nil"/>
      </w:pBdr>
      <w:tabs>
        <w:tab w:val="center" w:pos="4320"/>
        <w:tab w:val="right" w:pos="8640"/>
      </w:tabs>
      <w:ind w:hanging="2"/>
      <w:rPr>
        <w:rFonts w:ascii="Trebuchet MS" w:eastAsia="Trebuchet MS" w:hAnsi="Trebuchet MS" w:cs="Trebuchet MS"/>
        <w:color w:val="000000"/>
        <w:sz w:val="20"/>
        <w:szCs w:val="20"/>
      </w:rPr>
    </w:pPr>
    <w:r>
      <w:rPr>
        <w:rFonts w:ascii="Trebuchet MS" w:eastAsia="Trebuchet MS" w:hAnsi="Trebuchet MS" w:cs="Trebuchet MS"/>
        <w:b/>
        <w:bCs/>
        <w:color w:val="000000"/>
        <w:sz w:val="20"/>
        <w:szCs w:val="20"/>
      </w:rPr>
      <w:t xml:space="preserve">CDHS </w:t>
    </w:r>
    <w:proofErr w:type="gramStart"/>
    <w:r>
      <w:rPr>
        <w:rFonts w:ascii="Trebuchet MS" w:eastAsia="Trebuchet MS" w:hAnsi="Trebuchet MS" w:cs="Trebuchet MS"/>
        <w:b/>
        <w:bCs/>
        <w:color w:val="000000"/>
        <w:sz w:val="20"/>
        <w:szCs w:val="20"/>
      </w:rPr>
      <w:t>Tracking #</w:t>
    </w:r>
    <w:r>
      <w:rPr>
        <w:rFonts w:ascii="Trebuchet MS" w:eastAsia="Trebuchet MS" w:hAnsi="Trebuchet MS" w:cs="Trebuchet MS"/>
        <w:color w:val="000000"/>
        <w:sz w:val="20"/>
        <w:szCs w:val="20"/>
      </w:rPr>
      <w:t>:</w:t>
    </w:r>
    <w:proofErr w:type="gramEnd"/>
    <w:r>
      <w:rPr>
        <w:rFonts w:ascii="Trebuchet MS" w:eastAsia="Trebuchet MS" w:hAnsi="Trebuchet MS" w:cs="Trebuchet MS"/>
        <w:color w:val="000000"/>
        <w:sz w:val="20"/>
        <w:szCs w:val="20"/>
      </w:rPr>
      <w:t xml:space="preserve"> 25-06-02-01</w:t>
    </w:r>
  </w:p>
  <w:p w14:paraId="000002C3" w14:textId="77777777" w:rsidR="00C10BEC" w:rsidRDefault="00C10BEC">
    <w:pPr>
      <w:pBdr>
        <w:top w:val="nil"/>
        <w:left w:val="nil"/>
        <w:bottom w:val="nil"/>
        <w:right w:val="nil"/>
        <w:between w:val="nil"/>
      </w:pBdr>
      <w:tabs>
        <w:tab w:val="center" w:pos="4320"/>
        <w:tab w:val="right" w:pos="8640"/>
      </w:tabs>
      <w:ind w:hanging="2"/>
      <w:rPr>
        <w:rFonts w:ascii="Trebuchet MS" w:eastAsia="Trebuchet MS" w:hAnsi="Trebuchet MS" w:cs="Trebuchet MS"/>
        <w:color w:val="000000"/>
        <w:sz w:val="20"/>
        <w:szCs w:val="20"/>
      </w:rPr>
    </w:pPr>
  </w:p>
  <w:p w14:paraId="000002C4" w14:textId="77777777" w:rsidR="00C10BEC" w:rsidRDefault="00000000">
    <w:pPr>
      <w:pBdr>
        <w:top w:val="nil"/>
        <w:left w:val="nil"/>
        <w:bottom w:val="nil"/>
        <w:right w:val="nil"/>
        <w:between w:val="nil"/>
      </w:pBdr>
      <w:tabs>
        <w:tab w:val="center" w:pos="4320"/>
        <w:tab w:val="right" w:pos="8640"/>
      </w:tabs>
      <w:ind w:hanging="2"/>
      <w:rPr>
        <w:rFonts w:ascii="Trebuchet MS" w:eastAsia="Trebuchet MS" w:hAnsi="Trebuchet MS" w:cs="Trebuchet MS"/>
        <w:color w:val="000000"/>
        <w:sz w:val="20"/>
        <w:szCs w:val="20"/>
      </w:rPr>
    </w:pPr>
    <w:r>
      <w:rPr>
        <w:rFonts w:ascii="Trebuchet MS" w:eastAsia="Trebuchet MS" w:hAnsi="Trebuchet MS" w:cs="Trebuchet MS"/>
        <w:color w:val="000000"/>
        <w:sz w:val="20"/>
        <w:szCs w:val="20"/>
      </w:rPr>
      <w:t>Office, Division &amp; Program: OCACS, DCW, PSU              Rule Author: Logan Ellett</w:t>
    </w:r>
  </w:p>
  <w:p w14:paraId="000002C5" w14:textId="77777777" w:rsidR="00C10BEC" w:rsidRDefault="00000000">
    <w:pPr>
      <w:pBdr>
        <w:top w:val="nil"/>
        <w:left w:val="nil"/>
        <w:bottom w:val="nil"/>
        <w:right w:val="nil"/>
        <w:between w:val="nil"/>
      </w:pBdr>
      <w:tabs>
        <w:tab w:val="center" w:pos="4320"/>
        <w:tab w:val="right" w:pos="8640"/>
      </w:tabs>
      <w:ind w:hanging="2"/>
      <w:rPr>
        <w:rFonts w:ascii="Trebuchet MS" w:eastAsia="Trebuchet MS" w:hAnsi="Trebuchet MS" w:cs="Trebuchet MS"/>
        <w:color w:val="000000"/>
        <w:sz w:val="20"/>
        <w:szCs w:val="20"/>
      </w:rPr>
    </w:pPr>
    <w:r>
      <w:rPr>
        <w:rFonts w:ascii="Trebuchet MS" w:eastAsia="Trebuchet MS" w:hAnsi="Trebuchet MS" w:cs="Trebuchet MS"/>
        <w:color w:val="000000"/>
        <w:sz w:val="20"/>
        <w:szCs w:val="20"/>
      </w:rPr>
      <w:t xml:space="preserve">CCR Series Amended: </w:t>
    </w:r>
    <w:r>
      <w:rPr>
        <w:sz w:val="20"/>
        <w:szCs w:val="20"/>
      </w:rPr>
      <w:t>12 CCR 2509-8</w:t>
    </w:r>
    <w:r>
      <w:rPr>
        <w:rFonts w:ascii="Trebuchet MS" w:eastAsia="Trebuchet MS" w:hAnsi="Trebuchet MS" w:cs="Trebuchet MS"/>
        <w:color w:val="000000"/>
        <w:sz w:val="20"/>
        <w:szCs w:val="20"/>
      </w:rPr>
      <w:t xml:space="preserve">                           Phone/Email: </w:t>
    </w:r>
    <w:hyperlink r:id="rId1">
      <w:r w:rsidR="00C10BEC">
        <w:rPr>
          <w:rFonts w:ascii="Trebuchet MS" w:eastAsia="Trebuchet MS" w:hAnsi="Trebuchet MS" w:cs="Trebuchet MS"/>
          <w:color w:val="0000FF"/>
          <w:sz w:val="20"/>
          <w:szCs w:val="20"/>
          <w:u w:val="single"/>
        </w:rPr>
        <w:t>720.245.1195/logan.ellett@state.co.us</w:t>
      </w:r>
    </w:hyperlink>
    <w:r>
      <w:rPr>
        <w:rFonts w:ascii="Trebuchet MS" w:eastAsia="Trebuchet MS" w:hAnsi="Trebuchet MS" w:cs="Trebuchet MS"/>
        <w:color w:val="000000"/>
        <w:sz w:val="20"/>
        <w:szCs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C6" w14:textId="77777777" w:rsidR="00C10BEC" w:rsidRDefault="00C10BEC">
    <w:pPr>
      <w:pBdr>
        <w:top w:val="nil"/>
        <w:left w:val="nil"/>
        <w:bottom w:val="nil"/>
        <w:right w:val="nil"/>
        <w:between w:val="nil"/>
      </w:pBdr>
      <w:tabs>
        <w:tab w:val="center" w:pos="4320"/>
        <w:tab w:val="right" w:pos="8640"/>
      </w:tabs>
      <w:ind w:hanging="2"/>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C7" w14:textId="77777777" w:rsidR="00C10BEC" w:rsidRDefault="00C10BEC">
    <w:pPr>
      <w:pBdr>
        <w:top w:val="nil"/>
        <w:left w:val="nil"/>
        <w:bottom w:val="nil"/>
        <w:right w:val="nil"/>
        <w:between w:val="nil"/>
      </w:pBdr>
      <w:tabs>
        <w:tab w:val="center" w:pos="4320"/>
        <w:tab w:val="right" w:pos="8640"/>
      </w:tabs>
      <w:ind w:hanging="2"/>
      <w:rPr>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15E72"/>
    <w:multiLevelType w:val="multilevel"/>
    <w:tmpl w:val="F5BA8B62"/>
    <w:lvl w:ilvl="0">
      <w:start w:val="7"/>
      <w:numFmt w:val="decimal"/>
      <w:lvlText w:val="%1"/>
      <w:lvlJc w:val="left"/>
      <w:pPr>
        <w:ind w:left="670" w:hanging="670"/>
      </w:pPr>
      <w:rPr>
        <w:rFonts w:hint="default"/>
      </w:rPr>
    </w:lvl>
    <w:lvl w:ilvl="1">
      <w:start w:val="714"/>
      <w:numFmt w:val="decimal"/>
      <w:lvlText w:val="%1.%2"/>
      <w:lvlJc w:val="left"/>
      <w:pPr>
        <w:ind w:left="669" w:hanging="670"/>
      </w:pPr>
      <w:rPr>
        <w:rFonts w:hint="default"/>
      </w:rPr>
    </w:lvl>
    <w:lvl w:ilvl="2">
      <w:start w:val="6"/>
      <w:numFmt w:val="decimal"/>
      <w:lvlText w:val="%1.%2.%3"/>
      <w:lvlJc w:val="left"/>
      <w:pPr>
        <w:ind w:left="718" w:hanging="720"/>
      </w:pPr>
      <w:rPr>
        <w:rFonts w:hint="default"/>
      </w:rPr>
    </w:lvl>
    <w:lvl w:ilvl="3">
      <w:start w:val="1"/>
      <w:numFmt w:val="decimal"/>
      <w:lvlText w:val="%1.%2.%3.%4"/>
      <w:lvlJc w:val="left"/>
      <w:pPr>
        <w:ind w:left="717" w:hanging="720"/>
      </w:pPr>
      <w:rPr>
        <w:rFonts w:hint="default"/>
      </w:rPr>
    </w:lvl>
    <w:lvl w:ilvl="4">
      <w:start w:val="1"/>
      <w:numFmt w:val="decimal"/>
      <w:lvlText w:val="%1.%2.%3.%4.%5"/>
      <w:lvlJc w:val="left"/>
      <w:pPr>
        <w:ind w:left="1076" w:hanging="1080"/>
      </w:pPr>
      <w:rPr>
        <w:rFonts w:hint="default"/>
      </w:rPr>
    </w:lvl>
    <w:lvl w:ilvl="5">
      <w:start w:val="1"/>
      <w:numFmt w:val="decimal"/>
      <w:lvlText w:val="%1.%2.%3.%4.%5.%6"/>
      <w:lvlJc w:val="left"/>
      <w:pPr>
        <w:ind w:left="1075" w:hanging="1080"/>
      </w:pPr>
      <w:rPr>
        <w:rFonts w:hint="default"/>
      </w:rPr>
    </w:lvl>
    <w:lvl w:ilvl="6">
      <w:start w:val="1"/>
      <w:numFmt w:val="decimal"/>
      <w:lvlText w:val="%1.%2.%3.%4.%5.%6.%7"/>
      <w:lvlJc w:val="left"/>
      <w:pPr>
        <w:ind w:left="1434" w:hanging="1440"/>
      </w:pPr>
      <w:rPr>
        <w:rFonts w:hint="default"/>
      </w:rPr>
    </w:lvl>
    <w:lvl w:ilvl="7">
      <w:start w:val="1"/>
      <w:numFmt w:val="decimal"/>
      <w:lvlText w:val="%1.%2.%3.%4.%5.%6.%7.%8"/>
      <w:lvlJc w:val="left"/>
      <w:pPr>
        <w:ind w:left="1433" w:hanging="1440"/>
      </w:pPr>
      <w:rPr>
        <w:rFonts w:hint="default"/>
      </w:rPr>
    </w:lvl>
    <w:lvl w:ilvl="8">
      <w:start w:val="1"/>
      <w:numFmt w:val="decimal"/>
      <w:lvlText w:val="%1.%2.%3.%4.%5.%6.%7.%8.%9"/>
      <w:lvlJc w:val="left"/>
      <w:pPr>
        <w:ind w:left="1792" w:hanging="1800"/>
      </w:pPr>
      <w:rPr>
        <w:rFonts w:hint="default"/>
      </w:rPr>
    </w:lvl>
  </w:abstractNum>
  <w:abstractNum w:abstractNumId="1" w15:restartNumberingAfterBreak="0">
    <w:nsid w:val="155C2FBC"/>
    <w:multiLevelType w:val="multilevel"/>
    <w:tmpl w:val="E8AA4686"/>
    <w:lvl w:ilvl="0">
      <w:start w:val="7"/>
      <w:numFmt w:val="decimal"/>
      <w:lvlText w:val="%1"/>
      <w:lvlJc w:val="left"/>
      <w:pPr>
        <w:ind w:left="670" w:hanging="670"/>
      </w:pPr>
      <w:rPr>
        <w:rFonts w:hint="default"/>
      </w:rPr>
    </w:lvl>
    <w:lvl w:ilvl="1">
      <w:start w:val="714"/>
      <w:numFmt w:val="decimal"/>
      <w:lvlText w:val="%1.%2"/>
      <w:lvlJc w:val="left"/>
      <w:pPr>
        <w:ind w:left="669" w:hanging="670"/>
      </w:pPr>
      <w:rPr>
        <w:rFonts w:hint="default"/>
      </w:rPr>
    </w:lvl>
    <w:lvl w:ilvl="2">
      <w:start w:val="6"/>
      <w:numFmt w:val="decimal"/>
      <w:lvlText w:val="%1.%2.%3"/>
      <w:lvlJc w:val="left"/>
      <w:pPr>
        <w:ind w:left="718" w:hanging="720"/>
      </w:pPr>
      <w:rPr>
        <w:rFonts w:hint="default"/>
      </w:rPr>
    </w:lvl>
    <w:lvl w:ilvl="3">
      <w:start w:val="1"/>
      <w:numFmt w:val="decimal"/>
      <w:lvlText w:val="%1.%2.%3.%4"/>
      <w:lvlJc w:val="left"/>
      <w:pPr>
        <w:ind w:left="717" w:hanging="720"/>
      </w:pPr>
      <w:rPr>
        <w:rFonts w:hint="default"/>
      </w:rPr>
    </w:lvl>
    <w:lvl w:ilvl="4">
      <w:start w:val="1"/>
      <w:numFmt w:val="decimal"/>
      <w:lvlText w:val="%1.%2.%3.%4.%5"/>
      <w:lvlJc w:val="left"/>
      <w:pPr>
        <w:ind w:left="1076" w:hanging="1080"/>
      </w:pPr>
      <w:rPr>
        <w:rFonts w:hint="default"/>
      </w:rPr>
    </w:lvl>
    <w:lvl w:ilvl="5">
      <w:start w:val="1"/>
      <w:numFmt w:val="decimal"/>
      <w:lvlText w:val="%1.%2.%3.%4.%5.%6"/>
      <w:lvlJc w:val="left"/>
      <w:pPr>
        <w:ind w:left="1075" w:hanging="1080"/>
      </w:pPr>
      <w:rPr>
        <w:rFonts w:hint="default"/>
      </w:rPr>
    </w:lvl>
    <w:lvl w:ilvl="6">
      <w:start w:val="1"/>
      <w:numFmt w:val="decimal"/>
      <w:lvlText w:val="%1.%2.%3.%4.%5.%6.%7"/>
      <w:lvlJc w:val="left"/>
      <w:pPr>
        <w:ind w:left="1434" w:hanging="1440"/>
      </w:pPr>
      <w:rPr>
        <w:rFonts w:hint="default"/>
      </w:rPr>
    </w:lvl>
    <w:lvl w:ilvl="7">
      <w:start w:val="1"/>
      <w:numFmt w:val="decimal"/>
      <w:lvlText w:val="%1.%2.%3.%4.%5.%6.%7.%8"/>
      <w:lvlJc w:val="left"/>
      <w:pPr>
        <w:ind w:left="1433" w:hanging="1440"/>
      </w:pPr>
      <w:rPr>
        <w:rFonts w:hint="default"/>
      </w:rPr>
    </w:lvl>
    <w:lvl w:ilvl="8">
      <w:start w:val="1"/>
      <w:numFmt w:val="decimal"/>
      <w:lvlText w:val="%1.%2.%3.%4.%5.%6.%7.%8.%9"/>
      <w:lvlJc w:val="left"/>
      <w:pPr>
        <w:ind w:left="1792" w:hanging="1800"/>
      </w:pPr>
      <w:rPr>
        <w:rFonts w:hint="default"/>
      </w:rPr>
    </w:lvl>
  </w:abstractNum>
  <w:abstractNum w:abstractNumId="2" w15:restartNumberingAfterBreak="0">
    <w:nsid w:val="337E16A9"/>
    <w:multiLevelType w:val="hybridMultilevel"/>
    <w:tmpl w:val="3E883E3C"/>
    <w:lvl w:ilvl="0" w:tplc="4B7E7C9E">
      <w:start w:val="1"/>
      <w:numFmt w:val="upperLetter"/>
      <w:lvlText w:val="%1."/>
      <w:lvlJc w:val="left"/>
      <w:pPr>
        <w:ind w:left="359" w:hanging="360"/>
      </w:pPr>
      <w:rPr>
        <w:rFonts w:hint="default"/>
      </w:rPr>
    </w:lvl>
    <w:lvl w:ilvl="1" w:tplc="04090019" w:tentative="1">
      <w:start w:val="1"/>
      <w:numFmt w:val="lowerLetter"/>
      <w:lvlText w:val="%2."/>
      <w:lvlJc w:val="left"/>
      <w:pPr>
        <w:ind w:left="1079" w:hanging="360"/>
      </w:pPr>
    </w:lvl>
    <w:lvl w:ilvl="2" w:tplc="0409001B" w:tentative="1">
      <w:start w:val="1"/>
      <w:numFmt w:val="lowerRoman"/>
      <w:lvlText w:val="%3."/>
      <w:lvlJc w:val="right"/>
      <w:pPr>
        <w:ind w:left="1799" w:hanging="180"/>
      </w:pPr>
    </w:lvl>
    <w:lvl w:ilvl="3" w:tplc="0409000F" w:tentative="1">
      <w:start w:val="1"/>
      <w:numFmt w:val="decimal"/>
      <w:lvlText w:val="%4."/>
      <w:lvlJc w:val="left"/>
      <w:pPr>
        <w:ind w:left="2519" w:hanging="360"/>
      </w:pPr>
    </w:lvl>
    <w:lvl w:ilvl="4" w:tplc="04090019" w:tentative="1">
      <w:start w:val="1"/>
      <w:numFmt w:val="lowerLetter"/>
      <w:lvlText w:val="%5."/>
      <w:lvlJc w:val="left"/>
      <w:pPr>
        <w:ind w:left="3239" w:hanging="360"/>
      </w:pPr>
    </w:lvl>
    <w:lvl w:ilvl="5" w:tplc="0409001B" w:tentative="1">
      <w:start w:val="1"/>
      <w:numFmt w:val="lowerRoman"/>
      <w:lvlText w:val="%6."/>
      <w:lvlJc w:val="right"/>
      <w:pPr>
        <w:ind w:left="3959" w:hanging="180"/>
      </w:pPr>
    </w:lvl>
    <w:lvl w:ilvl="6" w:tplc="0409000F" w:tentative="1">
      <w:start w:val="1"/>
      <w:numFmt w:val="decimal"/>
      <w:lvlText w:val="%7."/>
      <w:lvlJc w:val="left"/>
      <w:pPr>
        <w:ind w:left="4679" w:hanging="360"/>
      </w:pPr>
    </w:lvl>
    <w:lvl w:ilvl="7" w:tplc="04090019" w:tentative="1">
      <w:start w:val="1"/>
      <w:numFmt w:val="lowerLetter"/>
      <w:lvlText w:val="%8."/>
      <w:lvlJc w:val="left"/>
      <w:pPr>
        <w:ind w:left="5399" w:hanging="360"/>
      </w:pPr>
    </w:lvl>
    <w:lvl w:ilvl="8" w:tplc="0409001B" w:tentative="1">
      <w:start w:val="1"/>
      <w:numFmt w:val="lowerRoman"/>
      <w:lvlText w:val="%9."/>
      <w:lvlJc w:val="right"/>
      <w:pPr>
        <w:ind w:left="6119" w:hanging="180"/>
      </w:pPr>
    </w:lvl>
  </w:abstractNum>
  <w:abstractNum w:abstractNumId="3" w15:restartNumberingAfterBreak="0">
    <w:nsid w:val="45494BFD"/>
    <w:multiLevelType w:val="multilevel"/>
    <w:tmpl w:val="BE0ECB2A"/>
    <w:lvl w:ilvl="0">
      <w:start w:val="7"/>
      <w:numFmt w:val="decimal"/>
      <w:lvlText w:val="%1"/>
      <w:lvlJc w:val="left"/>
      <w:pPr>
        <w:ind w:left="720" w:hanging="720"/>
      </w:pPr>
      <w:rPr>
        <w:rFonts w:hint="default"/>
      </w:rPr>
    </w:lvl>
    <w:lvl w:ilvl="1">
      <w:start w:val="714"/>
      <w:numFmt w:val="decimal"/>
      <w:lvlText w:val="%1.%2"/>
      <w:lvlJc w:val="left"/>
      <w:pPr>
        <w:ind w:left="719" w:hanging="720"/>
      </w:pPr>
      <w:rPr>
        <w:rFonts w:hint="default"/>
      </w:rPr>
    </w:lvl>
    <w:lvl w:ilvl="2">
      <w:start w:val="6"/>
      <w:numFmt w:val="decimal"/>
      <w:lvlText w:val="%1.%2.%3"/>
      <w:lvlJc w:val="left"/>
      <w:pPr>
        <w:ind w:left="718" w:hanging="720"/>
      </w:pPr>
      <w:rPr>
        <w:rFonts w:hint="default"/>
      </w:rPr>
    </w:lvl>
    <w:lvl w:ilvl="3">
      <w:start w:val="1"/>
      <w:numFmt w:val="decimal"/>
      <w:lvlText w:val="%1.%2.%3.%4"/>
      <w:lvlJc w:val="left"/>
      <w:pPr>
        <w:ind w:left="717" w:hanging="720"/>
      </w:pPr>
      <w:rPr>
        <w:rFonts w:hint="default"/>
      </w:rPr>
    </w:lvl>
    <w:lvl w:ilvl="4">
      <w:start w:val="1"/>
      <w:numFmt w:val="decimal"/>
      <w:lvlText w:val="%1.%2.%3.%4.%5"/>
      <w:lvlJc w:val="left"/>
      <w:pPr>
        <w:ind w:left="1076" w:hanging="1080"/>
      </w:pPr>
      <w:rPr>
        <w:rFonts w:hint="default"/>
      </w:rPr>
    </w:lvl>
    <w:lvl w:ilvl="5">
      <w:start w:val="1"/>
      <w:numFmt w:val="decimal"/>
      <w:lvlText w:val="%1.%2.%3.%4.%5.%6"/>
      <w:lvlJc w:val="left"/>
      <w:pPr>
        <w:ind w:left="1075" w:hanging="1080"/>
      </w:pPr>
      <w:rPr>
        <w:rFonts w:hint="default"/>
      </w:rPr>
    </w:lvl>
    <w:lvl w:ilvl="6">
      <w:start w:val="1"/>
      <w:numFmt w:val="decimal"/>
      <w:lvlText w:val="%1.%2.%3.%4.%5.%6.%7"/>
      <w:lvlJc w:val="left"/>
      <w:pPr>
        <w:ind w:left="1434" w:hanging="1440"/>
      </w:pPr>
      <w:rPr>
        <w:rFonts w:hint="default"/>
      </w:rPr>
    </w:lvl>
    <w:lvl w:ilvl="7">
      <w:start w:val="1"/>
      <w:numFmt w:val="decimal"/>
      <w:lvlText w:val="%1.%2.%3.%4.%5.%6.%7.%8"/>
      <w:lvlJc w:val="left"/>
      <w:pPr>
        <w:ind w:left="1433" w:hanging="1440"/>
      </w:pPr>
      <w:rPr>
        <w:rFonts w:hint="default"/>
      </w:rPr>
    </w:lvl>
    <w:lvl w:ilvl="8">
      <w:start w:val="1"/>
      <w:numFmt w:val="decimal"/>
      <w:lvlText w:val="%1.%2.%3.%4.%5.%6.%7.%8.%9"/>
      <w:lvlJc w:val="left"/>
      <w:pPr>
        <w:ind w:left="1792" w:hanging="1800"/>
      </w:pPr>
      <w:rPr>
        <w:rFonts w:hint="default"/>
      </w:rPr>
    </w:lvl>
  </w:abstractNum>
  <w:abstractNum w:abstractNumId="4" w15:restartNumberingAfterBreak="0">
    <w:nsid w:val="4EDD3BF6"/>
    <w:multiLevelType w:val="hybridMultilevel"/>
    <w:tmpl w:val="41A8580C"/>
    <w:lvl w:ilvl="0" w:tplc="E25C8448">
      <w:start w:val="1"/>
      <w:numFmt w:val="upperLetter"/>
      <w:lvlText w:val="%1."/>
      <w:lvlJc w:val="left"/>
      <w:pPr>
        <w:ind w:left="358" w:hanging="36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5" w15:restartNumberingAfterBreak="0">
    <w:nsid w:val="6D2E49F3"/>
    <w:multiLevelType w:val="multilevel"/>
    <w:tmpl w:val="779E770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15:restartNumberingAfterBreak="0">
    <w:nsid w:val="78163B63"/>
    <w:multiLevelType w:val="hybridMultilevel"/>
    <w:tmpl w:val="FAA40128"/>
    <w:lvl w:ilvl="0" w:tplc="1730E0E2">
      <w:start w:val="1"/>
      <w:numFmt w:val="upperLetter"/>
      <w:lvlText w:val="%1."/>
      <w:lvlJc w:val="left"/>
      <w:pPr>
        <w:ind w:left="359" w:hanging="360"/>
      </w:pPr>
      <w:rPr>
        <w:rFonts w:hint="default"/>
      </w:rPr>
    </w:lvl>
    <w:lvl w:ilvl="1" w:tplc="04090019" w:tentative="1">
      <w:start w:val="1"/>
      <w:numFmt w:val="lowerLetter"/>
      <w:lvlText w:val="%2."/>
      <w:lvlJc w:val="left"/>
      <w:pPr>
        <w:ind w:left="1079" w:hanging="360"/>
      </w:pPr>
    </w:lvl>
    <w:lvl w:ilvl="2" w:tplc="0409001B" w:tentative="1">
      <w:start w:val="1"/>
      <w:numFmt w:val="lowerRoman"/>
      <w:lvlText w:val="%3."/>
      <w:lvlJc w:val="right"/>
      <w:pPr>
        <w:ind w:left="1799" w:hanging="180"/>
      </w:pPr>
    </w:lvl>
    <w:lvl w:ilvl="3" w:tplc="0409000F" w:tentative="1">
      <w:start w:val="1"/>
      <w:numFmt w:val="decimal"/>
      <w:lvlText w:val="%4."/>
      <w:lvlJc w:val="left"/>
      <w:pPr>
        <w:ind w:left="2519" w:hanging="360"/>
      </w:pPr>
    </w:lvl>
    <w:lvl w:ilvl="4" w:tplc="04090019" w:tentative="1">
      <w:start w:val="1"/>
      <w:numFmt w:val="lowerLetter"/>
      <w:lvlText w:val="%5."/>
      <w:lvlJc w:val="left"/>
      <w:pPr>
        <w:ind w:left="3239" w:hanging="360"/>
      </w:pPr>
    </w:lvl>
    <w:lvl w:ilvl="5" w:tplc="0409001B" w:tentative="1">
      <w:start w:val="1"/>
      <w:numFmt w:val="lowerRoman"/>
      <w:lvlText w:val="%6."/>
      <w:lvlJc w:val="right"/>
      <w:pPr>
        <w:ind w:left="3959" w:hanging="180"/>
      </w:pPr>
    </w:lvl>
    <w:lvl w:ilvl="6" w:tplc="0409000F" w:tentative="1">
      <w:start w:val="1"/>
      <w:numFmt w:val="decimal"/>
      <w:lvlText w:val="%7."/>
      <w:lvlJc w:val="left"/>
      <w:pPr>
        <w:ind w:left="4679" w:hanging="360"/>
      </w:pPr>
    </w:lvl>
    <w:lvl w:ilvl="7" w:tplc="04090019" w:tentative="1">
      <w:start w:val="1"/>
      <w:numFmt w:val="lowerLetter"/>
      <w:lvlText w:val="%8."/>
      <w:lvlJc w:val="left"/>
      <w:pPr>
        <w:ind w:left="5399" w:hanging="360"/>
      </w:pPr>
    </w:lvl>
    <w:lvl w:ilvl="8" w:tplc="0409001B" w:tentative="1">
      <w:start w:val="1"/>
      <w:numFmt w:val="lowerRoman"/>
      <w:lvlText w:val="%9."/>
      <w:lvlJc w:val="right"/>
      <w:pPr>
        <w:ind w:left="6119" w:hanging="180"/>
      </w:pPr>
    </w:lvl>
  </w:abstractNum>
  <w:num w:numId="1" w16cid:durableId="870386167">
    <w:abstractNumId w:val="5"/>
  </w:num>
  <w:num w:numId="2" w16cid:durableId="304236728">
    <w:abstractNumId w:val="4"/>
  </w:num>
  <w:num w:numId="3" w16cid:durableId="1287854631">
    <w:abstractNumId w:val="3"/>
  </w:num>
  <w:num w:numId="4" w16cid:durableId="1106342706">
    <w:abstractNumId w:val="6"/>
  </w:num>
  <w:num w:numId="5" w16cid:durableId="1819954989">
    <w:abstractNumId w:val="2"/>
  </w:num>
  <w:num w:numId="6" w16cid:durableId="1834419016">
    <w:abstractNumId w:val="0"/>
  </w:num>
  <w:num w:numId="7" w16cid:durableId="204709504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llett, Logan">
    <w15:presenceInfo w15:providerId="AD" w15:userId="S::ellettle@cdhs.state.co.us::bbeb6fba-623a-46c7-860c-d9e05e926a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0BEC"/>
    <w:rsid w:val="00005C07"/>
    <w:rsid w:val="000153C2"/>
    <w:rsid w:val="00021311"/>
    <w:rsid w:val="00034BB2"/>
    <w:rsid w:val="00042C4B"/>
    <w:rsid w:val="00093F34"/>
    <w:rsid w:val="000A70F8"/>
    <w:rsid w:val="000B5E61"/>
    <w:rsid w:val="000C65FB"/>
    <w:rsid w:val="000C6665"/>
    <w:rsid w:val="000D5D15"/>
    <w:rsid w:val="00102413"/>
    <w:rsid w:val="00102AF4"/>
    <w:rsid w:val="001105EF"/>
    <w:rsid w:val="00143BD1"/>
    <w:rsid w:val="001932D7"/>
    <w:rsid w:val="001A0445"/>
    <w:rsid w:val="001E3A01"/>
    <w:rsid w:val="001F30A3"/>
    <w:rsid w:val="002026F8"/>
    <w:rsid w:val="002276BA"/>
    <w:rsid w:val="002458D6"/>
    <w:rsid w:val="0024628F"/>
    <w:rsid w:val="00296C56"/>
    <w:rsid w:val="0034259F"/>
    <w:rsid w:val="00345E84"/>
    <w:rsid w:val="00373964"/>
    <w:rsid w:val="003765EF"/>
    <w:rsid w:val="00395BB2"/>
    <w:rsid w:val="003B5302"/>
    <w:rsid w:val="003D0474"/>
    <w:rsid w:val="003E3C2D"/>
    <w:rsid w:val="003F6642"/>
    <w:rsid w:val="00400CAF"/>
    <w:rsid w:val="00423108"/>
    <w:rsid w:val="00435CF1"/>
    <w:rsid w:val="00480B0F"/>
    <w:rsid w:val="004A3BDD"/>
    <w:rsid w:val="004C0ECE"/>
    <w:rsid w:val="004C1888"/>
    <w:rsid w:val="004F05EE"/>
    <w:rsid w:val="004F7B29"/>
    <w:rsid w:val="00512AE9"/>
    <w:rsid w:val="005159F4"/>
    <w:rsid w:val="005234DC"/>
    <w:rsid w:val="005336DE"/>
    <w:rsid w:val="005503DF"/>
    <w:rsid w:val="00585050"/>
    <w:rsid w:val="00590C45"/>
    <w:rsid w:val="00641892"/>
    <w:rsid w:val="0064573E"/>
    <w:rsid w:val="00686BD5"/>
    <w:rsid w:val="00693DB4"/>
    <w:rsid w:val="006A3C5C"/>
    <w:rsid w:val="0073128C"/>
    <w:rsid w:val="00731573"/>
    <w:rsid w:val="00740669"/>
    <w:rsid w:val="00741183"/>
    <w:rsid w:val="0075120D"/>
    <w:rsid w:val="00753EF5"/>
    <w:rsid w:val="0075452F"/>
    <w:rsid w:val="007552EF"/>
    <w:rsid w:val="0079525E"/>
    <w:rsid w:val="007A5E82"/>
    <w:rsid w:val="007B21AC"/>
    <w:rsid w:val="007E0962"/>
    <w:rsid w:val="007F556F"/>
    <w:rsid w:val="008151A7"/>
    <w:rsid w:val="00837F46"/>
    <w:rsid w:val="008516E5"/>
    <w:rsid w:val="00886863"/>
    <w:rsid w:val="008C03EF"/>
    <w:rsid w:val="008D04B6"/>
    <w:rsid w:val="009053BF"/>
    <w:rsid w:val="009168DB"/>
    <w:rsid w:val="0093116E"/>
    <w:rsid w:val="00964087"/>
    <w:rsid w:val="00996418"/>
    <w:rsid w:val="009B30EB"/>
    <w:rsid w:val="009C4D2F"/>
    <w:rsid w:val="00A06A1A"/>
    <w:rsid w:val="00A077E9"/>
    <w:rsid w:val="00A84E23"/>
    <w:rsid w:val="00A97A9B"/>
    <w:rsid w:val="00AA6DA8"/>
    <w:rsid w:val="00AB64E3"/>
    <w:rsid w:val="00AE36C1"/>
    <w:rsid w:val="00AF452B"/>
    <w:rsid w:val="00B3372B"/>
    <w:rsid w:val="00B5626D"/>
    <w:rsid w:val="00B956E5"/>
    <w:rsid w:val="00B97037"/>
    <w:rsid w:val="00BA38E7"/>
    <w:rsid w:val="00BB2FF2"/>
    <w:rsid w:val="00BC480B"/>
    <w:rsid w:val="00BE764D"/>
    <w:rsid w:val="00BF0591"/>
    <w:rsid w:val="00C10BEC"/>
    <w:rsid w:val="00C37BD7"/>
    <w:rsid w:val="00C41E87"/>
    <w:rsid w:val="00C61068"/>
    <w:rsid w:val="00CA039A"/>
    <w:rsid w:val="00D44ACA"/>
    <w:rsid w:val="00D601CA"/>
    <w:rsid w:val="00D663C5"/>
    <w:rsid w:val="00D84862"/>
    <w:rsid w:val="00D968B2"/>
    <w:rsid w:val="00E7141C"/>
    <w:rsid w:val="00E77ABD"/>
    <w:rsid w:val="00E8491E"/>
    <w:rsid w:val="00EA6798"/>
    <w:rsid w:val="00EB0750"/>
    <w:rsid w:val="00EB754F"/>
    <w:rsid w:val="00F03415"/>
    <w:rsid w:val="00F56E12"/>
    <w:rsid w:val="00F65E91"/>
    <w:rsid w:val="00F8365B"/>
    <w:rsid w:val="00F92584"/>
    <w:rsid w:val="00F92FC7"/>
    <w:rsid w:val="00FA1BBC"/>
    <w:rsid w:val="00FE108F"/>
    <w:rsid w:val="00FF6F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D8899"/>
  <w15:docId w15:val="{D5F9AEE1-33A7-418E-88B6-6DB70CD39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0962"/>
  </w:style>
  <w:style w:type="paragraph" w:styleId="Heading1">
    <w:name w:val="heading 1"/>
    <w:basedOn w:val="Normal"/>
    <w:next w:val="Normal"/>
    <w:uiPriority w:val="9"/>
    <w:qFormat/>
    <w:pPr>
      <w:keepNext/>
      <w:jc w:val="center"/>
      <w:outlineLvl w:val="0"/>
    </w:pPr>
    <w:rPr>
      <w:rFonts w:ascii="Bookman Old Style" w:eastAsia="Bookman Old Style" w:hAnsi="Bookman Old Style" w:cs="Bookman Old Style"/>
      <w:b/>
      <w:bCs/>
    </w:rPr>
  </w:style>
  <w:style w:type="paragraph" w:styleId="Heading2">
    <w:name w:val="heading 2"/>
    <w:basedOn w:val="Normal"/>
    <w:next w:val="Normal"/>
    <w:uiPriority w:val="9"/>
    <w:unhideWhenUsed/>
    <w:qFormat/>
    <w:rsid w:val="007E0962"/>
    <w:pPr>
      <w:keepNext/>
      <w:ind w:left="1"/>
      <w:outlineLvl w:val="1"/>
    </w:pPr>
    <w:rPr>
      <w:rFonts w:eastAsia="Bookman Old Style"/>
      <w:sz w:val="36"/>
      <w:szCs w:val="36"/>
      <w:u w:val="single"/>
    </w:rPr>
  </w:style>
  <w:style w:type="paragraph" w:styleId="Heading3">
    <w:name w:val="heading 3"/>
    <w:basedOn w:val="Normal"/>
    <w:next w:val="Normal"/>
    <w:uiPriority w:val="9"/>
    <w:semiHidden/>
    <w:unhideWhenUsed/>
    <w:qFormat/>
    <w:pPr>
      <w:keepNext/>
      <w:ind w:left="1440" w:firstLine="720"/>
      <w:outlineLvl w:val="2"/>
    </w:pPr>
    <w:rPr>
      <w:rFonts w:ascii="Bookman Old Style" w:eastAsia="Bookman Old Style" w:hAnsi="Bookman Old Style" w:cs="Bookman Old Style"/>
      <w:sz w:val="22"/>
      <w:szCs w:val="22"/>
      <w:u w:val="single"/>
    </w:rPr>
  </w:style>
  <w:style w:type="paragraph" w:styleId="Heading4">
    <w:name w:val="heading 4"/>
    <w:basedOn w:val="Normal"/>
    <w:next w:val="Normal"/>
    <w:uiPriority w:val="9"/>
    <w:semiHidden/>
    <w:unhideWhenUsed/>
    <w:qFormat/>
    <w:pPr>
      <w:keepNext/>
      <w:jc w:val="center"/>
      <w:outlineLvl w:val="3"/>
    </w:pPr>
    <w:rPr>
      <w:rFonts w:ascii="Bookman Old Style" w:eastAsia="Bookman Old Style" w:hAnsi="Bookman Old Style" w:cs="Bookman Old Style"/>
      <w:b/>
      <w:bCs/>
      <w:sz w:val="28"/>
      <w:szCs w:val="28"/>
    </w:rPr>
  </w:style>
  <w:style w:type="paragraph" w:styleId="Heading5">
    <w:name w:val="heading 5"/>
    <w:basedOn w:val="Normal"/>
    <w:next w:val="Normal"/>
    <w:uiPriority w:val="9"/>
    <w:semiHidden/>
    <w:unhideWhenUsed/>
    <w:qFormat/>
    <w:pPr>
      <w:keepNext/>
      <w:jc w:val="center"/>
      <w:outlineLvl w:val="4"/>
    </w:pPr>
    <w:rPr>
      <w:rFonts w:ascii="Bookman Old Style" w:eastAsia="Bookman Old Style" w:hAnsi="Bookman Old Style" w:cs="Bookman Old Style"/>
      <w:b/>
      <w:bCs/>
      <w:smallCaps/>
      <w:sz w:val="32"/>
      <w:szCs w:val="32"/>
      <w:u w:val="single"/>
    </w:rPr>
  </w:style>
  <w:style w:type="paragraph" w:styleId="Heading6">
    <w:name w:val="heading 6"/>
    <w:basedOn w:val="Normal"/>
    <w:next w:val="Normal"/>
    <w:uiPriority w:val="9"/>
    <w:semiHidden/>
    <w:unhideWhenUsed/>
    <w:qFormat/>
    <w:pPr>
      <w:keepNext/>
      <w:ind w:left="1440"/>
      <w:outlineLvl w:val="5"/>
    </w:pPr>
    <w:rPr>
      <w:rFonts w:ascii="Bookman Old Style" w:eastAsia="Bookman Old Style" w:hAnsi="Bookman Old Style" w:cs="Bookman Old Style"/>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b/>
      <w:bCs/>
      <w:sz w:val="36"/>
      <w:szCs w:val="36"/>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CommentReference">
    <w:name w:val="annotation reference"/>
    <w:basedOn w:val="DefaultParagraphFont"/>
    <w:uiPriority w:val="99"/>
    <w:semiHidden/>
    <w:unhideWhenUsed/>
    <w:rsid w:val="004F7B29"/>
    <w:rPr>
      <w:sz w:val="16"/>
      <w:szCs w:val="16"/>
    </w:rPr>
  </w:style>
  <w:style w:type="paragraph" w:styleId="CommentText">
    <w:name w:val="annotation text"/>
    <w:basedOn w:val="Normal"/>
    <w:link w:val="CommentTextChar"/>
    <w:uiPriority w:val="99"/>
    <w:unhideWhenUsed/>
    <w:rsid w:val="004F7B29"/>
    <w:rPr>
      <w:sz w:val="20"/>
      <w:szCs w:val="20"/>
    </w:rPr>
  </w:style>
  <w:style w:type="character" w:customStyle="1" w:styleId="CommentTextChar">
    <w:name w:val="Comment Text Char"/>
    <w:basedOn w:val="DefaultParagraphFont"/>
    <w:link w:val="CommentText"/>
    <w:uiPriority w:val="99"/>
    <w:rsid w:val="004F7B29"/>
    <w:rPr>
      <w:sz w:val="20"/>
      <w:szCs w:val="20"/>
    </w:rPr>
  </w:style>
  <w:style w:type="paragraph" w:styleId="CommentSubject">
    <w:name w:val="annotation subject"/>
    <w:basedOn w:val="CommentText"/>
    <w:next w:val="CommentText"/>
    <w:link w:val="CommentSubjectChar"/>
    <w:uiPriority w:val="99"/>
    <w:semiHidden/>
    <w:unhideWhenUsed/>
    <w:rsid w:val="004F7B29"/>
    <w:rPr>
      <w:b/>
      <w:bCs/>
    </w:rPr>
  </w:style>
  <w:style w:type="character" w:customStyle="1" w:styleId="CommentSubjectChar">
    <w:name w:val="Comment Subject Char"/>
    <w:basedOn w:val="CommentTextChar"/>
    <w:link w:val="CommentSubject"/>
    <w:uiPriority w:val="99"/>
    <w:semiHidden/>
    <w:rsid w:val="004F7B29"/>
    <w:rPr>
      <w:b/>
      <w:bCs/>
      <w:sz w:val="20"/>
      <w:szCs w:val="20"/>
    </w:rPr>
  </w:style>
  <w:style w:type="character" w:styleId="Hyperlink">
    <w:name w:val="Hyperlink"/>
    <w:basedOn w:val="DefaultParagraphFont"/>
    <w:uiPriority w:val="99"/>
    <w:unhideWhenUsed/>
    <w:rsid w:val="00A84E23"/>
    <w:rPr>
      <w:color w:val="0000FF" w:themeColor="hyperlink"/>
      <w:u w:val="single"/>
    </w:rPr>
  </w:style>
  <w:style w:type="character" w:styleId="UnresolvedMention">
    <w:name w:val="Unresolved Mention"/>
    <w:basedOn w:val="DefaultParagraphFont"/>
    <w:uiPriority w:val="99"/>
    <w:semiHidden/>
    <w:unhideWhenUsed/>
    <w:rsid w:val="00A84E23"/>
    <w:rPr>
      <w:color w:val="605E5C"/>
      <w:shd w:val="clear" w:color="auto" w:fill="E1DFDD"/>
    </w:rPr>
  </w:style>
  <w:style w:type="paragraph" w:styleId="Revision">
    <w:name w:val="Revision"/>
    <w:hidden/>
    <w:uiPriority w:val="99"/>
    <w:semiHidden/>
    <w:rsid w:val="0024628F"/>
  </w:style>
  <w:style w:type="paragraph" w:styleId="ListParagraph">
    <w:name w:val="List Paragraph"/>
    <w:basedOn w:val="Normal"/>
    <w:uiPriority w:val="34"/>
    <w:qFormat/>
    <w:rsid w:val="00E8491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hyperlink" Target="https://www.coloradosos.gov/CCR/NumericalDeptList.do" TargetMode="Externa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rive.google.com/file/d/1qvnjpWwPfQRk3uPJaxEIO-rze9e9g7fY/view?usp=sharing" TargetMode="Externa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drive.google.com/file/d/1p_qRPUUM0LrhohS5J0EveXWijpdB6_vy/view?usp=sharing" TargetMode="External"/><Relationship Id="rId19" Type="http://schemas.openxmlformats.org/officeDocument/2006/relationships/header" Target="header4.xml"/><Relationship Id="rId4" Type="http://schemas.openxmlformats.org/officeDocument/2006/relationships/styles" Target="styles.xml"/><Relationship Id="rId9" Type="http://schemas.openxmlformats.org/officeDocument/2006/relationships/hyperlink" Target="https://drive.google.com/file/d/10GASe23Au5KEfGJmhSdK6LKHNh_DnmSH/view?usp=sharing" TargetMode="External"/><Relationship Id="rId14" Type="http://schemas.openxmlformats.org/officeDocument/2006/relationships/footer" Target="footer1.xml"/><Relationship Id="rId22" Type="http://schemas.microsoft.com/office/2011/relationships/people" Target="peop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1" Type="http://schemas.openxmlformats.org/officeDocument/2006/relationships/hyperlink" Target="mailto:720.245.1195/logan.ellett@state.co.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6bb9OCBQIN3F8jnUYDzBbSecZA==">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</go:docsCustomData>
</go:gDocsCustomXmlDataStorage>
</file>

<file path=customXml/itemProps1.xml><?xml version="1.0" encoding="utf-8"?>
<ds:datastoreItem xmlns:ds="http://schemas.openxmlformats.org/officeDocument/2006/customXml" ds:itemID="{40383B38-041D-43E8-AEFF-D5C686DD72C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46</Pages>
  <Words>22105</Words>
  <Characters>126001</Characters>
  <Application>Microsoft Office Word</Application>
  <DocSecurity>0</DocSecurity>
  <Lines>1050</Lines>
  <Paragraphs>295</Paragraphs>
  <ScaleCrop>false</ScaleCrop>
  <Company/>
  <LinksUpToDate>false</LinksUpToDate>
  <CharactersWithSpaces>147811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Nicole Chaney</dc:creator>
  <cp:lastModifiedBy>Kyle Zinth</cp:lastModifiedBy>
  <cp:revision>14</cp:revision>
  <dcterms:created xsi:type="dcterms:W3CDTF">2026-09-08T19:49:00Z</dcterms:created>
  <dcterms:modified xsi:type="dcterms:W3CDTF">2026-09-30T19:40:00Z</dcterms:modified>
</cp:coreProperties>
</file>