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BD77A" w14:textId="77777777" w:rsidR="00CA4C26" w:rsidRPr="00050C2C" w:rsidRDefault="00CA4C26" w:rsidP="00CA4C26">
      <w:pPr>
        <w:pStyle w:val="Department"/>
        <w:rPr>
          <w:rFonts w:eastAsia="Arial"/>
        </w:rPr>
      </w:pPr>
      <w:bookmarkStart w:id="0" w:name="gjdgxs" w:colFirst="0" w:colLast="0"/>
      <w:bookmarkEnd w:id="0"/>
      <w:r w:rsidRPr="00050C2C">
        <w:rPr>
          <w:rFonts w:eastAsia="Arial"/>
        </w:rPr>
        <w:t xml:space="preserve">DEPARTMENT OF REGULATORY AGENCIES </w:t>
      </w:r>
    </w:p>
    <w:p w14:paraId="0C062CFA" w14:textId="77777777" w:rsidR="00CA4C26" w:rsidRPr="00050C2C" w:rsidRDefault="00CA4C26" w:rsidP="00CA4C26">
      <w:pPr>
        <w:pStyle w:val="Agency"/>
        <w:rPr>
          <w:rFonts w:eastAsia="Arial"/>
        </w:rPr>
      </w:pPr>
      <w:r w:rsidRPr="00050C2C">
        <w:rPr>
          <w:rFonts w:eastAsia="Arial"/>
        </w:rPr>
        <w:t>Division of Insurance</w:t>
      </w:r>
    </w:p>
    <w:p w14:paraId="63F83B80" w14:textId="77777777" w:rsidR="00CA4C26" w:rsidRPr="00050C2C" w:rsidRDefault="00CA4C26" w:rsidP="00CA4C26">
      <w:pPr>
        <w:pStyle w:val="CCRNumber"/>
        <w:rPr>
          <w:rFonts w:eastAsia="Arial"/>
        </w:rPr>
      </w:pPr>
      <w:r w:rsidRPr="00050C2C">
        <w:rPr>
          <w:rFonts w:eastAsia="Arial"/>
        </w:rPr>
        <w:t>3 CCR 702-4</w:t>
      </w:r>
    </w:p>
    <w:p w14:paraId="450F7EAF" w14:textId="77777777" w:rsidR="00F96B19" w:rsidRDefault="00CA4C26" w:rsidP="00F96B19">
      <w:pPr>
        <w:pStyle w:val="CCRTitle"/>
        <w:rPr>
          <w:rFonts w:eastAsia="Arial"/>
        </w:rPr>
      </w:pPr>
      <w:r w:rsidRPr="00050C2C">
        <w:rPr>
          <w:rFonts w:eastAsia="Arial"/>
        </w:rPr>
        <w:t>LIFE ACCIDENT AND HEALTH</w:t>
      </w:r>
      <w:r w:rsidR="00F96B19" w:rsidRPr="00F96B19">
        <w:rPr>
          <w:rFonts w:eastAsia="Arial"/>
        </w:rPr>
        <w:t xml:space="preserve"> </w:t>
      </w:r>
    </w:p>
    <w:p w14:paraId="7E7BC99A" w14:textId="77777777" w:rsidR="00F96B19" w:rsidRPr="003E081B" w:rsidRDefault="00F96B19" w:rsidP="003E081B">
      <w:pPr>
        <w:pStyle w:val="Heading1"/>
        <w:spacing w:before="240" w:after="240"/>
        <w:ind w:right="0"/>
        <w:jc w:val="left"/>
        <w:rPr>
          <w:rFonts w:ascii="Arial" w:eastAsia="Arial" w:hAnsi="Arial" w:cs="Arial"/>
          <w:b/>
          <w:bCs/>
          <w:sz w:val="24"/>
          <w:szCs w:val="24"/>
          <w:u w:val="none"/>
        </w:rPr>
      </w:pPr>
      <w:ins w:id="1" w:author="Author">
        <w:r w:rsidRPr="003E081B">
          <w:rPr>
            <w:rFonts w:ascii="Arial" w:eastAsia="Arial" w:hAnsi="Arial" w:cs="Arial"/>
            <w:b/>
            <w:bCs/>
            <w:sz w:val="24"/>
            <w:szCs w:val="24"/>
            <w:u w:val="none"/>
          </w:rPr>
          <w:t xml:space="preserve">DRAFT </w:t>
        </w:r>
        <w:r w:rsidR="00D553D7" w:rsidRPr="003E081B">
          <w:rPr>
            <w:rFonts w:ascii="Arial" w:eastAsia="Arial" w:hAnsi="Arial" w:cs="Arial"/>
            <w:b/>
            <w:bCs/>
            <w:sz w:val="24"/>
            <w:szCs w:val="24"/>
            <w:u w:val="none"/>
          </w:rPr>
          <w:t xml:space="preserve">Proposed </w:t>
        </w:r>
      </w:ins>
      <w:r w:rsidRPr="003E081B">
        <w:rPr>
          <w:rFonts w:ascii="Arial" w:eastAsia="Arial" w:hAnsi="Arial" w:cs="Arial"/>
          <w:b/>
          <w:bCs/>
          <w:sz w:val="24"/>
          <w:szCs w:val="24"/>
          <w:u w:val="none"/>
        </w:rPr>
        <w:t>Amended Regulation 4-2-83</w:t>
      </w:r>
    </w:p>
    <w:p w14:paraId="6DF20477" w14:textId="77777777" w:rsidR="00F96B19" w:rsidRPr="003E081B" w:rsidRDefault="00F96B19" w:rsidP="003E081B">
      <w:pPr>
        <w:pStyle w:val="Heading1"/>
        <w:spacing w:after="240"/>
        <w:ind w:right="0"/>
        <w:jc w:val="left"/>
        <w:rPr>
          <w:rFonts w:ascii="Arial" w:eastAsia="Arial" w:hAnsi="Arial" w:cs="Arial"/>
          <w:b/>
          <w:bCs/>
          <w:sz w:val="24"/>
          <w:szCs w:val="24"/>
          <w:u w:val="none"/>
        </w:rPr>
      </w:pPr>
      <w:r w:rsidRPr="003E081B">
        <w:rPr>
          <w:rFonts w:ascii="Arial" w:eastAsia="Arial" w:hAnsi="Arial" w:cs="Arial"/>
          <w:b/>
          <w:bCs/>
          <w:sz w:val="24"/>
          <w:szCs w:val="24"/>
          <w:u w:val="none"/>
        </w:rPr>
        <w:t>CONCERNING HEALTH INSURANCE AFFORDABILITY ENTERPRISE SUBSIDIES FOR QUALIFIED INDIVIDUALS THROUGH PREMIUM WRAP AND COST SHARING REDUCTION ENHANCEMENTS ON THE COLORADO OPTION SILVER PLAN</w:t>
      </w:r>
    </w:p>
    <w:p w14:paraId="78A23C3E" w14:textId="77777777" w:rsidR="00F96B19" w:rsidRDefault="00F96B19" w:rsidP="00F96B19">
      <w:pPr>
        <w:pStyle w:val="upar1"/>
        <w:spacing w:before="0"/>
        <w:rPr>
          <w:rFonts w:eastAsia="Arial"/>
        </w:rPr>
      </w:pPr>
      <w:r>
        <w:rPr>
          <w:rFonts w:eastAsia="Arial"/>
        </w:rPr>
        <w:t>Section 1</w:t>
      </w:r>
      <w:r>
        <w:rPr>
          <w:rFonts w:eastAsia="Arial"/>
        </w:rPr>
        <w:tab/>
        <w:t>Authority</w:t>
      </w:r>
    </w:p>
    <w:p w14:paraId="02EE0FD6" w14:textId="77777777" w:rsidR="00F96B19" w:rsidRDefault="00F96B19" w:rsidP="00F96B19">
      <w:pPr>
        <w:pStyle w:val="upar1"/>
        <w:spacing w:before="0"/>
        <w:rPr>
          <w:rFonts w:eastAsia="Arial"/>
        </w:rPr>
      </w:pPr>
      <w:r>
        <w:rPr>
          <w:rFonts w:eastAsia="Arial"/>
        </w:rPr>
        <w:t>Section 2</w:t>
      </w:r>
      <w:r>
        <w:rPr>
          <w:rFonts w:eastAsia="Arial"/>
        </w:rPr>
        <w:tab/>
        <w:t xml:space="preserve">Scope and Purpose </w:t>
      </w:r>
    </w:p>
    <w:p w14:paraId="01E23B38" w14:textId="77777777" w:rsidR="00F96B19" w:rsidRDefault="00F96B19" w:rsidP="00F96B19">
      <w:pPr>
        <w:pStyle w:val="upar1"/>
        <w:spacing w:before="0"/>
        <w:rPr>
          <w:rFonts w:eastAsia="Arial"/>
        </w:rPr>
      </w:pPr>
      <w:r>
        <w:rPr>
          <w:rFonts w:eastAsia="Arial"/>
        </w:rPr>
        <w:t>Section 3</w:t>
      </w:r>
      <w:r>
        <w:rPr>
          <w:rFonts w:eastAsia="Arial"/>
        </w:rPr>
        <w:tab/>
        <w:t>Applicability</w:t>
      </w:r>
    </w:p>
    <w:p w14:paraId="5F0688D8" w14:textId="77777777" w:rsidR="00F96B19" w:rsidRDefault="00F96B19" w:rsidP="00F96B19">
      <w:pPr>
        <w:pStyle w:val="upar1"/>
        <w:spacing w:before="0"/>
        <w:rPr>
          <w:rFonts w:eastAsia="Arial"/>
        </w:rPr>
      </w:pPr>
      <w:r>
        <w:rPr>
          <w:rFonts w:eastAsia="Arial"/>
        </w:rPr>
        <w:t>Section 4</w:t>
      </w:r>
      <w:r>
        <w:rPr>
          <w:rFonts w:eastAsia="Arial"/>
        </w:rPr>
        <w:tab/>
        <w:t>Definitions</w:t>
      </w:r>
    </w:p>
    <w:p w14:paraId="18BCAB78" w14:textId="77777777" w:rsidR="00F96B19" w:rsidRDefault="00F96B19" w:rsidP="00F96B19">
      <w:pPr>
        <w:pStyle w:val="upar1"/>
        <w:spacing w:before="0"/>
        <w:rPr>
          <w:rFonts w:eastAsia="Arial"/>
        </w:rPr>
      </w:pPr>
      <w:r>
        <w:rPr>
          <w:rFonts w:eastAsia="Arial"/>
        </w:rPr>
        <w:t>Section 5</w:t>
      </w:r>
      <w:r>
        <w:rPr>
          <w:rFonts w:eastAsia="Arial"/>
        </w:rPr>
        <w:tab/>
        <w:t>HIAE Subsidy for Eligible Enrollees</w:t>
      </w:r>
    </w:p>
    <w:p w14:paraId="190AE719" w14:textId="77777777" w:rsidR="00F96B19" w:rsidRDefault="00F96B19" w:rsidP="00F96B19">
      <w:pPr>
        <w:pStyle w:val="upar1"/>
        <w:spacing w:before="0"/>
        <w:rPr>
          <w:rFonts w:eastAsia="Arial"/>
        </w:rPr>
      </w:pPr>
      <w:r>
        <w:rPr>
          <w:rFonts w:eastAsia="Arial"/>
        </w:rPr>
        <w:t>Section 6</w:t>
      </w:r>
      <w:r>
        <w:rPr>
          <w:rFonts w:eastAsia="Arial"/>
        </w:rPr>
        <w:tab/>
        <w:t>Naming Conventions and Filing Requirements</w:t>
      </w:r>
    </w:p>
    <w:p w14:paraId="52506F04" w14:textId="77777777" w:rsidR="00F96B19" w:rsidRDefault="00F96B19" w:rsidP="00F96B19">
      <w:pPr>
        <w:pStyle w:val="upar1"/>
        <w:spacing w:before="0"/>
        <w:rPr>
          <w:rFonts w:eastAsia="Arial"/>
        </w:rPr>
      </w:pPr>
      <w:r>
        <w:rPr>
          <w:rFonts w:eastAsia="Arial"/>
        </w:rPr>
        <w:t>Section 7</w:t>
      </w:r>
      <w:r>
        <w:rPr>
          <w:rFonts w:eastAsia="Arial"/>
        </w:rPr>
        <w:tab/>
        <w:t>Requirements for CSR Enhancements and Premium Wrap</w:t>
      </w:r>
    </w:p>
    <w:p w14:paraId="72BFCA7C" w14:textId="77777777" w:rsidR="00F96B19" w:rsidRDefault="00F96B19" w:rsidP="00F96B19">
      <w:pPr>
        <w:pStyle w:val="upar1"/>
        <w:spacing w:before="0"/>
        <w:rPr>
          <w:rFonts w:eastAsia="Arial"/>
        </w:rPr>
      </w:pPr>
      <w:r>
        <w:rPr>
          <w:rFonts w:eastAsia="Arial"/>
        </w:rPr>
        <w:t>Section 8</w:t>
      </w:r>
      <w:r>
        <w:rPr>
          <w:rFonts w:eastAsia="Arial"/>
        </w:rPr>
        <w:tab/>
        <w:t>Payments to Carriers</w:t>
      </w:r>
    </w:p>
    <w:p w14:paraId="42C7F5AD" w14:textId="77777777" w:rsidR="00F96B19" w:rsidRDefault="00F96B19" w:rsidP="00F96B19">
      <w:pPr>
        <w:pStyle w:val="upar1"/>
        <w:spacing w:before="0"/>
        <w:rPr>
          <w:rFonts w:eastAsia="Arial"/>
        </w:rPr>
      </w:pPr>
      <w:r>
        <w:rPr>
          <w:rFonts w:eastAsia="Arial"/>
        </w:rPr>
        <w:t>Section 9</w:t>
      </w:r>
      <w:r>
        <w:rPr>
          <w:rFonts w:eastAsia="Arial"/>
        </w:rPr>
        <w:tab/>
        <w:t>Metal AV Adjustment Factor</w:t>
      </w:r>
    </w:p>
    <w:p w14:paraId="0C28C6CB" w14:textId="77777777" w:rsidR="00F96B19" w:rsidRDefault="00F96B19" w:rsidP="00F96B19">
      <w:pPr>
        <w:pStyle w:val="upar1"/>
        <w:spacing w:before="0"/>
        <w:rPr>
          <w:rFonts w:eastAsia="Arial"/>
        </w:rPr>
      </w:pPr>
      <w:r>
        <w:rPr>
          <w:rFonts w:eastAsia="Arial"/>
        </w:rPr>
        <w:t>Section 10</w:t>
      </w:r>
      <w:r>
        <w:rPr>
          <w:rFonts w:eastAsia="Arial"/>
        </w:rPr>
        <w:tab/>
        <w:t>Severability</w:t>
      </w:r>
    </w:p>
    <w:p w14:paraId="135EFE2A" w14:textId="77777777" w:rsidR="00F96B19" w:rsidRDefault="00F96B19" w:rsidP="00F96B19">
      <w:pPr>
        <w:pStyle w:val="upar1"/>
        <w:spacing w:before="0"/>
        <w:rPr>
          <w:rFonts w:eastAsia="Arial"/>
        </w:rPr>
      </w:pPr>
      <w:r>
        <w:rPr>
          <w:rFonts w:eastAsia="Arial"/>
        </w:rPr>
        <w:t>Section 11</w:t>
      </w:r>
      <w:r>
        <w:rPr>
          <w:rFonts w:eastAsia="Arial"/>
        </w:rPr>
        <w:tab/>
        <w:t>Incorporation by Reference</w:t>
      </w:r>
    </w:p>
    <w:p w14:paraId="3E494F60" w14:textId="77777777" w:rsidR="00F96B19" w:rsidRDefault="00F96B19" w:rsidP="00F96B19">
      <w:pPr>
        <w:pStyle w:val="upar1"/>
        <w:spacing w:before="0"/>
        <w:rPr>
          <w:rFonts w:eastAsia="Arial"/>
        </w:rPr>
      </w:pPr>
      <w:r>
        <w:rPr>
          <w:rFonts w:eastAsia="Arial"/>
        </w:rPr>
        <w:t>Section 12</w:t>
      </w:r>
      <w:r>
        <w:rPr>
          <w:rFonts w:eastAsia="Arial"/>
        </w:rPr>
        <w:tab/>
        <w:t>Enforcement</w:t>
      </w:r>
    </w:p>
    <w:p w14:paraId="1D76DF9B" w14:textId="77777777" w:rsidR="00F96B19" w:rsidRDefault="00F96B19" w:rsidP="00F96B19">
      <w:pPr>
        <w:pStyle w:val="upar1"/>
        <w:spacing w:before="0"/>
        <w:rPr>
          <w:rFonts w:eastAsia="Arial"/>
        </w:rPr>
      </w:pPr>
      <w:r>
        <w:rPr>
          <w:rFonts w:eastAsia="Arial"/>
        </w:rPr>
        <w:t>Section 13</w:t>
      </w:r>
      <w:r>
        <w:rPr>
          <w:rFonts w:eastAsia="Arial"/>
        </w:rPr>
        <w:tab/>
        <w:t xml:space="preserve">Effective Date </w:t>
      </w:r>
    </w:p>
    <w:p w14:paraId="746D0CF4" w14:textId="77777777" w:rsidR="00F96B19" w:rsidRDefault="00F96B19" w:rsidP="00F96B19">
      <w:pPr>
        <w:pStyle w:val="upar1"/>
        <w:spacing w:before="0"/>
        <w:rPr>
          <w:rFonts w:eastAsia="Arial"/>
        </w:rPr>
      </w:pPr>
      <w:r>
        <w:rPr>
          <w:rFonts w:eastAsia="Arial"/>
        </w:rPr>
        <w:t>Section 14</w:t>
      </w:r>
      <w:r>
        <w:rPr>
          <w:rFonts w:eastAsia="Arial"/>
        </w:rPr>
        <w:tab/>
        <w:t>History</w:t>
      </w:r>
    </w:p>
    <w:p w14:paraId="1696F011" w14:textId="77777777" w:rsidR="00F96B19" w:rsidRDefault="00F96B19" w:rsidP="00F96B19">
      <w:pPr>
        <w:pStyle w:val="Title2"/>
        <w:rPr>
          <w:rFonts w:eastAsia="Arial"/>
        </w:rPr>
      </w:pPr>
      <w:r>
        <w:rPr>
          <w:rFonts w:eastAsia="Arial"/>
        </w:rPr>
        <w:t>Section 1</w:t>
      </w:r>
      <w:r>
        <w:rPr>
          <w:rFonts w:eastAsia="Arial"/>
        </w:rPr>
        <w:tab/>
        <w:t>Authority</w:t>
      </w:r>
    </w:p>
    <w:p w14:paraId="378486BB" w14:textId="77777777" w:rsidR="00F96B19" w:rsidRDefault="00F96B19" w:rsidP="00F96B19">
      <w:pPr>
        <w:pStyle w:val="upar1"/>
        <w:rPr>
          <w:rFonts w:eastAsia="Arial"/>
        </w:rPr>
      </w:pPr>
      <w:r>
        <w:rPr>
          <w:rFonts w:eastAsia="Arial"/>
        </w:rPr>
        <w:t>This regulation is promulgated and adopted by the Commissioner of Insurance under the authority of §§ 10-1-108(7), 10-1-109(1), 10-16-1207(5), and 10-16-109, C.R.S.</w:t>
      </w:r>
    </w:p>
    <w:p w14:paraId="72318381" w14:textId="77777777" w:rsidR="00F96B19" w:rsidRDefault="00F96B19" w:rsidP="00F96B19">
      <w:pPr>
        <w:pStyle w:val="Title2"/>
        <w:rPr>
          <w:rFonts w:eastAsia="Arial"/>
        </w:rPr>
      </w:pPr>
      <w:r>
        <w:rPr>
          <w:rFonts w:eastAsia="Arial"/>
        </w:rPr>
        <w:t>Section 2</w:t>
      </w:r>
      <w:r>
        <w:rPr>
          <w:rFonts w:eastAsia="Arial"/>
        </w:rPr>
        <w:tab/>
        <w:t>Scope and Purpose</w:t>
      </w:r>
    </w:p>
    <w:p w14:paraId="708EE851" w14:textId="77777777" w:rsidR="00F96B19" w:rsidRDefault="00F96B19" w:rsidP="00F96B19">
      <w:pPr>
        <w:pStyle w:val="upar1"/>
        <w:rPr>
          <w:rFonts w:eastAsia="Arial"/>
        </w:rPr>
      </w:pPr>
      <w:r>
        <w:rPr>
          <w:rFonts w:eastAsia="Arial"/>
        </w:rPr>
        <w:t>The purpose of this regulation is to provide standards for including payments to carriers pursuant to C.R.S. § 10-16-1205(1)(b)(III) in rate filings for health benefit plans regulated by the Colorado Division of Insurance and guidelines for the Colorado Option Silver Enhanced Benefit Plan.</w:t>
      </w:r>
    </w:p>
    <w:p w14:paraId="35736064" w14:textId="77777777" w:rsidR="00F96B19" w:rsidRDefault="00F96B19" w:rsidP="00F96B19">
      <w:pPr>
        <w:pStyle w:val="Title2"/>
        <w:rPr>
          <w:rFonts w:eastAsia="Arial"/>
        </w:rPr>
      </w:pPr>
      <w:r>
        <w:rPr>
          <w:rFonts w:eastAsia="Arial"/>
        </w:rPr>
        <w:t>Section 3</w:t>
      </w:r>
      <w:r>
        <w:rPr>
          <w:rFonts w:eastAsia="Arial"/>
        </w:rPr>
        <w:tab/>
        <w:t>Applicability</w:t>
      </w:r>
    </w:p>
    <w:p w14:paraId="2645A4A3" w14:textId="77777777" w:rsidR="00F96B19" w:rsidRDefault="00F96B19" w:rsidP="00F96B19">
      <w:pPr>
        <w:pStyle w:val="upar1"/>
        <w:rPr>
          <w:rFonts w:eastAsia="Arial"/>
        </w:rPr>
      </w:pPr>
      <w:r>
        <w:rPr>
          <w:rFonts w:eastAsia="Arial"/>
        </w:rPr>
        <w:t>This regulation applies to all carriers issuing non-grandfathered individual health benefit plans starting in benefit year 202</w:t>
      </w:r>
      <w:ins w:id="2" w:author="Author">
        <w:r w:rsidRPr="00997982">
          <w:rPr>
            <w:rFonts w:eastAsia="Arial"/>
          </w:rPr>
          <w:t>7</w:t>
        </w:r>
      </w:ins>
      <w:del w:id="3" w:author="Author">
        <w:r>
          <w:rPr>
            <w:rFonts w:eastAsia="Arial"/>
          </w:rPr>
          <w:delText>6</w:delText>
        </w:r>
      </w:del>
      <w:r>
        <w:rPr>
          <w:rFonts w:eastAsia="Arial"/>
        </w:rPr>
        <w:t xml:space="preserve"> and annually thereafter.</w:t>
      </w:r>
    </w:p>
    <w:p w14:paraId="58C9BF8E" w14:textId="77777777" w:rsidR="00F96B19" w:rsidRDefault="00F96B19" w:rsidP="00F96B19">
      <w:pPr>
        <w:pStyle w:val="Title2"/>
        <w:rPr>
          <w:rFonts w:eastAsia="Arial"/>
        </w:rPr>
      </w:pPr>
      <w:r>
        <w:rPr>
          <w:rFonts w:eastAsia="Arial"/>
        </w:rPr>
        <w:t>Section 4</w:t>
      </w:r>
      <w:r>
        <w:rPr>
          <w:rFonts w:eastAsia="Arial"/>
        </w:rPr>
        <w:tab/>
        <w:t>Definitions</w:t>
      </w:r>
    </w:p>
    <w:p w14:paraId="4EC68938" w14:textId="77777777" w:rsidR="00F96B19" w:rsidRDefault="00F96B19" w:rsidP="00F96B19">
      <w:pPr>
        <w:pStyle w:val="par1"/>
        <w:rPr>
          <w:rFonts w:eastAsia="Arial"/>
        </w:rPr>
      </w:pPr>
      <w:r>
        <w:rPr>
          <w:rFonts w:eastAsia="Arial"/>
        </w:rPr>
        <w:t>A.</w:t>
      </w:r>
      <w:r>
        <w:rPr>
          <w:rFonts w:eastAsia="Arial"/>
        </w:rPr>
        <w:tab/>
        <w:t>“Actuarial value” and “AV” means, for the purpose of this regulation, the percentage of total average costs for covered benefits that a health benefit plan will cover, with calculations based on the provision of essential health benefits to a standard population.</w:t>
      </w:r>
    </w:p>
    <w:p w14:paraId="318B12FE" w14:textId="77777777" w:rsidR="00F96B19" w:rsidRDefault="00F96B19" w:rsidP="00F96B19">
      <w:pPr>
        <w:pStyle w:val="par1"/>
        <w:rPr>
          <w:rFonts w:eastAsia="Arial"/>
        </w:rPr>
      </w:pPr>
      <w:r>
        <w:rPr>
          <w:rFonts w:eastAsia="Arial"/>
        </w:rPr>
        <w:t>B.</w:t>
      </w:r>
      <w:r>
        <w:rPr>
          <w:rFonts w:eastAsia="Arial"/>
        </w:rPr>
        <w:tab/>
        <w:t>“Benefit year” shall have the same meaning as found at § 10-16-1103(2), C.R.S.</w:t>
      </w:r>
    </w:p>
    <w:p w14:paraId="3F647875" w14:textId="77777777" w:rsidR="00F96B19" w:rsidRDefault="00F96B19" w:rsidP="00F96B19">
      <w:pPr>
        <w:pStyle w:val="par1"/>
        <w:rPr>
          <w:rFonts w:eastAsia="Arial"/>
        </w:rPr>
      </w:pPr>
      <w:r>
        <w:rPr>
          <w:rFonts w:eastAsia="Arial"/>
        </w:rPr>
        <w:lastRenderedPageBreak/>
        <w:t>C.</w:t>
      </w:r>
      <w:r>
        <w:rPr>
          <w:rFonts w:eastAsia="Arial"/>
        </w:rPr>
        <w:tab/>
        <w:t>“Carrier” shall have the same meaning as found at § 10-16-102(8), C.R.S.</w:t>
      </w:r>
    </w:p>
    <w:p w14:paraId="0C6E06B6" w14:textId="77777777" w:rsidR="00F96B19" w:rsidRDefault="00F96B19" w:rsidP="00F96B19">
      <w:pPr>
        <w:pStyle w:val="par1"/>
        <w:rPr>
          <w:rFonts w:eastAsia="Arial"/>
        </w:rPr>
      </w:pPr>
      <w:r>
        <w:rPr>
          <w:rFonts w:eastAsia="Arial"/>
        </w:rPr>
        <w:t>D.</w:t>
      </w:r>
      <w:r>
        <w:rPr>
          <w:rFonts w:eastAsia="Arial"/>
        </w:rPr>
        <w:tab/>
        <w:t>“Colorado Option Silver Enhanced Plan” or “Silver Enhanced Plan” means, for the purpose of this regulation, the Colorado Option Silver Plan offered by Connect for Health on the Colorado Public Benefit Corporation with an increase in the plan’s actuarial value to 73% and a $</w:t>
      </w:r>
      <w:ins w:id="4" w:author="Author">
        <w:r w:rsidRPr="00997982">
          <w:rPr>
            <w:rFonts w:eastAsia="Arial"/>
          </w:rPr>
          <w:t>15</w:t>
        </w:r>
      </w:ins>
      <w:del w:id="5" w:author="Author">
        <w:r>
          <w:rPr>
            <w:rFonts w:eastAsia="Arial"/>
          </w:rPr>
          <w:delText>0</w:delText>
        </w:r>
      </w:del>
      <w:r>
        <w:rPr>
          <w:rFonts w:eastAsia="Arial"/>
        </w:rPr>
        <w:t xml:space="preserve"> premium containing the same plan design and cost-sharing as the Colorado Option On-Exchange Silver (73% AV) Standardized Plan.</w:t>
      </w:r>
    </w:p>
    <w:p w14:paraId="74041E4D" w14:textId="77777777" w:rsidR="00F96B19" w:rsidRDefault="00F96B19" w:rsidP="00F96B19">
      <w:pPr>
        <w:pStyle w:val="par1"/>
        <w:rPr>
          <w:rFonts w:eastAsia="Arial"/>
        </w:rPr>
      </w:pPr>
      <w:r>
        <w:rPr>
          <w:rFonts w:eastAsia="Arial"/>
        </w:rPr>
        <w:t>E.</w:t>
      </w:r>
      <w:r>
        <w:rPr>
          <w:rFonts w:eastAsia="Arial"/>
        </w:rPr>
        <w:tab/>
        <w:t xml:space="preserve">“Colorado Option Silver Plan” or “Silver Plan” means, for the purpose of this regulation, the Colorado Option Silver Off Exchange Standardized Plan, the standardized health benefit plan offered by Connect for Health Colorado off exchange on the Public Benefit Corporation. </w:t>
      </w:r>
    </w:p>
    <w:p w14:paraId="5D0B53ED" w14:textId="77777777" w:rsidR="00F96B19" w:rsidRDefault="00F96B19" w:rsidP="00F96B19">
      <w:pPr>
        <w:pStyle w:val="par1"/>
        <w:rPr>
          <w:rFonts w:eastAsia="Arial"/>
        </w:rPr>
      </w:pPr>
      <w:bookmarkStart w:id="6" w:name="_heading=h.tk0gq62v36oh" w:colFirst="0" w:colLast="0"/>
      <w:bookmarkEnd w:id="6"/>
      <w:r>
        <w:rPr>
          <w:rFonts w:eastAsia="Arial"/>
        </w:rPr>
        <w:t>F.</w:t>
      </w:r>
      <w:r>
        <w:rPr>
          <w:rFonts w:eastAsia="Arial"/>
        </w:rPr>
        <w:tab/>
        <w:t>“Colorado Plans and Benefits Template” or “Colorado PBT” means, for the purpose of this regulation, the Colorado PBT created and supplied by the Division to use when submitting any Standardized Plan on the PBC.</w:t>
      </w:r>
    </w:p>
    <w:p w14:paraId="169F90EE" w14:textId="77777777" w:rsidR="00F96B19" w:rsidRDefault="00F96B19" w:rsidP="00F96B19">
      <w:pPr>
        <w:pStyle w:val="par1"/>
        <w:rPr>
          <w:rFonts w:eastAsia="Arial"/>
        </w:rPr>
      </w:pPr>
      <w:r>
        <w:rPr>
          <w:rFonts w:eastAsia="Arial"/>
        </w:rPr>
        <w:t>G.</w:t>
      </w:r>
      <w:r>
        <w:rPr>
          <w:rFonts w:eastAsia="Arial"/>
        </w:rPr>
        <w:tab/>
        <w:t>“Cost Sharing Reduction Enhancement” or “CSR Enhancement” means, for the purpose of this regulation, an increase in the Colorado Option Silver Plan’s actuarial value to 73% for eligible enrollees.</w:t>
      </w:r>
    </w:p>
    <w:p w14:paraId="0287A82C" w14:textId="77777777" w:rsidR="00F96B19" w:rsidRDefault="00F96B19" w:rsidP="00F96B19">
      <w:pPr>
        <w:pStyle w:val="par1"/>
        <w:rPr>
          <w:rFonts w:eastAsia="Arial"/>
        </w:rPr>
      </w:pPr>
      <w:r>
        <w:rPr>
          <w:rFonts w:eastAsia="Arial"/>
        </w:rPr>
        <w:t>H.</w:t>
      </w:r>
      <w:r>
        <w:rPr>
          <w:rFonts w:eastAsia="Arial"/>
        </w:rPr>
        <w:tab/>
        <w:t>“Eligible enrollee” means, for the purpose of this regulation, a Qualified Individual enrolled in a Colorado Option Silver Plan on the PBC whose household income is from 0-150% of the Federal                             Poverty Level.</w:t>
      </w:r>
    </w:p>
    <w:p w14:paraId="294B4BD2" w14:textId="77777777" w:rsidR="00F96B19" w:rsidRDefault="00F96B19" w:rsidP="00F96B19">
      <w:pPr>
        <w:pStyle w:val="par1"/>
        <w:rPr>
          <w:rFonts w:eastAsia="Arial"/>
        </w:rPr>
      </w:pPr>
      <w:r>
        <w:rPr>
          <w:rFonts w:eastAsia="Arial"/>
        </w:rPr>
        <w:t>I.</w:t>
      </w:r>
      <w:r>
        <w:rPr>
          <w:rFonts w:eastAsia="Arial"/>
        </w:rPr>
        <w:tab/>
        <w:t>“Exchange” shall have the same meaning as found at § 10-16-102(26), C.R.S.</w:t>
      </w:r>
    </w:p>
    <w:p w14:paraId="48A874BB" w14:textId="77777777" w:rsidR="00F96B19" w:rsidRDefault="00F96B19" w:rsidP="00F96B19">
      <w:pPr>
        <w:pStyle w:val="par1"/>
        <w:rPr>
          <w:rFonts w:eastAsia="Arial"/>
        </w:rPr>
      </w:pPr>
      <w:bookmarkStart w:id="7" w:name="_heading=h.nswwif3cauyd" w:colFirst="0" w:colLast="0"/>
      <w:bookmarkEnd w:id="7"/>
      <w:r>
        <w:rPr>
          <w:rFonts w:eastAsia="Arial"/>
        </w:rPr>
        <w:t>J.</w:t>
      </w:r>
      <w:r>
        <w:rPr>
          <w:rFonts w:eastAsia="Arial"/>
        </w:rPr>
        <w:tab/>
        <w:t>“Federal Actuarial Value Calculator” or “Federal AV Calculator” means, for the purpose of this regulation, the AV Calculator required pursuant to 45 C.F.R. § 156.135(a).</w:t>
      </w:r>
    </w:p>
    <w:p w14:paraId="019318AF" w14:textId="77777777" w:rsidR="00F96B19" w:rsidRDefault="00F96B19" w:rsidP="00F96B19">
      <w:pPr>
        <w:pStyle w:val="par1"/>
        <w:rPr>
          <w:rFonts w:eastAsia="Arial"/>
        </w:rPr>
      </w:pPr>
      <w:r>
        <w:rPr>
          <w:rFonts w:eastAsia="Arial"/>
        </w:rPr>
        <w:t>K.</w:t>
      </w:r>
      <w:r>
        <w:rPr>
          <w:rFonts w:eastAsia="Arial"/>
        </w:rPr>
        <w:tab/>
        <w:t>“Federal Poverty Level” or “Federal Poverty Line” shall have the same meaning as found at § 10-16-1203(4), C.R.S.</w:t>
      </w:r>
    </w:p>
    <w:p w14:paraId="03269086" w14:textId="77777777" w:rsidR="00F96B19" w:rsidRDefault="00F96B19" w:rsidP="00F96B19">
      <w:pPr>
        <w:pStyle w:val="par1"/>
        <w:rPr>
          <w:rFonts w:eastAsia="Arial"/>
        </w:rPr>
      </w:pPr>
      <w:r>
        <w:rPr>
          <w:rFonts w:eastAsia="Arial"/>
        </w:rPr>
        <w:t>L.</w:t>
      </w:r>
      <w:r>
        <w:rPr>
          <w:rFonts w:eastAsia="Arial"/>
        </w:rPr>
        <w:tab/>
        <w:t>“Health benefit plan” shall have the same meaning as found at § 10-16-102(32), C.R.S.</w:t>
      </w:r>
    </w:p>
    <w:p w14:paraId="798318D4" w14:textId="77777777" w:rsidR="00F96B19" w:rsidRDefault="00F96B19" w:rsidP="00F96B19">
      <w:pPr>
        <w:pStyle w:val="par1"/>
        <w:rPr>
          <w:rFonts w:eastAsia="Arial"/>
        </w:rPr>
      </w:pPr>
      <w:r>
        <w:rPr>
          <w:rFonts w:eastAsia="Arial"/>
        </w:rPr>
        <w:t>M.</w:t>
      </w:r>
      <w:r>
        <w:rPr>
          <w:rFonts w:eastAsia="Arial"/>
        </w:rPr>
        <w:tab/>
        <w:t>“Health Insurance Affordability Board” shall have the same meaning as found at § 10-16-1207, C.R.S.</w:t>
      </w:r>
    </w:p>
    <w:p w14:paraId="355C728A" w14:textId="77777777" w:rsidR="00F96B19" w:rsidRDefault="00F96B19" w:rsidP="00F96B19">
      <w:pPr>
        <w:pStyle w:val="par1"/>
        <w:rPr>
          <w:rFonts w:eastAsia="Arial"/>
        </w:rPr>
      </w:pPr>
      <w:r>
        <w:rPr>
          <w:rFonts w:eastAsia="Arial"/>
        </w:rPr>
        <w:t>N.</w:t>
      </w:r>
      <w:r>
        <w:rPr>
          <w:rFonts w:eastAsia="Arial"/>
        </w:rPr>
        <w:tab/>
        <w:t>“Health Insurance Affordability Enterprise” or “Enterprise” shall have the same meaning as found at § 10-16-1203(3), C.R.S.</w:t>
      </w:r>
    </w:p>
    <w:p w14:paraId="36A2EA7B" w14:textId="77777777" w:rsidR="00F96B19" w:rsidRDefault="00F96B19" w:rsidP="00F96B19">
      <w:pPr>
        <w:pStyle w:val="par1"/>
        <w:rPr>
          <w:rFonts w:eastAsia="Arial"/>
        </w:rPr>
      </w:pPr>
      <w:r>
        <w:rPr>
          <w:rFonts w:eastAsia="Arial"/>
        </w:rPr>
        <w:t>O.</w:t>
      </w:r>
      <w:r>
        <w:rPr>
          <w:rFonts w:eastAsia="Arial"/>
        </w:rPr>
        <w:tab/>
        <w:t>“Induced Demand Factor” shall mean the anticipated induced demand associated with the plan’s cost sharing (metal) level.</w:t>
      </w:r>
    </w:p>
    <w:p w14:paraId="230A3C10" w14:textId="77777777" w:rsidR="00F96B19" w:rsidRDefault="00F96B19" w:rsidP="00F96B19">
      <w:pPr>
        <w:pStyle w:val="par1"/>
        <w:rPr>
          <w:rFonts w:eastAsia="Arial"/>
        </w:rPr>
      </w:pPr>
      <w:r>
        <w:rPr>
          <w:rFonts w:eastAsia="Arial"/>
        </w:rPr>
        <w:t>P.</w:t>
      </w:r>
      <w:r>
        <w:rPr>
          <w:rFonts w:eastAsia="Arial"/>
        </w:rPr>
        <w:tab/>
        <w:t>“Metal AV Adjustment Factor” means, for the purpose of this regulation, the differences in Metal AV values as produced by the Federal AV Calculator and the actuarial values used by carriers in pricing.</w:t>
      </w:r>
    </w:p>
    <w:p w14:paraId="5AAF014F" w14:textId="77777777" w:rsidR="00F96B19" w:rsidRDefault="00F96B19" w:rsidP="00F96B19">
      <w:pPr>
        <w:pStyle w:val="par1"/>
        <w:rPr>
          <w:rFonts w:eastAsia="Arial"/>
        </w:rPr>
      </w:pPr>
      <w:r>
        <w:rPr>
          <w:rFonts w:eastAsia="Arial"/>
        </w:rPr>
        <w:t>Q.</w:t>
      </w:r>
      <w:r>
        <w:rPr>
          <w:rFonts w:eastAsia="Arial"/>
        </w:rPr>
        <w:tab/>
        <w:t>“Premium wrap” means, for the purpose of this regulation, financial subsidies to reduce eligible enrollees’ monthly premium.</w:t>
      </w:r>
    </w:p>
    <w:p w14:paraId="06D22931" w14:textId="77777777" w:rsidR="00F96B19" w:rsidRDefault="00F96B19" w:rsidP="00F96B19">
      <w:pPr>
        <w:pStyle w:val="par1"/>
        <w:rPr>
          <w:rFonts w:eastAsia="Arial"/>
        </w:rPr>
      </w:pPr>
      <w:r>
        <w:rPr>
          <w:rFonts w:eastAsia="Arial"/>
        </w:rPr>
        <w:t>R.</w:t>
      </w:r>
      <w:r>
        <w:rPr>
          <w:rFonts w:eastAsia="Arial"/>
        </w:rPr>
        <w:tab/>
        <w:t>“Public Benefit Corporation” or “PBC” shall have the same meaning as found at § 10-16- 1203(11), C.R.S.</w:t>
      </w:r>
    </w:p>
    <w:p w14:paraId="4782E915" w14:textId="77777777" w:rsidR="00F96B19" w:rsidRDefault="00F96B19" w:rsidP="00F96B19">
      <w:pPr>
        <w:pStyle w:val="par1"/>
        <w:rPr>
          <w:rFonts w:eastAsia="Arial"/>
        </w:rPr>
      </w:pPr>
      <w:r>
        <w:rPr>
          <w:rFonts w:eastAsia="Arial"/>
        </w:rPr>
        <w:t>S.</w:t>
      </w:r>
      <w:r>
        <w:rPr>
          <w:rFonts w:eastAsia="Arial"/>
        </w:rPr>
        <w:tab/>
        <w:t>“Qualified Individuals” shall have the same meaning as found in § 10-16-1203(12), C.R.S.</w:t>
      </w:r>
    </w:p>
    <w:p w14:paraId="0434B1E2" w14:textId="77777777" w:rsidR="00F96B19" w:rsidRDefault="00F96B19" w:rsidP="00F96B19">
      <w:pPr>
        <w:pStyle w:val="par1"/>
        <w:rPr>
          <w:rFonts w:eastAsia="Arial"/>
        </w:rPr>
      </w:pPr>
      <w:r>
        <w:rPr>
          <w:rFonts w:eastAsia="Arial"/>
        </w:rPr>
        <w:lastRenderedPageBreak/>
        <w:t>T.</w:t>
      </w:r>
      <w:r>
        <w:rPr>
          <w:rFonts w:eastAsia="Arial"/>
        </w:rPr>
        <w:tab/>
        <w:t xml:space="preserve">“Rate” means, for the purpose of this regulation, the value in the carrier’s Rates Table Template available in SERFF corresponding to the enrollee’s age, geographic rating area, and tobacco status. </w:t>
      </w:r>
    </w:p>
    <w:p w14:paraId="7498EA1D" w14:textId="77777777" w:rsidR="00F96B19" w:rsidRDefault="00F96B19" w:rsidP="00F96B19">
      <w:pPr>
        <w:pStyle w:val="par1"/>
        <w:rPr>
          <w:rFonts w:eastAsia="Arial"/>
        </w:rPr>
      </w:pPr>
      <w:r>
        <w:rPr>
          <w:rFonts w:eastAsia="Arial"/>
        </w:rPr>
        <w:t xml:space="preserve">U. </w:t>
      </w:r>
      <w:r>
        <w:rPr>
          <w:rFonts w:eastAsia="Arial"/>
        </w:rPr>
        <w:tab/>
        <w:t>“Rate filing” means, for the purpose of this regulation, a carrier’s electronic submission to the Division in accordance with Colorado Insurance Regulation 4-2-39.</w:t>
      </w:r>
    </w:p>
    <w:p w14:paraId="295A5186" w14:textId="77777777" w:rsidR="00F96B19" w:rsidRDefault="00F96B19" w:rsidP="00F96B19">
      <w:pPr>
        <w:pStyle w:val="par1"/>
        <w:rPr>
          <w:rFonts w:eastAsia="Arial"/>
        </w:rPr>
      </w:pPr>
      <w:r>
        <w:rPr>
          <w:rFonts w:eastAsia="Arial"/>
        </w:rPr>
        <w:t>V.</w:t>
      </w:r>
      <w:r>
        <w:rPr>
          <w:rFonts w:eastAsia="Arial"/>
        </w:rPr>
        <w:tab/>
        <w:t xml:space="preserve">“Rates Table Template” means, for the purpose of this regulation, the Rates Table Template created by the Centers for Medicare and Medicaid Services. </w:t>
      </w:r>
    </w:p>
    <w:p w14:paraId="08F6463E" w14:textId="77777777" w:rsidR="00F96B19" w:rsidRDefault="00F96B19" w:rsidP="00F96B19">
      <w:pPr>
        <w:pStyle w:val="par1"/>
        <w:rPr>
          <w:rFonts w:eastAsia="Arial"/>
        </w:rPr>
      </w:pPr>
      <w:r>
        <w:rPr>
          <w:rFonts w:eastAsia="Arial"/>
        </w:rPr>
        <w:t>W.</w:t>
      </w:r>
      <w:r>
        <w:rPr>
          <w:rFonts w:eastAsia="Arial"/>
        </w:rPr>
        <w:tab/>
        <w:t>“Standardized plans” shall have the same meaning as found at § 10-16-1303(14), C.R.S.</w:t>
      </w:r>
    </w:p>
    <w:p w14:paraId="6AF173B7" w14:textId="77777777" w:rsidR="00F96B19" w:rsidRDefault="00F96B19" w:rsidP="00F96B19">
      <w:pPr>
        <w:pStyle w:val="par1"/>
        <w:rPr>
          <w:rFonts w:eastAsia="Arial"/>
        </w:rPr>
      </w:pPr>
      <w:r>
        <w:rPr>
          <w:rFonts w:eastAsia="Arial"/>
        </w:rPr>
        <w:t>X.</w:t>
      </w:r>
      <w:r>
        <w:rPr>
          <w:rFonts w:eastAsia="Arial"/>
        </w:rPr>
        <w:tab/>
        <w:t>“URRT” means, for the purpose of this regulation, the Unified Rate Review Template created by the Centers for Medicare &amp; Medicaid Services.</w:t>
      </w:r>
    </w:p>
    <w:p w14:paraId="4BF1205A" w14:textId="77777777" w:rsidR="00F96B19" w:rsidRDefault="00F96B19" w:rsidP="00F96B19">
      <w:pPr>
        <w:pStyle w:val="Title2"/>
        <w:rPr>
          <w:rFonts w:eastAsia="Arial"/>
        </w:rPr>
      </w:pPr>
      <w:r>
        <w:rPr>
          <w:rFonts w:eastAsia="Arial"/>
        </w:rPr>
        <w:t>Section 5</w:t>
      </w:r>
      <w:r>
        <w:rPr>
          <w:rFonts w:eastAsia="Arial"/>
        </w:rPr>
        <w:tab/>
        <w:t>HIAE Subsidy for Eligible Enrollees</w:t>
      </w:r>
    </w:p>
    <w:p w14:paraId="7C72F3AF" w14:textId="77777777" w:rsidR="00F96B19" w:rsidRDefault="00F96B19" w:rsidP="00F96B19">
      <w:pPr>
        <w:pStyle w:val="upar1"/>
        <w:rPr>
          <w:rFonts w:eastAsia="Arial"/>
        </w:rPr>
      </w:pPr>
      <w:r>
        <w:rPr>
          <w:rFonts w:eastAsia="Arial"/>
        </w:rPr>
        <w:t>For the 202</w:t>
      </w:r>
      <w:ins w:id="8" w:author="Author">
        <w:r w:rsidRPr="00997982">
          <w:rPr>
            <w:rFonts w:eastAsia="Arial"/>
          </w:rPr>
          <w:t>7</w:t>
        </w:r>
      </w:ins>
      <w:del w:id="9" w:author="Author">
        <w:r>
          <w:rPr>
            <w:rFonts w:eastAsia="Arial"/>
          </w:rPr>
          <w:delText>6</w:delText>
        </w:r>
      </w:del>
      <w:r>
        <w:rPr>
          <w:rFonts w:eastAsia="Arial"/>
        </w:rPr>
        <w:t xml:space="preserve"> benefit year, and annually thereafter, carriers shall offer the Colorado Option Silver Enhanced Plan to all eligible enrollees on the Public Benefit Corporation as recommended by the Health Insurance Affordability Board.</w:t>
      </w:r>
    </w:p>
    <w:p w14:paraId="60FB7C5B" w14:textId="77777777" w:rsidR="00F96B19" w:rsidRDefault="00F96B19" w:rsidP="00F96B19">
      <w:pPr>
        <w:pStyle w:val="Title2"/>
        <w:rPr>
          <w:rFonts w:eastAsia="Arial"/>
        </w:rPr>
      </w:pPr>
      <w:r>
        <w:rPr>
          <w:rFonts w:eastAsia="Arial"/>
        </w:rPr>
        <w:t>Section 6</w:t>
      </w:r>
      <w:r>
        <w:rPr>
          <w:rFonts w:eastAsia="Arial"/>
        </w:rPr>
        <w:tab/>
        <w:t>Naming Conventions and Filing Requirements</w:t>
      </w:r>
    </w:p>
    <w:p w14:paraId="2ADE8B99" w14:textId="77777777" w:rsidR="00F96B19" w:rsidRDefault="00F96B19" w:rsidP="00F96B19">
      <w:pPr>
        <w:pStyle w:val="par1"/>
        <w:rPr>
          <w:rFonts w:eastAsia="Arial"/>
        </w:rPr>
      </w:pPr>
      <w:r>
        <w:rPr>
          <w:rFonts w:eastAsia="Arial"/>
        </w:rPr>
        <w:t>A.</w:t>
      </w:r>
      <w:r>
        <w:rPr>
          <w:rFonts w:eastAsia="Arial"/>
        </w:rPr>
        <w:tab/>
        <w:t>Carriers shall use the following naming convention for Silver Enhanced Plans: “[Name of Carrier] Colorado Option Silver Enhanced 73%.” The name of the carrier may be shortened to an easily identifiable acronym that is commonly used by the carrier in consumer facing publications.</w:t>
      </w:r>
    </w:p>
    <w:p w14:paraId="369E2C92" w14:textId="77777777" w:rsidR="00F96B19" w:rsidRDefault="00F96B19" w:rsidP="00F96B19">
      <w:pPr>
        <w:pStyle w:val="par1"/>
        <w:rPr>
          <w:rFonts w:eastAsia="Arial"/>
        </w:rPr>
      </w:pPr>
      <w:r>
        <w:rPr>
          <w:rFonts w:eastAsia="Arial"/>
        </w:rPr>
        <w:t>B.</w:t>
      </w:r>
      <w:r>
        <w:rPr>
          <w:rFonts w:eastAsia="Arial"/>
        </w:rPr>
        <w:tab/>
      </w:r>
      <w:r>
        <w:rPr>
          <w:rFonts w:eastAsia="Arial"/>
          <w:color w:val="222222"/>
        </w:rPr>
        <w:t xml:space="preserve">Carriers shall use the same HIOS ID </w:t>
      </w:r>
      <w:r>
        <w:rPr>
          <w:rFonts w:eastAsia="Arial"/>
        </w:rPr>
        <w:t>as the off-exchange Colorado</w:t>
      </w:r>
      <w:r>
        <w:rPr>
          <w:rFonts w:eastAsia="Arial"/>
          <w:color w:val="222222"/>
        </w:rPr>
        <w:t xml:space="preserve"> Option Silver Plan using a newly established state plan identifier with an “07” suffix.</w:t>
      </w:r>
    </w:p>
    <w:p w14:paraId="6D20BB85" w14:textId="77777777" w:rsidR="00F96B19" w:rsidRDefault="00F96B19" w:rsidP="00F96B19">
      <w:pPr>
        <w:pStyle w:val="par1"/>
        <w:rPr>
          <w:rFonts w:eastAsia="Arial"/>
        </w:rPr>
      </w:pPr>
      <w:r>
        <w:rPr>
          <w:rFonts w:eastAsia="Arial"/>
        </w:rPr>
        <w:t>C.</w:t>
      </w:r>
      <w:r>
        <w:rPr>
          <w:rFonts w:eastAsia="Arial"/>
        </w:rPr>
        <w:tab/>
        <w:t>Carriers must file the Colorado Option Silver Enhanced Plan on the Colorado PBT. The Colorado PBT will be in the SERFF binder filing under the supporting documentation tab.</w:t>
      </w:r>
    </w:p>
    <w:p w14:paraId="1BC6DF65" w14:textId="77777777" w:rsidR="00F96B19" w:rsidRDefault="00F96B19" w:rsidP="00F96B19">
      <w:pPr>
        <w:pStyle w:val="par1"/>
        <w:rPr>
          <w:rFonts w:eastAsia="Arial"/>
        </w:rPr>
      </w:pPr>
      <w:r>
        <w:rPr>
          <w:rFonts w:eastAsia="Arial"/>
        </w:rPr>
        <w:t>D.</w:t>
      </w:r>
      <w:r>
        <w:rPr>
          <w:rFonts w:eastAsia="Arial"/>
        </w:rPr>
        <w:tab/>
        <w:t xml:space="preserve">The URRT submitted with the carrier's rate filing shall reflect expected changes in enrollment and induced demand </w:t>
      </w:r>
      <w:proofErr w:type="gramStart"/>
      <w:r>
        <w:rPr>
          <w:rFonts w:eastAsia="Arial"/>
        </w:rPr>
        <w:t>factor</w:t>
      </w:r>
      <w:proofErr w:type="gramEnd"/>
      <w:r>
        <w:rPr>
          <w:rFonts w:eastAsia="Arial"/>
        </w:rPr>
        <w:t xml:space="preserve"> based on the increased uptake of the Silver Enhanced Plan.</w:t>
      </w:r>
    </w:p>
    <w:p w14:paraId="3774E5C2" w14:textId="77777777" w:rsidR="00F96B19" w:rsidRDefault="00F96B19" w:rsidP="00F96B19">
      <w:pPr>
        <w:pStyle w:val="Title2"/>
        <w:rPr>
          <w:rFonts w:eastAsia="Arial"/>
        </w:rPr>
      </w:pPr>
      <w:r>
        <w:rPr>
          <w:rFonts w:eastAsia="Arial"/>
        </w:rPr>
        <w:t>Section 7</w:t>
      </w:r>
      <w:r>
        <w:rPr>
          <w:rFonts w:eastAsia="Arial"/>
        </w:rPr>
        <w:tab/>
        <w:t>Requirements for CSR Enhancements and Premium Wrap</w:t>
      </w:r>
    </w:p>
    <w:p w14:paraId="1A9F0292" w14:textId="77777777" w:rsidR="00F96B19" w:rsidRDefault="00F96B19" w:rsidP="00F96B19">
      <w:pPr>
        <w:pStyle w:val="upar1"/>
        <w:rPr>
          <w:rFonts w:eastAsia="Arial"/>
        </w:rPr>
      </w:pPr>
      <w:r>
        <w:rPr>
          <w:rFonts w:eastAsia="Arial"/>
        </w:rPr>
        <w:t>For the 202</w:t>
      </w:r>
      <w:ins w:id="10" w:author="Author">
        <w:r w:rsidRPr="00997982">
          <w:rPr>
            <w:rFonts w:eastAsia="Arial"/>
          </w:rPr>
          <w:t>7</w:t>
        </w:r>
      </w:ins>
      <w:del w:id="11" w:author="Author">
        <w:r>
          <w:rPr>
            <w:rFonts w:eastAsia="Arial"/>
          </w:rPr>
          <w:delText>6</w:delText>
        </w:r>
      </w:del>
      <w:r>
        <w:rPr>
          <w:rFonts w:eastAsia="Arial"/>
        </w:rPr>
        <w:t xml:space="preserve"> benefit year, and annually thereafter, carriers shall offer </w:t>
      </w:r>
      <w:proofErr w:type="gramStart"/>
      <w:r>
        <w:rPr>
          <w:rFonts w:eastAsia="Arial"/>
        </w:rPr>
        <w:t>a CSR</w:t>
      </w:r>
      <w:proofErr w:type="gramEnd"/>
      <w:r>
        <w:rPr>
          <w:rFonts w:eastAsia="Arial"/>
        </w:rPr>
        <w:t xml:space="preserve"> enhancement and a premium wrap to all eligible </w:t>
      </w:r>
      <w:proofErr w:type="gramStart"/>
      <w:r>
        <w:rPr>
          <w:rFonts w:eastAsia="Arial"/>
        </w:rPr>
        <w:t>enrollees</w:t>
      </w:r>
      <w:proofErr w:type="gramEnd"/>
      <w:r>
        <w:rPr>
          <w:rFonts w:eastAsia="Arial"/>
        </w:rPr>
        <w:t xml:space="preserve"> in a Silver Enhanced Plan.</w:t>
      </w:r>
    </w:p>
    <w:p w14:paraId="61324C44" w14:textId="77777777" w:rsidR="00F96B19" w:rsidRDefault="00F96B19" w:rsidP="00F96B19">
      <w:pPr>
        <w:pStyle w:val="par1"/>
        <w:rPr>
          <w:rFonts w:eastAsia="Arial"/>
        </w:rPr>
      </w:pPr>
      <w:r>
        <w:rPr>
          <w:rFonts w:eastAsia="Arial"/>
        </w:rPr>
        <w:t>A.</w:t>
      </w:r>
      <w:r>
        <w:rPr>
          <w:rFonts w:eastAsia="Arial"/>
        </w:rPr>
        <w:tab/>
      </w:r>
      <w:proofErr w:type="gramStart"/>
      <w:r>
        <w:rPr>
          <w:rFonts w:eastAsia="Arial"/>
        </w:rPr>
        <w:t>The CSR</w:t>
      </w:r>
      <w:proofErr w:type="gramEnd"/>
      <w:r>
        <w:rPr>
          <w:rFonts w:eastAsia="Arial"/>
        </w:rPr>
        <w:t xml:space="preserve"> enhancement shall increase the Silver Plan’s actuarial value to 73% for eligible enrollees.</w:t>
      </w:r>
    </w:p>
    <w:p w14:paraId="61A4B381" w14:textId="77777777" w:rsidR="00F96B19" w:rsidRDefault="00F96B19" w:rsidP="00F96B19">
      <w:pPr>
        <w:pStyle w:val="par1"/>
        <w:rPr>
          <w:rFonts w:eastAsia="Arial"/>
        </w:rPr>
      </w:pPr>
      <w:r>
        <w:rPr>
          <w:rFonts w:eastAsia="Arial"/>
        </w:rPr>
        <w:t>B.</w:t>
      </w:r>
      <w:r>
        <w:rPr>
          <w:rFonts w:eastAsia="Arial"/>
        </w:rPr>
        <w:tab/>
        <w:t xml:space="preserve">The premium wrap shall provide eligible </w:t>
      </w:r>
      <w:proofErr w:type="gramStart"/>
      <w:r>
        <w:rPr>
          <w:rFonts w:eastAsia="Arial"/>
        </w:rPr>
        <w:t>enrollees</w:t>
      </w:r>
      <w:proofErr w:type="gramEnd"/>
      <w:r>
        <w:rPr>
          <w:rFonts w:eastAsia="Arial"/>
        </w:rPr>
        <w:t xml:space="preserve"> a $</w:t>
      </w:r>
      <w:ins w:id="12" w:author="Author">
        <w:r w:rsidRPr="00997982">
          <w:rPr>
            <w:rFonts w:eastAsia="Arial"/>
          </w:rPr>
          <w:t>15</w:t>
        </w:r>
      </w:ins>
      <w:del w:id="13" w:author="Author">
        <w:r>
          <w:rPr>
            <w:rFonts w:eastAsia="Arial"/>
          </w:rPr>
          <w:delText>0</w:delText>
        </w:r>
      </w:del>
      <w:r>
        <w:rPr>
          <w:rFonts w:eastAsia="Arial"/>
        </w:rPr>
        <w:t xml:space="preserve"> premium for the Silver Plan.</w:t>
      </w:r>
    </w:p>
    <w:p w14:paraId="06873DCC" w14:textId="77777777" w:rsidR="00F96B19" w:rsidRDefault="00F96B19" w:rsidP="00F96B19">
      <w:pPr>
        <w:pStyle w:val="Title2"/>
        <w:rPr>
          <w:rFonts w:eastAsia="Arial"/>
        </w:rPr>
      </w:pPr>
      <w:r>
        <w:rPr>
          <w:rFonts w:eastAsia="Arial"/>
        </w:rPr>
        <w:t>Section 8</w:t>
      </w:r>
      <w:r>
        <w:rPr>
          <w:rFonts w:eastAsia="Arial"/>
        </w:rPr>
        <w:tab/>
        <w:t>Payments to Carriers</w:t>
      </w:r>
    </w:p>
    <w:p w14:paraId="0D5A7E19" w14:textId="77777777" w:rsidR="00F96B19" w:rsidRDefault="00F96B19" w:rsidP="00F96B19">
      <w:pPr>
        <w:pStyle w:val="par1"/>
        <w:rPr>
          <w:rFonts w:eastAsia="Arial"/>
        </w:rPr>
      </w:pPr>
      <w:r>
        <w:rPr>
          <w:rFonts w:eastAsia="Arial"/>
        </w:rPr>
        <w:t>A.</w:t>
      </w:r>
      <w:r>
        <w:rPr>
          <w:rFonts w:eastAsia="Arial"/>
        </w:rPr>
        <w:tab/>
        <w:t>Pursuant to C.R.S. § 10-16-1205(1)(b)(III), the Colorado Health Insurance Affordability Enterprise created in C.R.S. § 10-16-1204(1)(a), through the Division, will make payments to carriers by June 30, 202</w:t>
      </w:r>
      <w:ins w:id="14" w:author="Author">
        <w:r w:rsidRPr="00997982">
          <w:rPr>
            <w:rFonts w:eastAsia="Arial"/>
          </w:rPr>
          <w:t>8</w:t>
        </w:r>
      </w:ins>
      <w:del w:id="15" w:author="Author">
        <w:r>
          <w:rPr>
            <w:rFonts w:eastAsia="Arial"/>
          </w:rPr>
          <w:delText>7</w:delText>
        </w:r>
      </w:del>
      <w:r>
        <w:rPr>
          <w:rFonts w:eastAsia="Arial"/>
        </w:rPr>
        <w:t xml:space="preserve"> for the 202</w:t>
      </w:r>
      <w:ins w:id="16" w:author="Author">
        <w:r w:rsidRPr="00997982">
          <w:rPr>
            <w:rFonts w:eastAsia="Arial"/>
          </w:rPr>
          <w:t>7</w:t>
        </w:r>
      </w:ins>
      <w:del w:id="17" w:author="Author">
        <w:r>
          <w:rPr>
            <w:rFonts w:eastAsia="Arial"/>
          </w:rPr>
          <w:delText>6</w:delText>
        </w:r>
      </w:del>
      <w:r>
        <w:rPr>
          <w:rFonts w:eastAsia="Arial"/>
        </w:rPr>
        <w:t xml:space="preserve"> benefit year, and by June 30 of subsequent calendar years, to compensate for the cost of the premium wrap, plus the difference between the Colorado Option Silver Enhanced Plan Projected Claims Cost and the Colorado Option Silver Plan Projected Claims Cost.</w:t>
      </w:r>
    </w:p>
    <w:p w14:paraId="63A44764" w14:textId="77777777" w:rsidR="00F96B19" w:rsidRDefault="00F96B19" w:rsidP="00F96B19">
      <w:pPr>
        <w:pStyle w:val="par1"/>
        <w:rPr>
          <w:rFonts w:eastAsia="Arial"/>
        </w:rPr>
      </w:pPr>
      <w:r>
        <w:rPr>
          <w:rFonts w:eastAsia="Arial"/>
        </w:rPr>
        <w:lastRenderedPageBreak/>
        <w:t>B.</w:t>
      </w:r>
      <w:r>
        <w:rPr>
          <w:rFonts w:eastAsia="Arial"/>
        </w:rPr>
        <w:tab/>
        <w:t xml:space="preserve">The Division will calculate carrier payment amounts by adding the costs of the premium wrap and the </w:t>
      </w:r>
      <w:proofErr w:type="gramStart"/>
      <w:r>
        <w:rPr>
          <w:rFonts w:eastAsia="Arial"/>
        </w:rPr>
        <w:t>cost sharing</w:t>
      </w:r>
      <w:proofErr w:type="gramEnd"/>
      <w:r>
        <w:rPr>
          <w:rFonts w:eastAsia="Arial"/>
        </w:rPr>
        <w:t xml:space="preserve"> reduction enhancement into one payment to applicable carriers.</w:t>
      </w:r>
    </w:p>
    <w:p w14:paraId="3053BE04" w14:textId="77777777" w:rsidR="00F96B19" w:rsidRDefault="00F96B19" w:rsidP="00F96B19">
      <w:pPr>
        <w:pStyle w:val="par2"/>
        <w:rPr>
          <w:rFonts w:eastAsia="Arial"/>
          <w:color w:val="C00000"/>
        </w:rPr>
      </w:pPr>
      <w:r>
        <w:rPr>
          <w:rFonts w:eastAsia="Arial"/>
        </w:rPr>
        <w:t>1.</w:t>
      </w:r>
      <w:r>
        <w:rPr>
          <w:rFonts w:eastAsia="Arial"/>
        </w:rPr>
        <w:tab/>
        <w:t>The cost of the annual premium wrap is the full monthly premium of the Silver Enhanced Plan for eligible enrollees</w:t>
      </w:r>
      <w:ins w:id="18" w:author="Author">
        <w:r>
          <w:rPr>
            <w:rFonts w:eastAsia="Arial"/>
          </w:rPr>
          <w:t>, minu</w:t>
        </w:r>
        <w:r w:rsidRPr="00997982">
          <w:rPr>
            <w:rFonts w:eastAsia="Arial"/>
          </w:rPr>
          <w:t>s a fifteen dollar per member per month enrollee premium contribution,</w:t>
        </w:r>
      </w:ins>
      <w:r>
        <w:rPr>
          <w:rFonts w:eastAsia="Arial"/>
        </w:rPr>
        <w:t xml:space="preserve"> times the number of months the enrollee is enrolled in the plan.</w:t>
      </w:r>
    </w:p>
    <w:p w14:paraId="17AD6E81" w14:textId="77777777" w:rsidR="00F96B19" w:rsidRDefault="00F96B19" w:rsidP="00F96B19">
      <w:pPr>
        <w:pStyle w:val="par3"/>
        <w:rPr>
          <w:rFonts w:eastAsia="Arial"/>
        </w:rPr>
      </w:pPr>
      <w:r>
        <w:rPr>
          <w:rFonts w:eastAsia="Arial"/>
        </w:rPr>
        <w:t>a.</w:t>
      </w:r>
      <w:r>
        <w:rPr>
          <w:rFonts w:eastAsia="Arial"/>
        </w:rPr>
        <w:tab/>
        <w:t>The monthly premium wrap is the eligible enrollee’s rate</w:t>
      </w:r>
      <w:ins w:id="19" w:author="Author">
        <w:r>
          <w:rPr>
            <w:rFonts w:eastAsia="Arial"/>
          </w:rPr>
          <w:t xml:space="preserve"> minus fifteen dollars</w:t>
        </w:r>
      </w:ins>
      <w:r>
        <w:rPr>
          <w:rFonts w:eastAsia="Arial"/>
        </w:rPr>
        <w:t xml:space="preserve">. </w:t>
      </w:r>
    </w:p>
    <w:p w14:paraId="7375168A" w14:textId="77777777" w:rsidR="00F96B19" w:rsidRDefault="00F96B19" w:rsidP="00F96B19">
      <w:pPr>
        <w:pStyle w:val="par3"/>
        <w:rPr>
          <w:rFonts w:eastAsia="Arial"/>
        </w:rPr>
      </w:pPr>
      <w:r>
        <w:rPr>
          <w:rFonts w:eastAsia="Arial"/>
        </w:rPr>
        <w:t>b.</w:t>
      </w:r>
      <w:r>
        <w:rPr>
          <w:rFonts w:eastAsia="Arial"/>
        </w:rPr>
        <w:tab/>
        <w:t>The annual premium wrap is calculated as follows:</w:t>
      </w:r>
    </w:p>
    <w:p w14:paraId="6DEE9781" w14:textId="77777777" w:rsidR="00F96B19" w:rsidRDefault="00F96B19" w:rsidP="00F96B19">
      <w:pPr>
        <w:pStyle w:val="par3"/>
        <w:rPr>
          <w:rFonts w:eastAsia="Arial"/>
        </w:rPr>
      </w:pPr>
      <w:r>
        <w:rPr>
          <w:rFonts w:eastAsia="Arial"/>
        </w:rPr>
        <w:tab/>
        <w:t>Monthly Premium Wrap   X   Enrollee’s Month of Enrollment</w:t>
      </w:r>
    </w:p>
    <w:p w14:paraId="753714F0" w14:textId="77777777" w:rsidR="00F96B19" w:rsidRDefault="00F96B19" w:rsidP="00F96B19">
      <w:pPr>
        <w:pStyle w:val="par3"/>
        <w:rPr>
          <w:rFonts w:eastAsia="Arial"/>
        </w:rPr>
      </w:pPr>
      <w:r>
        <w:rPr>
          <w:rFonts w:eastAsia="Arial"/>
        </w:rPr>
        <w:tab/>
        <w:t>The Enrollee’s Months of Enrollment will be determined by data provided by the Exchange.</w:t>
      </w:r>
    </w:p>
    <w:p w14:paraId="5D2B3CBD" w14:textId="77777777" w:rsidR="00F96B19" w:rsidRDefault="00F96B19" w:rsidP="00F96B19">
      <w:pPr>
        <w:pStyle w:val="par2"/>
        <w:rPr>
          <w:rFonts w:eastAsia="Arial"/>
        </w:rPr>
      </w:pPr>
      <w:r>
        <w:rPr>
          <w:rFonts w:eastAsia="Arial"/>
        </w:rPr>
        <w:t>2.</w:t>
      </w:r>
      <w:r>
        <w:rPr>
          <w:rFonts w:eastAsia="Arial"/>
        </w:rPr>
        <w:tab/>
        <w:t>The cost of the CSR enhancement is calculated by determining the difference between what the carrier expects to pay in Silver Enhanced Plan claims costs and the Silver Plan claims costs using the following methodology.</w:t>
      </w:r>
    </w:p>
    <w:p w14:paraId="5EC5FABF" w14:textId="77777777" w:rsidR="00F96B19" w:rsidRDefault="00F96B19" w:rsidP="00F96B19">
      <w:pPr>
        <w:pStyle w:val="par3"/>
        <w:spacing w:after="240"/>
        <w:rPr>
          <w:rFonts w:eastAsia="Arial"/>
        </w:rPr>
      </w:pPr>
      <w:r>
        <w:rPr>
          <w:rFonts w:eastAsia="Arial"/>
        </w:rPr>
        <w:t>a.</w:t>
      </w:r>
      <w:r>
        <w:rPr>
          <w:rFonts w:eastAsia="Arial"/>
        </w:rPr>
        <w:tab/>
      </w:r>
      <w:proofErr w:type="gramStart"/>
      <w:r>
        <w:rPr>
          <w:rFonts w:eastAsia="Arial"/>
        </w:rPr>
        <w:t>A Silver</w:t>
      </w:r>
      <w:proofErr w:type="gramEnd"/>
      <w:r>
        <w:rPr>
          <w:rFonts w:eastAsia="Arial"/>
        </w:rPr>
        <w:t xml:space="preserve"> Plan Claims Cost will be calculated as follows:</w:t>
      </w:r>
    </w:p>
    <w:p w14:paraId="6C31544A" w14:textId="77777777" w:rsidR="00F96B19" w:rsidRDefault="00F96B19" w:rsidP="00F96B19">
      <w:pPr>
        <w:pStyle w:val="par3"/>
        <w:spacing w:before="0"/>
        <w:rPr>
          <w:rFonts w:eastAsia="Arial"/>
        </w:rPr>
      </w:pPr>
      <w:r>
        <w:rPr>
          <w:rFonts w:eastAsia="Arial"/>
        </w:rPr>
        <w:t xml:space="preserve">                Rate              X               Incurred Claims</w:t>
      </w:r>
    </w:p>
    <w:p w14:paraId="3B7B9218" w14:textId="77777777" w:rsidR="00F96B19" w:rsidRDefault="00F96B19" w:rsidP="00F96B19">
      <w:pPr>
        <w:pStyle w:val="par3"/>
        <w:spacing w:before="0"/>
        <w:rPr>
          <w:rFonts w:eastAsia="Arial"/>
        </w:rPr>
      </w:pPr>
      <w:r>
        <w:rPr>
          <w:rFonts w:eastAsia="Arial"/>
        </w:rPr>
        <w:t xml:space="preserve">                                              as a Percent of Premium         </w:t>
      </w:r>
    </w:p>
    <w:p w14:paraId="0EA07C43" w14:textId="77777777" w:rsidR="00F96B19" w:rsidRDefault="00F96B19" w:rsidP="00F96B19">
      <w:pPr>
        <w:pStyle w:val="par3"/>
        <w:rPr>
          <w:rFonts w:eastAsia="Arial"/>
        </w:rPr>
      </w:pPr>
      <w:r>
        <w:rPr>
          <w:rFonts w:eastAsia="Arial"/>
        </w:rPr>
        <w:tab/>
        <w:t>The Incurred Claims as a Percent of Premium will be calculated as the URRT Worksheet 2, Total, line 4.15 divided by URRT Worksheet 2, Total, Line 4.17.</w:t>
      </w:r>
    </w:p>
    <w:p w14:paraId="3DCBCC24" w14:textId="77777777" w:rsidR="00F96B19" w:rsidRDefault="00F96B19" w:rsidP="00F96B19">
      <w:pPr>
        <w:pStyle w:val="par3"/>
        <w:rPr>
          <w:rFonts w:eastAsia="Arial"/>
        </w:rPr>
      </w:pPr>
      <w:r>
        <w:rPr>
          <w:rFonts w:eastAsia="Arial"/>
        </w:rPr>
        <w:t>b.</w:t>
      </w:r>
      <w:r>
        <w:rPr>
          <w:rFonts w:eastAsia="Arial"/>
        </w:rPr>
        <w:tab/>
      </w:r>
      <w:proofErr w:type="gramStart"/>
      <w:r>
        <w:rPr>
          <w:rFonts w:eastAsia="Arial"/>
        </w:rPr>
        <w:t>A Silver</w:t>
      </w:r>
      <w:proofErr w:type="gramEnd"/>
      <w:r>
        <w:rPr>
          <w:rFonts w:eastAsia="Arial"/>
        </w:rPr>
        <w:t xml:space="preserve"> Enhanced Plan Claims Cost will be calculated as follows:</w:t>
      </w:r>
    </w:p>
    <w:p w14:paraId="4E634497" w14:textId="77777777" w:rsidR="00F96B19" w:rsidRDefault="00F96B19" w:rsidP="00F96B19">
      <w:pPr>
        <w:pStyle w:val="par3"/>
        <w:rPr>
          <w:rFonts w:eastAsia="Arial"/>
        </w:rPr>
      </w:pPr>
      <w:r>
        <w:rPr>
          <w:rFonts w:eastAsia="Arial"/>
        </w:rPr>
        <w:t xml:space="preserve">              Silver Plan   X</w:t>
      </w:r>
      <w:proofErr w:type="gramStart"/>
      <w:r>
        <w:rPr>
          <w:rFonts w:eastAsia="Arial"/>
        </w:rPr>
        <w:t xml:space="preserve">   (</w:t>
      </w:r>
      <w:proofErr w:type="gramEnd"/>
      <w:r>
        <w:rPr>
          <w:rFonts w:eastAsia="Arial"/>
        </w:rPr>
        <w:t>Silver Enhanced Plan Adjusted AV/Silver Plan Adjusted AV)</w:t>
      </w:r>
    </w:p>
    <w:p w14:paraId="514B2195" w14:textId="77777777" w:rsidR="00F96B19" w:rsidRDefault="00F96B19" w:rsidP="00F96B19">
      <w:pPr>
        <w:pStyle w:val="par3"/>
        <w:rPr>
          <w:rFonts w:eastAsia="Arial"/>
        </w:rPr>
      </w:pPr>
      <w:r>
        <w:rPr>
          <w:rFonts w:eastAsia="Arial"/>
        </w:rPr>
        <w:t xml:space="preserve">              Claims Cost                                 </w:t>
      </w:r>
      <w:r>
        <w:rPr>
          <w:rFonts w:eastAsia="Arial"/>
          <w:strike/>
        </w:rPr>
        <w:t xml:space="preserve"> </w:t>
      </w:r>
    </w:p>
    <w:p w14:paraId="4A542AF8" w14:textId="77777777" w:rsidR="00F96B19" w:rsidRDefault="00F96B19" w:rsidP="00F96B19">
      <w:pPr>
        <w:pStyle w:val="par4"/>
        <w:rPr>
          <w:rFonts w:eastAsia="Arial"/>
        </w:rPr>
      </w:pPr>
      <w:r>
        <w:rPr>
          <w:rFonts w:eastAsia="Arial"/>
        </w:rPr>
        <w:t>(1)</w:t>
      </w:r>
      <w:r>
        <w:rPr>
          <w:rFonts w:eastAsia="Arial"/>
        </w:rPr>
        <w:tab/>
        <w:t>The Silver Plan Claims Cost will be determined by the calculation in subsection 8(B)(2)(a).</w:t>
      </w:r>
    </w:p>
    <w:p w14:paraId="1A013DC5" w14:textId="77777777" w:rsidR="00F96B19" w:rsidRDefault="00F96B19" w:rsidP="00F96B19">
      <w:pPr>
        <w:pStyle w:val="par4"/>
        <w:rPr>
          <w:rFonts w:eastAsia="Arial"/>
        </w:rPr>
      </w:pPr>
      <w:r>
        <w:rPr>
          <w:rFonts w:eastAsia="Arial"/>
        </w:rPr>
        <w:t>(2)</w:t>
      </w:r>
      <w:r>
        <w:rPr>
          <w:rFonts w:eastAsia="Arial"/>
        </w:rPr>
        <w:tab/>
        <w:t>The Silver Enhanced Plan Adjusted AV will be calculated by the formula:</w:t>
      </w:r>
    </w:p>
    <w:p w14:paraId="3CAB6198" w14:textId="77777777" w:rsidR="00F96B19" w:rsidRDefault="00F96B19" w:rsidP="00F96B19">
      <w:pPr>
        <w:pStyle w:val="par4"/>
        <w:rPr>
          <w:rFonts w:eastAsia="Arial"/>
        </w:rPr>
      </w:pPr>
      <w:r>
        <w:rPr>
          <w:rFonts w:eastAsia="Arial"/>
        </w:rPr>
        <w:tab/>
        <w:t xml:space="preserve">Metal AV </w:t>
      </w:r>
      <w:r>
        <w:rPr>
          <w:rFonts w:eastAsia="Arial"/>
        </w:rPr>
        <w:tab/>
        <w:t>X</w:t>
      </w:r>
      <w:r>
        <w:rPr>
          <w:rFonts w:eastAsia="Arial"/>
        </w:rPr>
        <w:tab/>
        <w:t>Silver 73% CSR Metal AV Adjustment Factor</w:t>
      </w:r>
    </w:p>
    <w:p w14:paraId="15CBD272" w14:textId="77777777" w:rsidR="00F96B19" w:rsidRDefault="00F96B19" w:rsidP="00F96B19">
      <w:pPr>
        <w:pStyle w:val="par5"/>
        <w:rPr>
          <w:rFonts w:eastAsia="Arial"/>
        </w:rPr>
      </w:pPr>
      <w:r>
        <w:rPr>
          <w:rFonts w:eastAsia="Arial"/>
        </w:rPr>
        <w:t>(a)</w:t>
      </w:r>
      <w:r>
        <w:rPr>
          <w:rFonts w:eastAsia="Arial"/>
        </w:rPr>
        <w:tab/>
      </w:r>
      <w:proofErr w:type="gramStart"/>
      <w:r>
        <w:rPr>
          <w:rFonts w:eastAsia="Arial"/>
        </w:rPr>
        <w:t>The Metal</w:t>
      </w:r>
      <w:proofErr w:type="gramEnd"/>
      <w:r>
        <w:rPr>
          <w:rFonts w:eastAsia="Arial"/>
        </w:rPr>
        <w:t xml:space="preserve"> AV will be determined using the Actuarial Value of the Silver (73% AV) Standardized Plan, in accordance with Colorado Insurance Regulation 4-2-81. </w:t>
      </w:r>
    </w:p>
    <w:p w14:paraId="47552B2B" w14:textId="77777777" w:rsidR="00F96B19" w:rsidRDefault="00F96B19" w:rsidP="00F96B19">
      <w:pPr>
        <w:pStyle w:val="par5"/>
        <w:rPr>
          <w:rFonts w:eastAsia="Arial"/>
          <w:sz w:val="22"/>
          <w:szCs w:val="22"/>
        </w:rPr>
      </w:pPr>
      <w:r>
        <w:rPr>
          <w:rFonts w:eastAsia="Arial"/>
        </w:rPr>
        <w:t>(b)</w:t>
      </w:r>
      <w:r>
        <w:rPr>
          <w:rFonts w:eastAsia="Arial"/>
        </w:rPr>
        <w:tab/>
        <w:t>Section 9 provides the Silver 73% CSR Metal AV Adjustment Factor used in this calculation.</w:t>
      </w:r>
    </w:p>
    <w:p w14:paraId="2965DC9A" w14:textId="77777777" w:rsidR="00F96B19" w:rsidRDefault="00F96B19" w:rsidP="00F96B19">
      <w:pPr>
        <w:pStyle w:val="par4"/>
        <w:rPr>
          <w:rFonts w:eastAsia="Arial"/>
        </w:rPr>
      </w:pPr>
      <w:r>
        <w:rPr>
          <w:rFonts w:eastAsia="Arial"/>
        </w:rPr>
        <w:t>(3)</w:t>
      </w:r>
      <w:r>
        <w:rPr>
          <w:rFonts w:eastAsia="Arial"/>
        </w:rPr>
        <w:tab/>
        <w:t>The Silver Plan Adjusted AV will be calculated by the formula:</w:t>
      </w:r>
    </w:p>
    <w:p w14:paraId="43CCBA77" w14:textId="77777777" w:rsidR="00F96B19" w:rsidRDefault="00F96B19" w:rsidP="00F96B19">
      <w:pPr>
        <w:pBdr>
          <w:top w:val="nil"/>
          <w:left w:val="nil"/>
          <w:bottom w:val="nil"/>
          <w:right w:val="nil"/>
          <w:between w:val="nil"/>
        </w:pBdr>
        <w:spacing w:before="240"/>
        <w:ind w:left="2880" w:hanging="720"/>
        <w:rPr>
          <w:rFonts w:ascii="Arial" w:eastAsia="Arial" w:hAnsi="Arial" w:cs="Arial"/>
          <w:color w:val="000000"/>
        </w:rPr>
      </w:pPr>
      <w:r>
        <w:rPr>
          <w:rFonts w:ascii="Arial" w:eastAsia="Arial" w:hAnsi="Arial" w:cs="Arial"/>
          <w:color w:val="000000"/>
        </w:rPr>
        <w:tab/>
        <w:t xml:space="preserve">Metal AV </w:t>
      </w:r>
      <w:r>
        <w:rPr>
          <w:rFonts w:ascii="Arial" w:eastAsia="Arial" w:hAnsi="Arial" w:cs="Arial"/>
          <w:color w:val="000000"/>
        </w:rPr>
        <w:tab/>
        <w:t>X</w:t>
      </w:r>
      <w:r>
        <w:rPr>
          <w:rFonts w:ascii="Arial" w:eastAsia="Arial" w:hAnsi="Arial" w:cs="Arial"/>
          <w:color w:val="000000"/>
        </w:rPr>
        <w:tab/>
        <w:t>Silver Base (70%) Metal AV Adjustment Factor</w:t>
      </w:r>
    </w:p>
    <w:p w14:paraId="201A3BC0" w14:textId="77777777" w:rsidR="00F96B19" w:rsidRDefault="00F96B19" w:rsidP="00F96B19">
      <w:pPr>
        <w:pStyle w:val="par5"/>
        <w:rPr>
          <w:rFonts w:eastAsia="Arial"/>
        </w:rPr>
      </w:pPr>
      <w:r>
        <w:rPr>
          <w:rFonts w:eastAsia="Arial"/>
        </w:rPr>
        <w:t>(a)</w:t>
      </w:r>
      <w:r>
        <w:rPr>
          <w:rFonts w:eastAsia="Arial"/>
        </w:rPr>
        <w:tab/>
        <w:t>The Metal AV will be determined using the Actuarial Value of the Silver Off-Exchange Standardized Plan, in accordance with Colorado Insurance Regulation 4-2-81.</w:t>
      </w:r>
    </w:p>
    <w:p w14:paraId="29730A65" w14:textId="77777777" w:rsidR="00F96B19" w:rsidRDefault="00F96B19" w:rsidP="00F96B19">
      <w:pPr>
        <w:pStyle w:val="par5"/>
        <w:rPr>
          <w:rFonts w:eastAsia="Arial"/>
        </w:rPr>
      </w:pPr>
      <w:r>
        <w:rPr>
          <w:rFonts w:eastAsia="Arial"/>
        </w:rPr>
        <w:lastRenderedPageBreak/>
        <w:t>(b)</w:t>
      </w:r>
      <w:r>
        <w:rPr>
          <w:rFonts w:eastAsia="Arial"/>
        </w:rPr>
        <w:tab/>
        <w:t>Section 9 provides the Silver Base (70%) Metal AV Adjustment Factor used in this calculation.</w:t>
      </w:r>
    </w:p>
    <w:p w14:paraId="3D628FC5" w14:textId="77777777" w:rsidR="00F96B19" w:rsidRDefault="00F96B19" w:rsidP="00F96B19">
      <w:pPr>
        <w:pStyle w:val="par3"/>
        <w:rPr>
          <w:rFonts w:eastAsia="Arial"/>
        </w:rPr>
      </w:pPr>
      <w:r>
        <w:rPr>
          <w:rFonts w:eastAsia="Arial"/>
        </w:rPr>
        <w:t>c.</w:t>
      </w:r>
      <w:r>
        <w:rPr>
          <w:rFonts w:eastAsia="Arial"/>
        </w:rPr>
        <w:tab/>
        <w:t>The Payment to Carriers will be calculated as follows, for each eligible member during each month the member is enrolled (i.e., Per Member Per Month, or PMPM):</w:t>
      </w:r>
    </w:p>
    <w:p w14:paraId="0932528F" w14:textId="77777777" w:rsidR="00F96B19" w:rsidRDefault="00F96B19" w:rsidP="00F96B19">
      <w:pPr>
        <w:pStyle w:val="par3"/>
        <w:rPr>
          <w:rFonts w:eastAsia="Arial"/>
        </w:rPr>
      </w:pPr>
      <w:r>
        <w:rPr>
          <w:rFonts w:eastAsia="Arial"/>
        </w:rPr>
        <w:t xml:space="preserve">Payments to Carriers = Silver Enhanced Plan premium wrap   +  </w:t>
      </w:r>
    </w:p>
    <w:p w14:paraId="6A95F131" w14:textId="77777777" w:rsidR="00F96B19" w:rsidRDefault="00F96B19" w:rsidP="00F96B19">
      <w:pPr>
        <w:pStyle w:val="par3"/>
        <w:rPr>
          <w:rFonts w:eastAsia="Arial"/>
        </w:rPr>
      </w:pPr>
      <w:r>
        <w:rPr>
          <w:rFonts w:eastAsia="Arial"/>
        </w:rPr>
        <w:tab/>
      </w:r>
      <w:r>
        <w:rPr>
          <w:rFonts w:eastAsia="Arial"/>
        </w:rPr>
        <w:tab/>
      </w:r>
      <w:r>
        <w:rPr>
          <w:rFonts w:eastAsia="Arial"/>
        </w:rPr>
        <w:tab/>
      </w:r>
      <w:r>
        <w:rPr>
          <w:rFonts w:eastAsia="Arial"/>
        </w:rPr>
        <w:tab/>
        <w:t>(Silver Enhanced Plan Claims cost – Silver Plan Claims Cost)</w:t>
      </w:r>
    </w:p>
    <w:p w14:paraId="1552DC50" w14:textId="77777777" w:rsidR="00F96B19" w:rsidRDefault="00F96B19" w:rsidP="00F96B19">
      <w:pPr>
        <w:pStyle w:val="par4"/>
        <w:rPr>
          <w:rFonts w:eastAsia="Arial"/>
        </w:rPr>
      </w:pPr>
      <w:r>
        <w:rPr>
          <w:rFonts w:eastAsia="Arial"/>
        </w:rPr>
        <w:t>(1)</w:t>
      </w:r>
      <w:r>
        <w:rPr>
          <w:rFonts w:eastAsia="Arial"/>
        </w:rPr>
        <w:tab/>
        <w:t>The Silver Enhanced Plan premium wrap will be determined by the calculation in subsection 8(B)(1)(b).</w:t>
      </w:r>
    </w:p>
    <w:p w14:paraId="26DAB80A" w14:textId="77777777" w:rsidR="00F96B19" w:rsidRDefault="00F96B19" w:rsidP="00F96B19">
      <w:pPr>
        <w:pStyle w:val="par4"/>
        <w:rPr>
          <w:rFonts w:eastAsia="Arial"/>
        </w:rPr>
      </w:pPr>
      <w:r>
        <w:rPr>
          <w:rFonts w:eastAsia="Arial"/>
        </w:rPr>
        <w:t>(2)</w:t>
      </w:r>
      <w:r>
        <w:rPr>
          <w:rFonts w:eastAsia="Arial"/>
        </w:rPr>
        <w:tab/>
        <w:t>The Silver Enhanced Plan Claims Cost will be determined by the calculation in subsection 8(B)(2)(b).</w:t>
      </w:r>
    </w:p>
    <w:p w14:paraId="2FD31C58" w14:textId="77777777" w:rsidR="00F96B19" w:rsidRDefault="00F96B19" w:rsidP="00F96B19">
      <w:pPr>
        <w:pStyle w:val="par4"/>
        <w:rPr>
          <w:rFonts w:eastAsia="Arial"/>
        </w:rPr>
      </w:pPr>
      <w:r>
        <w:rPr>
          <w:rFonts w:eastAsia="Arial"/>
        </w:rPr>
        <w:t>(3)</w:t>
      </w:r>
      <w:r>
        <w:rPr>
          <w:rFonts w:eastAsia="Arial"/>
        </w:rPr>
        <w:tab/>
        <w:t>The Silver Plan Claims Cost will be determined by the calculation in subsection 8(B)(2)(a).</w:t>
      </w:r>
    </w:p>
    <w:p w14:paraId="50F32519" w14:textId="77777777" w:rsidR="00F96B19" w:rsidRDefault="00F96B19" w:rsidP="00F96B19">
      <w:pPr>
        <w:pStyle w:val="par4"/>
        <w:rPr>
          <w:rFonts w:eastAsia="Arial"/>
        </w:rPr>
      </w:pPr>
      <w:r>
        <w:rPr>
          <w:rFonts w:eastAsia="Arial"/>
        </w:rPr>
        <w:t>(4)</w:t>
      </w:r>
      <w:r>
        <w:rPr>
          <w:rFonts w:eastAsia="Arial"/>
        </w:rPr>
        <w:tab/>
        <w:t xml:space="preserve">In cases where an enrollee is not enrolled for the full month, payments will be calculated on a pro rata basis. </w:t>
      </w:r>
    </w:p>
    <w:p w14:paraId="1AE314B7" w14:textId="77777777" w:rsidR="00F96B19" w:rsidRDefault="00F96B19" w:rsidP="00F96B19">
      <w:pPr>
        <w:pStyle w:val="par3"/>
        <w:rPr>
          <w:rFonts w:eastAsia="Arial"/>
          <w:u w:val="single"/>
        </w:rPr>
      </w:pPr>
      <w:r>
        <w:rPr>
          <w:rFonts w:eastAsia="Arial"/>
        </w:rPr>
        <w:t>d.</w:t>
      </w:r>
      <w:r>
        <w:rPr>
          <w:rFonts w:eastAsia="Arial"/>
        </w:rPr>
        <w:tab/>
        <w:t>The Division will apply this method consistently across carriers using values supplied in rate filings, particularly URRTs, PBTs, Colorado PBTs, and Rate Table Templates.</w:t>
      </w:r>
    </w:p>
    <w:p w14:paraId="149E61C9" w14:textId="77777777" w:rsidR="00F96B19" w:rsidRDefault="00F96B19" w:rsidP="00F96B19">
      <w:pPr>
        <w:pStyle w:val="par4"/>
        <w:rPr>
          <w:rFonts w:eastAsia="Arial"/>
        </w:rPr>
      </w:pPr>
      <w:r>
        <w:rPr>
          <w:rFonts w:eastAsia="Arial"/>
        </w:rPr>
        <w:t>(1)</w:t>
      </w:r>
      <w:r>
        <w:rPr>
          <w:rFonts w:eastAsia="Arial"/>
        </w:rPr>
        <w:tab/>
        <w:t>This method provides an actuarially sound estimate of the claims cost by carrier, plan, and age for a given person insured in the Colorado individual market.</w:t>
      </w:r>
    </w:p>
    <w:p w14:paraId="1B1A236E" w14:textId="77777777" w:rsidR="00F96B19" w:rsidRDefault="00F96B19" w:rsidP="00F96B19">
      <w:pPr>
        <w:pStyle w:val="par4"/>
        <w:rPr>
          <w:rFonts w:eastAsia="Arial"/>
        </w:rPr>
      </w:pPr>
      <w:r>
        <w:rPr>
          <w:rFonts w:eastAsia="Arial"/>
        </w:rPr>
        <w:t>(2)</w:t>
      </w:r>
      <w:r>
        <w:rPr>
          <w:rFonts w:eastAsia="Arial"/>
        </w:rPr>
        <w:tab/>
        <w:t>This method will also allow for a determination of total cost after the completion of the previous benefit year given the actual population distribution and total member months during the benefit year.</w:t>
      </w:r>
    </w:p>
    <w:p w14:paraId="54CDEA68" w14:textId="77777777" w:rsidR="00F96B19" w:rsidRDefault="00F96B19" w:rsidP="00F96B19">
      <w:pPr>
        <w:pStyle w:val="Title2"/>
        <w:rPr>
          <w:rFonts w:eastAsia="Arial"/>
        </w:rPr>
      </w:pPr>
      <w:r>
        <w:rPr>
          <w:rFonts w:eastAsia="Arial"/>
        </w:rPr>
        <w:t xml:space="preserve">Section 9 </w:t>
      </w:r>
      <w:r>
        <w:rPr>
          <w:rFonts w:eastAsia="Arial"/>
        </w:rPr>
        <w:tab/>
        <w:t>Metal AV Adjustment Factor</w:t>
      </w:r>
    </w:p>
    <w:p w14:paraId="7AA68180" w14:textId="77777777" w:rsidR="00F96B19" w:rsidRDefault="00F96B19" w:rsidP="00F96B19">
      <w:pPr>
        <w:pStyle w:val="upar1"/>
        <w:spacing w:after="240"/>
        <w:rPr>
          <w:rFonts w:eastAsia="Arial"/>
        </w:rPr>
      </w:pPr>
      <w:r>
        <w:rPr>
          <w:rFonts w:eastAsia="Arial"/>
        </w:rPr>
        <w:t>The Metal AV Adjustment Factor reflects the differences in Metal AV values produced by the Federal AV Calculator and the actuarial values used in pricing. Due to the confidentiality of carrier pricing models, an average adjustment will be applied and determined using the information provided to the Division in a data call. Based on the data submitted by carriers and an analysis completed by the Division, the Metal AV Adjustment Factor will vary by CSR variant and be revised annually. The Metal AV Adjustment Factors for the benefit year 202</w:t>
      </w:r>
      <w:ins w:id="20" w:author="Author">
        <w:r w:rsidRPr="00997982">
          <w:rPr>
            <w:rFonts w:eastAsia="Arial"/>
          </w:rPr>
          <w:t>7</w:t>
        </w:r>
      </w:ins>
      <w:del w:id="21" w:author="Author">
        <w:r>
          <w:rPr>
            <w:rFonts w:eastAsia="Arial"/>
          </w:rPr>
          <w:delText>6</w:delText>
        </w:r>
      </w:del>
      <w:r>
        <w:rPr>
          <w:rFonts w:eastAsia="Arial"/>
        </w:rPr>
        <w:t xml:space="preserve"> are listed in the table below:</w:t>
      </w:r>
    </w:p>
    <w:tbl>
      <w:tblPr>
        <w:tblW w:w="45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00"/>
        <w:gridCol w:w="2145"/>
      </w:tblGrid>
      <w:tr w:rsidR="00F96B19" w14:paraId="1976D670" w14:textId="77777777" w:rsidTr="001B63A7">
        <w:trPr>
          <w:jc w:val="center"/>
        </w:trPr>
        <w:tc>
          <w:tcPr>
            <w:tcW w:w="2400" w:type="dxa"/>
            <w:tcMar>
              <w:top w:w="100" w:type="dxa"/>
              <w:left w:w="100" w:type="dxa"/>
              <w:bottom w:w="100" w:type="dxa"/>
              <w:right w:w="100" w:type="dxa"/>
            </w:tcMar>
          </w:tcPr>
          <w:p w14:paraId="60C31704" w14:textId="77777777" w:rsidR="00F96B19" w:rsidRPr="00997982" w:rsidRDefault="00F96B19" w:rsidP="001B63A7">
            <w:pPr>
              <w:pBdr>
                <w:top w:val="nil"/>
                <w:left w:val="nil"/>
                <w:bottom w:val="nil"/>
                <w:right w:val="nil"/>
                <w:between w:val="nil"/>
              </w:pBdr>
              <w:rPr>
                <w:rFonts w:ascii="Arial" w:eastAsia="Arial" w:hAnsi="Arial" w:cs="Arial"/>
                <w:color w:val="000000"/>
              </w:rPr>
            </w:pPr>
            <w:r w:rsidRPr="00997982">
              <w:rPr>
                <w:rFonts w:ascii="Arial" w:eastAsia="Arial" w:hAnsi="Arial" w:cs="Arial"/>
                <w:color w:val="000000"/>
              </w:rPr>
              <w:t>Metal Level</w:t>
            </w:r>
          </w:p>
        </w:tc>
        <w:tc>
          <w:tcPr>
            <w:tcW w:w="2145" w:type="dxa"/>
            <w:tcMar>
              <w:top w:w="100" w:type="dxa"/>
              <w:left w:w="100" w:type="dxa"/>
              <w:bottom w:w="100" w:type="dxa"/>
              <w:right w:w="100" w:type="dxa"/>
            </w:tcMar>
          </w:tcPr>
          <w:p w14:paraId="3756D6AF" w14:textId="77777777" w:rsidR="00F96B19" w:rsidRPr="00997982" w:rsidRDefault="00F96B19" w:rsidP="001B63A7">
            <w:pPr>
              <w:pBdr>
                <w:top w:val="nil"/>
                <w:left w:val="nil"/>
                <w:bottom w:val="nil"/>
                <w:right w:val="nil"/>
                <w:between w:val="nil"/>
              </w:pBdr>
              <w:rPr>
                <w:rFonts w:ascii="Arial" w:eastAsia="Arial" w:hAnsi="Arial" w:cs="Arial"/>
                <w:color w:val="000000"/>
              </w:rPr>
            </w:pPr>
            <w:r w:rsidRPr="00997982">
              <w:rPr>
                <w:rFonts w:ascii="Arial" w:eastAsia="Arial" w:hAnsi="Arial" w:cs="Arial"/>
                <w:color w:val="000000"/>
              </w:rPr>
              <w:t>Adjustment Applied to Metal AV</w:t>
            </w:r>
          </w:p>
        </w:tc>
      </w:tr>
      <w:tr w:rsidR="00F96B19" w14:paraId="18712042" w14:textId="77777777" w:rsidTr="001B63A7">
        <w:trPr>
          <w:jc w:val="center"/>
        </w:trPr>
        <w:tc>
          <w:tcPr>
            <w:tcW w:w="2400" w:type="dxa"/>
            <w:tcMar>
              <w:top w:w="100" w:type="dxa"/>
              <w:left w:w="100" w:type="dxa"/>
              <w:bottom w:w="100" w:type="dxa"/>
              <w:right w:w="100" w:type="dxa"/>
            </w:tcMar>
          </w:tcPr>
          <w:p w14:paraId="7F0D3883" w14:textId="77777777" w:rsidR="00F96B19" w:rsidRPr="00997982" w:rsidRDefault="00F96B19" w:rsidP="001B63A7">
            <w:pPr>
              <w:pBdr>
                <w:top w:val="nil"/>
                <w:left w:val="nil"/>
                <w:bottom w:val="nil"/>
                <w:right w:val="nil"/>
                <w:between w:val="nil"/>
              </w:pBdr>
              <w:rPr>
                <w:rFonts w:ascii="Arial" w:eastAsia="Arial" w:hAnsi="Arial" w:cs="Arial"/>
                <w:color w:val="000000"/>
              </w:rPr>
            </w:pPr>
            <w:r w:rsidRPr="00997982">
              <w:rPr>
                <w:rFonts w:ascii="Arial" w:eastAsia="Arial" w:hAnsi="Arial" w:cs="Arial"/>
                <w:color w:val="000000"/>
              </w:rPr>
              <w:t>Silver Base (70%)</w:t>
            </w:r>
          </w:p>
        </w:tc>
        <w:tc>
          <w:tcPr>
            <w:tcW w:w="2145" w:type="dxa"/>
            <w:tcMar>
              <w:top w:w="100" w:type="dxa"/>
              <w:left w:w="100" w:type="dxa"/>
              <w:bottom w:w="100" w:type="dxa"/>
              <w:right w:w="100" w:type="dxa"/>
            </w:tcMar>
          </w:tcPr>
          <w:p w14:paraId="393DF1C7" w14:textId="77777777" w:rsidR="00F96B19" w:rsidRPr="00997982" w:rsidRDefault="00F96B19" w:rsidP="001B63A7">
            <w:pPr>
              <w:pBdr>
                <w:top w:val="nil"/>
                <w:left w:val="nil"/>
                <w:bottom w:val="nil"/>
                <w:right w:val="nil"/>
                <w:between w:val="nil"/>
              </w:pBdr>
              <w:rPr>
                <w:rFonts w:ascii="Arial" w:eastAsia="Arial" w:hAnsi="Arial" w:cs="Arial"/>
                <w:color w:val="000000"/>
              </w:rPr>
            </w:pPr>
            <w:r w:rsidRPr="00997982">
              <w:rPr>
                <w:rFonts w:ascii="Arial" w:eastAsia="Arial" w:hAnsi="Arial" w:cs="Arial"/>
                <w:color w:val="000000"/>
              </w:rPr>
              <w:t>1.098</w:t>
            </w:r>
          </w:p>
        </w:tc>
      </w:tr>
      <w:tr w:rsidR="00F96B19" w14:paraId="2D13E5F2" w14:textId="77777777" w:rsidTr="001B63A7">
        <w:trPr>
          <w:jc w:val="center"/>
        </w:trPr>
        <w:tc>
          <w:tcPr>
            <w:tcW w:w="2400" w:type="dxa"/>
            <w:tcMar>
              <w:top w:w="100" w:type="dxa"/>
              <w:left w:w="100" w:type="dxa"/>
              <w:bottom w:w="100" w:type="dxa"/>
              <w:right w:w="100" w:type="dxa"/>
            </w:tcMar>
          </w:tcPr>
          <w:p w14:paraId="46EF49F6" w14:textId="77777777" w:rsidR="00F96B19" w:rsidRPr="00997982" w:rsidRDefault="00F96B19" w:rsidP="001B63A7">
            <w:pPr>
              <w:pBdr>
                <w:top w:val="nil"/>
                <w:left w:val="nil"/>
                <w:bottom w:val="nil"/>
                <w:right w:val="nil"/>
                <w:between w:val="nil"/>
              </w:pBdr>
              <w:rPr>
                <w:rFonts w:ascii="Arial" w:eastAsia="Arial" w:hAnsi="Arial" w:cs="Arial"/>
                <w:color w:val="000000"/>
              </w:rPr>
            </w:pPr>
            <w:r w:rsidRPr="00997982">
              <w:rPr>
                <w:rFonts w:ascii="Arial" w:eastAsia="Arial" w:hAnsi="Arial" w:cs="Arial"/>
                <w:color w:val="000000"/>
              </w:rPr>
              <w:t>Silver 73% CSR</w:t>
            </w:r>
          </w:p>
        </w:tc>
        <w:tc>
          <w:tcPr>
            <w:tcW w:w="2145" w:type="dxa"/>
            <w:tcMar>
              <w:top w:w="100" w:type="dxa"/>
              <w:left w:w="100" w:type="dxa"/>
              <w:bottom w:w="100" w:type="dxa"/>
              <w:right w:w="100" w:type="dxa"/>
            </w:tcMar>
          </w:tcPr>
          <w:p w14:paraId="64F52EDE" w14:textId="77777777" w:rsidR="00F96B19" w:rsidRPr="00997982" w:rsidRDefault="00F96B19" w:rsidP="001B63A7">
            <w:pPr>
              <w:pBdr>
                <w:top w:val="nil"/>
                <w:left w:val="nil"/>
                <w:bottom w:val="nil"/>
                <w:right w:val="nil"/>
                <w:between w:val="nil"/>
              </w:pBdr>
              <w:rPr>
                <w:rFonts w:ascii="Arial" w:eastAsia="Arial" w:hAnsi="Arial" w:cs="Arial"/>
                <w:color w:val="000000"/>
              </w:rPr>
            </w:pPr>
            <w:r w:rsidRPr="00997982">
              <w:rPr>
                <w:rFonts w:ascii="Arial" w:eastAsia="Arial" w:hAnsi="Arial" w:cs="Arial"/>
                <w:color w:val="000000"/>
              </w:rPr>
              <w:t>1.085</w:t>
            </w:r>
          </w:p>
        </w:tc>
      </w:tr>
    </w:tbl>
    <w:p w14:paraId="6F6952F2" w14:textId="77777777" w:rsidR="00F96B19" w:rsidRDefault="00F96B19" w:rsidP="00F96B19">
      <w:pPr>
        <w:pStyle w:val="Title2"/>
        <w:rPr>
          <w:rFonts w:eastAsia="Arial"/>
        </w:rPr>
      </w:pPr>
      <w:r>
        <w:rPr>
          <w:rFonts w:eastAsia="Arial"/>
        </w:rPr>
        <w:t>Section 10</w:t>
      </w:r>
      <w:r>
        <w:rPr>
          <w:rFonts w:eastAsia="Arial"/>
        </w:rPr>
        <w:tab/>
        <w:t>Severability</w:t>
      </w:r>
    </w:p>
    <w:p w14:paraId="36A00C8B" w14:textId="77777777" w:rsidR="00F96B19" w:rsidRDefault="00F96B19" w:rsidP="00F96B19">
      <w:pPr>
        <w:pStyle w:val="upar1"/>
        <w:rPr>
          <w:rFonts w:eastAsia="Arial"/>
        </w:rPr>
      </w:pPr>
      <w:r>
        <w:rPr>
          <w:rFonts w:eastAsia="Arial"/>
        </w:rPr>
        <w:lastRenderedPageBreak/>
        <w:t>If any provision of this regulation or the application of it to any person or circumstances is for any reason held to be invalid, the remainder of this regulation shall not be affected.</w:t>
      </w:r>
    </w:p>
    <w:p w14:paraId="350E0970" w14:textId="77777777" w:rsidR="00F96B19" w:rsidRDefault="00F96B19" w:rsidP="00F96B19">
      <w:pPr>
        <w:pStyle w:val="Title2"/>
        <w:rPr>
          <w:rFonts w:eastAsia="Arial"/>
        </w:rPr>
      </w:pPr>
      <w:bookmarkStart w:id="22" w:name="_heading=h.w01exnms9zfo" w:colFirst="0" w:colLast="0"/>
      <w:bookmarkEnd w:id="22"/>
      <w:r>
        <w:rPr>
          <w:rFonts w:eastAsia="Arial"/>
        </w:rPr>
        <w:t>Section 11</w:t>
      </w:r>
      <w:r>
        <w:rPr>
          <w:rFonts w:eastAsia="Arial"/>
        </w:rPr>
        <w:tab/>
        <w:t>Incorporation by Reference</w:t>
      </w:r>
    </w:p>
    <w:p w14:paraId="768CD877" w14:textId="77777777" w:rsidR="00F96B19" w:rsidRDefault="00F96B19" w:rsidP="00F96B19">
      <w:pPr>
        <w:pStyle w:val="upar1"/>
        <w:rPr>
          <w:rFonts w:eastAsia="Arial"/>
        </w:rPr>
      </w:pPr>
      <w:r>
        <w:rPr>
          <w:rFonts w:eastAsia="Arial"/>
        </w:rPr>
        <w:t>45 C.F.R. § 156.135(a) published by the Government Printing Office shall mean 45 C.F.R. § 156.135(a) as published on the effective date of this regulation and does not include later amendments to or editions of 45 C.F.R. 156.135(a). A copy of 45 C.F.R. § 156.135(a) may be examined during regular business hours at the Colorado Division of Insurance, 1560 Broadway, Suite 850, Denver, Colorado, 80202. A certified copy of 45 C.F.R. 156.135(a) may be requested from the Colorado Division of Insurance, 1560 Broadway, Suite 850, Denver, CO 80202. A charge for certification or copies may apply. A copy may also be obtained online at www.ecfr.gov.</w:t>
      </w:r>
    </w:p>
    <w:p w14:paraId="145931B6" w14:textId="77777777" w:rsidR="00F96B19" w:rsidRDefault="00F96B19" w:rsidP="00F96B19">
      <w:pPr>
        <w:pStyle w:val="Title2"/>
        <w:rPr>
          <w:rFonts w:eastAsia="Arial"/>
        </w:rPr>
      </w:pPr>
      <w:r>
        <w:rPr>
          <w:rFonts w:eastAsia="Arial"/>
        </w:rPr>
        <w:t>Section 12</w:t>
      </w:r>
      <w:r>
        <w:rPr>
          <w:rFonts w:eastAsia="Arial"/>
        </w:rPr>
        <w:tab/>
        <w:t>Enforcement</w:t>
      </w:r>
    </w:p>
    <w:p w14:paraId="3CD4DCEC" w14:textId="77777777" w:rsidR="00F96B19" w:rsidRDefault="00F96B19" w:rsidP="00F96B19">
      <w:pPr>
        <w:pStyle w:val="upar1"/>
        <w:rPr>
          <w:rFonts w:eastAsia="Arial"/>
        </w:rPr>
      </w:pPr>
      <w:r>
        <w:rPr>
          <w:rFonts w:eastAsia="Arial"/>
        </w:rP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rPr>
          <w:rFonts w:eastAsia="Arial"/>
        </w:rPr>
        <w:t>cease and desist</w:t>
      </w:r>
      <w:proofErr w:type="gramEnd"/>
      <w:r>
        <w:rPr>
          <w:rFonts w:eastAsia="Arial"/>
        </w:rPr>
        <w:t xml:space="preserve"> orders, and/or suspensions or revocation of license, subject to the requirements of due process.</w:t>
      </w:r>
    </w:p>
    <w:p w14:paraId="4D2C205A" w14:textId="77777777" w:rsidR="00F96B19" w:rsidRDefault="00F96B19" w:rsidP="00F96B19">
      <w:pPr>
        <w:pStyle w:val="Title2"/>
        <w:rPr>
          <w:rFonts w:eastAsia="Arial"/>
        </w:rPr>
      </w:pPr>
      <w:r>
        <w:rPr>
          <w:rFonts w:eastAsia="Arial"/>
        </w:rPr>
        <w:t>Section 13</w:t>
      </w:r>
      <w:r>
        <w:rPr>
          <w:rFonts w:eastAsia="Arial"/>
        </w:rPr>
        <w:tab/>
        <w:t>Effective Date</w:t>
      </w:r>
    </w:p>
    <w:p w14:paraId="30E1F5A3" w14:textId="77777777" w:rsidR="00F96B19" w:rsidRDefault="00F96B19" w:rsidP="00F96B19">
      <w:pPr>
        <w:pStyle w:val="upar1"/>
        <w:rPr>
          <w:rFonts w:eastAsia="Arial"/>
        </w:rPr>
      </w:pPr>
      <w:r>
        <w:rPr>
          <w:rFonts w:eastAsia="Arial"/>
        </w:rPr>
        <w:t xml:space="preserve">This amended regulation shall be effective January 1, </w:t>
      </w:r>
      <w:ins w:id="23" w:author="Author">
        <w:r w:rsidRPr="00997982">
          <w:rPr>
            <w:rFonts w:eastAsia="Arial"/>
          </w:rPr>
          <w:t>2027</w:t>
        </w:r>
      </w:ins>
      <w:del w:id="24" w:author="Author">
        <w:r w:rsidRPr="00F96B19">
          <w:rPr>
            <w:rFonts w:eastAsia="Arial"/>
            <w:rPrChange w:id="25" w:author="Author">
              <w:rPr>
                <w:rFonts w:eastAsia="Arial"/>
                <w:color w:val="000000"/>
              </w:rPr>
            </w:rPrChange>
          </w:rPr>
          <w:delText>2026</w:delText>
        </w:r>
      </w:del>
      <w:r>
        <w:rPr>
          <w:rFonts w:eastAsia="Arial"/>
        </w:rPr>
        <w:t>.</w:t>
      </w:r>
    </w:p>
    <w:p w14:paraId="679938FE" w14:textId="77777777" w:rsidR="00F96B19" w:rsidRDefault="00F96B19" w:rsidP="00F96B19">
      <w:pPr>
        <w:pStyle w:val="Title2"/>
        <w:spacing w:after="240"/>
        <w:rPr>
          <w:rFonts w:eastAsia="Arial"/>
        </w:rPr>
      </w:pPr>
      <w:r>
        <w:rPr>
          <w:rFonts w:eastAsia="Arial"/>
        </w:rPr>
        <w:t>Section 14</w:t>
      </w:r>
      <w:r>
        <w:rPr>
          <w:rFonts w:eastAsia="Arial"/>
        </w:rPr>
        <w:tab/>
        <w:t>History</w:t>
      </w:r>
    </w:p>
    <w:p w14:paraId="7C2C4CC0" w14:textId="77777777" w:rsidR="00F96B19" w:rsidRDefault="00F96B19" w:rsidP="00F96B19">
      <w:pPr>
        <w:pStyle w:val="upar1"/>
        <w:spacing w:before="0"/>
        <w:rPr>
          <w:rFonts w:eastAsia="Arial"/>
        </w:rPr>
      </w:pPr>
      <w:r>
        <w:rPr>
          <w:rFonts w:eastAsia="Arial"/>
        </w:rPr>
        <w:t>New regulation effective June 14, 2022</w:t>
      </w:r>
    </w:p>
    <w:p w14:paraId="4A8951D8" w14:textId="77777777" w:rsidR="00F96B19" w:rsidRDefault="00F96B19" w:rsidP="00F96B19">
      <w:pPr>
        <w:pStyle w:val="upar1"/>
        <w:spacing w:before="0"/>
        <w:rPr>
          <w:rFonts w:eastAsia="Arial"/>
        </w:rPr>
      </w:pPr>
      <w:r>
        <w:rPr>
          <w:rFonts w:eastAsia="Arial"/>
        </w:rPr>
        <w:t>Amended regulation effective November 14, 2022.</w:t>
      </w:r>
    </w:p>
    <w:p w14:paraId="11159B1F" w14:textId="77777777" w:rsidR="00F96B19" w:rsidRDefault="00F96B19" w:rsidP="00F96B19">
      <w:pPr>
        <w:pStyle w:val="upar1"/>
        <w:spacing w:before="0"/>
        <w:rPr>
          <w:rFonts w:eastAsia="Arial"/>
        </w:rPr>
      </w:pPr>
      <w:r>
        <w:rPr>
          <w:rFonts w:eastAsia="Arial"/>
        </w:rPr>
        <w:t xml:space="preserve">Amended regulation </w:t>
      </w:r>
      <w:proofErr w:type="gramStart"/>
      <w:r>
        <w:rPr>
          <w:rFonts w:eastAsia="Arial"/>
        </w:rPr>
        <w:t>effective</w:t>
      </w:r>
      <w:proofErr w:type="gramEnd"/>
      <w:r>
        <w:rPr>
          <w:rFonts w:eastAsia="Arial"/>
        </w:rPr>
        <w:t xml:space="preserve"> September 14, 2023.</w:t>
      </w:r>
    </w:p>
    <w:p w14:paraId="04ECAAF7" w14:textId="77777777" w:rsidR="00F96B19" w:rsidRDefault="00F96B19" w:rsidP="00F96B19">
      <w:pPr>
        <w:pStyle w:val="upar1"/>
        <w:spacing w:before="0"/>
        <w:rPr>
          <w:rFonts w:eastAsia="Arial"/>
        </w:rPr>
      </w:pPr>
      <w:r>
        <w:rPr>
          <w:rFonts w:eastAsia="Arial"/>
        </w:rPr>
        <w:t>Amended regulation effective October 30, 2024.</w:t>
      </w:r>
    </w:p>
    <w:p w14:paraId="066769C6" w14:textId="77777777" w:rsidR="00F96B19" w:rsidRDefault="00F96B19" w:rsidP="00F96B19">
      <w:pPr>
        <w:pStyle w:val="upar1"/>
        <w:spacing w:before="0"/>
        <w:rPr>
          <w:ins w:id="26" w:author="Author"/>
          <w:rFonts w:eastAsia="Arial"/>
        </w:rPr>
      </w:pPr>
      <w:r>
        <w:rPr>
          <w:rFonts w:eastAsia="Arial"/>
        </w:rPr>
        <w:t>Amended regulation effective January 1, 2026.</w:t>
      </w:r>
    </w:p>
    <w:p w14:paraId="48519291" w14:textId="77777777" w:rsidR="00F96B19" w:rsidRPr="00997982" w:rsidRDefault="00F96B19" w:rsidP="00F96B19">
      <w:pPr>
        <w:pStyle w:val="upar1"/>
        <w:spacing w:before="0"/>
        <w:rPr>
          <w:rFonts w:eastAsia="Arial"/>
        </w:rPr>
      </w:pPr>
      <w:ins w:id="27" w:author="Author">
        <w:r w:rsidRPr="00997982">
          <w:rPr>
            <w:rFonts w:eastAsia="Arial"/>
          </w:rPr>
          <w:t xml:space="preserve">Amended regulation effective </w:t>
        </w:r>
        <w:r w:rsidR="003E081B">
          <w:rPr>
            <w:rFonts w:eastAsia="Arial"/>
          </w:rPr>
          <w:t>January 1, 2027</w:t>
        </w:r>
        <w:r w:rsidRPr="00997982">
          <w:rPr>
            <w:rFonts w:eastAsia="Arial"/>
          </w:rPr>
          <w:t>.</w:t>
        </w:r>
      </w:ins>
    </w:p>
    <w:sectPr w:rsidR="00F96B19" w:rsidRPr="00997982" w:rsidSect="005365C1">
      <w:headerReference w:type="even" r:id="rId9"/>
      <w:headerReference w:type="default" r:id="rId10"/>
      <w:headerReference w:type="first" r:id="rId11"/>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C0D1F" w14:textId="77777777" w:rsidR="00E47BA6" w:rsidRDefault="00E47BA6">
      <w:r>
        <w:separator/>
      </w:r>
    </w:p>
  </w:endnote>
  <w:endnote w:type="continuationSeparator" w:id="0">
    <w:p w14:paraId="7712C254" w14:textId="77777777" w:rsidR="00E47BA6" w:rsidRDefault="00E47BA6">
      <w:r>
        <w:continuationSeparator/>
      </w:r>
    </w:p>
  </w:endnote>
  <w:endnote w:type="continuationNotice" w:id="1">
    <w:p w14:paraId="51F493E3" w14:textId="77777777" w:rsidR="00E47BA6" w:rsidRDefault="00E47B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EF4E7" w14:textId="77777777" w:rsidR="00E47BA6" w:rsidRDefault="00E47BA6">
      <w:r>
        <w:separator/>
      </w:r>
    </w:p>
  </w:footnote>
  <w:footnote w:type="continuationSeparator" w:id="0">
    <w:p w14:paraId="4674C0B6" w14:textId="77777777" w:rsidR="00E47BA6" w:rsidRDefault="00E47BA6">
      <w:r>
        <w:continuationSeparator/>
      </w:r>
    </w:p>
  </w:footnote>
  <w:footnote w:type="continuationNotice" w:id="1">
    <w:p w14:paraId="31538578" w14:textId="77777777" w:rsidR="00E47BA6" w:rsidRDefault="00E47B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B87D0" w14:textId="77777777" w:rsidR="002B6252" w:rsidRDefault="002B6252">
    <w:pPr>
      <w:pStyle w:val="Header"/>
    </w:pPr>
    <w:r>
      <w:rPr>
        <w:noProof/>
      </w:rPr>
      <w:pict w14:anchorId="173880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471.3pt;height:188.5pt;rotation:315;z-index:-251658752;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AD8A" w14:textId="77777777" w:rsidR="002B6252" w:rsidRDefault="002B6252">
    <w:pPr>
      <w:pStyle w:val="Header"/>
    </w:pPr>
    <w:r>
      <w:rPr>
        <w:noProof/>
      </w:rPr>
      <w:pict w14:anchorId="6DAA6B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471.3pt;height:188.5pt;rotation:315;z-index:-251657728;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C1913" w14:textId="77777777" w:rsidR="002B6252" w:rsidRDefault="002B6252">
    <w:pPr>
      <w:pStyle w:val="Header"/>
    </w:pPr>
    <w:r>
      <w:rPr>
        <w:noProof/>
      </w:rPr>
      <w:pict w14:anchorId="3DD82E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margin-left:0;margin-top:0;width:471.3pt;height:188.5pt;rotation:315;z-index:-251659776;mso-position-horizontal:center;mso-position-horizontal-relative:margin;mso-position-vertical:center;mso-position-vertical-relative:margin" o:allowincell="f" fillcolor="silver" stroked="f">
          <v:fill opacity=".5"/>
          <v:textpath style="font-family:&quot;Arial&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31E0CF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DE9FE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A18DD2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226330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D20FD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5EA325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FD0151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0E682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80C7D0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CE03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C058B0"/>
    <w:multiLevelType w:val="singleLevel"/>
    <w:tmpl w:val="1472A02E"/>
    <w:lvl w:ilvl="0">
      <w:start w:val="1"/>
      <w:numFmt w:val="decimal"/>
      <w:lvlText w:val="Section %1"/>
      <w:lvlJc w:val="left"/>
      <w:pPr>
        <w:tabs>
          <w:tab w:val="num" w:pos="1080"/>
        </w:tabs>
        <w:ind w:left="576" w:hanging="576"/>
      </w:pPr>
    </w:lvl>
  </w:abstractNum>
  <w:abstractNum w:abstractNumId="11" w15:restartNumberingAfterBreak="0">
    <w:nsid w:val="027148E4"/>
    <w:multiLevelType w:val="singleLevel"/>
    <w:tmpl w:val="E796F126"/>
    <w:lvl w:ilvl="0">
      <w:start w:val="3"/>
      <w:numFmt w:val="decimal"/>
      <w:lvlText w:val="%1."/>
      <w:lvlJc w:val="left"/>
      <w:pPr>
        <w:tabs>
          <w:tab w:val="num" w:pos="1440"/>
        </w:tabs>
        <w:ind w:left="1440" w:hanging="720"/>
      </w:pPr>
      <w:rPr>
        <w:rFonts w:hint="default"/>
      </w:rPr>
    </w:lvl>
  </w:abstractNum>
  <w:abstractNum w:abstractNumId="12" w15:restartNumberingAfterBreak="0">
    <w:nsid w:val="0C62445D"/>
    <w:multiLevelType w:val="singleLevel"/>
    <w:tmpl w:val="13B8BA7E"/>
    <w:lvl w:ilvl="0">
      <w:start w:val="3"/>
      <w:numFmt w:val="upperLetter"/>
      <w:lvlText w:val="%1."/>
      <w:lvlJc w:val="left"/>
      <w:pPr>
        <w:tabs>
          <w:tab w:val="num" w:pos="360"/>
        </w:tabs>
        <w:ind w:left="360" w:hanging="360"/>
      </w:pPr>
      <w:rPr>
        <w:rFonts w:hint="default"/>
      </w:rPr>
    </w:lvl>
  </w:abstractNum>
  <w:abstractNum w:abstractNumId="13" w15:restartNumberingAfterBreak="0">
    <w:nsid w:val="0F2360B0"/>
    <w:multiLevelType w:val="singleLevel"/>
    <w:tmpl w:val="04090013"/>
    <w:lvl w:ilvl="0">
      <w:start w:val="5"/>
      <w:numFmt w:val="upperRoman"/>
      <w:lvlText w:val="%1."/>
      <w:lvlJc w:val="left"/>
      <w:pPr>
        <w:tabs>
          <w:tab w:val="num" w:pos="720"/>
        </w:tabs>
        <w:ind w:left="720" w:hanging="720"/>
      </w:pPr>
      <w:rPr>
        <w:rFonts w:hint="default"/>
      </w:rPr>
    </w:lvl>
  </w:abstractNum>
  <w:abstractNum w:abstractNumId="14" w15:restartNumberingAfterBreak="0">
    <w:nsid w:val="0F7065CF"/>
    <w:multiLevelType w:val="singleLevel"/>
    <w:tmpl w:val="1F56775C"/>
    <w:lvl w:ilvl="0">
      <w:start w:val="1"/>
      <w:numFmt w:val="decimal"/>
      <w:lvlText w:val="%1."/>
      <w:lvlJc w:val="left"/>
      <w:pPr>
        <w:tabs>
          <w:tab w:val="num" w:pos="570"/>
        </w:tabs>
        <w:ind w:left="570" w:hanging="570"/>
      </w:pPr>
      <w:rPr>
        <w:rFonts w:hint="default"/>
      </w:rPr>
    </w:lvl>
  </w:abstractNum>
  <w:abstractNum w:abstractNumId="15" w15:restartNumberingAfterBreak="0">
    <w:nsid w:val="1126111A"/>
    <w:multiLevelType w:val="singleLevel"/>
    <w:tmpl w:val="04090013"/>
    <w:lvl w:ilvl="0">
      <w:start w:val="1"/>
      <w:numFmt w:val="upperRoman"/>
      <w:lvlText w:val="%1."/>
      <w:lvlJc w:val="left"/>
      <w:pPr>
        <w:tabs>
          <w:tab w:val="num" w:pos="720"/>
        </w:tabs>
        <w:ind w:left="720" w:hanging="720"/>
      </w:pPr>
      <w:rPr>
        <w:rFonts w:hint="default"/>
      </w:rPr>
    </w:lvl>
  </w:abstractNum>
  <w:abstractNum w:abstractNumId="16" w15:restartNumberingAfterBreak="0">
    <w:nsid w:val="13207940"/>
    <w:multiLevelType w:val="singleLevel"/>
    <w:tmpl w:val="04090013"/>
    <w:lvl w:ilvl="0">
      <w:start w:val="6"/>
      <w:numFmt w:val="upperRoman"/>
      <w:lvlText w:val="%1."/>
      <w:lvlJc w:val="left"/>
      <w:pPr>
        <w:tabs>
          <w:tab w:val="num" w:pos="720"/>
        </w:tabs>
        <w:ind w:left="720" w:hanging="720"/>
      </w:pPr>
      <w:rPr>
        <w:rFonts w:hint="default"/>
      </w:rPr>
    </w:lvl>
  </w:abstractNum>
  <w:abstractNum w:abstractNumId="17" w15:restartNumberingAfterBreak="0">
    <w:nsid w:val="134324C0"/>
    <w:multiLevelType w:val="singleLevel"/>
    <w:tmpl w:val="04090013"/>
    <w:lvl w:ilvl="0">
      <w:start w:val="1"/>
      <w:numFmt w:val="upperRoman"/>
      <w:lvlText w:val="%1."/>
      <w:lvlJc w:val="left"/>
      <w:pPr>
        <w:tabs>
          <w:tab w:val="num" w:pos="720"/>
        </w:tabs>
        <w:ind w:left="720" w:hanging="720"/>
      </w:pPr>
      <w:rPr>
        <w:rFonts w:hint="default"/>
      </w:rPr>
    </w:lvl>
  </w:abstractNum>
  <w:abstractNum w:abstractNumId="18" w15:restartNumberingAfterBreak="0">
    <w:nsid w:val="14AD5832"/>
    <w:multiLevelType w:val="singleLevel"/>
    <w:tmpl w:val="6BEC9B36"/>
    <w:lvl w:ilvl="0">
      <w:start w:val="1"/>
      <w:numFmt w:val="upperLetter"/>
      <w:lvlText w:val="%1."/>
      <w:lvlJc w:val="left"/>
      <w:pPr>
        <w:tabs>
          <w:tab w:val="num" w:pos="570"/>
        </w:tabs>
        <w:ind w:left="570" w:hanging="570"/>
      </w:pPr>
      <w:rPr>
        <w:rFonts w:hint="default"/>
      </w:rPr>
    </w:lvl>
  </w:abstractNum>
  <w:abstractNum w:abstractNumId="19" w15:restartNumberingAfterBreak="0">
    <w:nsid w:val="1A932E7C"/>
    <w:multiLevelType w:val="singleLevel"/>
    <w:tmpl w:val="017C28A2"/>
    <w:lvl w:ilvl="0">
      <w:start w:val="5"/>
      <w:numFmt w:val="decimal"/>
      <w:lvlText w:val="%1."/>
      <w:lvlJc w:val="left"/>
      <w:pPr>
        <w:tabs>
          <w:tab w:val="num" w:pos="570"/>
        </w:tabs>
        <w:ind w:left="570" w:hanging="570"/>
      </w:pPr>
      <w:rPr>
        <w:rFonts w:hint="default"/>
      </w:rPr>
    </w:lvl>
  </w:abstractNum>
  <w:abstractNum w:abstractNumId="20" w15:restartNumberingAfterBreak="0">
    <w:nsid w:val="1B570554"/>
    <w:multiLevelType w:val="singleLevel"/>
    <w:tmpl w:val="04090013"/>
    <w:lvl w:ilvl="0">
      <w:start w:val="4"/>
      <w:numFmt w:val="upperRoman"/>
      <w:lvlText w:val="%1."/>
      <w:lvlJc w:val="left"/>
      <w:pPr>
        <w:tabs>
          <w:tab w:val="num" w:pos="720"/>
        </w:tabs>
        <w:ind w:left="720" w:hanging="720"/>
      </w:pPr>
      <w:rPr>
        <w:rFonts w:hint="default"/>
      </w:rPr>
    </w:lvl>
  </w:abstractNum>
  <w:abstractNum w:abstractNumId="21" w15:restartNumberingAfterBreak="0">
    <w:nsid w:val="202D1C42"/>
    <w:multiLevelType w:val="singleLevel"/>
    <w:tmpl w:val="0409000F"/>
    <w:lvl w:ilvl="0">
      <w:start w:val="1"/>
      <w:numFmt w:val="decimal"/>
      <w:lvlText w:val="%1."/>
      <w:lvlJc w:val="left"/>
      <w:pPr>
        <w:tabs>
          <w:tab w:val="num" w:pos="360"/>
        </w:tabs>
        <w:ind w:left="360" w:hanging="360"/>
      </w:pPr>
    </w:lvl>
  </w:abstractNum>
  <w:abstractNum w:abstractNumId="22" w15:restartNumberingAfterBreak="0">
    <w:nsid w:val="24F91E3A"/>
    <w:multiLevelType w:val="singleLevel"/>
    <w:tmpl w:val="A26ED7C0"/>
    <w:lvl w:ilvl="0">
      <w:start w:val="1"/>
      <w:numFmt w:val="upperLetter"/>
      <w:lvlText w:val="%1."/>
      <w:lvlJc w:val="left"/>
      <w:pPr>
        <w:tabs>
          <w:tab w:val="num" w:pos="360"/>
        </w:tabs>
        <w:ind w:left="360" w:hanging="360"/>
      </w:pPr>
    </w:lvl>
  </w:abstractNum>
  <w:abstractNum w:abstractNumId="23" w15:restartNumberingAfterBreak="0">
    <w:nsid w:val="2BC262B5"/>
    <w:multiLevelType w:val="singleLevel"/>
    <w:tmpl w:val="2E3051A0"/>
    <w:lvl w:ilvl="0">
      <w:start w:val="1"/>
      <w:numFmt w:val="upperLetter"/>
      <w:lvlText w:val="%1."/>
      <w:lvlJc w:val="left"/>
      <w:pPr>
        <w:tabs>
          <w:tab w:val="num" w:pos="570"/>
        </w:tabs>
        <w:ind w:left="570" w:hanging="570"/>
      </w:pPr>
      <w:rPr>
        <w:rFonts w:hint="default"/>
      </w:rPr>
    </w:lvl>
  </w:abstractNum>
  <w:abstractNum w:abstractNumId="24" w15:restartNumberingAfterBreak="0">
    <w:nsid w:val="2C056767"/>
    <w:multiLevelType w:val="singleLevel"/>
    <w:tmpl w:val="928C923A"/>
    <w:lvl w:ilvl="0">
      <w:start w:val="1"/>
      <w:numFmt w:val="upperLetter"/>
      <w:lvlText w:val="%1."/>
      <w:lvlJc w:val="left"/>
      <w:pPr>
        <w:tabs>
          <w:tab w:val="num" w:pos="360"/>
        </w:tabs>
        <w:ind w:left="360" w:hanging="360"/>
      </w:pPr>
    </w:lvl>
  </w:abstractNum>
  <w:abstractNum w:abstractNumId="25" w15:restartNumberingAfterBreak="0">
    <w:nsid w:val="2EF52968"/>
    <w:multiLevelType w:val="singleLevel"/>
    <w:tmpl w:val="679889C6"/>
    <w:lvl w:ilvl="0">
      <w:start w:val="1"/>
      <w:numFmt w:val="upperLetter"/>
      <w:lvlText w:val="%1."/>
      <w:lvlJc w:val="left"/>
      <w:pPr>
        <w:tabs>
          <w:tab w:val="num" w:pos="720"/>
        </w:tabs>
        <w:ind w:left="720" w:hanging="720"/>
      </w:pPr>
      <w:rPr>
        <w:rFonts w:hint="default"/>
      </w:rPr>
    </w:lvl>
  </w:abstractNum>
  <w:abstractNum w:abstractNumId="26" w15:restartNumberingAfterBreak="0">
    <w:nsid w:val="34BC5B7D"/>
    <w:multiLevelType w:val="singleLevel"/>
    <w:tmpl w:val="209C6B2C"/>
    <w:lvl w:ilvl="0">
      <w:start w:val="1"/>
      <w:numFmt w:val="none"/>
      <w:lvlText w:val="Section 1."/>
      <w:lvlJc w:val="left"/>
      <w:pPr>
        <w:tabs>
          <w:tab w:val="num" w:pos="1080"/>
        </w:tabs>
        <w:ind w:left="576" w:hanging="576"/>
      </w:pPr>
    </w:lvl>
  </w:abstractNum>
  <w:abstractNum w:abstractNumId="27" w15:restartNumberingAfterBreak="0">
    <w:nsid w:val="35C1740B"/>
    <w:multiLevelType w:val="singleLevel"/>
    <w:tmpl w:val="679889C6"/>
    <w:lvl w:ilvl="0">
      <w:start w:val="1"/>
      <w:numFmt w:val="upperLetter"/>
      <w:lvlText w:val="%1."/>
      <w:lvlJc w:val="left"/>
      <w:pPr>
        <w:tabs>
          <w:tab w:val="num" w:pos="720"/>
        </w:tabs>
        <w:ind w:left="720" w:hanging="720"/>
      </w:pPr>
      <w:rPr>
        <w:rFonts w:hint="default"/>
      </w:rPr>
    </w:lvl>
  </w:abstractNum>
  <w:abstractNum w:abstractNumId="28" w15:restartNumberingAfterBreak="0">
    <w:nsid w:val="3F253671"/>
    <w:multiLevelType w:val="singleLevel"/>
    <w:tmpl w:val="04090013"/>
    <w:lvl w:ilvl="0">
      <w:start w:val="2"/>
      <w:numFmt w:val="upperRoman"/>
      <w:lvlText w:val="%1."/>
      <w:lvlJc w:val="left"/>
      <w:pPr>
        <w:tabs>
          <w:tab w:val="num" w:pos="720"/>
        </w:tabs>
        <w:ind w:left="720" w:hanging="720"/>
      </w:pPr>
      <w:rPr>
        <w:rFonts w:hint="default"/>
      </w:rPr>
    </w:lvl>
  </w:abstractNum>
  <w:abstractNum w:abstractNumId="29" w15:restartNumberingAfterBreak="0">
    <w:nsid w:val="3F433FC8"/>
    <w:multiLevelType w:val="singleLevel"/>
    <w:tmpl w:val="69EACC26"/>
    <w:lvl w:ilvl="0">
      <w:start w:val="1"/>
      <w:numFmt w:val="decimal"/>
      <w:lvlText w:val="%1."/>
      <w:lvlJc w:val="left"/>
      <w:pPr>
        <w:tabs>
          <w:tab w:val="num" w:pos="576"/>
        </w:tabs>
        <w:ind w:left="576" w:hanging="576"/>
      </w:pPr>
    </w:lvl>
  </w:abstractNum>
  <w:abstractNum w:abstractNumId="30" w15:restartNumberingAfterBreak="0">
    <w:nsid w:val="45CB3AE8"/>
    <w:multiLevelType w:val="singleLevel"/>
    <w:tmpl w:val="9062A99E"/>
    <w:lvl w:ilvl="0">
      <w:start w:val="1"/>
      <w:numFmt w:val="upperLetter"/>
      <w:lvlText w:val="%1."/>
      <w:legacy w:legacy="1" w:legacySpace="0" w:legacyIndent="720"/>
      <w:lvlJc w:val="left"/>
      <w:pPr>
        <w:ind w:left="720" w:hanging="720"/>
      </w:pPr>
    </w:lvl>
  </w:abstractNum>
  <w:abstractNum w:abstractNumId="31" w15:restartNumberingAfterBreak="0">
    <w:nsid w:val="46351A0F"/>
    <w:multiLevelType w:val="singleLevel"/>
    <w:tmpl w:val="04090013"/>
    <w:lvl w:ilvl="0">
      <w:start w:val="8"/>
      <w:numFmt w:val="upperRoman"/>
      <w:lvlText w:val="%1."/>
      <w:lvlJc w:val="left"/>
      <w:pPr>
        <w:tabs>
          <w:tab w:val="num" w:pos="720"/>
        </w:tabs>
        <w:ind w:left="720" w:hanging="720"/>
      </w:pPr>
      <w:rPr>
        <w:rFonts w:hint="default"/>
      </w:rPr>
    </w:lvl>
  </w:abstractNum>
  <w:abstractNum w:abstractNumId="32" w15:restartNumberingAfterBreak="0">
    <w:nsid w:val="4B596515"/>
    <w:multiLevelType w:val="singleLevel"/>
    <w:tmpl w:val="04090013"/>
    <w:lvl w:ilvl="0">
      <w:start w:val="3"/>
      <w:numFmt w:val="upperRoman"/>
      <w:lvlText w:val="%1."/>
      <w:lvlJc w:val="left"/>
      <w:pPr>
        <w:tabs>
          <w:tab w:val="num" w:pos="720"/>
        </w:tabs>
        <w:ind w:left="720" w:hanging="720"/>
      </w:pPr>
      <w:rPr>
        <w:rFonts w:hint="default"/>
      </w:rPr>
    </w:lvl>
  </w:abstractNum>
  <w:abstractNum w:abstractNumId="33" w15:restartNumberingAfterBreak="0">
    <w:nsid w:val="52666A5D"/>
    <w:multiLevelType w:val="singleLevel"/>
    <w:tmpl w:val="04090013"/>
    <w:lvl w:ilvl="0">
      <w:start w:val="7"/>
      <w:numFmt w:val="upperRoman"/>
      <w:lvlText w:val="%1."/>
      <w:lvlJc w:val="left"/>
      <w:pPr>
        <w:tabs>
          <w:tab w:val="num" w:pos="720"/>
        </w:tabs>
        <w:ind w:left="720" w:hanging="720"/>
      </w:pPr>
      <w:rPr>
        <w:rFonts w:hint="default"/>
      </w:rPr>
    </w:lvl>
  </w:abstractNum>
  <w:abstractNum w:abstractNumId="34" w15:restartNumberingAfterBreak="0">
    <w:nsid w:val="55F27606"/>
    <w:multiLevelType w:val="singleLevel"/>
    <w:tmpl w:val="9062A99E"/>
    <w:lvl w:ilvl="0">
      <w:start w:val="1"/>
      <w:numFmt w:val="upperLetter"/>
      <w:lvlText w:val="%1."/>
      <w:legacy w:legacy="1" w:legacySpace="0" w:legacyIndent="720"/>
      <w:lvlJc w:val="left"/>
      <w:pPr>
        <w:ind w:left="720" w:hanging="720"/>
      </w:pPr>
    </w:lvl>
  </w:abstractNum>
  <w:abstractNum w:abstractNumId="35" w15:restartNumberingAfterBreak="0">
    <w:nsid w:val="57866B76"/>
    <w:multiLevelType w:val="singleLevel"/>
    <w:tmpl w:val="C2A27098"/>
    <w:lvl w:ilvl="0">
      <w:start w:val="1"/>
      <w:numFmt w:val="decimal"/>
      <w:lvlText w:val="%1."/>
      <w:legacy w:legacy="1" w:legacySpace="0" w:legacyIndent="360"/>
      <w:lvlJc w:val="left"/>
      <w:pPr>
        <w:ind w:left="720" w:hanging="360"/>
      </w:pPr>
    </w:lvl>
  </w:abstractNum>
  <w:abstractNum w:abstractNumId="36" w15:restartNumberingAfterBreak="0">
    <w:nsid w:val="604E69E8"/>
    <w:multiLevelType w:val="singleLevel"/>
    <w:tmpl w:val="70E2F204"/>
    <w:lvl w:ilvl="0">
      <w:start w:val="9"/>
      <w:numFmt w:val="upperRoman"/>
      <w:lvlText w:val="%1."/>
      <w:lvlJc w:val="left"/>
      <w:pPr>
        <w:tabs>
          <w:tab w:val="num" w:pos="720"/>
        </w:tabs>
        <w:ind w:left="720" w:hanging="720"/>
      </w:pPr>
      <w:rPr>
        <w:rFonts w:hint="default"/>
      </w:rPr>
    </w:lvl>
  </w:abstractNum>
  <w:abstractNum w:abstractNumId="37" w15:restartNumberingAfterBreak="0">
    <w:nsid w:val="612C1F2B"/>
    <w:multiLevelType w:val="singleLevel"/>
    <w:tmpl w:val="E11EB588"/>
    <w:lvl w:ilvl="0">
      <w:start w:val="1"/>
      <w:numFmt w:val="decimal"/>
      <w:lvlText w:val="%1."/>
      <w:lvlJc w:val="left"/>
      <w:pPr>
        <w:tabs>
          <w:tab w:val="num" w:pos="576"/>
        </w:tabs>
        <w:ind w:left="576" w:hanging="576"/>
      </w:pPr>
    </w:lvl>
  </w:abstractNum>
  <w:abstractNum w:abstractNumId="38" w15:restartNumberingAfterBreak="0">
    <w:nsid w:val="681110BD"/>
    <w:multiLevelType w:val="singleLevel"/>
    <w:tmpl w:val="C0AE8A94"/>
    <w:lvl w:ilvl="0">
      <w:start w:val="1"/>
      <w:numFmt w:val="decimal"/>
      <w:lvlText w:val="%1."/>
      <w:lvlJc w:val="left"/>
      <w:pPr>
        <w:tabs>
          <w:tab w:val="num" w:pos="576"/>
        </w:tabs>
        <w:ind w:left="576" w:hanging="576"/>
      </w:pPr>
    </w:lvl>
  </w:abstractNum>
  <w:abstractNum w:abstractNumId="39" w15:restartNumberingAfterBreak="0">
    <w:nsid w:val="6B847E43"/>
    <w:multiLevelType w:val="singleLevel"/>
    <w:tmpl w:val="679889C6"/>
    <w:lvl w:ilvl="0">
      <w:start w:val="1"/>
      <w:numFmt w:val="upperLetter"/>
      <w:lvlText w:val="%1."/>
      <w:lvlJc w:val="left"/>
      <w:pPr>
        <w:tabs>
          <w:tab w:val="num" w:pos="720"/>
        </w:tabs>
        <w:ind w:left="720" w:hanging="720"/>
      </w:pPr>
      <w:rPr>
        <w:rFonts w:hint="default"/>
      </w:rPr>
    </w:lvl>
  </w:abstractNum>
  <w:abstractNum w:abstractNumId="40" w15:restartNumberingAfterBreak="0">
    <w:nsid w:val="6CCB0099"/>
    <w:multiLevelType w:val="singleLevel"/>
    <w:tmpl w:val="32DEE8AA"/>
    <w:lvl w:ilvl="0">
      <w:start w:val="1"/>
      <w:numFmt w:val="decimal"/>
      <w:lvlText w:val="Section %1"/>
      <w:lvlJc w:val="left"/>
      <w:pPr>
        <w:tabs>
          <w:tab w:val="num" w:pos="1080"/>
        </w:tabs>
        <w:ind w:left="576" w:hanging="576"/>
      </w:pPr>
    </w:lvl>
  </w:abstractNum>
  <w:abstractNum w:abstractNumId="41" w15:restartNumberingAfterBreak="0">
    <w:nsid w:val="6E877ABC"/>
    <w:multiLevelType w:val="singleLevel"/>
    <w:tmpl w:val="04090013"/>
    <w:lvl w:ilvl="0">
      <w:start w:val="10"/>
      <w:numFmt w:val="upperRoman"/>
      <w:lvlText w:val="%1."/>
      <w:lvlJc w:val="left"/>
      <w:pPr>
        <w:tabs>
          <w:tab w:val="num" w:pos="720"/>
        </w:tabs>
        <w:ind w:left="720" w:hanging="720"/>
      </w:pPr>
      <w:rPr>
        <w:rFonts w:hint="default"/>
      </w:rPr>
    </w:lvl>
  </w:abstractNum>
  <w:abstractNum w:abstractNumId="42" w15:restartNumberingAfterBreak="0">
    <w:nsid w:val="6F991AAB"/>
    <w:multiLevelType w:val="singleLevel"/>
    <w:tmpl w:val="AEB60A14"/>
    <w:lvl w:ilvl="0">
      <w:start w:val="4"/>
      <w:numFmt w:val="upperLetter"/>
      <w:lvlText w:val="%1."/>
      <w:lvlJc w:val="left"/>
      <w:pPr>
        <w:tabs>
          <w:tab w:val="num" w:pos="360"/>
        </w:tabs>
        <w:ind w:left="360" w:hanging="360"/>
      </w:pPr>
      <w:rPr>
        <w:rFonts w:hint="default"/>
      </w:rPr>
    </w:lvl>
  </w:abstractNum>
  <w:abstractNum w:abstractNumId="43" w15:restartNumberingAfterBreak="0">
    <w:nsid w:val="71C13690"/>
    <w:multiLevelType w:val="singleLevel"/>
    <w:tmpl w:val="679889C6"/>
    <w:lvl w:ilvl="0">
      <w:start w:val="1"/>
      <w:numFmt w:val="upperLetter"/>
      <w:lvlText w:val="%1."/>
      <w:lvlJc w:val="left"/>
      <w:pPr>
        <w:tabs>
          <w:tab w:val="num" w:pos="720"/>
        </w:tabs>
        <w:ind w:left="720" w:hanging="720"/>
      </w:pPr>
      <w:rPr>
        <w:rFonts w:hint="default"/>
      </w:rPr>
    </w:lvl>
  </w:abstractNum>
  <w:abstractNum w:abstractNumId="44" w15:restartNumberingAfterBreak="0">
    <w:nsid w:val="73CC31B0"/>
    <w:multiLevelType w:val="singleLevel"/>
    <w:tmpl w:val="57F495EE"/>
    <w:lvl w:ilvl="0">
      <w:start w:val="2"/>
      <w:numFmt w:val="decimal"/>
      <w:lvlText w:val="%1."/>
      <w:lvlJc w:val="left"/>
      <w:pPr>
        <w:tabs>
          <w:tab w:val="num" w:pos="1440"/>
        </w:tabs>
        <w:ind w:left="1440" w:hanging="720"/>
      </w:pPr>
      <w:rPr>
        <w:rFonts w:hint="default"/>
      </w:rPr>
    </w:lvl>
  </w:abstractNum>
  <w:abstractNum w:abstractNumId="45" w15:restartNumberingAfterBreak="0">
    <w:nsid w:val="774D25E1"/>
    <w:multiLevelType w:val="singleLevel"/>
    <w:tmpl w:val="04090013"/>
    <w:lvl w:ilvl="0">
      <w:start w:val="9"/>
      <w:numFmt w:val="upperRoman"/>
      <w:lvlText w:val="%1."/>
      <w:lvlJc w:val="left"/>
      <w:pPr>
        <w:tabs>
          <w:tab w:val="num" w:pos="720"/>
        </w:tabs>
        <w:ind w:left="720" w:hanging="720"/>
      </w:pPr>
      <w:rPr>
        <w:rFonts w:hint="default"/>
      </w:rPr>
    </w:lvl>
  </w:abstractNum>
  <w:abstractNum w:abstractNumId="46" w15:restartNumberingAfterBreak="0">
    <w:nsid w:val="7BB4781E"/>
    <w:multiLevelType w:val="singleLevel"/>
    <w:tmpl w:val="E69C8E52"/>
    <w:lvl w:ilvl="0">
      <w:start w:val="1"/>
      <w:numFmt w:val="decimal"/>
      <w:lvlText w:val="%1."/>
      <w:lvlJc w:val="left"/>
      <w:pPr>
        <w:tabs>
          <w:tab w:val="num" w:pos="570"/>
        </w:tabs>
        <w:ind w:left="570" w:hanging="570"/>
      </w:pPr>
      <w:rPr>
        <w:rFonts w:hint="default"/>
      </w:rPr>
    </w:lvl>
  </w:abstractNum>
  <w:num w:numId="1" w16cid:durableId="1284574412">
    <w:abstractNumId w:val="30"/>
  </w:num>
  <w:num w:numId="2" w16cid:durableId="682509940">
    <w:abstractNumId w:val="35"/>
  </w:num>
  <w:num w:numId="3" w16cid:durableId="505562944">
    <w:abstractNumId w:val="43"/>
  </w:num>
  <w:num w:numId="4" w16cid:durableId="659501929">
    <w:abstractNumId w:val="44"/>
  </w:num>
  <w:num w:numId="5" w16cid:durableId="230623856">
    <w:abstractNumId w:val="11"/>
  </w:num>
  <w:num w:numId="6" w16cid:durableId="602766162">
    <w:abstractNumId w:val="21"/>
  </w:num>
  <w:num w:numId="7" w16cid:durableId="1586836481">
    <w:abstractNumId w:val="39"/>
  </w:num>
  <w:num w:numId="8" w16cid:durableId="1452629983">
    <w:abstractNumId w:val="25"/>
  </w:num>
  <w:num w:numId="9" w16cid:durableId="1184322619">
    <w:abstractNumId w:val="23"/>
  </w:num>
  <w:num w:numId="10" w16cid:durableId="278876941">
    <w:abstractNumId w:val="46"/>
  </w:num>
  <w:num w:numId="11" w16cid:durableId="1491948721">
    <w:abstractNumId w:val="19"/>
  </w:num>
  <w:num w:numId="12" w16cid:durableId="1516186854">
    <w:abstractNumId w:val="14"/>
  </w:num>
  <w:num w:numId="13" w16cid:durableId="543372750">
    <w:abstractNumId w:val="27"/>
  </w:num>
  <w:num w:numId="14" w16cid:durableId="1857959038">
    <w:abstractNumId w:val="29"/>
  </w:num>
  <w:num w:numId="15" w16cid:durableId="115100978">
    <w:abstractNumId w:val="12"/>
  </w:num>
  <w:num w:numId="16" w16cid:durableId="1300769868">
    <w:abstractNumId w:val="38"/>
  </w:num>
  <w:num w:numId="17" w16cid:durableId="654728174">
    <w:abstractNumId w:val="42"/>
  </w:num>
  <w:num w:numId="18" w16cid:durableId="131411998">
    <w:abstractNumId w:val="34"/>
  </w:num>
  <w:num w:numId="19" w16cid:durableId="717556865">
    <w:abstractNumId w:val="22"/>
  </w:num>
  <w:num w:numId="20" w16cid:durableId="1541089432">
    <w:abstractNumId w:val="24"/>
  </w:num>
  <w:num w:numId="21" w16cid:durableId="312419174">
    <w:abstractNumId w:val="18"/>
  </w:num>
  <w:num w:numId="22" w16cid:durableId="1204563677">
    <w:abstractNumId w:val="37"/>
  </w:num>
  <w:num w:numId="23" w16cid:durableId="228348652">
    <w:abstractNumId w:val="36"/>
  </w:num>
  <w:num w:numId="24" w16cid:durableId="1950820729">
    <w:abstractNumId w:val="26"/>
  </w:num>
  <w:num w:numId="25" w16cid:durableId="779379064">
    <w:abstractNumId w:val="15"/>
  </w:num>
  <w:num w:numId="26" w16cid:durableId="227349160">
    <w:abstractNumId w:val="40"/>
  </w:num>
  <w:num w:numId="27" w16cid:durableId="1947423314">
    <w:abstractNumId w:val="10"/>
  </w:num>
  <w:num w:numId="28" w16cid:durableId="1349259314">
    <w:abstractNumId w:val="17"/>
  </w:num>
  <w:num w:numId="29" w16cid:durableId="136188099">
    <w:abstractNumId w:val="28"/>
  </w:num>
  <w:num w:numId="30" w16cid:durableId="825777221">
    <w:abstractNumId w:val="32"/>
  </w:num>
  <w:num w:numId="31" w16cid:durableId="269750887">
    <w:abstractNumId w:val="20"/>
  </w:num>
  <w:num w:numId="32" w16cid:durableId="716130669">
    <w:abstractNumId w:val="13"/>
  </w:num>
  <w:num w:numId="33" w16cid:durableId="207228051">
    <w:abstractNumId w:val="16"/>
  </w:num>
  <w:num w:numId="34" w16cid:durableId="463809923">
    <w:abstractNumId w:val="33"/>
  </w:num>
  <w:num w:numId="35" w16cid:durableId="1213466587">
    <w:abstractNumId w:val="31"/>
  </w:num>
  <w:num w:numId="36" w16cid:durableId="29772237">
    <w:abstractNumId w:val="45"/>
  </w:num>
  <w:num w:numId="37" w16cid:durableId="2045907752">
    <w:abstractNumId w:val="41"/>
  </w:num>
  <w:num w:numId="38" w16cid:durableId="649285166">
    <w:abstractNumId w:val="9"/>
  </w:num>
  <w:num w:numId="39" w16cid:durableId="2105570120">
    <w:abstractNumId w:val="7"/>
  </w:num>
  <w:num w:numId="40" w16cid:durableId="1642659889">
    <w:abstractNumId w:val="6"/>
  </w:num>
  <w:num w:numId="41" w16cid:durableId="334647472">
    <w:abstractNumId w:val="5"/>
  </w:num>
  <w:num w:numId="42" w16cid:durableId="1228806897">
    <w:abstractNumId w:val="4"/>
  </w:num>
  <w:num w:numId="43" w16cid:durableId="975834115">
    <w:abstractNumId w:val="8"/>
  </w:num>
  <w:num w:numId="44" w16cid:durableId="2013026968">
    <w:abstractNumId w:val="3"/>
  </w:num>
  <w:num w:numId="45" w16cid:durableId="1312490422">
    <w:abstractNumId w:val="2"/>
  </w:num>
  <w:num w:numId="46" w16cid:durableId="2099449460">
    <w:abstractNumId w:val="1"/>
  </w:num>
  <w:num w:numId="47" w16cid:durableId="960068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576"/>
  <w:doNotHyphenateCaps/>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3E94"/>
    <w:rsid w:val="00022457"/>
    <w:rsid w:val="00024C7B"/>
    <w:rsid w:val="00041E83"/>
    <w:rsid w:val="00050292"/>
    <w:rsid w:val="00050C2C"/>
    <w:rsid w:val="0008142B"/>
    <w:rsid w:val="000B1404"/>
    <w:rsid w:val="000B5B33"/>
    <w:rsid w:val="000C2CA1"/>
    <w:rsid w:val="000E553D"/>
    <w:rsid w:val="000F01DA"/>
    <w:rsid w:val="00140009"/>
    <w:rsid w:val="001517DE"/>
    <w:rsid w:val="00176C36"/>
    <w:rsid w:val="00185273"/>
    <w:rsid w:val="001B63A7"/>
    <w:rsid w:val="001C1B8D"/>
    <w:rsid w:val="001C62E5"/>
    <w:rsid w:val="001E564E"/>
    <w:rsid w:val="001F1E59"/>
    <w:rsid w:val="001F3FEF"/>
    <w:rsid w:val="0020152F"/>
    <w:rsid w:val="002161DD"/>
    <w:rsid w:val="0028132E"/>
    <w:rsid w:val="0028488D"/>
    <w:rsid w:val="002A03DC"/>
    <w:rsid w:val="002A3319"/>
    <w:rsid w:val="002B6252"/>
    <w:rsid w:val="002B66FE"/>
    <w:rsid w:val="00337484"/>
    <w:rsid w:val="003434F1"/>
    <w:rsid w:val="00347E62"/>
    <w:rsid w:val="003644A6"/>
    <w:rsid w:val="00394D2C"/>
    <w:rsid w:val="003A63E3"/>
    <w:rsid w:val="003B211C"/>
    <w:rsid w:val="003C396E"/>
    <w:rsid w:val="003E081B"/>
    <w:rsid w:val="003E3D2E"/>
    <w:rsid w:val="004238DE"/>
    <w:rsid w:val="004313DB"/>
    <w:rsid w:val="004622FD"/>
    <w:rsid w:val="004727B4"/>
    <w:rsid w:val="004A6D13"/>
    <w:rsid w:val="004B0EC3"/>
    <w:rsid w:val="004F14DE"/>
    <w:rsid w:val="004F6D57"/>
    <w:rsid w:val="004F6E1B"/>
    <w:rsid w:val="00523230"/>
    <w:rsid w:val="005365C1"/>
    <w:rsid w:val="00543D86"/>
    <w:rsid w:val="00557DEA"/>
    <w:rsid w:val="005A7769"/>
    <w:rsid w:val="005B2EF0"/>
    <w:rsid w:val="005D2CB9"/>
    <w:rsid w:val="005D4341"/>
    <w:rsid w:val="005E186F"/>
    <w:rsid w:val="005E778B"/>
    <w:rsid w:val="00600647"/>
    <w:rsid w:val="00605881"/>
    <w:rsid w:val="006250A3"/>
    <w:rsid w:val="0067221D"/>
    <w:rsid w:val="006835D7"/>
    <w:rsid w:val="0068618B"/>
    <w:rsid w:val="00690797"/>
    <w:rsid w:val="006A57BD"/>
    <w:rsid w:val="006B5D70"/>
    <w:rsid w:val="006D5FEA"/>
    <w:rsid w:val="006E0FB1"/>
    <w:rsid w:val="006E32A6"/>
    <w:rsid w:val="00701A6A"/>
    <w:rsid w:val="00703543"/>
    <w:rsid w:val="00703D28"/>
    <w:rsid w:val="007268F4"/>
    <w:rsid w:val="00756068"/>
    <w:rsid w:val="007A47C4"/>
    <w:rsid w:val="007A5961"/>
    <w:rsid w:val="007C1EAC"/>
    <w:rsid w:val="007D56DE"/>
    <w:rsid w:val="007F292F"/>
    <w:rsid w:val="0082276E"/>
    <w:rsid w:val="008355A8"/>
    <w:rsid w:val="00895592"/>
    <w:rsid w:val="008E02AB"/>
    <w:rsid w:val="008F3E94"/>
    <w:rsid w:val="00915620"/>
    <w:rsid w:val="00923F77"/>
    <w:rsid w:val="00924022"/>
    <w:rsid w:val="00924579"/>
    <w:rsid w:val="009331D0"/>
    <w:rsid w:val="00944EF8"/>
    <w:rsid w:val="0095465C"/>
    <w:rsid w:val="009554D5"/>
    <w:rsid w:val="00971451"/>
    <w:rsid w:val="009738F1"/>
    <w:rsid w:val="009D4BE1"/>
    <w:rsid w:val="00A06788"/>
    <w:rsid w:val="00A369C7"/>
    <w:rsid w:val="00A40545"/>
    <w:rsid w:val="00A66696"/>
    <w:rsid w:val="00A71CBA"/>
    <w:rsid w:val="00A831AC"/>
    <w:rsid w:val="00AB52F0"/>
    <w:rsid w:val="00B344E7"/>
    <w:rsid w:val="00B3785B"/>
    <w:rsid w:val="00B42BAC"/>
    <w:rsid w:val="00B531F4"/>
    <w:rsid w:val="00B640D0"/>
    <w:rsid w:val="00B674D4"/>
    <w:rsid w:val="00B74BE1"/>
    <w:rsid w:val="00B852D3"/>
    <w:rsid w:val="00B93FAD"/>
    <w:rsid w:val="00BB4CB1"/>
    <w:rsid w:val="00BB6EC5"/>
    <w:rsid w:val="00BC3370"/>
    <w:rsid w:val="00BC6072"/>
    <w:rsid w:val="00BE083F"/>
    <w:rsid w:val="00BE1F53"/>
    <w:rsid w:val="00BF6F41"/>
    <w:rsid w:val="00C248E9"/>
    <w:rsid w:val="00C25D2C"/>
    <w:rsid w:val="00C50DA9"/>
    <w:rsid w:val="00C520FD"/>
    <w:rsid w:val="00C60C4C"/>
    <w:rsid w:val="00C73CCD"/>
    <w:rsid w:val="00C76F4F"/>
    <w:rsid w:val="00C94283"/>
    <w:rsid w:val="00CA4C26"/>
    <w:rsid w:val="00CB5966"/>
    <w:rsid w:val="00CF7B70"/>
    <w:rsid w:val="00D10F65"/>
    <w:rsid w:val="00D37AF5"/>
    <w:rsid w:val="00D553D7"/>
    <w:rsid w:val="00D562BF"/>
    <w:rsid w:val="00D72BE1"/>
    <w:rsid w:val="00D846F4"/>
    <w:rsid w:val="00DA5957"/>
    <w:rsid w:val="00DD7655"/>
    <w:rsid w:val="00E20C7A"/>
    <w:rsid w:val="00E278CB"/>
    <w:rsid w:val="00E3516F"/>
    <w:rsid w:val="00E47BA6"/>
    <w:rsid w:val="00E51D8E"/>
    <w:rsid w:val="00E6472B"/>
    <w:rsid w:val="00E912FD"/>
    <w:rsid w:val="00EB6267"/>
    <w:rsid w:val="00ED0097"/>
    <w:rsid w:val="00ED3A8F"/>
    <w:rsid w:val="00EE1E47"/>
    <w:rsid w:val="00EF6C87"/>
    <w:rsid w:val="00F01909"/>
    <w:rsid w:val="00F1251F"/>
    <w:rsid w:val="00F128E2"/>
    <w:rsid w:val="00F216E9"/>
    <w:rsid w:val="00F31EA7"/>
    <w:rsid w:val="00F40F7A"/>
    <w:rsid w:val="00F66996"/>
    <w:rsid w:val="00F90A51"/>
    <w:rsid w:val="00F96B19"/>
    <w:rsid w:val="4D35B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CB0E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tabs>
        <w:tab w:val="right" w:pos="10080"/>
      </w:tabs>
      <w:ind w:right="-36"/>
      <w:jc w:val="right"/>
      <w:outlineLvl w:val="0"/>
    </w:pPr>
    <w:rPr>
      <w:rFonts w:ascii="Century Schoolbook" w:hAnsi="Century Schoolbook"/>
      <w:sz w:val="52"/>
      <w:u w:val="single"/>
    </w:rPr>
  </w:style>
  <w:style w:type="paragraph" w:styleId="Heading2">
    <w:name w:val="heading 2"/>
    <w:basedOn w:val="Normal"/>
    <w:next w:val="Normal"/>
    <w:qFormat/>
    <w:pPr>
      <w:keepNext/>
      <w:tabs>
        <w:tab w:val="left" w:pos="1170"/>
      </w:tabs>
      <w:outlineLvl w:val="1"/>
    </w:pPr>
    <w:rPr>
      <w:b/>
    </w:rPr>
  </w:style>
  <w:style w:type="paragraph" w:styleId="Heading3">
    <w:name w:val="heading 3"/>
    <w:basedOn w:val="Normal"/>
    <w:next w:val="Normal"/>
    <w:qFormat/>
    <w:rsid w:val="008F3E94"/>
    <w:pPr>
      <w:keepNext/>
      <w:spacing w:before="240" w:after="60"/>
      <w:outlineLvl w:val="2"/>
    </w:pPr>
    <w:rPr>
      <w:rFonts w:ascii="Arial" w:hAnsi="Arial" w:cs="Arial"/>
      <w:b/>
      <w:bCs/>
      <w:sz w:val="26"/>
      <w:szCs w:val="26"/>
    </w:rPr>
  </w:style>
  <w:style w:type="paragraph" w:styleId="Heading4">
    <w:name w:val="heading 4"/>
    <w:basedOn w:val="Normal"/>
    <w:next w:val="Normal"/>
    <w:qFormat/>
    <w:rsid w:val="008F3E94"/>
    <w:pPr>
      <w:keepNext/>
      <w:spacing w:before="240" w:after="60"/>
      <w:outlineLvl w:val="3"/>
    </w:pPr>
    <w:rPr>
      <w:b/>
      <w:bCs/>
      <w:sz w:val="28"/>
      <w:szCs w:val="28"/>
    </w:rPr>
  </w:style>
  <w:style w:type="paragraph" w:styleId="Heading5">
    <w:name w:val="heading 5"/>
    <w:basedOn w:val="Normal"/>
    <w:next w:val="Normal"/>
    <w:qFormat/>
    <w:rsid w:val="008F3E94"/>
    <w:pPr>
      <w:spacing w:before="240" w:after="60"/>
      <w:outlineLvl w:val="4"/>
    </w:pPr>
    <w:rPr>
      <w:b/>
      <w:bCs/>
      <w:i/>
      <w:iCs/>
      <w:sz w:val="26"/>
      <w:szCs w:val="26"/>
    </w:rPr>
  </w:style>
  <w:style w:type="paragraph" w:styleId="Heading6">
    <w:name w:val="heading 6"/>
    <w:basedOn w:val="Normal"/>
    <w:next w:val="Normal"/>
    <w:qFormat/>
    <w:rsid w:val="008F3E94"/>
    <w:pPr>
      <w:spacing w:before="240" w:after="60"/>
      <w:outlineLvl w:val="5"/>
    </w:pPr>
    <w:rPr>
      <w:b/>
      <w:bCs/>
      <w:sz w:val="22"/>
      <w:szCs w:val="22"/>
    </w:rPr>
  </w:style>
  <w:style w:type="paragraph" w:styleId="Heading7">
    <w:name w:val="heading 7"/>
    <w:basedOn w:val="Normal"/>
    <w:next w:val="Normal"/>
    <w:qFormat/>
    <w:rsid w:val="008F3E94"/>
    <w:pPr>
      <w:spacing w:before="240" w:after="60"/>
      <w:outlineLvl w:val="6"/>
    </w:pPr>
    <w:rPr>
      <w:sz w:val="24"/>
      <w:szCs w:val="24"/>
    </w:rPr>
  </w:style>
  <w:style w:type="paragraph" w:styleId="Heading8">
    <w:name w:val="heading 8"/>
    <w:basedOn w:val="Normal"/>
    <w:next w:val="Normal"/>
    <w:qFormat/>
    <w:rsid w:val="008F3E94"/>
    <w:pPr>
      <w:spacing w:before="240" w:after="60"/>
      <w:outlineLvl w:val="7"/>
    </w:pPr>
    <w:rPr>
      <w:i/>
      <w:iCs/>
      <w:sz w:val="24"/>
      <w:szCs w:val="24"/>
    </w:rPr>
  </w:style>
  <w:style w:type="paragraph" w:styleId="Heading9">
    <w:name w:val="heading 9"/>
    <w:basedOn w:val="Normal"/>
    <w:next w:val="Normal"/>
    <w:qFormat/>
    <w:rsid w:val="008F3E94"/>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b/>
      <w:sz w:val="24"/>
    </w:rPr>
  </w:style>
  <w:style w:type="paragraph" w:styleId="BodyTextIndent">
    <w:name w:val="Body Text Indent"/>
    <w:basedOn w:val="Normal"/>
    <w:pPr>
      <w:tabs>
        <w:tab w:val="left" w:pos="1800"/>
      </w:tabs>
      <w:ind w:left="1800" w:hanging="360"/>
    </w:pPr>
  </w:style>
  <w:style w:type="paragraph" w:styleId="BodyTextIndent2">
    <w:name w:val="Body Text Indent 2"/>
    <w:basedOn w:val="Normal"/>
    <w:pPr>
      <w:ind w:left="1440"/>
    </w:pPr>
  </w:style>
  <w:style w:type="paragraph" w:styleId="BodyTextIndent3">
    <w:name w:val="Body Text Indent 3"/>
    <w:basedOn w:val="Normal"/>
    <w:pPr>
      <w:tabs>
        <w:tab w:val="left" w:pos="2160"/>
      </w:tabs>
      <w:ind w:left="2160" w:hanging="360"/>
    </w:pPr>
  </w:style>
  <w:style w:type="paragraph" w:styleId="Subtitle">
    <w:name w:val="Subtitle"/>
    <w:basedOn w:val="Normal"/>
    <w:qFormat/>
    <w:pPr>
      <w:tabs>
        <w:tab w:val="left" w:pos="1170"/>
      </w:tabs>
    </w:pPr>
    <w:rPr>
      <w:b/>
    </w:rPr>
  </w:style>
  <w:style w:type="paragraph" w:customStyle="1" w:styleId="Title1">
    <w:name w:val="Title1"/>
    <w:basedOn w:val="Normal"/>
    <w:pPr>
      <w:tabs>
        <w:tab w:val="left" w:pos="720"/>
        <w:tab w:val="left" w:pos="1440"/>
        <w:tab w:val="left" w:pos="2160"/>
      </w:tabs>
      <w:spacing w:before="240"/>
      <w:ind w:left="720" w:hanging="720"/>
    </w:pPr>
    <w:rPr>
      <w:rFonts w:ascii="Arial" w:hAnsi="Arial" w:cs="Arial"/>
      <w:b/>
      <w:bCs/>
    </w:rPr>
  </w:style>
  <w:style w:type="paragraph" w:customStyle="1" w:styleId="Title2">
    <w:name w:val="Title2"/>
    <w:basedOn w:val="Title1"/>
  </w:style>
  <w:style w:type="paragraph" w:customStyle="1" w:styleId="Title3">
    <w:name w:val="Title3"/>
    <w:basedOn w:val="Title2"/>
  </w:style>
  <w:style w:type="paragraph" w:customStyle="1" w:styleId="upar1">
    <w:name w:val="upar1"/>
    <w:basedOn w:val="Normal"/>
    <w:pPr>
      <w:tabs>
        <w:tab w:val="left" w:pos="720"/>
        <w:tab w:val="left" w:pos="1440"/>
      </w:tabs>
      <w:spacing w:before="240"/>
    </w:pPr>
    <w:rPr>
      <w:rFonts w:ascii="Arial" w:hAnsi="Arial" w:cs="Arial"/>
    </w:rPr>
  </w:style>
  <w:style w:type="paragraph" w:customStyle="1" w:styleId="upar2">
    <w:name w:val="upar2"/>
    <w:basedOn w:val="upar1"/>
    <w:pPr>
      <w:ind w:left="720"/>
    </w:pPr>
    <w:rPr>
      <w:szCs w:val="24"/>
    </w:rPr>
  </w:style>
  <w:style w:type="paragraph" w:customStyle="1" w:styleId="upar3">
    <w:name w:val="upar3"/>
    <w:basedOn w:val="upar1"/>
    <w:pPr>
      <w:ind w:left="1440"/>
    </w:pPr>
  </w:style>
  <w:style w:type="paragraph" w:customStyle="1" w:styleId="upar4">
    <w:name w:val="upar4"/>
    <w:basedOn w:val="upar1"/>
    <w:pPr>
      <w:ind w:left="2160"/>
    </w:pPr>
  </w:style>
  <w:style w:type="paragraph" w:customStyle="1" w:styleId="upar5">
    <w:name w:val="upar5"/>
    <w:basedOn w:val="upar1"/>
    <w:pPr>
      <w:ind w:left="2880"/>
    </w:pPr>
  </w:style>
  <w:style w:type="paragraph" w:customStyle="1" w:styleId="upar6">
    <w:name w:val="upar6"/>
    <w:basedOn w:val="upar1"/>
    <w:pPr>
      <w:ind w:left="3600"/>
    </w:pPr>
  </w:style>
  <w:style w:type="paragraph" w:customStyle="1" w:styleId="par1">
    <w:name w:val="par1"/>
    <w:basedOn w:val="Normal"/>
    <w:pPr>
      <w:tabs>
        <w:tab w:val="left" w:pos="720"/>
        <w:tab w:val="left" w:pos="1440"/>
        <w:tab w:val="left" w:pos="2160"/>
      </w:tabs>
      <w:spacing w:before="240"/>
      <w:ind w:left="720" w:hanging="720"/>
    </w:pPr>
    <w:rPr>
      <w:rFonts w:ascii="Arial" w:hAnsi="Arial"/>
      <w:szCs w:val="24"/>
    </w:rPr>
  </w:style>
  <w:style w:type="paragraph" w:customStyle="1" w:styleId="par2">
    <w:name w:val="par2"/>
    <w:basedOn w:val="par1"/>
    <w:pPr>
      <w:ind w:left="1440"/>
    </w:pPr>
  </w:style>
  <w:style w:type="paragraph" w:customStyle="1" w:styleId="par3">
    <w:name w:val="par3"/>
    <w:basedOn w:val="par1"/>
    <w:pPr>
      <w:ind w:left="2160"/>
    </w:pPr>
  </w:style>
  <w:style w:type="paragraph" w:customStyle="1" w:styleId="par4">
    <w:name w:val="par4"/>
    <w:basedOn w:val="par1"/>
    <w:pPr>
      <w:ind w:left="2880"/>
    </w:pPr>
  </w:style>
  <w:style w:type="paragraph" w:customStyle="1" w:styleId="par5">
    <w:name w:val="par5"/>
    <w:basedOn w:val="par1"/>
    <w:pPr>
      <w:ind w:left="3600"/>
    </w:pPr>
  </w:style>
  <w:style w:type="character" w:customStyle="1" w:styleId="InlineGraphic">
    <w:name w:val="Inline Graphic"/>
    <w:rPr>
      <w:rFonts w:ascii="Arial" w:hAnsi="Arial" w:cs="Arial"/>
      <w:color w:val="FF6600"/>
      <w:sz w:val="20"/>
      <w:szCs w:val="20"/>
    </w:rPr>
  </w:style>
  <w:style w:type="paragraph" w:customStyle="1" w:styleId="Footnote">
    <w:name w:val="Footnote"/>
    <w:basedOn w:val="Normal"/>
    <w:pPr>
      <w:spacing w:before="120"/>
    </w:pPr>
    <w:rPr>
      <w:rFonts w:ascii="Arial" w:hAnsi="Arial"/>
      <w:sz w:val="16"/>
      <w:szCs w:val="16"/>
    </w:rPr>
  </w:style>
  <w:style w:type="paragraph" w:customStyle="1" w:styleId="figure-caption">
    <w:name w:val="figure-caption"/>
    <w:basedOn w:val="Normal"/>
    <w:pPr>
      <w:spacing w:before="240"/>
    </w:pPr>
    <w:rPr>
      <w:rFonts w:ascii="Arial" w:hAnsi="Arial"/>
      <w:color w:val="800080"/>
    </w:rPr>
  </w:style>
  <w:style w:type="paragraph" w:customStyle="1" w:styleId="figure-filename">
    <w:name w:val="figure-filename"/>
    <w:basedOn w:val="Normal"/>
    <w:rPr>
      <w:rFonts w:ascii="Arial" w:hAnsi="Arial"/>
      <w:color w:val="800080"/>
    </w:rPr>
  </w:style>
  <w:style w:type="paragraph" w:customStyle="1" w:styleId="Department">
    <w:name w:val="Department"/>
    <w:pPr>
      <w:jc w:val="center"/>
    </w:pPr>
    <w:rPr>
      <w:rFonts w:ascii="Arial" w:hAnsi="Arial" w:cs="Arial"/>
      <w:b/>
      <w:bCs/>
      <w:caps/>
      <w:sz w:val="28"/>
      <w:szCs w:val="28"/>
    </w:rPr>
  </w:style>
  <w:style w:type="paragraph" w:customStyle="1" w:styleId="Agency">
    <w:name w:val="Agency"/>
    <w:basedOn w:val="Normal"/>
    <w:pPr>
      <w:spacing w:before="240"/>
      <w:jc w:val="center"/>
    </w:pPr>
    <w:rPr>
      <w:rFonts w:ascii="Arial" w:hAnsi="Arial"/>
      <w:b/>
      <w:bCs/>
      <w:sz w:val="28"/>
      <w:szCs w:val="28"/>
    </w:rPr>
  </w:style>
  <w:style w:type="paragraph" w:customStyle="1" w:styleId="CCRNumber">
    <w:name w:val="CCR Number"/>
    <w:pPr>
      <w:spacing w:before="240"/>
      <w:jc w:val="center"/>
    </w:pPr>
    <w:rPr>
      <w:rFonts w:ascii="Arial" w:hAnsi="Arial" w:cs="Arial"/>
      <w:b/>
      <w:bCs/>
      <w:caps/>
      <w:sz w:val="24"/>
      <w:szCs w:val="24"/>
    </w:rPr>
  </w:style>
  <w:style w:type="paragraph" w:customStyle="1" w:styleId="CCRTitle">
    <w:name w:val="CCR Title"/>
    <w:pPr>
      <w:spacing w:before="240"/>
      <w:jc w:val="center"/>
    </w:pPr>
    <w:rPr>
      <w:rFonts w:ascii="Arial" w:hAnsi="Arial" w:cs="Arial"/>
      <w:b/>
      <w:bCs/>
      <w:caps/>
      <w:sz w:val="24"/>
      <w:szCs w:val="24"/>
    </w:rPr>
  </w:style>
  <w:style w:type="character" w:customStyle="1" w:styleId="upar1Char">
    <w:name w:val="upar1 Char"/>
    <w:rPr>
      <w:rFonts w:ascii="Arial" w:hAnsi="Arial" w:cs="Arial"/>
      <w:lang w:val="en-US" w:eastAsia="en-US" w:bidi="ar-SA"/>
    </w:rPr>
  </w:style>
  <w:style w:type="character" w:customStyle="1" w:styleId="par1Char">
    <w:name w:val="par1 Char"/>
    <w:rPr>
      <w:rFonts w:ascii="Arial" w:hAnsi="Arial"/>
      <w:szCs w:val="24"/>
      <w:lang w:val="en-US" w:eastAsia="en-US" w:bidi="ar-SA"/>
    </w:rPr>
  </w:style>
  <w:style w:type="character" w:customStyle="1" w:styleId="par3Char">
    <w:name w:val="par3 Char"/>
    <w:rPr>
      <w:rFonts w:ascii="Arial" w:hAnsi="Arial"/>
      <w:szCs w:val="24"/>
      <w:lang w:val="en-US" w:eastAsia="en-US" w:bidi="ar-SA"/>
    </w:rPr>
  </w:style>
  <w:style w:type="paragraph" w:styleId="BalloonText">
    <w:name w:val="Balloon Text"/>
    <w:basedOn w:val="Normal"/>
    <w:semiHidden/>
    <w:rsid w:val="008F3E94"/>
    <w:rPr>
      <w:rFonts w:ascii="Tahoma" w:hAnsi="Tahoma" w:cs="Tahoma"/>
      <w:sz w:val="16"/>
      <w:szCs w:val="16"/>
    </w:rPr>
  </w:style>
  <w:style w:type="paragraph" w:styleId="BlockText">
    <w:name w:val="Block Text"/>
    <w:basedOn w:val="Normal"/>
    <w:rsid w:val="008F3E94"/>
    <w:pPr>
      <w:spacing w:after="120"/>
      <w:ind w:left="1440" w:right="1440"/>
    </w:pPr>
  </w:style>
  <w:style w:type="paragraph" w:styleId="BodyText">
    <w:name w:val="Body Text"/>
    <w:basedOn w:val="Normal"/>
    <w:rsid w:val="008F3E94"/>
    <w:pPr>
      <w:spacing w:after="120"/>
    </w:pPr>
  </w:style>
  <w:style w:type="paragraph" w:styleId="BodyText2">
    <w:name w:val="Body Text 2"/>
    <w:basedOn w:val="Normal"/>
    <w:rsid w:val="008F3E94"/>
    <w:pPr>
      <w:spacing w:after="120" w:line="480" w:lineRule="auto"/>
    </w:pPr>
  </w:style>
  <w:style w:type="paragraph" w:styleId="BodyText3">
    <w:name w:val="Body Text 3"/>
    <w:basedOn w:val="Normal"/>
    <w:rsid w:val="008F3E94"/>
    <w:pPr>
      <w:spacing w:after="120"/>
    </w:pPr>
    <w:rPr>
      <w:sz w:val="16"/>
      <w:szCs w:val="16"/>
    </w:rPr>
  </w:style>
  <w:style w:type="paragraph" w:styleId="BodyTextFirstIndent">
    <w:name w:val="Body Text First Indent"/>
    <w:basedOn w:val="BodyText"/>
    <w:rsid w:val="008F3E94"/>
    <w:pPr>
      <w:ind w:firstLine="210"/>
    </w:pPr>
  </w:style>
  <w:style w:type="paragraph" w:styleId="BodyTextFirstIndent2">
    <w:name w:val="Body Text First Indent 2"/>
    <w:basedOn w:val="BodyTextIndent"/>
    <w:rsid w:val="008F3E94"/>
    <w:pPr>
      <w:tabs>
        <w:tab w:val="clear" w:pos="1800"/>
      </w:tabs>
      <w:spacing w:after="120"/>
      <w:ind w:left="360" w:firstLine="210"/>
    </w:pPr>
  </w:style>
  <w:style w:type="paragraph" w:styleId="Caption">
    <w:name w:val="caption"/>
    <w:basedOn w:val="Normal"/>
    <w:next w:val="Normal"/>
    <w:qFormat/>
    <w:rsid w:val="008F3E94"/>
    <w:rPr>
      <w:b/>
      <w:bCs/>
    </w:rPr>
  </w:style>
  <w:style w:type="paragraph" w:styleId="Closing">
    <w:name w:val="Closing"/>
    <w:basedOn w:val="Normal"/>
    <w:rsid w:val="008F3E94"/>
    <w:pPr>
      <w:ind w:left="4320"/>
    </w:pPr>
  </w:style>
  <w:style w:type="paragraph" w:styleId="CommentText">
    <w:name w:val="annotation text"/>
    <w:basedOn w:val="Normal"/>
    <w:semiHidden/>
    <w:rsid w:val="008F3E94"/>
  </w:style>
  <w:style w:type="paragraph" w:styleId="CommentSubject">
    <w:name w:val="annotation subject"/>
    <w:basedOn w:val="CommentText"/>
    <w:next w:val="CommentText"/>
    <w:semiHidden/>
    <w:rsid w:val="008F3E94"/>
    <w:rPr>
      <w:b/>
      <w:bCs/>
    </w:rPr>
  </w:style>
  <w:style w:type="paragraph" w:styleId="Date">
    <w:name w:val="Date"/>
    <w:basedOn w:val="Normal"/>
    <w:next w:val="Normal"/>
    <w:rsid w:val="008F3E94"/>
  </w:style>
  <w:style w:type="paragraph" w:styleId="DocumentMap">
    <w:name w:val="Document Map"/>
    <w:basedOn w:val="Normal"/>
    <w:semiHidden/>
    <w:rsid w:val="008F3E94"/>
    <w:pPr>
      <w:shd w:val="clear" w:color="auto" w:fill="000080"/>
    </w:pPr>
    <w:rPr>
      <w:rFonts w:ascii="Tahoma" w:hAnsi="Tahoma" w:cs="Tahoma"/>
    </w:rPr>
  </w:style>
  <w:style w:type="paragraph" w:styleId="E-mailSignature">
    <w:name w:val="E-mail Signature"/>
    <w:basedOn w:val="Normal"/>
    <w:rsid w:val="008F3E94"/>
  </w:style>
  <w:style w:type="paragraph" w:styleId="EndnoteText">
    <w:name w:val="endnote text"/>
    <w:basedOn w:val="Normal"/>
    <w:semiHidden/>
    <w:rsid w:val="008F3E94"/>
  </w:style>
  <w:style w:type="paragraph" w:styleId="EnvelopeAddress">
    <w:name w:val="envelope address"/>
    <w:basedOn w:val="Normal"/>
    <w:rsid w:val="008F3E94"/>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8F3E94"/>
    <w:rPr>
      <w:rFonts w:ascii="Arial" w:hAnsi="Arial" w:cs="Arial"/>
    </w:rPr>
  </w:style>
  <w:style w:type="paragraph" w:styleId="FootnoteText">
    <w:name w:val="footnote text"/>
    <w:basedOn w:val="Normal"/>
    <w:semiHidden/>
    <w:rsid w:val="008F3E94"/>
  </w:style>
  <w:style w:type="paragraph" w:styleId="HTMLAddress">
    <w:name w:val="HTML Address"/>
    <w:basedOn w:val="Normal"/>
    <w:rsid w:val="008F3E94"/>
    <w:rPr>
      <w:i/>
      <w:iCs/>
    </w:rPr>
  </w:style>
  <w:style w:type="paragraph" w:styleId="HTMLPreformatted">
    <w:name w:val="HTML Preformatted"/>
    <w:basedOn w:val="Normal"/>
    <w:rsid w:val="008F3E94"/>
    <w:rPr>
      <w:rFonts w:ascii="Courier New" w:hAnsi="Courier New" w:cs="Courier New"/>
    </w:rPr>
  </w:style>
  <w:style w:type="paragraph" w:styleId="Index1">
    <w:name w:val="index 1"/>
    <w:basedOn w:val="Normal"/>
    <w:next w:val="Normal"/>
    <w:autoRedefine/>
    <w:semiHidden/>
    <w:rsid w:val="008F3E94"/>
    <w:pPr>
      <w:ind w:left="200" w:hanging="200"/>
    </w:pPr>
  </w:style>
  <w:style w:type="paragraph" w:styleId="Index2">
    <w:name w:val="index 2"/>
    <w:basedOn w:val="Normal"/>
    <w:next w:val="Normal"/>
    <w:autoRedefine/>
    <w:semiHidden/>
    <w:rsid w:val="008F3E94"/>
    <w:pPr>
      <w:ind w:left="400" w:hanging="200"/>
    </w:pPr>
  </w:style>
  <w:style w:type="paragraph" w:styleId="Index3">
    <w:name w:val="index 3"/>
    <w:basedOn w:val="Normal"/>
    <w:next w:val="Normal"/>
    <w:autoRedefine/>
    <w:semiHidden/>
    <w:rsid w:val="008F3E94"/>
    <w:pPr>
      <w:ind w:left="600" w:hanging="200"/>
    </w:pPr>
  </w:style>
  <w:style w:type="paragraph" w:styleId="Index4">
    <w:name w:val="index 4"/>
    <w:basedOn w:val="Normal"/>
    <w:next w:val="Normal"/>
    <w:autoRedefine/>
    <w:semiHidden/>
    <w:rsid w:val="008F3E94"/>
    <w:pPr>
      <w:ind w:left="800" w:hanging="200"/>
    </w:pPr>
  </w:style>
  <w:style w:type="paragraph" w:styleId="Index5">
    <w:name w:val="index 5"/>
    <w:basedOn w:val="Normal"/>
    <w:next w:val="Normal"/>
    <w:autoRedefine/>
    <w:semiHidden/>
    <w:rsid w:val="008F3E94"/>
    <w:pPr>
      <w:ind w:left="1000" w:hanging="200"/>
    </w:pPr>
  </w:style>
  <w:style w:type="paragraph" w:styleId="Index6">
    <w:name w:val="index 6"/>
    <w:basedOn w:val="Normal"/>
    <w:next w:val="Normal"/>
    <w:autoRedefine/>
    <w:semiHidden/>
    <w:rsid w:val="008F3E94"/>
    <w:pPr>
      <w:ind w:left="1200" w:hanging="200"/>
    </w:pPr>
  </w:style>
  <w:style w:type="paragraph" w:styleId="Index7">
    <w:name w:val="index 7"/>
    <w:basedOn w:val="Normal"/>
    <w:next w:val="Normal"/>
    <w:autoRedefine/>
    <w:semiHidden/>
    <w:rsid w:val="008F3E94"/>
    <w:pPr>
      <w:ind w:left="1400" w:hanging="200"/>
    </w:pPr>
  </w:style>
  <w:style w:type="paragraph" w:styleId="Index8">
    <w:name w:val="index 8"/>
    <w:basedOn w:val="Normal"/>
    <w:next w:val="Normal"/>
    <w:autoRedefine/>
    <w:semiHidden/>
    <w:rsid w:val="008F3E94"/>
    <w:pPr>
      <w:ind w:left="1600" w:hanging="200"/>
    </w:pPr>
  </w:style>
  <w:style w:type="paragraph" w:styleId="Index9">
    <w:name w:val="index 9"/>
    <w:basedOn w:val="Normal"/>
    <w:next w:val="Normal"/>
    <w:autoRedefine/>
    <w:semiHidden/>
    <w:rsid w:val="008F3E94"/>
    <w:pPr>
      <w:ind w:left="1800" w:hanging="200"/>
    </w:pPr>
  </w:style>
  <w:style w:type="paragraph" w:styleId="IndexHeading">
    <w:name w:val="index heading"/>
    <w:basedOn w:val="Normal"/>
    <w:next w:val="Index1"/>
    <w:semiHidden/>
    <w:rsid w:val="008F3E94"/>
    <w:rPr>
      <w:rFonts w:ascii="Arial" w:hAnsi="Arial" w:cs="Arial"/>
      <w:b/>
      <w:bCs/>
    </w:rPr>
  </w:style>
  <w:style w:type="paragraph" w:styleId="List">
    <w:name w:val="List"/>
    <w:basedOn w:val="Normal"/>
    <w:rsid w:val="008F3E94"/>
    <w:pPr>
      <w:ind w:left="360" w:hanging="360"/>
    </w:pPr>
  </w:style>
  <w:style w:type="paragraph" w:styleId="List2">
    <w:name w:val="List 2"/>
    <w:basedOn w:val="Normal"/>
    <w:rsid w:val="008F3E94"/>
    <w:pPr>
      <w:ind w:left="720" w:hanging="360"/>
    </w:pPr>
  </w:style>
  <w:style w:type="paragraph" w:styleId="List3">
    <w:name w:val="List 3"/>
    <w:basedOn w:val="Normal"/>
    <w:rsid w:val="008F3E94"/>
    <w:pPr>
      <w:ind w:left="1080" w:hanging="360"/>
    </w:pPr>
  </w:style>
  <w:style w:type="paragraph" w:styleId="List4">
    <w:name w:val="List 4"/>
    <w:basedOn w:val="Normal"/>
    <w:rsid w:val="008F3E94"/>
    <w:pPr>
      <w:ind w:left="1440" w:hanging="360"/>
    </w:pPr>
  </w:style>
  <w:style w:type="paragraph" w:styleId="List5">
    <w:name w:val="List 5"/>
    <w:basedOn w:val="Normal"/>
    <w:rsid w:val="008F3E94"/>
    <w:pPr>
      <w:ind w:left="1800" w:hanging="360"/>
    </w:pPr>
  </w:style>
  <w:style w:type="paragraph" w:styleId="ListBullet">
    <w:name w:val="List Bullet"/>
    <w:basedOn w:val="Normal"/>
    <w:rsid w:val="008F3E94"/>
    <w:pPr>
      <w:numPr>
        <w:numId w:val="38"/>
      </w:numPr>
    </w:pPr>
  </w:style>
  <w:style w:type="paragraph" w:styleId="ListBullet2">
    <w:name w:val="List Bullet 2"/>
    <w:basedOn w:val="Normal"/>
    <w:rsid w:val="008F3E94"/>
    <w:pPr>
      <w:numPr>
        <w:numId w:val="39"/>
      </w:numPr>
    </w:pPr>
  </w:style>
  <w:style w:type="paragraph" w:styleId="ListBullet3">
    <w:name w:val="List Bullet 3"/>
    <w:basedOn w:val="Normal"/>
    <w:rsid w:val="008F3E94"/>
    <w:pPr>
      <w:numPr>
        <w:numId w:val="40"/>
      </w:numPr>
    </w:pPr>
  </w:style>
  <w:style w:type="paragraph" w:styleId="ListBullet4">
    <w:name w:val="List Bullet 4"/>
    <w:basedOn w:val="Normal"/>
    <w:rsid w:val="008F3E94"/>
    <w:pPr>
      <w:numPr>
        <w:numId w:val="41"/>
      </w:numPr>
    </w:pPr>
  </w:style>
  <w:style w:type="paragraph" w:styleId="ListBullet5">
    <w:name w:val="List Bullet 5"/>
    <w:basedOn w:val="Normal"/>
    <w:rsid w:val="008F3E94"/>
    <w:pPr>
      <w:numPr>
        <w:numId w:val="42"/>
      </w:numPr>
    </w:pPr>
  </w:style>
  <w:style w:type="paragraph" w:styleId="ListContinue">
    <w:name w:val="List Continue"/>
    <w:basedOn w:val="Normal"/>
    <w:rsid w:val="008F3E94"/>
    <w:pPr>
      <w:spacing w:after="120"/>
      <w:ind w:left="360"/>
    </w:pPr>
  </w:style>
  <w:style w:type="paragraph" w:styleId="ListContinue2">
    <w:name w:val="List Continue 2"/>
    <w:basedOn w:val="Normal"/>
    <w:rsid w:val="008F3E94"/>
    <w:pPr>
      <w:spacing w:after="120"/>
      <w:ind w:left="720"/>
    </w:pPr>
  </w:style>
  <w:style w:type="paragraph" w:styleId="ListContinue3">
    <w:name w:val="List Continue 3"/>
    <w:basedOn w:val="Normal"/>
    <w:rsid w:val="008F3E94"/>
    <w:pPr>
      <w:spacing w:after="120"/>
      <w:ind w:left="1080"/>
    </w:pPr>
  </w:style>
  <w:style w:type="paragraph" w:styleId="ListContinue4">
    <w:name w:val="List Continue 4"/>
    <w:basedOn w:val="Normal"/>
    <w:rsid w:val="008F3E94"/>
    <w:pPr>
      <w:spacing w:after="120"/>
      <w:ind w:left="1440"/>
    </w:pPr>
  </w:style>
  <w:style w:type="paragraph" w:styleId="ListContinue5">
    <w:name w:val="List Continue 5"/>
    <w:basedOn w:val="Normal"/>
    <w:rsid w:val="008F3E94"/>
    <w:pPr>
      <w:spacing w:after="120"/>
      <w:ind w:left="1800"/>
    </w:pPr>
  </w:style>
  <w:style w:type="paragraph" w:styleId="ListNumber">
    <w:name w:val="List Number"/>
    <w:basedOn w:val="Normal"/>
    <w:rsid w:val="008F3E94"/>
    <w:pPr>
      <w:numPr>
        <w:numId w:val="43"/>
      </w:numPr>
    </w:pPr>
  </w:style>
  <w:style w:type="paragraph" w:styleId="ListNumber2">
    <w:name w:val="List Number 2"/>
    <w:basedOn w:val="Normal"/>
    <w:rsid w:val="008F3E94"/>
    <w:pPr>
      <w:numPr>
        <w:numId w:val="44"/>
      </w:numPr>
    </w:pPr>
  </w:style>
  <w:style w:type="paragraph" w:styleId="ListNumber3">
    <w:name w:val="List Number 3"/>
    <w:basedOn w:val="Normal"/>
    <w:rsid w:val="008F3E94"/>
    <w:pPr>
      <w:numPr>
        <w:numId w:val="45"/>
      </w:numPr>
    </w:pPr>
  </w:style>
  <w:style w:type="paragraph" w:styleId="ListNumber4">
    <w:name w:val="List Number 4"/>
    <w:basedOn w:val="Normal"/>
    <w:rsid w:val="008F3E94"/>
    <w:pPr>
      <w:numPr>
        <w:numId w:val="46"/>
      </w:numPr>
    </w:pPr>
  </w:style>
  <w:style w:type="paragraph" w:styleId="ListNumber5">
    <w:name w:val="List Number 5"/>
    <w:basedOn w:val="Normal"/>
    <w:rsid w:val="008F3E94"/>
    <w:pPr>
      <w:numPr>
        <w:numId w:val="47"/>
      </w:numPr>
    </w:pPr>
  </w:style>
  <w:style w:type="paragraph" w:styleId="MacroText">
    <w:name w:val="macro"/>
    <w:semiHidden/>
    <w:rsid w:val="008F3E9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8F3E94"/>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rsid w:val="008F3E94"/>
    <w:rPr>
      <w:sz w:val="24"/>
      <w:szCs w:val="24"/>
    </w:rPr>
  </w:style>
  <w:style w:type="paragraph" w:styleId="NormalIndent">
    <w:name w:val="Normal Indent"/>
    <w:basedOn w:val="Normal"/>
    <w:rsid w:val="008F3E94"/>
    <w:pPr>
      <w:ind w:left="720"/>
    </w:pPr>
  </w:style>
  <w:style w:type="paragraph" w:styleId="NoteHeading">
    <w:name w:val="Note Heading"/>
    <w:basedOn w:val="Normal"/>
    <w:next w:val="Normal"/>
    <w:rsid w:val="008F3E94"/>
  </w:style>
  <w:style w:type="paragraph" w:styleId="PlainText">
    <w:name w:val="Plain Text"/>
    <w:basedOn w:val="Normal"/>
    <w:rsid w:val="008F3E94"/>
    <w:rPr>
      <w:rFonts w:ascii="Courier New" w:hAnsi="Courier New" w:cs="Courier New"/>
    </w:rPr>
  </w:style>
  <w:style w:type="paragraph" w:styleId="Salutation">
    <w:name w:val="Salutation"/>
    <w:basedOn w:val="Normal"/>
    <w:next w:val="Normal"/>
    <w:rsid w:val="008F3E94"/>
  </w:style>
  <w:style w:type="paragraph" w:styleId="Signature">
    <w:name w:val="Signature"/>
    <w:basedOn w:val="Normal"/>
    <w:rsid w:val="008F3E94"/>
    <w:pPr>
      <w:ind w:left="4320"/>
    </w:pPr>
  </w:style>
  <w:style w:type="paragraph" w:styleId="TableofAuthorities">
    <w:name w:val="table of authorities"/>
    <w:basedOn w:val="Normal"/>
    <w:next w:val="Normal"/>
    <w:semiHidden/>
    <w:rsid w:val="008F3E94"/>
    <w:pPr>
      <w:ind w:left="200" w:hanging="200"/>
    </w:pPr>
  </w:style>
  <w:style w:type="paragraph" w:styleId="TableofFigures">
    <w:name w:val="table of figures"/>
    <w:basedOn w:val="Normal"/>
    <w:next w:val="Normal"/>
    <w:semiHidden/>
    <w:rsid w:val="008F3E94"/>
  </w:style>
  <w:style w:type="paragraph" w:styleId="TOAHeading">
    <w:name w:val="toa heading"/>
    <w:basedOn w:val="Normal"/>
    <w:next w:val="Normal"/>
    <w:semiHidden/>
    <w:rsid w:val="008F3E94"/>
    <w:pPr>
      <w:spacing w:before="120"/>
    </w:pPr>
    <w:rPr>
      <w:rFonts w:ascii="Arial" w:hAnsi="Arial" w:cs="Arial"/>
      <w:b/>
      <w:bCs/>
      <w:sz w:val="24"/>
      <w:szCs w:val="24"/>
    </w:rPr>
  </w:style>
  <w:style w:type="paragraph" w:styleId="TOC1">
    <w:name w:val="toc 1"/>
    <w:basedOn w:val="Normal"/>
    <w:next w:val="Normal"/>
    <w:autoRedefine/>
    <w:semiHidden/>
    <w:rsid w:val="008F3E94"/>
  </w:style>
  <w:style w:type="paragraph" w:styleId="TOC2">
    <w:name w:val="toc 2"/>
    <w:basedOn w:val="Normal"/>
    <w:next w:val="Normal"/>
    <w:autoRedefine/>
    <w:semiHidden/>
    <w:rsid w:val="008F3E94"/>
    <w:pPr>
      <w:ind w:left="200"/>
    </w:pPr>
  </w:style>
  <w:style w:type="paragraph" w:styleId="TOC3">
    <w:name w:val="toc 3"/>
    <w:basedOn w:val="Normal"/>
    <w:next w:val="Normal"/>
    <w:autoRedefine/>
    <w:semiHidden/>
    <w:rsid w:val="008F3E94"/>
    <w:pPr>
      <w:ind w:left="400"/>
    </w:pPr>
  </w:style>
  <w:style w:type="paragraph" w:styleId="TOC4">
    <w:name w:val="toc 4"/>
    <w:basedOn w:val="Normal"/>
    <w:next w:val="Normal"/>
    <w:autoRedefine/>
    <w:semiHidden/>
    <w:rsid w:val="008F3E94"/>
    <w:pPr>
      <w:ind w:left="600"/>
    </w:pPr>
  </w:style>
  <w:style w:type="paragraph" w:styleId="TOC5">
    <w:name w:val="toc 5"/>
    <w:basedOn w:val="Normal"/>
    <w:next w:val="Normal"/>
    <w:autoRedefine/>
    <w:semiHidden/>
    <w:rsid w:val="008F3E94"/>
    <w:pPr>
      <w:ind w:left="800"/>
    </w:pPr>
  </w:style>
  <w:style w:type="paragraph" w:styleId="TOC6">
    <w:name w:val="toc 6"/>
    <w:basedOn w:val="Normal"/>
    <w:next w:val="Normal"/>
    <w:autoRedefine/>
    <w:semiHidden/>
    <w:rsid w:val="008F3E94"/>
    <w:pPr>
      <w:ind w:left="1000"/>
    </w:pPr>
  </w:style>
  <w:style w:type="paragraph" w:styleId="TOC7">
    <w:name w:val="toc 7"/>
    <w:basedOn w:val="Normal"/>
    <w:next w:val="Normal"/>
    <w:autoRedefine/>
    <w:semiHidden/>
    <w:rsid w:val="008F3E94"/>
    <w:pPr>
      <w:ind w:left="1200"/>
    </w:pPr>
  </w:style>
  <w:style w:type="paragraph" w:styleId="TOC8">
    <w:name w:val="toc 8"/>
    <w:basedOn w:val="Normal"/>
    <w:next w:val="Normal"/>
    <w:autoRedefine/>
    <w:semiHidden/>
    <w:rsid w:val="008F3E94"/>
    <w:pPr>
      <w:ind w:left="1400"/>
    </w:pPr>
  </w:style>
  <w:style w:type="paragraph" w:styleId="TOC9">
    <w:name w:val="toc 9"/>
    <w:basedOn w:val="Normal"/>
    <w:next w:val="Normal"/>
    <w:autoRedefine/>
    <w:semiHidden/>
    <w:rsid w:val="008F3E94"/>
    <w:pPr>
      <w:ind w:left="1600"/>
    </w:pPr>
  </w:style>
  <w:style w:type="character" w:styleId="CommentReference">
    <w:name w:val="annotation reference"/>
    <w:rsid w:val="00C73CCD"/>
    <w:rPr>
      <w:sz w:val="16"/>
      <w:szCs w:val="16"/>
    </w:rPr>
  </w:style>
  <w:style w:type="character" w:styleId="Hyperlink">
    <w:name w:val="Hyperlink"/>
    <w:rsid w:val="00C73CCD"/>
    <w:rPr>
      <w:color w:val="0000FF"/>
      <w:u w:val="single"/>
    </w:rPr>
  </w:style>
  <w:style w:type="paragraph" w:styleId="Revision">
    <w:name w:val="Revision"/>
    <w:hidden/>
    <w:uiPriority w:val="99"/>
    <w:semiHidden/>
    <w:rsid w:val="00B852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0324C-4514-4628-B90E-647C1DCB96DD}">
  <ds:schemaRefs>
    <ds:schemaRef ds:uri="http://schemas.microsoft.com/office/2006/metadata/longProperties"/>
  </ds:schemaRefs>
</ds:datastoreItem>
</file>

<file path=customXml/itemProps2.xml><?xml version="1.0" encoding="utf-8"?>
<ds:datastoreItem xmlns:ds="http://schemas.openxmlformats.org/officeDocument/2006/customXml" ds:itemID="{297CFBC0-AEB7-49FD-8083-06AA60B29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2003</Words>
  <Characters>11419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2026-07-29T21:41:00Z</dcterms:created>
  <dcterms:modified xsi:type="dcterms:W3CDTF">2026-07-29T21:41:00Z</dcterms:modified>
</cp:coreProperties>
</file>